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67560B">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67560B">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67560B">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67560B">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67560B">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67560B">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67560B">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67560B">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67560B">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67560B">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67560B">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67560B">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67560B">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22A2A187"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 xml:space="preserve">Function </w:t>
            </w:r>
            <w:r w:rsidR="00FC52DE">
              <w:rPr>
                <w:rStyle w:val="Hyperlnk"/>
                <w:noProof/>
              </w:rPr>
              <w:t>Definition</w:t>
            </w:r>
            <w:r w:rsidR="00416F32" w:rsidRPr="00EC76D5">
              <w:rPr>
                <w:rStyle w:val="Hyperlnk"/>
                <w:noProof/>
              </w:rPr>
              <w: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67560B">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67560B">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67560B">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67560B">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67560B">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67560B">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67560B">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67560B">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67560B">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67560B">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67560B">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67560B">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67560B">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67560B">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67560B">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67560B">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67560B">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67560B">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67560B">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67560B">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67560B">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67560B">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67560B">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67560B">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67560B">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67560B">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67560B">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67560B">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67560B">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67560B">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67560B">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67560B">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67560B">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67560B">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67560B">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67560B">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67560B">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67560B">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67560B">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67560B">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67560B">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67560B">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67560B">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67560B">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67560B">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67560B">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67560B">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67560B">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67560B">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67560B">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67560B">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67560B">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67560B">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67560B">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67560B">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3CB90AD0"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FC52DE">
              <w:rPr>
                <w:rStyle w:val="Hyperlnk"/>
                <w:noProof/>
              </w:rPr>
              <w:t>Definition</w:t>
            </w:r>
            <w:r w:rsidR="00416F32" w:rsidRPr="00EC76D5">
              <w:rPr>
                <w:rStyle w:val="Hyperlnk"/>
                <w:noProof/>
              </w:rPr>
              <w:t xml:space="preserve">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67560B">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67560B">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67560B">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67560B">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67560B">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67560B">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67560B">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67560B">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67560B">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67560B">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67560B">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67560B">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67560B">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67560B">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67560B">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67560B">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67560B">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67560B">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67560B">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67560B">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67560B">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2A1286" w:rsidRDefault="002A1286" w:rsidP="007016BF">
                              <w:pPr>
                                <w:spacing w:before="60" w:after="0"/>
                                <w:jc w:val="center"/>
                                <w:rPr>
                                  <w:lang w:val="sv-SE"/>
                                </w:rPr>
                              </w:pPr>
                              <w:r>
                                <w:rPr>
                                  <w:lang w:val="sv-SE"/>
                                </w:rPr>
                                <w:t>Register Preparator</w:t>
                              </w:r>
                            </w:p>
                            <w:p w14:paraId="5B7E5EAE" w14:textId="77777777" w:rsidR="002A1286" w:rsidRPr="00C7380D" w:rsidRDefault="002A1286"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2A1286" w:rsidRDefault="002A1286" w:rsidP="00F52895">
                              <w:pPr>
                                <w:spacing w:before="60" w:after="0"/>
                                <w:jc w:val="center"/>
                                <w:rPr>
                                  <w:lang w:val="sv-SE"/>
                                </w:rPr>
                              </w:pPr>
                              <w:r>
                                <w:rPr>
                                  <w:lang w:val="sv-SE"/>
                                </w:rPr>
                                <w:t>Register Allocator</w:t>
                              </w:r>
                            </w:p>
                            <w:p w14:paraId="49971E8A" w14:textId="77777777" w:rsidR="002A1286" w:rsidRDefault="002A1286"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2A1286" w:rsidRPr="009C410A" w:rsidRDefault="002A1286"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2A1286" w:rsidRPr="009C410A" w:rsidRDefault="002A1286"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2A1286" w:rsidRDefault="002A1286"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2A1286" w:rsidRDefault="002A1286"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2A1286" w:rsidRDefault="002A1286" w:rsidP="007016BF">
                              <w:pPr>
                                <w:pStyle w:val="Normalwebb"/>
                                <w:spacing w:before="60" w:line="252" w:lineRule="auto"/>
                                <w:jc w:val="center"/>
                              </w:pPr>
                              <w:r>
                                <w:rPr>
                                  <w:rFonts w:eastAsia="Calibri"/>
                                  <w:sz w:val="22"/>
                                  <w:szCs w:val="22"/>
                                  <w:lang w:val="en-US"/>
                                </w:rPr>
                                <w:t>Object Code</w:t>
                              </w:r>
                            </w:p>
                            <w:p w14:paraId="774C3A6C" w14:textId="77777777" w:rsidR="002A1286" w:rsidRDefault="002A1286"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2A1286" w:rsidRDefault="002A1286"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2A1286" w:rsidRDefault="002A1286"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2A1286" w:rsidRDefault="002A1286" w:rsidP="007016BF">
                        <w:pPr>
                          <w:spacing w:before="60" w:after="0"/>
                          <w:jc w:val="center"/>
                          <w:rPr>
                            <w:lang w:val="sv-SE"/>
                          </w:rPr>
                        </w:pPr>
                        <w:r>
                          <w:rPr>
                            <w:lang w:val="sv-SE"/>
                          </w:rPr>
                          <w:t>Register Preparator</w:t>
                        </w:r>
                      </w:p>
                      <w:p w14:paraId="5B7E5EAE" w14:textId="77777777" w:rsidR="002A1286" w:rsidRPr="00C7380D" w:rsidRDefault="002A1286"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2A1286" w:rsidRDefault="002A1286" w:rsidP="00F52895">
                        <w:pPr>
                          <w:spacing w:before="60" w:after="0"/>
                          <w:jc w:val="center"/>
                          <w:rPr>
                            <w:lang w:val="sv-SE"/>
                          </w:rPr>
                        </w:pPr>
                        <w:r>
                          <w:rPr>
                            <w:lang w:val="sv-SE"/>
                          </w:rPr>
                          <w:t>Register Allocator</w:t>
                        </w:r>
                      </w:p>
                      <w:p w14:paraId="49971E8A" w14:textId="77777777" w:rsidR="002A1286" w:rsidRDefault="002A1286"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2A1286" w:rsidRPr="009C410A" w:rsidRDefault="002A1286"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2A1286" w:rsidRPr="009C410A" w:rsidRDefault="002A1286"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2A1286" w:rsidRDefault="002A1286"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2A1286" w:rsidRDefault="002A1286"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2A1286" w:rsidRDefault="002A1286" w:rsidP="007016BF">
                        <w:pPr>
                          <w:pStyle w:val="Normalwebb"/>
                          <w:spacing w:before="60" w:line="252" w:lineRule="auto"/>
                          <w:jc w:val="center"/>
                        </w:pPr>
                        <w:r>
                          <w:rPr>
                            <w:rFonts w:eastAsia="Calibri"/>
                            <w:sz w:val="22"/>
                            <w:szCs w:val="22"/>
                            <w:lang w:val="en-US"/>
                          </w:rPr>
                          <w:t>Object Code</w:t>
                        </w:r>
                      </w:p>
                      <w:p w14:paraId="774C3A6C" w14:textId="77777777" w:rsidR="002A1286" w:rsidRDefault="002A1286"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2A1286" w:rsidRDefault="002A1286"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2A1286" w:rsidRDefault="002A1286"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proofErr w:type="spellStart"/>
      <w:r w:rsidR="00DE19A0" w:rsidRPr="00EC76D5">
        <w:rPr>
          <w:rStyle w:val="CodeInText0"/>
        </w:rPr>
        <w:t>printf</w:t>
      </w:r>
      <w:proofErr w:type="spellEnd"/>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proofErr w:type="spellStart"/>
      <w:r w:rsidRPr="00EC76D5">
        <w:t>ymbols</w:t>
      </w:r>
      <w:proofErr w:type="spellEnd"/>
      <w:r w:rsidRPr="00EC76D5">
        <w:t xml:space="preserve">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proofErr w:type="spellStart"/>
      <w:r w:rsidRPr="00EC76D5">
        <w:t>Goto</w:t>
      </w:r>
      <w:proofErr w:type="spellEnd"/>
      <w:r w:rsidRPr="00EC76D5">
        <w:t>-chains are also reduced.</w:t>
      </w:r>
      <w:r w:rsidR="00813C0C" w:rsidRPr="00EC76D5">
        <w:t xml:space="preserve"> In the following example, all </w:t>
      </w:r>
      <w:proofErr w:type="spellStart"/>
      <w:r w:rsidR="00813C0C" w:rsidRPr="00EC76D5">
        <w:t>goto</w:t>
      </w:r>
      <w:proofErr w:type="spellEnd"/>
      <w:r w:rsidR="00813C0C" w:rsidRPr="00EC76D5">
        <w:t xml:space="preserve">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 xml:space="preserve">We also translates addition or subtraction with one into </w:t>
      </w:r>
      <w:proofErr w:type="spellStart"/>
      <w:r w:rsidR="00A774F8" w:rsidRPr="00EC76D5">
        <w:t>incremement</w:t>
      </w:r>
      <w:proofErr w:type="spellEnd"/>
      <w:r w:rsidR="00A774F8" w:rsidRPr="00EC76D5">
        <w:t xml:space="preserve"> or decrement, and we </w:t>
      </w:r>
      <w:proofErr w:type="spellStart"/>
      <w:r w:rsidR="00A774F8" w:rsidRPr="00EC76D5">
        <w:t>reduse</w:t>
      </w:r>
      <w:proofErr w:type="spellEnd"/>
      <w:r w:rsidR="00A774F8" w:rsidRPr="00EC76D5">
        <w:t xml:space="preserv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 xml:space="preserve">Bison and </w:t>
      </w:r>
      <w:proofErr w:type="spellStart"/>
      <w:r w:rsidR="0031712C" w:rsidRPr="00EC76D5">
        <w:t>JFlex</w:t>
      </w:r>
      <w:bookmarkEnd w:id="12"/>
      <w:bookmarkEnd w:id="13"/>
      <w:proofErr w:type="spellEnd"/>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proofErr w:type="spellStart"/>
      <w:r w:rsidRPr="00EC76D5">
        <w:t>J</w:t>
      </w:r>
      <w:r w:rsidR="00371E5F" w:rsidRPr="00EC76D5">
        <w:t>Fl</w:t>
      </w:r>
      <w:r w:rsidRPr="00EC76D5">
        <w:t>ex</w:t>
      </w:r>
      <w:proofErr w:type="spellEnd"/>
      <w:r w:rsidRPr="00EC76D5">
        <w:t xml:space="preserve">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proofErr w:type="spellStart"/>
      <w:r w:rsidRPr="00EC76D5">
        <w:rPr>
          <w:rStyle w:val="CodeInText"/>
        </w:rPr>
        <w:t>e</w:t>
      </w:r>
      <w:proofErr w:type="spellEnd"/>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proofErr w:type="spellStart"/>
      <w:r w:rsidR="00923212" w:rsidRPr="00EC76D5">
        <w:rPr>
          <w:rStyle w:val="CodeInText"/>
        </w:rPr>
        <w:t>log10</w:t>
      </w:r>
      <w:proofErr w:type="spellEnd"/>
      <w:r w:rsidR="00923212" w:rsidRPr="00EC76D5">
        <w:t xml:space="preserve">, </w:t>
      </w:r>
      <w:proofErr w:type="spellStart"/>
      <w:r w:rsidR="00923212" w:rsidRPr="00EC76D5">
        <w:rPr>
          <w:rStyle w:val="CodeInText"/>
        </w:rPr>
        <w:t>exp10</w:t>
      </w:r>
      <w:proofErr w:type="spellEnd"/>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proofErr w:type="spellStart"/>
      <w:r w:rsidR="006F5454" w:rsidRPr="00EC76D5">
        <w:rPr>
          <w:rStyle w:val="CodeInText"/>
          <w:highlight w:val="white"/>
        </w:rPr>
        <w:t>statement_list</w:t>
      </w:r>
      <w:proofErr w:type="spellEnd"/>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proofErr w:type="spellStart"/>
      <w:r w:rsidR="00715F10" w:rsidRPr="00EC76D5">
        <w:rPr>
          <w:rStyle w:val="CodeInText"/>
        </w:rPr>
        <w:t>statement_list</w:t>
      </w:r>
      <w:proofErr w:type="spellEnd"/>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proofErr w:type="spellStart"/>
      <w:r w:rsidRPr="00EC76D5">
        <w:t>Y</w:t>
      </w:r>
      <w:r w:rsidR="00CA3E6B" w:rsidRPr="00EC76D5">
        <w:t>acc</w:t>
      </w:r>
      <w:proofErr w:type="spellEnd"/>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proofErr w:type="spellStart"/>
      <w:r>
        <w:t>MainParser.gppg</w:t>
      </w:r>
      <w:proofErr w:type="spellEnd"/>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 xml:space="preserve">The right-hand side are numbered from one, and the attribute values are </w:t>
      </w:r>
      <w:proofErr w:type="spellStart"/>
      <w:r w:rsidRPr="00EC76D5">
        <w:t>accessable</w:t>
      </w:r>
      <w:proofErr w:type="spellEnd"/>
      <w:r w:rsidRPr="00EC76D5">
        <w:t xml:space="preserv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proofErr w:type="spellStart"/>
      <w:r w:rsidRPr="00EC76D5">
        <w:lastRenderedPageBreak/>
        <w:t>J</w:t>
      </w:r>
      <w:r w:rsidR="00ED240D" w:rsidRPr="00EC76D5">
        <w:t>F</w:t>
      </w:r>
      <w:r w:rsidR="00A138C7" w:rsidRPr="00EC76D5">
        <w:t>l</w:t>
      </w:r>
      <w:r w:rsidRPr="00EC76D5">
        <w:t>ex</w:t>
      </w:r>
      <w:bookmarkEnd w:id="17"/>
      <w:bookmarkEnd w:id="18"/>
      <w:proofErr w:type="spellEnd"/>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w:t>
      </w:r>
      <w:proofErr w:type="spellStart"/>
      <w:r w:rsidR="000A5AA6" w:rsidRPr="00EC76D5">
        <w:t>J</w:t>
      </w:r>
      <w:r w:rsidR="002B548F" w:rsidRPr="00EC76D5">
        <w:t>Fl</w:t>
      </w:r>
      <w:r w:rsidR="000A5AA6" w:rsidRPr="00EC76D5">
        <w:t>ex</w:t>
      </w:r>
      <w:proofErr w:type="spellEnd"/>
      <w:r w:rsidR="000A5AA6" w:rsidRPr="00EC76D5">
        <w:t xml:space="preserve">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proofErr w:type="spellStart"/>
      <w:r w:rsidRPr="00EC76D5">
        <w:t>Token.java</w:t>
      </w:r>
      <w:proofErr w:type="spellEnd"/>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 xml:space="preserve">When it comes to complicated tokens, </w:t>
      </w:r>
      <w:proofErr w:type="spellStart"/>
      <w:r w:rsidRPr="00EC76D5">
        <w:t>J</w:t>
      </w:r>
      <w:r w:rsidR="0029308A" w:rsidRPr="00EC76D5">
        <w:t>Fl</w:t>
      </w:r>
      <w:r w:rsidRPr="00EC76D5">
        <w:t>ex</w:t>
      </w:r>
      <w:proofErr w:type="spellEnd"/>
      <w:r w:rsidRPr="00EC76D5">
        <w:t xml:space="preserve">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proofErr w:type="spellStart"/>
      <w:r w:rsidR="004B7FDC" w:rsidRPr="00EC76D5">
        <w:t>preceed</w:t>
      </w:r>
      <w:r w:rsidR="003865CF" w:rsidRPr="00EC76D5">
        <w:t>ing</w:t>
      </w:r>
      <w:proofErr w:type="spellEnd"/>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 xml:space="preserve">ne or </w:t>
            </w:r>
            <w:proofErr w:type="spellStart"/>
            <w:r w:rsidR="00D202CA" w:rsidRPr="00EC76D5">
              <w:t>more</w:t>
            </w:r>
            <w:r w:rsidR="008855EB" w:rsidRPr="00EC76D5">
              <w:t>e</w:t>
            </w:r>
            <w:proofErr w:type="spellEnd"/>
            <w:r w:rsidR="008855EB" w:rsidRPr="00EC76D5">
              <w:t xml:space="preserv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proofErr w:type="spellStart"/>
      <w:r w:rsidRPr="00EC76D5">
        <w:t>Scanner.jflex</w:t>
      </w:r>
      <w:proofErr w:type="spellEnd"/>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proofErr w:type="spellStart"/>
      <w:r w:rsidRPr="00EC76D5">
        <w:rPr>
          <w:rStyle w:val="CodeInText0"/>
        </w:rPr>
        <w:t>ScannerToLexer</w:t>
      </w:r>
      <w:proofErr w:type="spellEnd"/>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proofErr w:type="spellStart"/>
      <w:r w:rsidR="005C5A52" w:rsidRPr="00EC76D5">
        <w:rPr>
          <w:rStyle w:val="CodeInText0"/>
        </w:rPr>
        <w:t>Lexer</w:t>
      </w:r>
      <w:proofErr w:type="spellEnd"/>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proofErr w:type="spellStart"/>
      <w:r w:rsidR="008611C9" w:rsidRPr="00EC76D5">
        <w:rPr>
          <w:rStyle w:val="CodeInText0"/>
        </w:rPr>
        <w:t>yylex</w:t>
      </w:r>
      <w:proofErr w:type="spellEnd"/>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proofErr w:type="spellStart"/>
      <w:r w:rsidRPr="00EC76D5">
        <w:lastRenderedPageBreak/>
        <w:t>ScannerToLexer.java</w:t>
      </w:r>
      <w:proofErr w:type="spellEnd"/>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 xml:space="preserve">Bison and </w:t>
      </w:r>
      <w:proofErr w:type="spellStart"/>
      <w:r w:rsidRPr="00EC76D5">
        <w:t>JFlex</w:t>
      </w:r>
      <w:proofErr w:type="spellEnd"/>
      <w:r w:rsidRPr="00EC76D5">
        <w:t xml:space="preserve">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proofErr w:type="spellStart"/>
      <w:r w:rsidR="00B2491D" w:rsidRPr="00EC76D5">
        <w:rPr>
          <w:rStyle w:val="CodeInText"/>
        </w:rPr>
        <w:t>BufferedReader</w:t>
      </w:r>
      <w:proofErr w:type="spellEnd"/>
      <w:r w:rsidR="00B2491D" w:rsidRPr="00EC76D5">
        <w:t xml:space="preserve">, the output is written to </w:t>
      </w:r>
      <w:proofErr w:type="spellStart"/>
      <w:r w:rsidR="00B2491D" w:rsidRPr="00EC76D5">
        <w:rPr>
          <w:rStyle w:val="CodeInText"/>
        </w:rPr>
        <w:t>OutputStream</w:t>
      </w:r>
      <w:proofErr w:type="spellEnd"/>
      <w:r w:rsidR="00B2491D" w:rsidRPr="00EC76D5">
        <w:t>, error message</w:t>
      </w:r>
      <w:r w:rsidR="000D7E1E" w:rsidRPr="00EC76D5">
        <w:t>s</w:t>
      </w:r>
      <w:r w:rsidR="00B2491D" w:rsidRPr="00EC76D5">
        <w:t xml:space="preserve"> are written to </w:t>
      </w:r>
      <w:proofErr w:type="spellStart"/>
      <w:r w:rsidR="00B2491D" w:rsidRPr="00EC76D5">
        <w:rPr>
          <w:rStyle w:val="CodeInText"/>
        </w:rPr>
        <w:t>ErrorStream</w:t>
      </w:r>
      <w:proofErr w:type="spellEnd"/>
      <w:r w:rsidR="00B2491D" w:rsidRPr="00EC76D5">
        <w:t xml:space="preserve">, and </w:t>
      </w:r>
      <w:proofErr w:type="spellStart"/>
      <w:r w:rsidR="00B2491D" w:rsidRPr="00EC76D5">
        <w:rPr>
          <w:rStyle w:val="CodeInText"/>
        </w:rPr>
        <w:t>VariableMap</w:t>
      </w:r>
      <w:proofErr w:type="spellEnd"/>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proofErr w:type="spellStart"/>
      <w:r w:rsidRPr="00EC76D5">
        <w:t>Main.java</w:t>
      </w:r>
      <w:proofErr w:type="spellEnd"/>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proofErr w:type="spellStart"/>
      <w:r w:rsidRPr="00EC76D5">
        <w:t>Parser.bat</w:t>
      </w:r>
      <w:proofErr w:type="spellEnd"/>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13A78F8C" w14:textId="77777777" w:rsidR="00D32836" w:rsidRPr="00EC76D5" w:rsidRDefault="00D32836" w:rsidP="0096418E">
      <w:pPr>
        <w:pStyle w:val="Rubrik1"/>
      </w:pPr>
      <w:bookmarkStart w:id="22" w:name="_Toc481936128"/>
      <w:r w:rsidRPr="00EC76D5">
        <w:lastRenderedPageBreak/>
        <w:t>The Preprocessor</w:t>
      </w:r>
      <w:bookmarkEnd w:id="21"/>
      <w:bookmarkEnd w:id="22"/>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3" w:name="_Ref418256130"/>
      <w:bookmarkStart w:id="24" w:name="_Toc481936129"/>
      <w:r w:rsidRPr="00EC76D5">
        <w:t>The Expression Parser</w:t>
      </w:r>
      <w:bookmarkEnd w:id="23"/>
      <w:bookmarkEnd w:id="24"/>
    </w:p>
    <w:p w14:paraId="57B573D1" w14:textId="77777777" w:rsidR="00611A0A" w:rsidRPr="00EC76D5" w:rsidRDefault="00611A0A" w:rsidP="00611A0A">
      <w:pPr>
        <w:pStyle w:val="Rubrik3"/>
      </w:pPr>
      <w:bookmarkStart w:id="25" w:name="_Toc481936130"/>
      <w:r w:rsidRPr="00EC76D5">
        <w:t>The Grammar</w:t>
      </w:r>
      <w:bookmarkEnd w:id="25"/>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proofErr w:type="spellStart"/>
      <w:r w:rsidR="00304A3D" w:rsidRPr="00EC76D5">
        <w:t>J</w:t>
      </w:r>
      <w:r w:rsidR="009943C8" w:rsidRPr="00EC76D5">
        <w:t>Flex</w:t>
      </w:r>
      <w:proofErr w:type="spellEnd"/>
      <w:r w:rsidR="009943C8" w:rsidRPr="00EC76D5">
        <w:t xml:space="preserve">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proofErr w:type="spellStart"/>
      <w:r w:rsidRPr="00EC76D5">
        <w:t>Pre</w:t>
      </w:r>
      <w:r w:rsidR="002E67B8">
        <w:t>MainParser.gppg</w:t>
      </w:r>
      <w:proofErr w:type="spellEnd"/>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 xml:space="preserve">An expression is </w:t>
      </w:r>
      <w:proofErr w:type="spellStart"/>
      <w:r w:rsidRPr="00EC76D5">
        <w:t>cosidered</w:t>
      </w:r>
      <w:proofErr w:type="spellEnd"/>
      <w:r w:rsidRPr="00EC76D5">
        <w:t xml:space="preserve">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26" w:name="_Ref418278877"/>
      <w:bookmarkStart w:id="27" w:name="_Toc481936131"/>
      <w:r w:rsidRPr="00EC76D5">
        <w:t>The Scanner</w:t>
      </w:r>
      <w:bookmarkEnd w:id="26"/>
      <w:bookmarkEnd w:id="27"/>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proofErr w:type="spellStart"/>
      <w:r w:rsidRPr="00EC76D5">
        <w:lastRenderedPageBreak/>
        <w:t>PreScanner.jflex</w:t>
      </w:r>
      <w:proofErr w:type="spellEnd"/>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28" w:name="_Toc481936132"/>
      <w:r w:rsidRPr="00EC76D5">
        <w:t>The Preprocessor</w:t>
      </w:r>
      <w:bookmarkEnd w:id="28"/>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w:t>
      </w:r>
      <w:proofErr w:type="spellStart"/>
      <w:r w:rsidR="006C10D0" w:rsidRPr="00EC76D5">
        <w:t>ef</w:t>
      </w:r>
      <w:proofErr w:type="spellEnd"/>
      <w:r w:rsidR="006C10D0" w:rsidRPr="00EC76D5">
        <w:t>" is concatenated into "</w:t>
      </w:r>
      <w:proofErr w:type="spellStart"/>
      <w:r w:rsidR="006C10D0" w:rsidRPr="00EC76D5">
        <w:t>abcded</w:t>
      </w:r>
      <w:proofErr w:type="spellEnd"/>
      <w:r w:rsidR="006C10D0" w:rsidRPr="00EC76D5">
        <w:t>".</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proofErr w:type="spellStart"/>
      <w:r w:rsidRPr="00EC76D5">
        <w:t>Preprocessor.java</w:t>
      </w:r>
      <w:proofErr w:type="spellEnd"/>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29" w:name="_Toc481936133"/>
      <w:r w:rsidRPr="00EC76D5">
        <w:t>Tri Graphs</w:t>
      </w:r>
      <w:bookmarkEnd w:id="29"/>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0" w:name="_Toc481936134"/>
      <w:r w:rsidRPr="00EC76D5">
        <w:t>Comments, Strings, and Characters</w:t>
      </w:r>
      <w:bookmarkEnd w:id="30"/>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proofErr w:type="spellStart"/>
      <w:r w:rsidRPr="00EC76D5">
        <w:rPr>
          <w:rStyle w:val="CodeInText"/>
        </w:rPr>
        <w:t>traverseLineComment</w:t>
      </w:r>
      <w:proofErr w:type="spellEnd"/>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proofErr w:type="spellStart"/>
      <w:r w:rsidRPr="00EC76D5">
        <w:rPr>
          <w:rStyle w:val="CodeInText"/>
        </w:rPr>
        <w:t>traverseBlockComment</w:t>
      </w:r>
      <w:proofErr w:type="spellEnd"/>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proofErr w:type="spellStart"/>
      <w:r w:rsidR="00DE4B4E" w:rsidRPr="00EC76D5">
        <w:rPr>
          <w:rStyle w:val="CodeInText"/>
        </w:rPr>
        <w:t>doSlash</w:t>
      </w:r>
      <w:proofErr w:type="spellEnd"/>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proofErr w:type="spellStart"/>
      <w:r w:rsidRPr="00EC76D5">
        <w:rPr>
          <w:rStyle w:val="CodeInText"/>
        </w:rPr>
        <w:t>traverseCharacter</w:t>
      </w:r>
      <w:proofErr w:type="spellEnd"/>
      <w:r w:rsidRPr="00EC76D5">
        <w:t xml:space="preserve"> method is </w:t>
      </w:r>
      <w:r w:rsidR="00D165D1" w:rsidRPr="00EC76D5">
        <w:t xml:space="preserve">similar to </w:t>
      </w:r>
      <w:proofErr w:type="spellStart"/>
      <w:r w:rsidRPr="00EC76D5">
        <w:rPr>
          <w:rStyle w:val="CodeInText"/>
        </w:rPr>
        <w:t>traverseString</w:t>
      </w:r>
      <w:proofErr w:type="spellEnd"/>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proofErr w:type="spellStart"/>
      <w:r w:rsidR="00651622" w:rsidRPr="00EC76D5">
        <w:rPr>
          <w:rStyle w:val="CodeInText"/>
        </w:rPr>
        <w:t>doSlash</w:t>
      </w:r>
      <w:proofErr w:type="spellEnd"/>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1" w:name="_Ref418258402"/>
      <w:bookmarkStart w:id="32" w:name="_Toc481936135"/>
      <w:r w:rsidRPr="00EC76D5">
        <w:t>Slash Codes</w:t>
      </w:r>
      <w:bookmarkEnd w:id="31"/>
      <w:bookmarkEnd w:id="32"/>
    </w:p>
    <w:p w14:paraId="27CC6DE9" w14:textId="77777777" w:rsidR="00A3704E" w:rsidRPr="00EC76D5" w:rsidRDefault="00E22418" w:rsidP="00260A49">
      <w:r w:rsidRPr="00EC76D5">
        <w:t xml:space="preserve">The </w:t>
      </w:r>
      <w:proofErr w:type="spellStart"/>
      <w:r w:rsidR="00C50C78" w:rsidRPr="00EC76D5">
        <w:rPr>
          <w:rStyle w:val="CodeInText0"/>
        </w:rPr>
        <w:t>slashToChar</w:t>
      </w:r>
      <w:proofErr w:type="spellEnd"/>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proofErr w:type="spellStart"/>
      <w:r w:rsidR="00DE277A" w:rsidRPr="00EC76D5">
        <w:rPr>
          <w:rStyle w:val="CodeInText0"/>
        </w:rPr>
        <w:t>charToOctal</w:t>
      </w:r>
      <w:proofErr w:type="spellEnd"/>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3" w:name="_Toc481936136"/>
      <w:r w:rsidRPr="00EC76D5">
        <w:lastRenderedPageBreak/>
        <w:t xml:space="preserve">The </w:t>
      </w:r>
      <w:r w:rsidR="002F2810" w:rsidRPr="00EC76D5">
        <w:t>Line</w:t>
      </w:r>
      <w:r w:rsidRPr="00EC76D5">
        <w:t xml:space="preserve"> List</w:t>
      </w:r>
      <w:bookmarkEnd w:id="33"/>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proofErr w:type="spellStart"/>
      <w:r w:rsidR="00BF2BB0" w:rsidRPr="00EC76D5">
        <w:rPr>
          <w:rStyle w:val="CodeInText"/>
        </w:rPr>
        <w:t>lineBuffer</w:t>
      </w:r>
      <w:proofErr w:type="spellEnd"/>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proofErr w:type="spellStart"/>
      <w:r w:rsidR="000F09D0" w:rsidRPr="00EC76D5">
        <w:rPr>
          <w:rStyle w:val="CodeInText"/>
        </w:rPr>
        <w:t>generateLineList</w:t>
      </w:r>
      <w:proofErr w:type="spellEnd"/>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proofErr w:type="spellStart"/>
      <w:r w:rsidR="002A0975" w:rsidRPr="00EC76D5">
        <w:rPr>
          <w:rStyle w:val="CodeInText"/>
        </w:rPr>
        <w:t>searchForMacros</w:t>
      </w:r>
      <w:proofErr w:type="spellEnd"/>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proofErr w:type="spellStart"/>
      <w:r w:rsidRPr="00EC76D5">
        <w:rPr>
          <w:rStyle w:val="CodeInText0"/>
        </w:rPr>
        <w:t>trimLeft</w:t>
      </w:r>
      <w:proofErr w:type="spellEnd"/>
      <w:r w:rsidR="00DA4986" w:rsidRPr="00EC76D5">
        <w:t xml:space="preserve"> and </w:t>
      </w:r>
      <w:proofErr w:type="spellStart"/>
      <w:r w:rsidR="00DA4986" w:rsidRPr="00EC76D5">
        <w:rPr>
          <w:rStyle w:val="CodeInText0"/>
        </w:rPr>
        <w:t>trimRight</w:t>
      </w:r>
      <w:proofErr w:type="spellEnd"/>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4" w:name="_Toc481936137"/>
      <w:r w:rsidRPr="00EC76D5">
        <w:t>Lines</w:t>
      </w:r>
      <w:bookmarkEnd w:id="34"/>
    </w:p>
    <w:p w14:paraId="3A869013" w14:textId="7F76CDBF" w:rsidR="00B96504" w:rsidRPr="00EC76D5" w:rsidRDefault="00D43016" w:rsidP="00DB12BC">
      <w:r w:rsidRPr="00EC76D5">
        <w:t xml:space="preserve">The </w:t>
      </w:r>
      <w:proofErr w:type="spellStart"/>
      <w:r w:rsidRPr="00EC76D5">
        <w:rPr>
          <w:rStyle w:val="CodeInText0"/>
        </w:rPr>
        <w:t>doLine</w:t>
      </w:r>
      <w:proofErr w:type="spellEnd"/>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proofErr w:type="spellStart"/>
      <w:r w:rsidR="00220C33" w:rsidRPr="00EC76D5">
        <w:rPr>
          <w:rStyle w:val="CodeInText0"/>
        </w:rPr>
        <w:t>Main</w:t>
      </w:r>
      <w:r w:rsidR="00220C33" w:rsidRPr="00EC76D5">
        <w:t>.</w:t>
      </w:r>
      <w:r w:rsidR="00220C33" w:rsidRPr="00EC76D5">
        <w:rPr>
          <w:rStyle w:val="CodeInText0"/>
        </w:rPr>
        <w:t>Path</w:t>
      </w:r>
      <w:proofErr w:type="spellEnd"/>
      <w:r w:rsidR="00220C33" w:rsidRPr="00EC76D5">
        <w:t xml:space="preserve"> and </w:t>
      </w:r>
      <w:proofErr w:type="spellStart"/>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proofErr w:type="spellEnd"/>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5" w:name="_Toc481936138"/>
      <w:r w:rsidRPr="00EC76D5">
        <w:t>Includes</w:t>
      </w:r>
      <w:bookmarkEnd w:id="35"/>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proofErr w:type="spellStart"/>
      <w:r w:rsidR="00F4065D" w:rsidRPr="00EC76D5">
        <w:rPr>
          <w:rStyle w:val="CodeInText"/>
        </w:rPr>
        <w:t>Main.IncludePath</w:t>
      </w:r>
      <w:proofErr w:type="spellEnd"/>
      <w:r w:rsidR="00F4065D" w:rsidRPr="00EC76D5">
        <w:t>, and the internal files are included locally.</w:t>
      </w:r>
    </w:p>
    <w:p w14:paraId="588CAFE4" w14:textId="3F1B6A82" w:rsidR="005602C1" w:rsidRPr="00EC76D5" w:rsidRDefault="005602C1" w:rsidP="008739A0">
      <w:r w:rsidRPr="00EC76D5">
        <w:lastRenderedPageBreak/>
        <w:t xml:space="preserve">The </w:t>
      </w:r>
      <w:proofErr w:type="spellStart"/>
      <w:r w:rsidRPr="00EC76D5">
        <w:rPr>
          <w:rStyle w:val="CodeInText"/>
        </w:rPr>
        <w:t>Main.IncludeSet</w:t>
      </w:r>
      <w:proofErr w:type="spellEnd"/>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proofErr w:type="spellStart"/>
      <w:r w:rsidR="00944A37" w:rsidRPr="00EC76D5">
        <w:rPr>
          <w:rStyle w:val="CodeInText"/>
        </w:rPr>
        <w:t>Main.IncludeStack</w:t>
      </w:r>
      <w:proofErr w:type="spellEnd"/>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proofErr w:type="spellStart"/>
      <w:r w:rsidRPr="00EC76D5">
        <w:rPr>
          <w:rStyle w:val="CodeInText"/>
        </w:rPr>
        <w:t>Main.</w:t>
      </w:r>
      <w:r w:rsidR="00382D84" w:rsidRPr="00EC76D5">
        <w:rPr>
          <w:rStyle w:val="CodeInText"/>
        </w:rPr>
        <w:t>Path</w:t>
      </w:r>
      <w:proofErr w:type="spellEnd"/>
      <w:r w:rsidR="00382D84" w:rsidRPr="00EC76D5">
        <w:t xml:space="preserve"> and </w:t>
      </w:r>
      <w:proofErr w:type="spellStart"/>
      <w:r w:rsidR="00382D84" w:rsidRPr="00EC76D5">
        <w:rPr>
          <w:rStyle w:val="CodeInText"/>
        </w:rPr>
        <w:t>Main.L</w:t>
      </w:r>
      <w:r w:rsidR="00801744" w:rsidRPr="00EC76D5">
        <w:rPr>
          <w:rStyle w:val="CodeInText"/>
        </w:rPr>
        <w:t>ine</w:t>
      </w:r>
      <w:proofErr w:type="spellEnd"/>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w:t>
      </w:r>
      <w:proofErr w:type="spellStart"/>
      <w:r w:rsidR="004D725D" w:rsidRPr="00EC76D5">
        <w:t>Test.c,100</w:t>
      </w:r>
      <w:proofErr w:type="spellEnd"/>
      <w:r w:rsidR="004D725D" w:rsidRPr="00EC76D5">
        <w:t>$”)</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36" w:name="_Toc481936139"/>
      <w:r w:rsidRPr="00EC76D5">
        <w:t>Macros</w:t>
      </w:r>
      <w:bookmarkEnd w:id="36"/>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proofErr w:type="spellStart"/>
      <w:r w:rsidRPr="00EC76D5">
        <w:t>Macro.java</w:t>
      </w:r>
      <w:proofErr w:type="spellEnd"/>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proofErr w:type="spellStart"/>
      <w:r w:rsidR="00DE4FE4" w:rsidRPr="00EC76D5">
        <w:rPr>
          <w:rStyle w:val="CodeInText"/>
        </w:rPr>
        <w:t>doParameterDefine</w:t>
      </w:r>
      <w:proofErr w:type="spellEnd"/>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proofErr w:type="spellStart"/>
      <w:r w:rsidRPr="00EC76D5">
        <w:t>Preprocessor.java</w:t>
      </w:r>
      <w:proofErr w:type="spellEnd"/>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proofErr w:type="spellStart"/>
      <w:r w:rsidRPr="00EC76D5">
        <w:rPr>
          <w:rStyle w:val="CodeInText"/>
        </w:rPr>
        <w:t>doParameterDefine</w:t>
      </w:r>
      <w:proofErr w:type="spellEnd"/>
      <w:r w:rsidRPr="00EC76D5">
        <w:t xml:space="preserve"> method </w:t>
      </w:r>
      <w:r w:rsidR="00672F93" w:rsidRPr="00EC76D5">
        <w:t>l</w:t>
      </w:r>
      <w:r w:rsidR="00A148A2" w:rsidRPr="00EC76D5">
        <w:t xml:space="preserve">ook into macros with parameters in two steps. First we extract the parameters by calling </w:t>
      </w:r>
      <w:proofErr w:type="spellStart"/>
      <w:r w:rsidR="00A148A2" w:rsidRPr="00EC76D5">
        <w:rPr>
          <w:rStyle w:val="CodeInText"/>
        </w:rPr>
        <w:t>scanParameters</w:t>
      </w:r>
      <w:proofErr w:type="spellEnd"/>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proofErr w:type="spellStart"/>
      <w:r w:rsidRPr="00EC76D5">
        <w:rPr>
          <w:rStyle w:val="CodeInText"/>
        </w:rPr>
        <w:t>parameter_index</w:t>
      </w:r>
      <w:proofErr w:type="spellEnd"/>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proofErr w:type="spellStart"/>
      <w:r w:rsidRPr="00EC76D5">
        <w:rPr>
          <w:rStyle w:val="CodeInText"/>
        </w:rPr>
        <w:t>getIdentifierList</w:t>
      </w:r>
      <w:proofErr w:type="spellEnd"/>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proofErr w:type="spellStart"/>
      <w:r w:rsidRPr="00EC76D5">
        <w:rPr>
          <w:rStyle w:val="CodeInText"/>
        </w:rPr>
        <w:t>doUndef</w:t>
      </w:r>
      <w:proofErr w:type="spellEnd"/>
      <w:r w:rsidRPr="00EC76D5">
        <w:t xml:space="preserve"> method </w:t>
      </w:r>
      <w:r w:rsidR="00643A6A" w:rsidRPr="00EC76D5">
        <w:t xml:space="preserve">removes a macro from the </w:t>
      </w:r>
      <w:proofErr w:type="spellStart"/>
      <w:r w:rsidR="00443DFC" w:rsidRPr="00EC76D5">
        <w:rPr>
          <w:rStyle w:val="CodeInText"/>
        </w:rPr>
        <w:t>MacroMap</w:t>
      </w:r>
      <w:proofErr w:type="spellEnd"/>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37" w:name="_Toc481936140"/>
      <w:r w:rsidRPr="00EC76D5">
        <w:t>Conditional Programming</w:t>
      </w:r>
      <w:bookmarkEnd w:id="37"/>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proofErr w:type="spellStart"/>
      <w:r w:rsidR="006E5370" w:rsidRPr="00EC76D5">
        <w:rPr>
          <w:rStyle w:val="CodeInText"/>
        </w:rPr>
        <w:t>doIf</w:t>
      </w:r>
      <w:proofErr w:type="spellEnd"/>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proofErr w:type="spellStart"/>
      <w:r w:rsidR="006E5370" w:rsidRPr="00EC76D5">
        <w:rPr>
          <w:rStyle w:val="CodeInText"/>
        </w:rPr>
        <w:t>parseExpression</w:t>
      </w:r>
      <w:proofErr w:type="spellEnd"/>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proofErr w:type="spellStart"/>
      <w:r w:rsidR="001B6D1F" w:rsidRPr="00EC76D5">
        <w:rPr>
          <w:rStyle w:val="CodeInText"/>
        </w:rPr>
        <w:t>Main.IfStack</w:t>
      </w:r>
      <w:proofErr w:type="spellEnd"/>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proofErr w:type="spellStart"/>
      <w:r w:rsidRPr="00EC76D5">
        <w:rPr>
          <w:rStyle w:val="CodeInText"/>
        </w:rPr>
        <w:t>doIfElseIf</w:t>
      </w:r>
      <w:proofErr w:type="spellEnd"/>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proofErr w:type="spellStart"/>
      <w:r w:rsidR="004C4B6A" w:rsidRPr="00EC76D5">
        <w:rPr>
          <w:rStyle w:val="CodeInText"/>
        </w:rPr>
        <w:t>Main.IfStack</w:t>
      </w:r>
      <w:proofErr w:type="spellEnd"/>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proofErr w:type="spellStart"/>
      <w:r w:rsidR="0022255F" w:rsidRPr="00EC76D5">
        <w:rPr>
          <w:rStyle w:val="CodeInText"/>
        </w:rPr>
        <w:t>If</w:t>
      </w:r>
      <w:r w:rsidR="00333171" w:rsidRPr="00EC76D5">
        <w:rPr>
          <w:rStyle w:val="CodeInText"/>
        </w:rPr>
        <w:t>S</w:t>
      </w:r>
      <w:r w:rsidR="0022255F" w:rsidRPr="00EC76D5">
        <w:rPr>
          <w:rStyle w:val="CodeInText"/>
        </w:rPr>
        <w:t>tatus</w:t>
      </w:r>
      <w:proofErr w:type="spellEnd"/>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proofErr w:type="spellStart"/>
      <w:r w:rsidR="004274B9" w:rsidRPr="00EC76D5">
        <w:rPr>
          <w:rStyle w:val="CodeInText"/>
        </w:rPr>
        <w:t>lastTrue</w:t>
      </w:r>
      <w:proofErr w:type="spellEnd"/>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proofErr w:type="spellStart"/>
      <w:r w:rsidRPr="00EC76D5">
        <w:rPr>
          <w:rStyle w:val="CodeInText"/>
        </w:rPr>
        <w:t>doElse</w:t>
      </w:r>
      <w:proofErr w:type="spellEnd"/>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proofErr w:type="spellStart"/>
      <w:r w:rsidR="008D7DB1" w:rsidRPr="00EC76D5">
        <w:rPr>
          <w:rStyle w:val="CodeInText"/>
        </w:rPr>
        <w:t>doE</w:t>
      </w:r>
      <w:r w:rsidR="003B23D1" w:rsidRPr="00EC76D5">
        <w:rPr>
          <w:rStyle w:val="CodeInText"/>
        </w:rPr>
        <w:t>ndIf</w:t>
      </w:r>
      <w:proofErr w:type="spellEnd"/>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38" w:name="_Toc481936141"/>
      <w:r w:rsidRPr="00EC76D5">
        <w:t>Macro Expan</w:t>
      </w:r>
      <w:r w:rsidR="003565E2" w:rsidRPr="00EC76D5">
        <w:t>sion</w:t>
      </w:r>
      <w:bookmarkEnd w:id="38"/>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0031573A" w:rsidRPr="00EC76D5">
        <w:rPr>
          <w:rStyle w:val="CodeInText"/>
        </w:rPr>
        <w:t>s</w:t>
      </w:r>
      <w:r w:rsidR="00606112" w:rsidRPr="00EC76D5">
        <w:rPr>
          <w:rStyle w:val="CodeInText"/>
        </w:rPr>
        <w:t>lash</w:t>
      </w:r>
      <w:r w:rsidR="0031573A" w:rsidRPr="00EC76D5">
        <w:rPr>
          <w:rStyle w:val="CodeInText"/>
        </w:rPr>
        <w:t>ToChar</w:t>
      </w:r>
      <w:proofErr w:type="spellEnd"/>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w:t>
      </w:r>
      <w:proofErr w:type="spellStart"/>
      <w:r w:rsidR="00203447" w:rsidRPr="00EC76D5">
        <w:t>m_</w:t>
      </w:r>
      <w:r w:rsidR="00203447" w:rsidRPr="00EC76D5">
        <w:rPr>
          <w:rStyle w:val="CodeInText"/>
        </w:rPr>
        <w:t>specialMacroSet</w:t>
      </w:r>
      <w:proofErr w:type="spellEnd"/>
      <w:r w:rsidR="00203447" w:rsidRPr="00EC76D5">
        <w:t xml:space="preserve"> or </w:t>
      </w:r>
      <w:proofErr w:type="spellStart"/>
      <w:r w:rsidR="00443DFC" w:rsidRPr="00EC76D5">
        <w:rPr>
          <w:rStyle w:val="CodeInText"/>
        </w:rPr>
        <w:t>MacroMap</w:t>
      </w:r>
      <w:proofErr w:type="spellEnd"/>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proofErr w:type="spellStart"/>
      <w:r w:rsidR="005178C0" w:rsidRPr="00EC76D5">
        <w:rPr>
          <w:rStyle w:val="CodeInText"/>
        </w:rPr>
        <w:t>nameStack</w:t>
      </w:r>
      <w:proofErr w:type="spellEnd"/>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proofErr w:type="spellStart"/>
      <w:r w:rsidR="00DA0797" w:rsidRPr="00EC76D5">
        <w:rPr>
          <w:rStyle w:val="CodeInText"/>
        </w:rPr>
        <w:t>paranCount</w:t>
      </w:r>
      <w:proofErr w:type="spellEnd"/>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00443DFC" w:rsidRPr="00EC76D5">
        <w:rPr>
          <w:rStyle w:val="CodeInText"/>
        </w:rPr>
        <w:t>MacroMap</w:t>
      </w:r>
      <w:proofErr w:type="spellEnd"/>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proofErr w:type="spellStart"/>
      <w:r w:rsidR="00443DFC" w:rsidRPr="00EC76D5">
        <w:rPr>
          <w:rStyle w:val="CodeInText"/>
        </w:rPr>
        <w:t>MacroMap</w:t>
      </w:r>
      <w:proofErr w:type="spellEnd"/>
      <w:r w:rsidRPr="00EC76D5">
        <w:t>,</w:t>
      </w:r>
      <w:r w:rsidR="00076700" w:rsidRPr="00EC76D5">
        <w:t xml:space="preserve"> it may be one of the predefined special macros</w:t>
      </w:r>
      <w:r w:rsidR="00E5371B" w:rsidRPr="00EC76D5">
        <w:t xml:space="preserve">. The </w:t>
      </w:r>
      <w:r w:rsidR="00E5371B" w:rsidRPr="00EC76D5">
        <w:rPr>
          <w:rStyle w:val="CodeInText"/>
        </w:rPr>
        <w:t>__</w:t>
      </w:r>
      <w:proofErr w:type="spellStart"/>
      <w:r w:rsidR="00E5371B" w:rsidRPr="00EC76D5">
        <w:rPr>
          <w:rStyle w:val="CodeInText"/>
        </w:rPr>
        <w:t>STDC</w:t>
      </w:r>
      <w:proofErr w:type="spellEnd"/>
      <w:r w:rsidR="00E5371B" w:rsidRPr="00EC76D5">
        <w:rPr>
          <w:rStyle w:val="CodeInText"/>
        </w:rPr>
        <w:t>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proofErr w:type="spellStart"/>
      <w:r w:rsidR="005F10A7" w:rsidRPr="00EC76D5">
        <w:rPr>
          <w:rStyle w:val="CodeInText"/>
        </w:rPr>
        <w:t>Main.Path</w:t>
      </w:r>
      <w:proofErr w:type="spellEnd"/>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proofErr w:type="spellStart"/>
      <w:r w:rsidR="005F10A7" w:rsidRPr="00EC76D5">
        <w:rPr>
          <w:rStyle w:val="CodeInText"/>
        </w:rPr>
        <w:t>Main.Line</w:t>
      </w:r>
      <w:proofErr w:type="spellEnd"/>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39" w:name="_Toc481936142"/>
      <w:r w:rsidRPr="00EC76D5">
        <w:t>String Merging</w:t>
      </w:r>
      <w:bookmarkEnd w:id="39"/>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0" w:name="_Toc481936143"/>
      <w:r w:rsidRPr="00EC76D5">
        <w:lastRenderedPageBreak/>
        <w:t>Scanning</w:t>
      </w:r>
      <w:bookmarkEnd w:id="40"/>
    </w:p>
    <w:p w14:paraId="61A78CB4" w14:textId="35B00108" w:rsidR="00B51A9D" w:rsidRPr="00EC76D5" w:rsidRDefault="00B51A9D" w:rsidP="00432E51">
      <w:bookmarkStart w:id="41"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1"/>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2" w:name="_Toc481936145"/>
      <w:r w:rsidRPr="00EC76D5">
        <w:t>The Scanner</w:t>
      </w:r>
      <w:bookmarkEnd w:id="42"/>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3"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3"/>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4" w:name="_Ref418260937"/>
      <w:bookmarkStart w:id="45"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0X”m</w:t>
      </w:r>
      <w:proofErr w:type="spellEnd"/>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 xml:space="preserve">Finally, when the scanner finds a character that has not been handled by the rules above, </w:t>
      </w:r>
      <w:proofErr w:type="spellStart"/>
      <w:r>
        <w:rPr>
          <w:highlight w:val="white"/>
        </w:rPr>
        <w:t>a</w:t>
      </w:r>
      <w:proofErr w:type="spell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4"/>
      <w:bookmarkEnd w:id="45"/>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 xml:space="preserve">This chapter describes the parser of the compiler, how it parses the source code to test whether </w:t>
      </w:r>
      <w:proofErr w:type="spellStart"/>
      <w:r>
        <w:t>is</w:t>
      </w:r>
      <w:proofErr w:type="spellEnd"/>
      <w:r>
        <w:t xml:space="preserve"> complies to the grammar. However, the parser does also performs type checking, store symbols in the symbol table and generates middle 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to </w:t>
      </w:r>
      <w:proofErr w:type="spellStart"/>
      <w:r w:rsidR="00A05D78">
        <w:rPr>
          <w:highlight w:val="white"/>
          <w:lang w:val="sv-SE"/>
        </w:rPr>
        <w:t>to</w:t>
      </w:r>
      <w:proofErr w:type="spell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and as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r>
        <w:rPr>
          <w:highlight w:val="white"/>
          <w:lang w:val="sv-SE"/>
        </w:rPr>
        <w:t>dots</w:t>
      </w:r>
      <w:proofErr w:type="spellEnd"/>
      <w:r>
        <w:rPr>
          <w:highlight w:val="white"/>
          <w:lang w:val="sv-SE"/>
        </w:rPr>
        <w:t xml:space="preserve"> ’...’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r>
        <w:rPr>
          <w:highlight w:val="white"/>
          <w:lang w:val="sv-SE"/>
        </w:rPr>
        <w:t>parentheses</w:t>
      </w:r>
      <w:proofErr w:type="spellEnd"/>
      <w:r>
        <w:rPr>
          <w:highlight w:val="white"/>
          <w:lang w:val="sv-SE"/>
        </w:rPr>
        <w:t xml:space="preserve"> ’(’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system calls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46" w:name="_Toc481936147"/>
      <w:r w:rsidRPr="00EC76D5">
        <w:t>Declarations</w:t>
      </w:r>
      <w:bookmarkStart w:id="47" w:name="_Toc481936148"/>
      <w:bookmarkEnd w:id="46"/>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48" w:author="Stefan Bjornander" w:date="2015-04-26T09:16:00Z">
        <w:r w:rsidR="000865C3" w:rsidRPr="00EC76D5">
          <w:t xml:space="preserve">The </w:t>
        </w:r>
        <w:proofErr w:type="spellStart"/>
        <w:r w:rsidR="000865C3" w:rsidRPr="00EC76D5">
          <w:rPr>
            <w:rStyle w:val="CodeInText"/>
            <w:color w:val="auto"/>
            <w:rPrChange w:id="49" w:author="Stefan Bjornander" w:date="2015-04-26T09:16:00Z">
              <w:rPr/>
            </w:rPrChange>
          </w:rPr>
          <w:t>translation_unit</w:t>
        </w:r>
        <w:proofErr w:type="spellEnd"/>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 xml:space="preserve">The rules of the parser calls </w:t>
      </w:r>
      <w:proofErr w:type="spellStart"/>
      <w:r>
        <w:t>corrensponding</w:t>
      </w:r>
      <w:proofErr w:type="spellEnd"/>
      <w:r>
        <w:t xml:space="preserve"> methods of the </w:t>
      </w:r>
      <w:proofErr w:type="spellStart"/>
      <w:r>
        <w:t>MiddleCodeGenerator</w:t>
      </w:r>
      <w:proofErr w:type="spellEnd"/>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r w:rsidRPr="00EC76D5">
        <w:t>Function</w:t>
      </w:r>
      <w:r w:rsidR="00015AA9" w:rsidRPr="00EC76D5">
        <w:t xml:space="preserve"> </w:t>
      </w:r>
      <w:r w:rsidR="00FC52DE">
        <w:t>Definition</w:t>
      </w:r>
      <w:bookmarkEnd w:id="47"/>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proofErr w:type="spellStart"/>
      <w:r w:rsidR="00AB7DF5">
        <w:t>pointer_declarator</w:t>
      </w:r>
      <w:proofErr w:type="spellEnd"/>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proofErr w:type="spellStart"/>
      <w:r w:rsidR="00AB7DF5">
        <w:t>pointer_declarator</w:t>
      </w:r>
      <w:proofErr w:type="spellEnd"/>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7C8B129A"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631D4D">
        <w:t>initialize</w:t>
      </w:r>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proofErr w:type="spellStart"/>
      <w:r>
        <w:t>MiddleCodeGenerator.cs</w:t>
      </w:r>
      <w:proofErr w:type="spellEnd"/>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lastRenderedPageBreak/>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w:t>
      </w:r>
      <w:proofErr w:type="spellStart"/>
      <w:r>
        <w:rPr>
          <w:highlight w:val="white"/>
        </w:rPr>
        <w:t>it</w:t>
      </w:r>
      <w:proofErr w:type="spellEnd"/>
      <w:r>
        <w:rPr>
          <w:highlight w:val="white"/>
        </w:rPr>
        <w:t xml:space="preserve">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proofErr w:type="spellStart"/>
      <w:r w:rsidR="0086738F" w:rsidRPr="0086738F">
        <w:rPr>
          <w:rStyle w:val="KeyWord0"/>
          <w:highlight w:val="white"/>
        </w:rPr>
        <w:t>Start</w:t>
      </w:r>
      <w:r w:rsidR="0086738F">
        <w:rPr>
          <w:highlight w:val="white"/>
        </w:rPr>
        <w:t>.</w:t>
      </w:r>
      <w:r w:rsidR="0086738F" w:rsidRPr="0086738F">
        <w:rPr>
          <w:rStyle w:val="KeyWord0"/>
          <w:highlight w:val="white"/>
        </w:rPr>
        <w:t>Windows</w:t>
      </w:r>
      <w:proofErr w:type="spellEnd"/>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 xml:space="preserve">In the Linux case, we need to generate the assembly text from the </w:t>
      </w:r>
      <w:proofErr w:type="spellStart"/>
      <w:r>
        <w:rPr>
          <w:highlight w:val="white"/>
        </w:rPr>
        <w:t>assmebly</w:t>
      </w:r>
      <w:proofErr w:type="spellEnd"/>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is not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is not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is not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r w:rsidR="006A3D35">
        <w:rPr>
          <w:highlight w:val="white"/>
          <w:lang w:val="sv-SE"/>
        </w:rPr>
        <w:t>exist</w:t>
      </w:r>
      <w:proofErr w:type="spell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potential problem.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proofErr w:type="spellStart"/>
      <w:r>
        <w:rPr>
          <w:highlight w:val="white"/>
          <w:lang w:val="sv-SE"/>
        </w:rPr>
        <w:lastRenderedPageBreak/>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list inside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1F2CBF72"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r w:rsidR="00B63B96">
        <w:rPr>
          <w:highlight w:val="white"/>
          <w:lang w:val="sv-SE"/>
        </w:rPr>
        <w:t xml:space="preserve"> XXX</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26DDCB6B" w14:textId="77777777" w:rsidR="005E02A6" w:rsidRPr="00EC76D5" w:rsidRDefault="005E02A6" w:rsidP="005E02A6">
      <w:pPr>
        <w:pStyle w:val="Code"/>
      </w:pPr>
      <w:r w:rsidRPr="00EC76D5">
        <w:t>declaration:</w:t>
      </w:r>
    </w:p>
    <w:p w14:paraId="25D1913A" w14:textId="77777777" w:rsidR="005E02A6" w:rsidRPr="00EC76D5" w:rsidRDefault="005E02A6" w:rsidP="005E02A6">
      <w:pPr>
        <w:pStyle w:val="Code"/>
      </w:pPr>
      <w:r w:rsidRPr="00EC76D5">
        <w:t xml:space="preserve">    declaration_specifier_list SEMICOLON {</w:t>
      </w:r>
    </w:p>
    <w:p w14:paraId="73BD313D" w14:textId="77777777" w:rsidR="005E02A6" w:rsidRPr="00EC76D5" w:rsidRDefault="005E02A6" w:rsidP="005E02A6">
      <w:pPr>
        <w:pStyle w:val="Code"/>
      </w:pPr>
      <w:r w:rsidRPr="00EC76D5">
        <w:t xml:space="preserve">      Main.SpecifierStack.pop().generate();</w:t>
      </w:r>
    </w:p>
    <w:p w14:paraId="3C16E2D4" w14:textId="77777777" w:rsidR="005E02A6" w:rsidRPr="00EC76D5" w:rsidRDefault="005E02A6" w:rsidP="005E02A6">
      <w:pPr>
        <w:pStyle w:val="Code"/>
      </w:pPr>
      <w:r w:rsidRPr="00EC76D5">
        <w:t xml:space="preserve">      $$ = new LinkedList&lt;&gt;();</w:t>
      </w:r>
    </w:p>
    <w:p w14:paraId="5508A79F" w14:textId="77777777" w:rsidR="005E02A6" w:rsidRPr="00EC76D5" w:rsidRDefault="005E02A6" w:rsidP="005E02A6">
      <w:pPr>
        <w:pStyle w:val="Code"/>
      </w:pPr>
      <w:r w:rsidRPr="00EC76D5">
        <w:t xml:space="preserve">    }</w:t>
      </w:r>
    </w:p>
    <w:p w14:paraId="481358FA" w14:textId="77777777" w:rsidR="005E02A6" w:rsidRPr="00EC76D5" w:rsidRDefault="005E02A6" w:rsidP="005E02A6">
      <w:pPr>
        <w:pStyle w:val="Code"/>
      </w:pPr>
      <w:r w:rsidRPr="00EC76D5">
        <w:t xml:space="preserve">  | declaration_specifier_list </w:t>
      </w:r>
      <w:r>
        <w:t>declarator_list</w:t>
      </w:r>
      <w:r w:rsidRPr="00EC76D5">
        <w:t xml:space="preserve"> SEMICOLON {</w:t>
      </w:r>
    </w:p>
    <w:p w14:paraId="29493CF9" w14:textId="77777777" w:rsidR="005E02A6" w:rsidRPr="00EC76D5" w:rsidRDefault="005E02A6" w:rsidP="005E02A6">
      <w:pPr>
        <w:pStyle w:val="Code"/>
      </w:pPr>
      <w:r w:rsidRPr="00EC76D5">
        <w:t xml:space="preserve">      Main.SpecifierStack.pop().generate();</w:t>
      </w:r>
    </w:p>
    <w:p w14:paraId="79B4E13D" w14:textId="77777777" w:rsidR="005E02A6" w:rsidRPr="00EC76D5" w:rsidRDefault="005E02A6" w:rsidP="005E02A6">
      <w:pPr>
        <w:pStyle w:val="Code"/>
      </w:pPr>
      <w:r w:rsidRPr="00EC76D5">
        <w:t xml:space="preserve">      $$ = $2;</w:t>
      </w:r>
    </w:p>
    <w:p w14:paraId="2B31D7A0" w14:textId="77777777" w:rsidR="005E02A6" w:rsidRPr="00EC76D5" w:rsidRDefault="005E02A6" w:rsidP="005E02A6">
      <w:pPr>
        <w:pStyle w:val="Code"/>
      </w:pPr>
      <w:r w:rsidRPr="00EC76D5">
        <w:t xml:space="preserve">    };</w:t>
      </w:r>
    </w:p>
    <w:p w14:paraId="3229CF58" w14:textId="77777777" w:rsidR="005E02A6" w:rsidRPr="00EC76D5" w:rsidRDefault="005E02A6" w:rsidP="005E02A6">
      <w:pPr>
        <w:pStyle w:val="Code"/>
      </w:pPr>
    </w:p>
    <w:p w14:paraId="090441FB" w14:textId="77777777" w:rsidR="005E02A6" w:rsidRPr="00EC76D5" w:rsidRDefault="005E02A6" w:rsidP="005E02A6">
      <w:pPr>
        <w:pStyle w:val="Code"/>
      </w:pPr>
      <w:r w:rsidRPr="00EC76D5">
        <w:t>declaration_specifier_list:</w:t>
      </w:r>
    </w:p>
    <w:p w14:paraId="0363F9F4" w14:textId="77777777" w:rsidR="005E02A6" w:rsidRPr="00EC76D5" w:rsidRDefault="005E02A6" w:rsidP="005E02A6">
      <w:pPr>
        <w:pStyle w:val="Code"/>
      </w:pPr>
      <w:r w:rsidRPr="00EC76D5">
        <w:t xml:space="preserve">    declaration_specifier {</w:t>
      </w:r>
    </w:p>
    <w:p w14:paraId="2D78A8DC" w14:textId="77777777" w:rsidR="005E02A6" w:rsidRPr="00EC76D5" w:rsidRDefault="005E02A6" w:rsidP="005E02A6">
      <w:pPr>
        <w:pStyle w:val="Code"/>
      </w:pPr>
      <w:r w:rsidRPr="00EC76D5">
        <w:t xml:space="preserve">      Specifier specifier = new Specifier();</w:t>
      </w:r>
    </w:p>
    <w:p w14:paraId="08F2C1A3" w14:textId="77777777" w:rsidR="005E02A6" w:rsidRPr="00EC76D5" w:rsidRDefault="005E02A6" w:rsidP="005E02A6">
      <w:pPr>
        <w:pStyle w:val="Code"/>
      </w:pPr>
      <w:r w:rsidRPr="00EC76D5">
        <w:t xml:space="preserve">      specifier.add($1);</w:t>
      </w:r>
    </w:p>
    <w:p w14:paraId="63FB4927" w14:textId="77777777" w:rsidR="005E02A6" w:rsidRPr="00EC76D5" w:rsidRDefault="005E02A6" w:rsidP="005E02A6">
      <w:pPr>
        <w:pStyle w:val="Code"/>
      </w:pPr>
      <w:r w:rsidRPr="00EC76D5">
        <w:t xml:space="preserve">      Main.SpecifierStack.push(specifier);</w:t>
      </w:r>
    </w:p>
    <w:p w14:paraId="3A324D30" w14:textId="77777777" w:rsidR="005E02A6" w:rsidRPr="00EC76D5" w:rsidRDefault="005E02A6" w:rsidP="005E02A6">
      <w:pPr>
        <w:pStyle w:val="Code"/>
      </w:pPr>
      <w:r w:rsidRPr="00EC76D5">
        <w:t xml:space="preserve">    }</w:t>
      </w:r>
    </w:p>
    <w:p w14:paraId="36C7F31E" w14:textId="77777777" w:rsidR="005E02A6" w:rsidRPr="00EC76D5" w:rsidRDefault="005E02A6" w:rsidP="005E02A6">
      <w:pPr>
        <w:pStyle w:val="Code"/>
      </w:pPr>
      <w:r w:rsidRPr="00EC76D5">
        <w:t xml:space="preserve">  | declaration_specifier_list declaration_specifier {</w:t>
      </w:r>
    </w:p>
    <w:p w14:paraId="2FC6A715" w14:textId="77777777" w:rsidR="005E02A6" w:rsidRPr="00EC76D5" w:rsidRDefault="005E02A6" w:rsidP="005E02A6">
      <w:pPr>
        <w:pStyle w:val="Code"/>
      </w:pPr>
      <w:r w:rsidRPr="00EC76D5">
        <w:t xml:space="preserve">      Specifier specifier = Main.SpecifierStack.peek();</w:t>
      </w:r>
    </w:p>
    <w:p w14:paraId="73049AA8" w14:textId="77777777" w:rsidR="005E02A6" w:rsidRPr="00EC76D5" w:rsidRDefault="005E02A6" w:rsidP="005E02A6">
      <w:pPr>
        <w:pStyle w:val="Code"/>
      </w:pPr>
      <w:r w:rsidRPr="00EC76D5">
        <w:t xml:space="preserve">      specifier.add($2);</w:t>
      </w:r>
    </w:p>
    <w:p w14:paraId="12AE0A8E" w14:textId="77777777" w:rsidR="005E02A6" w:rsidRPr="00EC76D5" w:rsidRDefault="005E02A6" w:rsidP="005E02A6">
      <w:pPr>
        <w:pStyle w:val="Code"/>
      </w:pPr>
      <w:r w:rsidRPr="00EC76D5">
        <w:t xml:space="preserve">    };</w:t>
      </w:r>
    </w:p>
    <w:p w14:paraId="39D7B63D" w14:textId="77777777" w:rsidR="005E02A6" w:rsidRPr="00EC76D5" w:rsidRDefault="005E02A6" w:rsidP="005E02A6">
      <w:pPr>
        <w:pStyle w:val="Code"/>
      </w:pPr>
    </w:p>
    <w:p w14:paraId="23771508" w14:textId="77777777" w:rsidR="005E02A6" w:rsidRPr="00EC76D5" w:rsidRDefault="005E02A6" w:rsidP="005E02A6">
      <w:pPr>
        <w:pStyle w:val="Code"/>
      </w:pPr>
      <w:r w:rsidRPr="00EC76D5">
        <w:t>declaration_specifier:</w:t>
      </w:r>
    </w:p>
    <w:p w14:paraId="2A6EA9B3" w14:textId="77777777" w:rsidR="005E02A6" w:rsidRPr="00EC76D5" w:rsidRDefault="005E02A6" w:rsidP="005E02A6">
      <w:pPr>
        <w:pStyle w:val="Code"/>
      </w:pPr>
      <w:r w:rsidRPr="00EC76D5">
        <w:t xml:space="preserve">    CONSTANT { $$ = Mask.Constant; }</w:t>
      </w:r>
    </w:p>
    <w:p w14:paraId="7271110A" w14:textId="77777777" w:rsidR="005E02A6" w:rsidRPr="00EC76D5" w:rsidRDefault="005E02A6" w:rsidP="005E02A6">
      <w:pPr>
        <w:pStyle w:val="Code"/>
      </w:pPr>
      <w:r w:rsidRPr="00EC76D5">
        <w:t xml:space="preserve">  | VOLATILE { $$ = Mask.Volatile; }</w:t>
      </w:r>
    </w:p>
    <w:p w14:paraId="76A7A4BD" w14:textId="77777777" w:rsidR="005E02A6" w:rsidRPr="00EC76D5" w:rsidRDefault="005E02A6" w:rsidP="005E02A6">
      <w:pPr>
        <w:pStyle w:val="Code"/>
      </w:pPr>
      <w:r w:rsidRPr="00EC76D5">
        <w:t xml:space="preserve">  | AUTO     { $$ = Mask.Auto;     }</w:t>
      </w:r>
    </w:p>
    <w:p w14:paraId="1867ED75" w14:textId="77777777" w:rsidR="005E02A6" w:rsidRPr="00EC76D5" w:rsidRDefault="005E02A6" w:rsidP="005E02A6">
      <w:pPr>
        <w:pStyle w:val="Code"/>
      </w:pPr>
      <w:r w:rsidRPr="00EC76D5">
        <w:lastRenderedPageBreak/>
        <w:t xml:space="preserve">  | REGISTER { $$ = Mask.Register; }</w:t>
      </w:r>
    </w:p>
    <w:p w14:paraId="41BCAEE8" w14:textId="2EF8DA3E" w:rsidR="00BF559D" w:rsidRPr="00BF559D" w:rsidRDefault="00BF559D" w:rsidP="00BF559D">
      <w:pPr>
        <w:pStyle w:val="Code"/>
        <w:rPr>
          <w:highlight w:val="white"/>
        </w:rPr>
      </w:pPr>
      <w:r w:rsidRPr="00BF559D">
        <w:rPr>
          <w:highlight w:val="white"/>
        </w:rPr>
        <w:t xml:space="preserve">  | STATIC   { $$ = Mask.Static;   }</w:t>
      </w:r>
    </w:p>
    <w:p w14:paraId="313A61A7" w14:textId="77777777" w:rsidR="005E02A6" w:rsidRPr="00EC76D5" w:rsidRDefault="005E02A6" w:rsidP="005E02A6">
      <w:pPr>
        <w:pStyle w:val="Code"/>
      </w:pPr>
      <w:r w:rsidRPr="00EC76D5">
        <w:t xml:space="preserve">  | EXTERN   { $$ = Mask.Extern;   }</w:t>
      </w:r>
    </w:p>
    <w:p w14:paraId="27C10CCD" w14:textId="77777777" w:rsidR="005E02A6" w:rsidRPr="00EC76D5" w:rsidRDefault="005E02A6" w:rsidP="005E02A6">
      <w:pPr>
        <w:pStyle w:val="Code"/>
      </w:pPr>
      <w:r w:rsidRPr="00EC76D5">
        <w:t xml:space="preserve">  | TYPEDEF  { $$ = Mask.Typedef;  }</w:t>
      </w:r>
    </w:p>
    <w:p w14:paraId="3414D2BD" w14:textId="77777777" w:rsidR="005E02A6" w:rsidRPr="00EC76D5" w:rsidRDefault="005E02A6" w:rsidP="005E02A6">
      <w:pPr>
        <w:pStyle w:val="Code"/>
      </w:pPr>
      <w:r w:rsidRPr="00EC76D5">
        <w:t xml:space="preserve">  | VOID     { $$ = Mask.Void;     }</w:t>
      </w:r>
    </w:p>
    <w:p w14:paraId="1DE57454" w14:textId="77777777" w:rsidR="005E02A6" w:rsidRPr="00EC76D5" w:rsidRDefault="005E02A6" w:rsidP="005E02A6">
      <w:pPr>
        <w:pStyle w:val="Code"/>
      </w:pPr>
      <w:r w:rsidRPr="00EC76D5">
        <w:t xml:space="preserve">  | CHAR     { $$ = Mask.Char;     }</w:t>
      </w:r>
    </w:p>
    <w:p w14:paraId="06AC81ED" w14:textId="77777777" w:rsidR="005E02A6" w:rsidRPr="00EC76D5" w:rsidRDefault="005E02A6" w:rsidP="005E02A6">
      <w:pPr>
        <w:pStyle w:val="Code"/>
      </w:pPr>
      <w:r w:rsidRPr="00EC76D5">
        <w:t xml:space="preserve">  | WCHAR_T  { $$ = Mask.WChar_T;  }</w:t>
      </w:r>
    </w:p>
    <w:p w14:paraId="2301188C" w14:textId="77777777" w:rsidR="005E02A6" w:rsidRPr="00EC76D5" w:rsidRDefault="005E02A6" w:rsidP="005E02A6">
      <w:pPr>
        <w:pStyle w:val="Code"/>
      </w:pPr>
      <w:r w:rsidRPr="00EC76D5">
        <w:t xml:space="preserve">  | SHORT    { $$ = Mask.Short;    }</w:t>
      </w:r>
    </w:p>
    <w:p w14:paraId="7C177637" w14:textId="77777777" w:rsidR="005E02A6" w:rsidRPr="00EC76D5" w:rsidRDefault="005E02A6" w:rsidP="005E02A6">
      <w:pPr>
        <w:pStyle w:val="Code"/>
      </w:pPr>
      <w:r w:rsidRPr="00EC76D5">
        <w:t xml:space="preserve">  | INT      { $$ = Mask.Int;      }</w:t>
      </w:r>
    </w:p>
    <w:p w14:paraId="2B1F2780" w14:textId="77777777" w:rsidR="005E02A6" w:rsidRPr="00EC76D5" w:rsidRDefault="005E02A6" w:rsidP="005E02A6">
      <w:pPr>
        <w:pStyle w:val="Code"/>
      </w:pPr>
      <w:r w:rsidRPr="00EC76D5">
        <w:t xml:space="preserve">  | LONG     { $$ = Mask.Long;     }</w:t>
      </w:r>
    </w:p>
    <w:p w14:paraId="653B155E" w14:textId="77777777" w:rsidR="005E02A6" w:rsidRPr="00EC76D5" w:rsidRDefault="005E02A6" w:rsidP="005E02A6">
      <w:pPr>
        <w:pStyle w:val="Code"/>
      </w:pPr>
      <w:r w:rsidRPr="00EC76D5">
        <w:t xml:space="preserve">  | FLOAT    { $$ = Mask.Float;    }</w:t>
      </w:r>
    </w:p>
    <w:p w14:paraId="26AF9602" w14:textId="77777777" w:rsidR="005E02A6" w:rsidRPr="00EC76D5" w:rsidRDefault="005E02A6" w:rsidP="005E02A6">
      <w:pPr>
        <w:pStyle w:val="Code"/>
      </w:pPr>
      <w:r w:rsidRPr="00EC76D5">
        <w:t xml:space="preserve">  | DOUBLE   { $$ = Mask.Double;   }</w:t>
      </w:r>
    </w:p>
    <w:p w14:paraId="391AA2EB" w14:textId="77777777" w:rsidR="005E02A6" w:rsidRPr="00EC76D5" w:rsidRDefault="005E02A6" w:rsidP="005E02A6">
      <w:pPr>
        <w:pStyle w:val="Code"/>
      </w:pPr>
      <w:r w:rsidRPr="00EC76D5">
        <w:t xml:space="preserve">  | SIGNED   { $$ = Mask.Signed;   }</w:t>
      </w:r>
    </w:p>
    <w:p w14:paraId="4DE8E331" w14:textId="77777777" w:rsidR="005E02A6" w:rsidRPr="00EC76D5" w:rsidRDefault="005E02A6" w:rsidP="005E02A6">
      <w:pPr>
        <w:pStyle w:val="Code"/>
      </w:pPr>
      <w:r w:rsidRPr="00EC76D5">
        <w:t xml:space="preserve">  | UNSIGNED { $$ = Mask.Unsigned; }</w:t>
      </w:r>
    </w:p>
    <w:p w14:paraId="7A60B620" w14:textId="77777777" w:rsidR="005E02A6" w:rsidRPr="00EC76D5" w:rsidRDefault="005E02A6" w:rsidP="005E02A6">
      <w:pPr>
        <w:pStyle w:val="Code"/>
      </w:pPr>
      <w:r w:rsidRPr="00EC76D5">
        <w:t xml:space="preserve">  | struct_union_specifier { $$ = $1; }</w:t>
      </w:r>
    </w:p>
    <w:p w14:paraId="6B37D5F8" w14:textId="77777777" w:rsidR="005E02A6" w:rsidRPr="00EC76D5" w:rsidRDefault="005E02A6" w:rsidP="005E02A6">
      <w:pPr>
        <w:pStyle w:val="Code"/>
      </w:pPr>
      <w:r w:rsidRPr="00EC76D5">
        <w:t xml:space="preserve">  | enum_specifier         { $$ = $1; }</w:t>
      </w:r>
    </w:p>
    <w:p w14:paraId="58187E1C" w14:textId="77777777" w:rsidR="005E02A6" w:rsidRPr="00EC76D5" w:rsidRDefault="005E02A6" w:rsidP="005E02A6">
      <w:pPr>
        <w:pStyle w:val="Code"/>
      </w:pPr>
      <w:r w:rsidRPr="00EC76D5">
        <w:t xml:space="preserve">  | TYPEDEF_NAME           { $$ = $1; };</w:t>
      </w:r>
    </w:p>
    <w:p w14:paraId="3EAACB1E" w14:textId="77777777" w:rsidR="005E02A6" w:rsidRPr="00EC76D5" w:rsidRDefault="005E02A6" w:rsidP="005E02A6">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393F1AA9" w14:textId="77777777" w:rsidR="005E02A6" w:rsidRPr="00EC76D5" w:rsidRDefault="005E02A6" w:rsidP="005E02A6">
      <w:pPr>
        <w:pStyle w:val="CodeHeader"/>
      </w:pPr>
      <w:proofErr w:type="spellStart"/>
      <w:r w:rsidRPr="00EC76D5">
        <w:t>Mask.java</w:t>
      </w:r>
      <w:proofErr w:type="spellEnd"/>
    </w:p>
    <w:p w14:paraId="44EE9A4A" w14:textId="77777777" w:rsidR="005E02A6" w:rsidRPr="00EC76D5" w:rsidRDefault="005E02A6" w:rsidP="005E02A6">
      <w:pPr>
        <w:pStyle w:val="Code"/>
      </w:pPr>
      <w:r w:rsidRPr="00EC76D5">
        <w:t>package c_compiler;</w:t>
      </w:r>
    </w:p>
    <w:p w14:paraId="10A1DB02" w14:textId="77777777" w:rsidR="005E02A6" w:rsidRPr="00EC76D5" w:rsidRDefault="005E02A6" w:rsidP="005E02A6">
      <w:pPr>
        <w:pStyle w:val="Code"/>
      </w:pPr>
      <w:r w:rsidRPr="00EC76D5">
        <w:t>import java.util.*;</w:t>
      </w:r>
    </w:p>
    <w:p w14:paraId="2C5B9233" w14:textId="77777777" w:rsidR="005E02A6" w:rsidRPr="00EC76D5" w:rsidRDefault="005E02A6" w:rsidP="005E02A6">
      <w:pPr>
        <w:pStyle w:val="Code"/>
      </w:pPr>
    </w:p>
    <w:p w14:paraId="50048A64" w14:textId="77777777" w:rsidR="005E02A6" w:rsidRPr="00EC76D5" w:rsidRDefault="005E02A6" w:rsidP="005E02A6">
      <w:pPr>
        <w:pStyle w:val="Code"/>
      </w:pPr>
      <w:r w:rsidRPr="00EC76D5">
        <w:t>public class Mask {</w:t>
      </w:r>
    </w:p>
    <w:p w14:paraId="593DEC54" w14:textId="77777777" w:rsidR="005E02A6" w:rsidRPr="00EC76D5" w:rsidRDefault="005E02A6" w:rsidP="005E02A6">
      <w:pPr>
        <w:pStyle w:val="Code"/>
      </w:pPr>
      <w:r w:rsidRPr="00EC76D5">
        <w:t xml:space="preserve">  public static final int StorageMask = 0x0000FFF;</w:t>
      </w:r>
    </w:p>
    <w:p w14:paraId="37A02FBA" w14:textId="77777777" w:rsidR="005E02A6" w:rsidRPr="00EC76D5" w:rsidRDefault="005E02A6" w:rsidP="005E02A6">
      <w:pPr>
        <w:pStyle w:val="Code"/>
      </w:pPr>
      <w:r w:rsidRPr="00EC76D5">
        <w:t xml:space="preserve">  public static final int Auto        = 0x0000010;</w:t>
      </w:r>
    </w:p>
    <w:p w14:paraId="1753CAEA" w14:textId="77777777" w:rsidR="005E02A6" w:rsidRPr="00EC76D5" w:rsidRDefault="005E02A6" w:rsidP="005E02A6">
      <w:pPr>
        <w:pStyle w:val="Code"/>
      </w:pPr>
      <w:r w:rsidRPr="00EC76D5">
        <w:t xml:space="preserve">  public static final int Register    = 0x0000020;</w:t>
      </w:r>
    </w:p>
    <w:p w14:paraId="049C2C68" w14:textId="77777777" w:rsidR="005E02A6" w:rsidRPr="00EC76D5" w:rsidRDefault="005E02A6" w:rsidP="005E02A6">
      <w:pPr>
        <w:pStyle w:val="Code"/>
      </w:pPr>
      <w:r w:rsidRPr="00EC76D5">
        <w:t xml:space="preserve">  public static final int Static      = 0x0000040;</w:t>
      </w:r>
    </w:p>
    <w:p w14:paraId="76604A80" w14:textId="77777777" w:rsidR="005E02A6" w:rsidRPr="00EC76D5" w:rsidRDefault="005E02A6" w:rsidP="005E02A6">
      <w:pPr>
        <w:pStyle w:val="Code"/>
      </w:pPr>
      <w:r w:rsidRPr="00EC76D5">
        <w:t xml:space="preserve">  public static final int Extern      = 0x0000080;</w:t>
      </w:r>
    </w:p>
    <w:p w14:paraId="6716FD98" w14:textId="77777777" w:rsidR="005E02A6" w:rsidRPr="00EC76D5" w:rsidRDefault="005E02A6" w:rsidP="005E02A6">
      <w:pPr>
        <w:pStyle w:val="Code"/>
      </w:pPr>
      <w:r w:rsidRPr="00EC76D5">
        <w:t xml:space="preserve">  public static final int Typedef     = 0x0000100;</w:t>
      </w:r>
    </w:p>
    <w:p w14:paraId="780B9C0A" w14:textId="77777777" w:rsidR="005E02A6" w:rsidRPr="00EC76D5" w:rsidRDefault="005E02A6" w:rsidP="005E02A6">
      <w:pPr>
        <w:pStyle w:val="Code"/>
      </w:pPr>
    </w:p>
    <w:p w14:paraId="706E1415" w14:textId="77777777" w:rsidR="005E02A6" w:rsidRPr="00EC76D5" w:rsidRDefault="005E02A6" w:rsidP="005E02A6">
      <w:pPr>
        <w:pStyle w:val="Code"/>
      </w:pPr>
      <w:r w:rsidRPr="00EC76D5">
        <w:t xml:space="preserve">  public static final int QualifierMask = 0x000F000;</w:t>
      </w:r>
    </w:p>
    <w:p w14:paraId="4A054B8F" w14:textId="77777777" w:rsidR="005E02A6" w:rsidRPr="00EC76D5" w:rsidRDefault="005E02A6" w:rsidP="005E02A6">
      <w:pPr>
        <w:pStyle w:val="Code"/>
      </w:pPr>
      <w:r w:rsidRPr="00EC76D5">
        <w:t xml:space="preserve">  public static final int Constant      = 0x0001000;</w:t>
      </w:r>
    </w:p>
    <w:p w14:paraId="48309660" w14:textId="77777777" w:rsidR="005E02A6" w:rsidRPr="00EC76D5" w:rsidRDefault="005E02A6" w:rsidP="005E02A6">
      <w:pPr>
        <w:pStyle w:val="Code"/>
      </w:pPr>
      <w:r w:rsidRPr="00EC76D5">
        <w:t xml:space="preserve">  public static final int Volatile      = 0x0002000;</w:t>
      </w:r>
    </w:p>
    <w:p w14:paraId="0B05AA29" w14:textId="77777777" w:rsidR="005E02A6" w:rsidRPr="00EC76D5" w:rsidRDefault="005E02A6" w:rsidP="005E02A6">
      <w:pPr>
        <w:pStyle w:val="Code"/>
      </w:pPr>
      <w:r w:rsidRPr="00EC76D5">
        <w:t xml:space="preserve">  public static final int Private       = 0x0004000;</w:t>
      </w:r>
    </w:p>
    <w:p w14:paraId="735D8CBB" w14:textId="77777777" w:rsidR="005E02A6" w:rsidRPr="00EC76D5" w:rsidRDefault="005E02A6" w:rsidP="005E02A6">
      <w:pPr>
        <w:pStyle w:val="Code"/>
      </w:pPr>
    </w:p>
    <w:p w14:paraId="66ECD7B8" w14:textId="77777777" w:rsidR="005E02A6" w:rsidRPr="00EC76D5" w:rsidRDefault="005E02A6" w:rsidP="005E02A6">
      <w:pPr>
        <w:pStyle w:val="Code"/>
      </w:pPr>
      <w:r w:rsidRPr="00EC76D5">
        <w:t xml:space="preserve">  public static final int SortMask  = 0xFFF0000;</w:t>
      </w:r>
    </w:p>
    <w:p w14:paraId="271C9C5D" w14:textId="77777777" w:rsidR="005E02A6" w:rsidRPr="00EC76D5" w:rsidRDefault="005E02A6" w:rsidP="005E02A6">
      <w:pPr>
        <w:pStyle w:val="Code"/>
      </w:pPr>
      <w:r w:rsidRPr="00EC76D5">
        <w:t xml:space="preserve">  public static final int Signed    = 0x0010000;</w:t>
      </w:r>
    </w:p>
    <w:p w14:paraId="0FA7728E" w14:textId="77777777" w:rsidR="005E02A6" w:rsidRPr="00EC76D5" w:rsidRDefault="005E02A6" w:rsidP="005E02A6">
      <w:pPr>
        <w:pStyle w:val="Code"/>
      </w:pPr>
      <w:r w:rsidRPr="00EC76D5">
        <w:t xml:space="preserve">  public static final int Unsigned  = 0x0020000;</w:t>
      </w:r>
    </w:p>
    <w:p w14:paraId="25E2721A" w14:textId="77777777" w:rsidR="005E02A6" w:rsidRPr="00EC76D5" w:rsidRDefault="005E02A6" w:rsidP="005E02A6">
      <w:pPr>
        <w:pStyle w:val="Code"/>
      </w:pPr>
      <w:r w:rsidRPr="00EC76D5">
        <w:t xml:space="preserve">  public static final int Char      = 0x0040000;</w:t>
      </w:r>
    </w:p>
    <w:p w14:paraId="7B4011FA" w14:textId="77777777" w:rsidR="005E02A6" w:rsidRPr="00EC76D5" w:rsidRDefault="005E02A6" w:rsidP="005E02A6">
      <w:pPr>
        <w:pStyle w:val="Code"/>
      </w:pPr>
      <w:r w:rsidRPr="00EC76D5">
        <w:t xml:space="preserve">  public static final int WChar_T   = 0x0080000;</w:t>
      </w:r>
    </w:p>
    <w:p w14:paraId="63FEAF69" w14:textId="77777777" w:rsidR="005E02A6" w:rsidRPr="00EC76D5" w:rsidRDefault="005E02A6" w:rsidP="005E02A6">
      <w:pPr>
        <w:pStyle w:val="Code"/>
      </w:pPr>
      <w:r w:rsidRPr="00EC76D5">
        <w:t xml:space="preserve">  public static final int Short     = 0x0100000;</w:t>
      </w:r>
    </w:p>
    <w:p w14:paraId="3C9C3845" w14:textId="77777777" w:rsidR="005E02A6" w:rsidRPr="00EC76D5" w:rsidRDefault="005E02A6" w:rsidP="005E02A6">
      <w:pPr>
        <w:pStyle w:val="Code"/>
      </w:pPr>
      <w:r w:rsidRPr="00EC76D5">
        <w:t xml:space="preserve">  public static final int Int       = 0x0200000;</w:t>
      </w:r>
    </w:p>
    <w:p w14:paraId="502782D6" w14:textId="77777777" w:rsidR="005E02A6" w:rsidRPr="00EC76D5" w:rsidRDefault="005E02A6" w:rsidP="005E02A6">
      <w:pPr>
        <w:pStyle w:val="Code"/>
      </w:pPr>
      <w:r w:rsidRPr="00EC76D5">
        <w:t xml:space="preserve">  public static final int Long      = 0x0400000;</w:t>
      </w:r>
    </w:p>
    <w:p w14:paraId="16D3286E" w14:textId="77777777" w:rsidR="005E02A6" w:rsidRPr="00EC76D5" w:rsidRDefault="005E02A6" w:rsidP="005E02A6">
      <w:pPr>
        <w:pStyle w:val="Code"/>
      </w:pPr>
      <w:r w:rsidRPr="00EC76D5">
        <w:t xml:space="preserve">  public static final int Float     = 0x0800000;</w:t>
      </w:r>
    </w:p>
    <w:p w14:paraId="3DC2D1E3" w14:textId="77777777" w:rsidR="005E02A6" w:rsidRPr="00EC76D5" w:rsidRDefault="005E02A6" w:rsidP="005E02A6">
      <w:pPr>
        <w:pStyle w:val="Code"/>
      </w:pPr>
      <w:r w:rsidRPr="00EC76D5">
        <w:t xml:space="preserve">  public static final int Double    = 0x1000000;</w:t>
      </w:r>
    </w:p>
    <w:p w14:paraId="75FAC7B4" w14:textId="77777777" w:rsidR="005E02A6" w:rsidRPr="00EC76D5" w:rsidRDefault="005E02A6" w:rsidP="005E02A6">
      <w:pPr>
        <w:pStyle w:val="Code"/>
      </w:pPr>
      <w:r w:rsidRPr="00EC76D5">
        <w:t xml:space="preserve">  public static final int Void      = 0x2000000;</w:t>
      </w:r>
    </w:p>
    <w:p w14:paraId="30CC4737" w14:textId="77777777" w:rsidR="005E02A6" w:rsidRPr="00EC76D5" w:rsidRDefault="005E02A6" w:rsidP="005E02A6">
      <w:pPr>
        <w:pStyle w:val="Code"/>
      </w:pPr>
    </w:p>
    <w:p w14:paraId="27D4E884" w14:textId="77777777" w:rsidR="005E02A6" w:rsidRPr="00EC76D5" w:rsidRDefault="005E02A6" w:rsidP="005E02A6">
      <w:pPr>
        <w:pStyle w:val="Code"/>
      </w:pPr>
      <w:r w:rsidRPr="00EC76D5">
        <w:t xml:space="preserve">  public static final int SignedChar = Signed | Char;</w:t>
      </w:r>
    </w:p>
    <w:p w14:paraId="2DE8DA22" w14:textId="77777777" w:rsidR="005E02A6" w:rsidRPr="00EC76D5" w:rsidRDefault="005E02A6" w:rsidP="005E02A6">
      <w:pPr>
        <w:pStyle w:val="Code"/>
      </w:pPr>
      <w:r w:rsidRPr="00EC76D5">
        <w:t xml:space="preserve">  public static final int UnsignedChar = Unsigned | Char;</w:t>
      </w:r>
    </w:p>
    <w:p w14:paraId="59051D72" w14:textId="77777777" w:rsidR="005E02A6" w:rsidRPr="00EC76D5" w:rsidRDefault="005E02A6" w:rsidP="005E02A6">
      <w:pPr>
        <w:pStyle w:val="Code"/>
      </w:pPr>
      <w:r w:rsidRPr="00EC76D5">
        <w:t xml:space="preserve">  public static final int ShortInt = Short | Int;</w:t>
      </w:r>
    </w:p>
    <w:p w14:paraId="3447891D" w14:textId="77777777" w:rsidR="005E02A6" w:rsidRPr="00EC76D5" w:rsidRDefault="005E02A6" w:rsidP="005E02A6">
      <w:pPr>
        <w:pStyle w:val="Code"/>
      </w:pPr>
      <w:r w:rsidRPr="00EC76D5">
        <w:t xml:space="preserve">  public static final int SignedShort = Signed | Short;</w:t>
      </w:r>
    </w:p>
    <w:p w14:paraId="3763EA30" w14:textId="77777777" w:rsidR="005E02A6" w:rsidRPr="00EC76D5" w:rsidRDefault="005E02A6" w:rsidP="005E02A6">
      <w:pPr>
        <w:pStyle w:val="Code"/>
      </w:pPr>
      <w:r w:rsidRPr="00EC76D5">
        <w:t xml:space="preserve">  public static final int SignedShortInt = Signed | Short | Int;</w:t>
      </w:r>
    </w:p>
    <w:p w14:paraId="0F1C0650" w14:textId="77777777" w:rsidR="005E02A6" w:rsidRPr="00EC76D5" w:rsidRDefault="005E02A6" w:rsidP="005E02A6">
      <w:pPr>
        <w:pStyle w:val="Code"/>
      </w:pPr>
      <w:r w:rsidRPr="00EC76D5">
        <w:t xml:space="preserve">  public static final int UnsignedShort = Unsigned | Short;</w:t>
      </w:r>
    </w:p>
    <w:p w14:paraId="412ADA7E" w14:textId="77777777" w:rsidR="005E02A6" w:rsidRPr="00EC76D5" w:rsidRDefault="005E02A6" w:rsidP="005E02A6">
      <w:pPr>
        <w:pStyle w:val="Code"/>
      </w:pPr>
      <w:r w:rsidRPr="00EC76D5">
        <w:t xml:space="preserve">  public static final int UnsignedShortInt = Unsigned | Short | Int;</w:t>
      </w:r>
    </w:p>
    <w:p w14:paraId="240CECCA" w14:textId="77777777" w:rsidR="005E02A6" w:rsidRPr="00EC76D5" w:rsidRDefault="005E02A6" w:rsidP="005E02A6">
      <w:pPr>
        <w:pStyle w:val="Code"/>
      </w:pPr>
      <w:r w:rsidRPr="00EC76D5">
        <w:lastRenderedPageBreak/>
        <w:t xml:space="preserve">  public static final int SignedInt = Signed | Int;</w:t>
      </w:r>
    </w:p>
    <w:p w14:paraId="1EE4D322" w14:textId="77777777" w:rsidR="005E02A6" w:rsidRPr="00EC76D5" w:rsidRDefault="005E02A6" w:rsidP="005E02A6">
      <w:pPr>
        <w:pStyle w:val="Code"/>
      </w:pPr>
      <w:r w:rsidRPr="00EC76D5">
        <w:t xml:space="preserve">  public static final int UnsignedInt = Unsigned | Int;</w:t>
      </w:r>
    </w:p>
    <w:p w14:paraId="4B847958" w14:textId="77777777" w:rsidR="005E02A6" w:rsidRPr="00EC76D5" w:rsidRDefault="005E02A6" w:rsidP="005E02A6">
      <w:pPr>
        <w:pStyle w:val="Code"/>
      </w:pPr>
      <w:r w:rsidRPr="00EC76D5">
        <w:t xml:space="preserve">  public static final int LongInt = Long | Int;</w:t>
      </w:r>
    </w:p>
    <w:p w14:paraId="34301570" w14:textId="77777777" w:rsidR="005E02A6" w:rsidRPr="00EC76D5" w:rsidRDefault="005E02A6" w:rsidP="005E02A6">
      <w:pPr>
        <w:pStyle w:val="Code"/>
      </w:pPr>
      <w:r w:rsidRPr="00EC76D5">
        <w:t xml:space="preserve">  public static final int SignedLong = Signed | Long;</w:t>
      </w:r>
    </w:p>
    <w:p w14:paraId="33B335D1" w14:textId="77777777" w:rsidR="005E02A6" w:rsidRPr="00EC76D5" w:rsidRDefault="005E02A6" w:rsidP="005E02A6">
      <w:pPr>
        <w:pStyle w:val="Code"/>
      </w:pPr>
      <w:r w:rsidRPr="00EC76D5">
        <w:t xml:space="preserve">  public static final int SignedLongInt = Signed | Long | Int;</w:t>
      </w:r>
    </w:p>
    <w:p w14:paraId="7D245B61" w14:textId="77777777" w:rsidR="005E02A6" w:rsidRPr="00EC76D5" w:rsidRDefault="005E02A6" w:rsidP="005E02A6">
      <w:pPr>
        <w:pStyle w:val="Code"/>
      </w:pPr>
      <w:r w:rsidRPr="00EC76D5">
        <w:t xml:space="preserve">  public static final int UnsignedLong = Unsigned | Long;</w:t>
      </w:r>
    </w:p>
    <w:p w14:paraId="76D28AE0" w14:textId="77777777" w:rsidR="005E02A6" w:rsidRPr="00EC76D5" w:rsidRDefault="005E02A6" w:rsidP="005E02A6">
      <w:pPr>
        <w:pStyle w:val="Code"/>
      </w:pPr>
      <w:r w:rsidRPr="00EC76D5">
        <w:t xml:space="preserve">  public static final int UnsignedLongInt = Unsigned | Long | Int;</w:t>
      </w:r>
    </w:p>
    <w:p w14:paraId="0626B049" w14:textId="77777777" w:rsidR="005E02A6" w:rsidRPr="00EC76D5" w:rsidRDefault="005E02A6" w:rsidP="005E02A6">
      <w:pPr>
        <w:pStyle w:val="Code"/>
      </w:pPr>
      <w:r w:rsidRPr="00EC76D5">
        <w:t xml:space="preserve">  public static final int LongDouble = Long | Double;</w:t>
      </w:r>
    </w:p>
    <w:p w14:paraId="15458C35" w14:textId="77777777" w:rsidR="005E02A6" w:rsidRPr="00EC76D5" w:rsidRDefault="005E02A6" w:rsidP="005E02A6">
      <w:pPr>
        <w:pStyle w:val="Code"/>
      </w:pPr>
      <w:r w:rsidRPr="00EC76D5">
        <w:t xml:space="preserve">  </w:t>
      </w:r>
    </w:p>
    <w:p w14:paraId="28207CC3" w14:textId="77777777" w:rsidR="005E02A6" w:rsidRPr="00EC76D5" w:rsidRDefault="005E02A6" w:rsidP="005E02A6">
      <w:pPr>
        <w:pStyle w:val="Code"/>
      </w:pPr>
      <w:r w:rsidRPr="00EC76D5">
        <w:t xml:space="preserve">  public static final Map&lt;Integer,String&gt; MaskToNameMap = new ListMap&lt;&gt;();</w:t>
      </w:r>
    </w:p>
    <w:p w14:paraId="015EFE77" w14:textId="77777777" w:rsidR="005E02A6" w:rsidRPr="00EC76D5" w:rsidRDefault="005E02A6" w:rsidP="005E02A6">
      <w:pPr>
        <w:pStyle w:val="Code"/>
      </w:pPr>
    </w:p>
    <w:p w14:paraId="3454C27E" w14:textId="77777777" w:rsidR="005E02A6" w:rsidRPr="00EC76D5" w:rsidRDefault="005E02A6" w:rsidP="005E02A6">
      <w:pPr>
        <w:pStyle w:val="Code"/>
      </w:pPr>
      <w:r w:rsidRPr="00EC76D5">
        <w:t xml:space="preserve">  static {</w:t>
      </w:r>
    </w:p>
    <w:p w14:paraId="32B63C82" w14:textId="77777777" w:rsidR="005E02A6" w:rsidRPr="00EC76D5" w:rsidRDefault="005E02A6" w:rsidP="005E02A6">
      <w:pPr>
        <w:pStyle w:val="Code"/>
      </w:pPr>
      <w:r w:rsidRPr="00EC76D5">
        <w:t xml:space="preserve">    MaskToNameMap.put(Auto, "auto");</w:t>
      </w:r>
    </w:p>
    <w:p w14:paraId="143C1950" w14:textId="77777777" w:rsidR="005E02A6" w:rsidRPr="00EC76D5" w:rsidRDefault="005E02A6" w:rsidP="005E02A6">
      <w:pPr>
        <w:pStyle w:val="Code"/>
      </w:pPr>
      <w:r w:rsidRPr="00EC76D5">
        <w:t xml:space="preserve">    MaskToNameMap.put(Register, "register");</w:t>
      </w:r>
    </w:p>
    <w:p w14:paraId="60A3D83B" w14:textId="77777777" w:rsidR="005E02A6" w:rsidRPr="00EC76D5" w:rsidRDefault="005E02A6" w:rsidP="005E02A6">
      <w:pPr>
        <w:pStyle w:val="Code"/>
      </w:pPr>
      <w:r w:rsidRPr="00EC76D5">
        <w:t xml:space="preserve">    MaskToNameMap.put(Static, "static");</w:t>
      </w:r>
    </w:p>
    <w:p w14:paraId="08AB408B" w14:textId="77777777" w:rsidR="005E02A6" w:rsidRPr="00EC76D5" w:rsidRDefault="005E02A6" w:rsidP="005E02A6">
      <w:pPr>
        <w:pStyle w:val="Code"/>
      </w:pPr>
      <w:r w:rsidRPr="00EC76D5">
        <w:t xml:space="preserve">    MaskToNameMap.put(Extern, "extern");</w:t>
      </w:r>
    </w:p>
    <w:p w14:paraId="2CD7BBE9" w14:textId="77777777" w:rsidR="005E02A6" w:rsidRPr="00EC76D5" w:rsidRDefault="005E02A6" w:rsidP="005E02A6">
      <w:pPr>
        <w:pStyle w:val="Code"/>
      </w:pPr>
      <w:r w:rsidRPr="00EC76D5">
        <w:t xml:space="preserve">    MaskToNameMap.put(Typedef, "typedef");</w:t>
      </w:r>
    </w:p>
    <w:p w14:paraId="6B50A1F3" w14:textId="77777777" w:rsidR="005E02A6" w:rsidRPr="00EC76D5" w:rsidRDefault="005E02A6" w:rsidP="005E02A6">
      <w:pPr>
        <w:pStyle w:val="Code"/>
      </w:pPr>
      <w:r w:rsidRPr="00EC76D5">
        <w:t xml:space="preserve">    MaskToNameMap.put(Constant, "constant");</w:t>
      </w:r>
    </w:p>
    <w:p w14:paraId="0F61CBFC" w14:textId="77777777" w:rsidR="005E02A6" w:rsidRPr="00EC76D5" w:rsidRDefault="005E02A6" w:rsidP="005E02A6">
      <w:pPr>
        <w:pStyle w:val="Code"/>
      </w:pPr>
      <w:r w:rsidRPr="00EC76D5">
        <w:t xml:space="preserve">    MaskToNameMap.put(Volatile, "volatile");</w:t>
      </w:r>
    </w:p>
    <w:p w14:paraId="35DB3AD2" w14:textId="77777777" w:rsidR="005E02A6" w:rsidRPr="00EC76D5" w:rsidRDefault="005E02A6" w:rsidP="005E02A6">
      <w:pPr>
        <w:pStyle w:val="Code"/>
      </w:pPr>
      <w:r w:rsidRPr="00EC76D5">
        <w:t xml:space="preserve">    MaskToNameMap.put(Signed, "signed");</w:t>
      </w:r>
    </w:p>
    <w:p w14:paraId="366C4D93" w14:textId="77777777" w:rsidR="005E02A6" w:rsidRPr="00EC76D5" w:rsidRDefault="005E02A6" w:rsidP="005E02A6">
      <w:pPr>
        <w:pStyle w:val="Code"/>
      </w:pPr>
      <w:r w:rsidRPr="00EC76D5">
        <w:t xml:space="preserve">    MaskToNameMap.put(Unsigned, "unsigned");</w:t>
      </w:r>
    </w:p>
    <w:p w14:paraId="73E8DE96" w14:textId="77777777" w:rsidR="005E02A6" w:rsidRPr="00EC76D5" w:rsidRDefault="005E02A6" w:rsidP="005E02A6">
      <w:pPr>
        <w:pStyle w:val="Code"/>
      </w:pPr>
      <w:r w:rsidRPr="00EC76D5">
        <w:t xml:space="preserve">    MaskToNameMap.put(Char, "char");</w:t>
      </w:r>
    </w:p>
    <w:p w14:paraId="47B006B2" w14:textId="77777777" w:rsidR="005E02A6" w:rsidRPr="00EC76D5" w:rsidRDefault="005E02A6" w:rsidP="005E02A6">
      <w:pPr>
        <w:pStyle w:val="Code"/>
      </w:pPr>
      <w:r w:rsidRPr="00EC76D5">
        <w:t xml:space="preserve">    MaskToNameMap.put(WChar_T, "wchar_t");</w:t>
      </w:r>
    </w:p>
    <w:p w14:paraId="46FDAB36" w14:textId="77777777" w:rsidR="005E02A6" w:rsidRPr="00EC76D5" w:rsidRDefault="005E02A6" w:rsidP="005E02A6">
      <w:pPr>
        <w:pStyle w:val="Code"/>
      </w:pPr>
      <w:r w:rsidRPr="00EC76D5">
        <w:t xml:space="preserve">    MaskToNameMap.put(Short, "short");</w:t>
      </w:r>
    </w:p>
    <w:p w14:paraId="0C9E1A93" w14:textId="77777777" w:rsidR="005E02A6" w:rsidRPr="00EC76D5" w:rsidRDefault="005E02A6" w:rsidP="005E02A6">
      <w:pPr>
        <w:pStyle w:val="Code"/>
      </w:pPr>
      <w:r w:rsidRPr="00EC76D5">
        <w:t xml:space="preserve">    MaskToNameMap.put(Int, "int");</w:t>
      </w:r>
    </w:p>
    <w:p w14:paraId="286E38B8" w14:textId="77777777" w:rsidR="005E02A6" w:rsidRPr="00EC76D5" w:rsidRDefault="005E02A6" w:rsidP="005E02A6">
      <w:pPr>
        <w:pStyle w:val="Code"/>
      </w:pPr>
      <w:r w:rsidRPr="00EC76D5">
        <w:t xml:space="preserve">    MaskToNameMap.put(Long, "long");</w:t>
      </w:r>
    </w:p>
    <w:p w14:paraId="2782B0FA" w14:textId="77777777" w:rsidR="005E02A6" w:rsidRPr="00EC76D5" w:rsidRDefault="005E02A6" w:rsidP="005E02A6">
      <w:pPr>
        <w:pStyle w:val="Code"/>
      </w:pPr>
      <w:r w:rsidRPr="00EC76D5">
        <w:t xml:space="preserve">    MaskToNameMap.put(Float, "float");</w:t>
      </w:r>
    </w:p>
    <w:p w14:paraId="5BCC4142" w14:textId="77777777" w:rsidR="005E02A6" w:rsidRPr="00EC76D5" w:rsidRDefault="005E02A6" w:rsidP="005E02A6">
      <w:pPr>
        <w:pStyle w:val="Code"/>
      </w:pPr>
      <w:r w:rsidRPr="00EC76D5">
        <w:t xml:space="preserve">    MaskToNameMap.put(Double, "double");</w:t>
      </w:r>
    </w:p>
    <w:p w14:paraId="45F06408" w14:textId="77777777" w:rsidR="005E02A6" w:rsidRPr="00EC76D5" w:rsidRDefault="005E02A6" w:rsidP="005E02A6">
      <w:pPr>
        <w:pStyle w:val="Code"/>
      </w:pPr>
      <w:r w:rsidRPr="00EC76D5">
        <w:t xml:space="preserve">    MaskToNameMap.put(Void, "void");</w:t>
      </w:r>
    </w:p>
    <w:p w14:paraId="323A65B1" w14:textId="77777777" w:rsidR="005E02A6" w:rsidRPr="00EC76D5" w:rsidRDefault="005E02A6" w:rsidP="005E02A6">
      <w:pPr>
        <w:pStyle w:val="Code"/>
      </w:pPr>
      <w:r w:rsidRPr="00EC76D5">
        <w:t xml:space="preserve">  }    </w:t>
      </w:r>
    </w:p>
    <w:p w14:paraId="055C0887" w14:textId="77777777" w:rsidR="005E02A6" w:rsidRPr="00EC76D5" w:rsidRDefault="005E02A6" w:rsidP="005E02A6">
      <w:pPr>
        <w:pStyle w:val="Code"/>
      </w:pPr>
      <w:r w:rsidRPr="00EC76D5">
        <w:t>}</w:t>
      </w:r>
    </w:p>
    <w:p w14:paraId="36BFD2A0" w14:textId="77777777" w:rsidR="005E02A6" w:rsidRPr="00EC76D5" w:rsidRDefault="005E02A6" w:rsidP="005E02A6">
      <w:r w:rsidRPr="00EC76D5">
        <w:t xml:space="preserve">The </w:t>
      </w:r>
      <w:r w:rsidRPr="00EC76D5">
        <w:rPr>
          <w:rStyle w:val="CodeInText"/>
        </w:rPr>
        <w:t>Specifier</w:t>
      </w:r>
      <w:r w:rsidRPr="00EC76D5">
        <w:t xml:space="preserve"> class is used to generate the type specified by a list of specifiers. First of all, we need the </w:t>
      </w:r>
      <w:proofErr w:type="spellStart"/>
      <w:r w:rsidRPr="00EC76D5">
        <w:rPr>
          <w:rStyle w:val="CodeInText"/>
        </w:rPr>
        <w:t>maskToStorageMap</w:t>
      </w:r>
      <w:proofErr w:type="spellEnd"/>
      <w:r w:rsidRPr="00EC76D5">
        <w:t xml:space="preserve"> and </w:t>
      </w:r>
      <w:proofErr w:type="spellStart"/>
      <w:r w:rsidRPr="00EC76D5">
        <w:rPr>
          <w:rStyle w:val="CodeInText"/>
        </w:rPr>
        <w:t>maskToSortMap</w:t>
      </w:r>
      <w:proofErr w:type="spellEnd"/>
      <w:r w:rsidRPr="00EC76D5">
        <w:t xml:space="preserve"> to map between specifiers and storage and sorts. </w:t>
      </w:r>
    </w:p>
    <w:p w14:paraId="780004B6" w14:textId="110B22E9" w:rsidR="005E02A6" w:rsidRPr="00EC76D5" w:rsidRDefault="005E02A6" w:rsidP="005E02A6">
      <w:pPr>
        <w:pStyle w:val="CodeHeader"/>
      </w:pPr>
      <w:proofErr w:type="spellStart"/>
      <w:r w:rsidRPr="00EC76D5">
        <w:t>Specifier.java</w:t>
      </w:r>
      <w:proofErr w:type="spellEnd"/>
      <w:r w:rsidR="00B63B96">
        <w:t xml:space="preserve"> XXX</w:t>
      </w:r>
    </w:p>
    <w:p w14:paraId="33C1A9FC" w14:textId="77777777" w:rsidR="005E02A6" w:rsidRPr="00EC76D5" w:rsidRDefault="005E02A6" w:rsidP="005E02A6">
      <w:pPr>
        <w:pStyle w:val="Code"/>
      </w:pPr>
      <w:r w:rsidRPr="00EC76D5">
        <w:t>package c_compiler;</w:t>
      </w:r>
    </w:p>
    <w:p w14:paraId="27A309BB" w14:textId="77777777" w:rsidR="005E02A6" w:rsidRPr="00EC76D5" w:rsidRDefault="005E02A6" w:rsidP="005E02A6">
      <w:pPr>
        <w:pStyle w:val="Code"/>
      </w:pPr>
      <w:r w:rsidRPr="00EC76D5">
        <w:t>import java.util.*;</w:t>
      </w:r>
    </w:p>
    <w:p w14:paraId="34B914F7" w14:textId="77777777" w:rsidR="005E02A6" w:rsidRPr="00EC76D5" w:rsidRDefault="005E02A6" w:rsidP="005E02A6">
      <w:pPr>
        <w:pStyle w:val="Code"/>
      </w:pPr>
    </w:p>
    <w:p w14:paraId="3B660CE4" w14:textId="77777777" w:rsidR="005E02A6" w:rsidRPr="00EC76D5" w:rsidRDefault="005E02A6" w:rsidP="005E02A6">
      <w:pPr>
        <w:pStyle w:val="Code"/>
      </w:pPr>
      <w:r w:rsidRPr="00EC76D5">
        <w:t>public class Specifier {</w:t>
      </w:r>
    </w:p>
    <w:p w14:paraId="55095367" w14:textId="77777777" w:rsidR="005E02A6" w:rsidRPr="00EC76D5" w:rsidRDefault="005E02A6" w:rsidP="005E02A6">
      <w:pPr>
        <w:pStyle w:val="Code"/>
      </w:pPr>
      <w:r w:rsidRPr="00EC76D5">
        <w:t xml:space="preserve">  private static final Map&lt;Integer,Storage&gt; m_maskToStorageMap=new ListMap&lt;&gt;();</w:t>
      </w:r>
    </w:p>
    <w:p w14:paraId="61D188AF" w14:textId="77777777" w:rsidR="005E02A6" w:rsidRPr="00EC76D5" w:rsidRDefault="005E02A6" w:rsidP="005E02A6">
      <w:pPr>
        <w:pStyle w:val="Code"/>
      </w:pPr>
      <w:r w:rsidRPr="00EC76D5">
        <w:t xml:space="preserve">  private static final Map&lt;Integer,Sort&gt; m_maskToSortMap = new ListMap&lt;&gt;();</w:t>
      </w:r>
    </w:p>
    <w:p w14:paraId="3E757B7D" w14:textId="77777777" w:rsidR="005E02A6" w:rsidRPr="00EC76D5" w:rsidRDefault="005E02A6" w:rsidP="005E02A6">
      <w:pPr>
        <w:pStyle w:val="Code"/>
      </w:pPr>
      <w:r w:rsidRPr="00EC76D5">
        <w:t xml:space="preserve">  private List&lt;Object&gt; m_specList = new LinkedList&lt;&gt;();</w:t>
      </w:r>
    </w:p>
    <w:p w14:paraId="3C0F430D" w14:textId="77777777" w:rsidR="005E02A6" w:rsidRPr="00EC76D5" w:rsidRDefault="005E02A6" w:rsidP="005E02A6">
      <w:pPr>
        <w:pStyle w:val="Code"/>
      </w:pPr>
      <w:r w:rsidRPr="00EC76D5">
        <w:t xml:space="preserve">  </w:t>
      </w:r>
    </w:p>
    <w:p w14:paraId="308C1EFE" w14:textId="77777777" w:rsidR="005E02A6" w:rsidRPr="00EC76D5" w:rsidRDefault="005E02A6" w:rsidP="005E02A6">
      <w:pPr>
        <w:pStyle w:val="Code"/>
      </w:pPr>
      <w:r w:rsidRPr="00EC76D5">
        <w:t xml:space="preserve">  static {</w:t>
      </w:r>
    </w:p>
    <w:p w14:paraId="0A8DC4E0" w14:textId="77777777" w:rsidR="005E02A6" w:rsidRPr="00EC76D5" w:rsidRDefault="005E02A6" w:rsidP="005E02A6">
      <w:pPr>
        <w:pStyle w:val="Code"/>
      </w:pPr>
      <w:r w:rsidRPr="00EC76D5">
        <w:t xml:space="preserve">    m_maskToStorageMap.put(Mask.Auto, Storage.Auto);</w:t>
      </w:r>
    </w:p>
    <w:p w14:paraId="7BC68D9A" w14:textId="77777777" w:rsidR="005E02A6" w:rsidRPr="00EC76D5" w:rsidRDefault="005E02A6" w:rsidP="005E02A6">
      <w:pPr>
        <w:pStyle w:val="Code"/>
      </w:pPr>
      <w:r w:rsidRPr="00EC76D5">
        <w:t xml:space="preserve">    m_maskToStorageMap.put(Mask.Register, Storage.Register);</w:t>
      </w:r>
    </w:p>
    <w:p w14:paraId="0B33510C" w14:textId="77777777" w:rsidR="005E02A6" w:rsidRPr="00EC76D5" w:rsidRDefault="005E02A6" w:rsidP="005E02A6">
      <w:pPr>
        <w:pStyle w:val="Code"/>
      </w:pPr>
      <w:r w:rsidRPr="00EC76D5">
        <w:t xml:space="preserve">    m_maskToStorageMap.put(Mask.Extern, Storage.Extern);</w:t>
      </w:r>
    </w:p>
    <w:p w14:paraId="4AB8F5D4" w14:textId="77777777" w:rsidR="005E02A6" w:rsidRPr="00EC76D5" w:rsidRDefault="005E02A6" w:rsidP="005E02A6">
      <w:pPr>
        <w:pStyle w:val="Code"/>
      </w:pPr>
      <w:r w:rsidRPr="00EC76D5">
        <w:t xml:space="preserve">    m_maskToStorageMap.put(Mask.Static, Storage.Static);</w:t>
      </w:r>
    </w:p>
    <w:p w14:paraId="34BB8FE5" w14:textId="77777777" w:rsidR="005E02A6" w:rsidRPr="00EC76D5" w:rsidRDefault="005E02A6" w:rsidP="005E02A6">
      <w:pPr>
        <w:pStyle w:val="Code"/>
      </w:pPr>
      <w:r w:rsidRPr="00EC76D5">
        <w:t xml:space="preserve">    m_maskToStorageMap.put(Mask.Typedef, Storage.Typedef);</w:t>
      </w:r>
    </w:p>
    <w:p w14:paraId="1A8C21C8" w14:textId="77777777" w:rsidR="005E02A6" w:rsidRPr="00EC76D5" w:rsidRDefault="005E02A6" w:rsidP="005E02A6">
      <w:pPr>
        <w:pStyle w:val="Code"/>
      </w:pPr>
    </w:p>
    <w:p w14:paraId="0CF8A41E" w14:textId="77777777" w:rsidR="005E02A6" w:rsidRPr="00EC76D5" w:rsidRDefault="005E02A6" w:rsidP="005E02A6">
      <w:pPr>
        <w:pStyle w:val="Code"/>
      </w:pPr>
      <w:r w:rsidRPr="00EC76D5">
        <w:t xml:space="preserve">    m_maskToSortMap.put(Mask.Void, Sort.Void);</w:t>
      </w:r>
    </w:p>
    <w:p w14:paraId="39BCB7B0" w14:textId="77777777" w:rsidR="005E02A6" w:rsidRPr="00EC76D5" w:rsidRDefault="005E02A6" w:rsidP="005E02A6">
      <w:pPr>
        <w:pStyle w:val="Code"/>
      </w:pPr>
      <w:r w:rsidRPr="00EC76D5">
        <w:t xml:space="preserve">    m_maskToSortMap.put(Mask.Char, Sort.Signed_Char);</w:t>
      </w:r>
    </w:p>
    <w:p w14:paraId="17DFBBE6" w14:textId="77777777" w:rsidR="005E02A6" w:rsidRPr="00EC76D5" w:rsidRDefault="005E02A6" w:rsidP="005E02A6">
      <w:pPr>
        <w:pStyle w:val="Code"/>
      </w:pPr>
      <w:r w:rsidRPr="00EC76D5">
        <w:t xml:space="preserve">    m_maskToSortMap.put(Mask.SignedChar, Sort.Signed_Char);</w:t>
      </w:r>
    </w:p>
    <w:p w14:paraId="7D381BAD" w14:textId="77777777" w:rsidR="005E02A6" w:rsidRPr="00EC76D5" w:rsidRDefault="005E02A6" w:rsidP="005E02A6">
      <w:pPr>
        <w:pStyle w:val="Code"/>
      </w:pPr>
      <w:r w:rsidRPr="00EC76D5">
        <w:t xml:space="preserve">    m_maskToSortMap.put(Mask.UnsignedChar, Sort.Unsigned_Char);</w:t>
      </w:r>
    </w:p>
    <w:p w14:paraId="6C8AB3BB" w14:textId="77777777" w:rsidR="005E02A6" w:rsidRPr="00EC76D5" w:rsidRDefault="005E02A6" w:rsidP="005E02A6">
      <w:pPr>
        <w:pStyle w:val="Code"/>
      </w:pPr>
      <w:r w:rsidRPr="00EC76D5">
        <w:t xml:space="preserve">    m_maskToSortMap.put(Mask.Short, Sort.Signed_Short_Int);</w:t>
      </w:r>
    </w:p>
    <w:p w14:paraId="201DFEC0" w14:textId="77777777" w:rsidR="005E02A6" w:rsidRPr="00EC76D5" w:rsidRDefault="005E02A6" w:rsidP="005E02A6">
      <w:pPr>
        <w:pStyle w:val="Code"/>
      </w:pPr>
      <w:r w:rsidRPr="00EC76D5">
        <w:t xml:space="preserve">    m_maskToSortMap.put(Mask.ShortInt, Sort.Signed_Short_Int);</w:t>
      </w:r>
    </w:p>
    <w:p w14:paraId="39C2E24B" w14:textId="77777777" w:rsidR="005E02A6" w:rsidRPr="00EC76D5" w:rsidRDefault="005E02A6" w:rsidP="005E02A6">
      <w:pPr>
        <w:pStyle w:val="Code"/>
      </w:pPr>
      <w:r w:rsidRPr="00EC76D5">
        <w:lastRenderedPageBreak/>
        <w:t xml:space="preserve">    m_maskToSortMap.put(Mask.SignedShort, Sort.Signed_Short_Int);</w:t>
      </w:r>
    </w:p>
    <w:p w14:paraId="04702939" w14:textId="77777777" w:rsidR="005E02A6" w:rsidRPr="00EC76D5" w:rsidRDefault="005E02A6" w:rsidP="005E02A6">
      <w:pPr>
        <w:pStyle w:val="Code"/>
      </w:pPr>
      <w:r w:rsidRPr="00EC76D5">
        <w:t xml:space="preserve">    m_maskToSortMap.put(Mask.SignedShortInt, Sort.Signed_Short_Int);</w:t>
      </w:r>
    </w:p>
    <w:p w14:paraId="5DEA183E" w14:textId="77777777" w:rsidR="005E02A6" w:rsidRPr="00EC76D5" w:rsidRDefault="005E02A6" w:rsidP="005E02A6">
      <w:pPr>
        <w:pStyle w:val="Code"/>
      </w:pPr>
      <w:r w:rsidRPr="00EC76D5">
        <w:t xml:space="preserve">    m_maskToSortMap.put(Mask.UnsignedShort, Sort.Unsigned_Short_Int);</w:t>
      </w:r>
    </w:p>
    <w:p w14:paraId="78B0E6A0" w14:textId="77777777" w:rsidR="005E02A6" w:rsidRPr="00EC76D5" w:rsidRDefault="005E02A6" w:rsidP="005E02A6">
      <w:pPr>
        <w:pStyle w:val="Code"/>
      </w:pPr>
      <w:r w:rsidRPr="00EC76D5">
        <w:t xml:space="preserve">    m_maskToSortMap.put(Mask.UnsignedShortInt, Sort.Unsigned_Short_Int);</w:t>
      </w:r>
    </w:p>
    <w:p w14:paraId="358C7BBE" w14:textId="77777777" w:rsidR="005E02A6" w:rsidRPr="00EC76D5" w:rsidRDefault="005E02A6" w:rsidP="005E02A6">
      <w:pPr>
        <w:pStyle w:val="Code"/>
      </w:pPr>
      <w:r w:rsidRPr="00EC76D5">
        <w:t xml:space="preserve">    m_maskToSortMap.put(Mask.Int, Sort.Signed_Int);</w:t>
      </w:r>
    </w:p>
    <w:p w14:paraId="6973E5FD" w14:textId="77777777" w:rsidR="005E02A6" w:rsidRPr="00EC76D5" w:rsidRDefault="005E02A6" w:rsidP="005E02A6">
      <w:pPr>
        <w:pStyle w:val="Code"/>
      </w:pPr>
      <w:r w:rsidRPr="00EC76D5">
        <w:t xml:space="preserve">    m_maskToSortMap.put(Mask.Signed, Sort.Signed_Int);</w:t>
      </w:r>
    </w:p>
    <w:p w14:paraId="1E4AFD12" w14:textId="77777777" w:rsidR="005E02A6" w:rsidRPr="00EC76D5" w:rsidRDefault="005E02A6" w:rsidP="005E02A6">
      <w:pPr>
        <w:pStyle w:val="Code"/>
      </w:pPr>
      <w:r w:rsidRPr="00EC76D5">
        <w:t xml:space="preserve">    m_maskToSortMap.put(Mask.SignedInt, Sort.Signed_Int);</w:t>
      </w:r>
    </w:p>
    <w:p w14:paraId="3DDB4D11" w14:textId="77777777" w:rsidR="005E02A6" w:rsidRPr="00EC76D5" w:rsidRDefault="005E02A6" w:rsidP="005E02A6">
      <w:pPr>
        <w:pStyle w:val="Code"/>
      </w:pPr>
      <w:r w:rsidRPr="00EC76D5">
        <w:t xml:space="preserve">    m_maskToSortMap.put(Mask.Unsigned, Sort.Unsigned_Int);</w:t>
      </w:r>
    </w:p>
    <w:p w14:paraId="2128617D" w14:textId="77777777" w:rsidR="005E02A6" w:rsidRPr="00EC76D5" w:rsidRDefault="005E02A6" w:rsidP="005E02A6">
      <w:pPr>
        <w:pStyle w:val="Code"/>
      </w:pPr>
      <w:r w:rsidRPr="00EC76D5">
        <w:t xml:space="preserve">    m_maskToSortMap.put(Mask.UnsignedInt, Sort.Unsigned_Int);</w:t>
      </w:r>
    </w:p>
    <w:p w14:paraId="2530C9DC" w14:textId="77777777" w:rsidR="005E02A6" w:rsidRPr="00EC76D5" w:rsidRDefault="005E02A6" w:rsidP="005E02A6">
      <w:pPr>
        <w:pStyle w:val="Code"/>
      </w:pPr>
      <w:r w:rsidRPr="00EC76D5">
        <w:t xml:space="preserve">    m_maskToSortMap.put(Mask.Long, Sort.Signed_Long_Int);</w:t>
      </w:r>
    </w:p>
    <w:p w14:paraId="5BBCC168" w14:textId="77777777" w:rsidR="005E02A6" w:rsidRPr="00EC76D5" w:rsidRDefault="005E02A6" w:rsidP="005E02A6">
      <w:pPr>
        <w:pStyle w:val="Code"/>
      </w:pPr>
      <w:r w:rsidRPr="00EC76D5">
        <w:t xml:space="preserve">    m_maskToSortMap.put(Mask.LongInt, Sort.Signed_Long_Int);</w:t>
      </w:r>
    </w:p>
    <w:p w14:paraId="73548D5E" w14:textId="77777777" w:rsidR="005E02A6" w:rsidRPr="00EC76D5" w:rsidRDefault="005E02A6" w:rsidP="005E02A6">
      <w:pPr>
        <w:pStyle w:val="Code"/>
      </w:pPr>
      <w:r w:rsidRPr="00EC76D5">
        <w:t xml:space="preserve">    m_maskToSortMap.put(Mask.SignedLong, Sort.Signed_Long_Int);</w:t>
      </w:r>
    </w:p>
    <w:p w14:paraId="0DC04025" w14:textId="77777777" w:rsidR="005E02A6" w:rsidRPr="00EC76D5" w:rsidRDefault="005E02A6" w:rsidP="005E02A6">
      <w:pPr>
        <w:pStyle w:val="Code"/>
      </w:pPr>
      <w:r w:rsidRPr="00EC76D5">
        <w:t xml:space="preserve">    m_maskToSortMap.put(Mask.SignedLongInt, Sort.Signed_Long_Int);</w:t>
      </w:r>
    </w:p>
    <w:p w14:paraId="23697B9F" w14:textId="77777777" w:rsidR="005E02A6" w:rsidRPr="00EC76D5" w:rsidRDefault="005E02A6" w:rsidP="005E02A6">
      <w:pPr>
        <w:pStyle w:val="Code"/>
      </w:pPr>
      <w:r w:rsidRPr="00EC76D5">
        <w:t xml:space="preserve">    m_maskToSortMap.put(Mask.UnsignedLong, Sort.Unsigned_Long_Int);</w:t>
      </w:r>
    </w:p>
    <w:p w14:paraId="20B854BC" w14:textId="77777777" w:rsidR="005E02A6" w:rsidRPr="00EC76D5" w:rsidRDefault="005E02A6" w:rsidP="005E02A6">
      <w:pPr>
        <w:pStyle w:val="Code"/>
      </w:pPr>
      <w:r w:rsidRPr="00EC76D5">
        <w:t xml:space="preserve">    m_maskToSortMap.put(Mask.UnsignedLongInt, Sort.Unsigned_Long_Int);</w:t>
      </w:r>
    </w:p>
    <w:p w14:paraId="5A977F32" w14:textId="77777777" w:rsidR="005E02A6" w:rsidRPr="00EC76D5" w:rsidRDefault="005E02A6" w:rsidP="005E02A6">
      <w:pPr>
        <w:pStyle w:val="Code"/>
      </w:pPr>
      <w:r w:rsidRPr="00EC76D5">
        <w:t xml:space="preserve">    m_maskToSortMap.put(Mask.Float, Sort.Float);</w:t>
      </w:r>
    </w:p>
    <w:p w14:paraId="00F78546" w14:textId="77777777" w:rsidR="005E02A6" w:rsidRPr="00EC76D5" w:rsidRDefault="005E02A6" w:rsidP="005E02A6">
      <w:pPr>
        <w:pStyle w:val="Code"/>
      </w:pPr>
      <w:r w:rsidRPr="00EC76D5">
        <w:t xml:space="preserve">    m_maskToSortMap.put(Mask.Double, Sort.Double);</w:t>
      </w:r>
    </w:p>
    <w:p w14:paraId="32C07552" w14:textId="77777777" w:rsidR="005E02A6" w:rsidRPr="00EC76D5" w:rsidRDefault="005E02A6" w:rsidP="005E02A6">
      <w:pPr>
        <w:pStyle w:val="Code"/>
      </w:pPr>
      <w:r w:rsidRPr="00EC76D5">
        <w:t xml:space="preserve">    m_maskToSortMap.put(Mask.LongDouble, Sort.Long_Double);</w:t>
      </w:r>
    </w:p>
    <w:p w14:paraId="1C6188AF" w14:textId="77777777" w:rsidR="005E02A6" w:rsidRPr="00EC76D5" w:rsidRDefault="005E02A6" w:rsidP="005E02A6">
      <w:pPr>
        <w:pStyle w:val="Code"/>
      </w:pPr>
      <w:r w:rsidRPr="00EC76D5">
        <w:t xml:space="preserve">  }</w:t>
      </w:r>
    </w:p>
    <w:p w14:paraId="64C561E6" w14:textId="77777777" w:rsidR="005E02A6" w:rsidRPr="00EC76D5" w:rsidRDefault="005E02A6" w:rsidP="005E02A6">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 or at most one type. </w:t>
      </w:r>
    </w:p>
    <w:p w14:paraId="03499F38" w14:textId="77777777" w:rsidR="005E02A6" w:rsidRPr="00EC76D5" w:rsidRDefault="005E02A6" w:rsidP="005E02A6">
      <w:pPr>
        <w:pStyle w:val="Code"/>
      </w:pPr>
      <w:r w:rsidRPr="00EC76D5">
        <w:t xml:space="preserve">  public void add(Object spec) {</w:t>
      </w:r>
    </w:p>
    <w:p w14:paraId="3A6DDD4B" w14:textId="77777777" w:rsidR="005E02A6" w:rsidRPr="00EC76D5" w:rsidRDefault="005E02A6" w:rsidP="005E02A6">
      <w:pPr>
        <w:pStyle w:val="Code"/>
      </w:pPr>
      <w:r w:rsidRPr="00EC76D5">
        <w:t xml:space="preserve">    m_specList.add(spec);</w:t>
      </w:r>
    </w:p>
    <w:p w14:paraId="23CF57B3" w14:textId="77777777" w:rsidR="005E02A6" w:rsidRPr="00EC76D5" w:rsidRDefault="005E02A6" w:rsidP="005E02A6">
      <w:pPr>
        <w:pStyle w:val="Code"/>
      </w:pPr>
      <w:r w:rsidRPr="00EC76D5">
        <w:t xml:space="preserve">  }</w:t>
      </w:r>
    </w:p>
    <w:p w14:paraId="64642326" w14:textId="77777777" w:rsidR="005E02A6" w:rsidRPr="00EC76D5" w:rsidRDefault="005E02A6" w:rsidP="005E02A6">
      <w:pPr>
        <w:pStyle w:val="Code"/>
      </w:pPr>
    </w:p>
    <w:p w14:paraId="70A560B0" w14:textId="77777777" w:rsidR="005E02A6" w:rsidRPr="00EC76D5" w:rsidRDefault="005E02A6" w:rsidP="005E02A6">
      <w:pPr>
        <w:pStyle w:val="Code"/>
      </w:pPr>
      <w:r w:rsidRPr="00EC76D5">
        <w:t xml:space="preserve">  public Triple&lt;Boolean,Storage,Type&gt; generate() {</w:t>
      </w:r>
    </w:p>
    <w:p w14:paraId="137B31C2" w14:textId="77777777" w:rsidR="005E02A6" w:rsidRPr="00EC76D5" w:rsidRDefault="005E02A6" w:rsidP="005E02A6">
      <w:pPr>
        <w:pStyle w:val="Code"/>
      </w:pPr>
      <w:r w:rsidRPr="00EC76D5">
        <w:t xml:space="preserve">    int totalMask = 0;</w:t>
      </w:r>
    </w:p>
    <w:p w14:paraId="78308FA7" w14:textId="77777777" w:rsidR="005E02A6" w:rsidRPr="00EC76D5" w:rsidRDefault="005E02A6" w:rsidP="005E02A6">
      <w:pPr>
        <w:pStyle w:val="Code"/>
      </w:pPr>
      <w:r w:rsidRPr="00EC76D5">
        <w:t xml:space="preserve">    Type compoundType = null;</w:t>
      </w:r>
    </w:p>
    <w:p w14:paraId="7A03F200" w14:textId="77777777" w:rsidR="005E02A6" w:rsidRPr="00EC76D5" w:rsidRDefault="005E02A6" w:rsidP="005E02A6">
      <w:pPr>
        <w:pStyle w:val="Code"/>
      </w:pPr>
      <w:r w:rsidRPr="00EC76D5">
        <w:t xml:space="preserve">    </w:t>
      </w:r>
    </w:p>
    <w:p w14:paraId="0467DF6B" w14:textId="77777777" w:rsidR="005E02A6" w:rsidRPr="00EC76D5" w:rsidRDefault="005E02A6" w:rsidP="005E02A6">
      <w:pPr>
        <w:pStyle w:val="Code"/>
      </w:pPr>
      <w:r w:rsidRPr="00EC76D5">
        <w:t xml:space="preserve">    if (m_specList != null) {</w:t>
      </w:r>
    </w:p>
    <w:p w14:paraId="1FF2B143" w14:textId="77777777" w:rsidR="005E02A6" w:rsidRPr="00EC76D5" w:rsidRDefault="005E02A6" w:rsidP="005E02A6">
      <w:pPr>
        <w:pStyle w:val="Code"/>
      </w:pPr>
      <w:r w:rsidRPr="00EC76D5">
        <w:t xml:space="preserve">      for (Object object : m_specList) {</w:t>
      </w:r>
    </w:p>
    <w:p w14:paraId="3C872351" w14:textId="77777777" w:rsidR="005E02A6" w:rsidRPr="00EC76D5" w:rsidRDefault="005E02A6" w:rsidP="005E02A6">
      <w:pPr>
        <w:pStyle w:val="Code"/>
      </w:pPr>
      <w:r w:rsidRPr="00EC76D5">
        <w:t xml:space="preserve">        if (object instanceof Integer) {</w:t>
      </w:r>
    </w:p>
    <w:p w14:paraId="2762BB4F" w14:textId="77777777" w:rsidR="005E02A6" w:rsidRPr="00EC76D5" w:rsidRDefault="005E02A6" w:rsidP="005E02A6">
      <w:pPr>
        <w:pStyle w:val="Code"/>
      </w:pPr>
      <w:r w:rsidRPr="00EC76D5">
        <w:t xml:space="preserve">          int mask = (Integer) object;</w:t>
      </w:r>
    </w:p>
    <w:p w14:paraId="11B89A39" w14:textId="77777777" w:rsidR="005E02A6" w:rsidRPr="00EC76D5" w:rsidRDefault="005E02A6" w:rsidP="005E02A6">
      <w:pPr>
        <w:pStyle w:val="Code"/>
      </w:pPr>
      <w:r w:rsidRPr="00EC76D5">
        <w:t xml:space="preserve">          Assert.error((totalMask &amp; mask) == 0, Mask.MaskToNameMap.get(mask),</w:t>
      </w:r>
    </w:p>
    <w:p w14:paraId="72012BFC" w14:textId="77777777" w:rsidR="005E02A6" w:rsidRPr="00EC76D5" w:rsidRDefault="005E02A6" w:rsidP="005E02A6">
      <w:pPr>
        <w:pStyle w:val="Code"/>
      </w:pPr>
      <w:r w:rsidRPr="00EC76D5">
        <w:t xml:space="preserve">                       "keyword defined twice");</w:t>
      </w:r>
    </w:p>
    <w:p w14:paraId="320153FD" w14:textId="77777777" w:rsidR="005E02A6" w:rsidRPr="00EC76D5" w:rsidRDefault="005E02A6" w:rsidP="005E02A6">
      <w:pPr>
        <w:pStyle w:val="Code"/>
      </w:pPr>
      <w:r w:rsidRPr="00EC76D5">
        <w:t xml:space="preserve">          totalMask |= mask;</w:t>
      </w:r>
    </w:p>
    <w:p w14:paraId="77FFEB0C" w14:textId="77777777" w:rsidR="005E02A6" w:rsidRPr="00EC76D5" w:rsidRDefault="005E02A6" w:rsidP="005E02A6">
      <w:pPr>
        <w:pStyle w:val="Code"/>
      </w:pPr>
      <w:r w:rsidRPr="00EC76D5">
        <w:t xml:space="preserve">        }</w:t>
      </w:r>
    </w:p>
    <w:p w14:paraId="2FE918E8" w14:textId="77777777" w:rsidR="005E02A6" w:rsidRPr="00EC76D5" w:rsidRDefault="005E02A6" w:rsidP="005E02A6">
      <w:pPr>
        <w:pStyle w:val="Code"/>
      </w:pPr>
      <w:r w:rsidRPr="00EC76D5">
        <w:t xml:space="preserve">        else if (object instanceof Type) {</w:t>
      </w:r>
    </w:p>
    <w:p w14:paraId="1C6D4557" w14:textId="77777777" w:rsidR="005E02A6" w:rsidRPr="00EC76D5" w:rsidRDefault="005E02A6" w:rsidP="005E02A6">
      <w:pPr>
        <w:pStyle w:val="Code"/>
      </w:pPr>
      <w:r w:rsidRPr="00EC76D5">
        <w:t xml:space="preserve">          Assert.error(compoundType == null,"invalid type specifier sequence");</w:t>
      </w:r>
    </w:p>
    <w:p w14:paraId="2709D1E8" w14:textId="77777777" w:rsidR="005E02A6" w:rsidRPr="00EC76D5" w:rsidRDefault="005E02A6" w:rsidP="005E02A6">
      <w:pPr>
        <w:pStyle w:val="Code"/>
      </w:pPr>
      <w:r w:rsidRPr="00EC76D5">
        <w:t xml:space="preserve">          compoundType = (Type) object;</w:t>
      </w:r>
    </w:p>
    <w:p w14:paraId="3EC666B5" w14:textId="77777777" w:rsidR="005E02A6" w:rsidRPr="00EC76D5" w:rsidRDefault="005E02A6" w:rsidP="005E02A6">
      <w:pPr>
        <w:pStyle w:val="Code"/>
      </w:pPr>
      <w:r w:rsidRPr="00EC76D5">
        <w:t xml:space="preserve">        }</w:t>
      </w:r>
    </w:p>
    <w:p w14:paraId="5C5EF4C9" w14:textId="77777777" w:rsidR="005E02A6" w:rsidRPr="00EC76D5" w:rsidRDefault="005E02A6" w:rsidP="005E02A6">
      <w:pPr>
        <w:pStyle w:val="Code"/>
      </w:pPr>
      <w:r w:rsidRPr="00EC76D5">
        <w:t xml:space="preserve">      }</w:t>
      </w:r>
    </w:p>
    <w:p w14:paraId="41E1A45A" w14:textId="77777777" w:rsidR="005E02A6" w:rsidRPr="00EC76D5" w:rsidRDefault="005E02A6" w:rsidP="005E02A6">
      <w:pPr>
        <w:pStyle w:val="Code"/>
      </w:pPr>
      <w:r w:rsidRPr="00EC76D5">
        <w:t xml:space="preserve">    }</w:t>
      </w:r>
    </w:p>
    <w:p w14:paraId="086AE8AA" w14:textId="77777777" w:rsidR="005E02A6" w:rsidRPr="00EC76D5" w:rsidRDefault="005E02A6" w:rsidP="005E02A6">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086C7EAE" w14:textId="77777777" w:rsidR="005E02A6" w:rsidRPr="00EC76D5" w:rsidRDefault="005E02A6" w:rsidP="005E02A6">
      <w:pPr>
        <w:pStyle w:val="Code"/>
      </w:pPr>
      <w:r w:rsidRPr="00EC76D5">
        <w:t xml:space="preserve">    boolean isConstant = ((totalMask &amp; Mask.QualifierMask) &amp; Mask.Constant)!=0;</w:t>
      </w:r>
    </w:p>
    <w:p w14:paraId="4544802C" w14:textId="77777777" w:rsidR="005E02A6" w:rsidRPr="00EC76D5" w:rsidRDefault="005E02A6" w:rsidP="005E02A6">
      <w:pPr>
        <w:pStyle w:val="Code"/>
      </w:pPr>
      <w:r w:rsidRPr="00EC76D5">
        <w:t xml:space="preserve">    boolean isVolatile = ((totalMask &amp; Mask.QualifierMask) &amp; Mask.Volatile)!=0;</w:t>
      </w:r>
    </w:p>
    <w:p w14:paraId="6FF60334" w14:textId="77777777" w:rsidR="005E02A6" w:rsidRPr="00EC76D5" w:rsidRDefault="005E02A6" w:rsidP="005E02A6">
      <w:pPr>
        <w:pStyle w:val="Code"/>
      </w:pPr>
      <w:r w:rsidRPr="00EC76D5">
        <w:t xml:space="preserve">    boolean isPrivate = ((totalMask &amp; Mask.QualifierMask) &amp; Mask.Private) !=0;</w:t>
      </w:r>
    </w:p>
    <w:p w14:paraId="4BE5DF52" w14:textId="77777777" w:rsidR="005E02A6" w:rsidRPr="00EC76D5" w:rsidRDefault="005E02A6" w:rsidP="005E02A6">
      <w:r w:rsidRPr="00EC76D5">
        <w:t xml:space="preserve">If the storage mask does not match any of the members of the </w:t>
      </w:r>
      <w:proofErr w:type="spellStart"/>
      <w:r w:rsidRPr="00EC76D5">
        <w:rPr>
          <w:rStyle w:val="CodeInText"/>
        </w:rPr>
        <w:t>m_maskToStorageMap</w:t>
      </w:r>
      <w:proofErr w:type="spellEnd"/>
      <w:r w:rsidRPr="00EC76D5">
        <w:t>, two or more storage specifiers have been stated, which is not allowed.</w:t>
      </w:r>
    </w:p>
    <w:p w14:paraId="4CB52953" w14:textId="77777777" w:rsidR="005E02A6" w:rsidRPr="00EC76D5" w:rsidRDefault="005E02A6" w:rsidP="005E02A6">
      <w:pPr>
        <w:pStyle w:val="Code"/>
      </w:pPr>
      <w:r w:rsidRPr="00EC76D5">
        <w:t xml:space="preserve">    Storage storage = null;</w:t>
      </w:r>
    </w:p>
    <w:p w14:paraId="5CFF3B81" w14:textId="77777777" w:rsidR="005E02A6" w:rsidRPr="00EC76D5" w:rsidRDefault="005E02A6" w:rsidP="005E02A6">
      <w:pPr>
        <w:pStyle w:val="Code"/>
      </w:pPr>
      <w:r w:rsidRPr="00EC76D5">
        <w:t xml:space="preserve">    int storageMask = totalMask &amp; Mask.StorageMask;</w:t>
      </w:r>
    </w:p>
    <w:p w14:paraId="469AA259" w14:textId="77777777" w:rsidR="005E02A6" w:rsidRPr="00EC76D5" w:rsidRDefault="005E02A6" w:rsidP="005E02A6">
      <w:pPr>
        <w:pStyle w:val="Code"/>
      </w:pPr>
    </w:p>
    <w:p w14:paraId="35530C0C" w14:textId="77777777" w:rsidR="005E02A6" w:rsidRPr="00EC76D5" w:rsidRDefault="005E02A6" w:rsidP="005E02A6">
      <w:pPr>
        <w:pStyle w:val="Code"/>
      </w:pPr>
      <w:r w:rsidRPr="00EC76D5">
        <w:lastRenderedPageBreak/>
        <w:t xml:space="preserve">    boolean external = (Main.CurrentTable.getScope() == Scope.Global) &amp;&amp;</w:t>
      </w:r>
    </w:p>
    <w:p w14:paraId="4E01E86C" w14:textId="77777777" w:rsidR="005E02A6" w:rsidRPr="00EC76D5" w:rsidRDefault="005E02A6" w:rsidP="005E02A6">
      <w:pPr>
        <w:pStyle w:val="Code"/>
      </w:pPr>
      <w:r w:rsidRPr="00EC76D5">
        <w:t xml:space="preserve">                       !isPrivate;</w:t>
      </w:r>
    </w:p>
    <w:p w14:paraId="3A3E5CB0" w14:textId="77777777" w:rsidR="005E02A6" w:rsidRPr="00EC76D5" w:rsidRDefault="005E02A6" w:rsidP="005E02A6">
      <w:pPr>
        <w:pStyle w:val="Code"/>
      </w:pPr>
    </w:p>
    <w:p w14:paraId="0576A388" w14:textId="77777777" w:rsidR="005E02A6" w:rsidRPr="00EC76D5" w:rsidRDefault="005E02A6" w:rsidP="005E02A6">
      <w:pPr>
        <w:pStyle w:val="Code"/>
      </w:pPr>
      <w:r w:rsidRPr="00EC76D5">
        <w:t xml:space="preserve">    if (storageMask != 0) {</w:t>
      </w:r>
    </w:p>
    <w:p w14:paraId="336C58D8" w14:textId="77777777" w:rsidR="005E02A6" w:rsidRPr="00EC76D5" w:rsidRDefault="005E02A6" w:rsidP="005E02A6">
      <w:pPr>
        <w:pStyle w:val="Code"/>
      </w:pPr>
      <w:r w:rsidRPr="00EC76D5">
        <w:t xml:space="preserve">      Assert.error(!isPrivate, "invalid storage specifier sequence");</w:t>
      </w:r>
    </w:p>
    <w:p w14:paraId="5E993866" w14:textId="77777777" w:rsidR="005E02A6" w:rsidRPr="00EC76D5" w:rsidRDefault="005E02A6" w:rsidP="005E02A6">
      <w:pPr>
        <w:pStyle w:val="Code"/>
      </w:pPr>
      <w:r w:rsidRPr="00EC76D5">
        <w:t xml:space="preserve">      Assert.error(m_maskToStorageMap.containsKey(storageMask),</w:t>
      </w:r>
    </w:p>
    <w:p w14:paraId="37158A68" w14:textId="77777777" w:rsidR="005E02A6" w:rsidRPr="00EC76D5" w:rsidRDefault="005E02A6" w:rsidP="005E02A6">
      <w:pPr>
        <w:pStyle w:val="Code"/>
      </w:pPr>
      <w:r w:rsidRPr="00EC76D5">
        <w:t xml:space="preserve">                   "invalid storage specifier sequence");</w:t>
      </w:r>
    </w:p>
    <w:p w14:paraId="506B7A18" w14:textId="77777777" w:rsidR="005E02A6" w:rsidRPr="00EC76D5" w:rsidRDefault="005E02A6" w:rsidP="005E02A6">
      <w:pPr>
        <w:pStyle w:val="Code"/>
      </w:pPr>
      <w:r w:rsidRPr="00EC76D5">
        <w:t xml:space="preserve">      storage = m_maskToStorageMap.get(storageMask);</w:t>
      </w:r>
    </w:p>
    <w:p w14:paraId="4637BB0B" w14:textId="77777777" w:rsidR="005E02A6" w:rsidRPr="00EC76D5" w:rsidRDefault="005E02A6" w:rsidP="005E02A6">
      <w:pPr>
        <w:pStyle w:val="Code"/>
      </w:pPr>
      <w:r w:rsidRPr="00EC76D5">
        <w:t xml:space="preserve">    }</w:t>
      </w:r>
    </w:p>
    <w:p w14:paraId="630F640B" w14:textId="77777777" w:rsidR="005E02A6" w:rsidRPr="00EC76D5" w:rsidRDefault="005E02A6" w:rsidP="005E02A6">
      <w:r w:rsidRPr="00EC76D5">
        <w:t>If there is a compound type and if it is an enumeration, we need to add its members as signed integers to the symbol table.</w:t>
      </w:r>
    </w:p>
    <w:p w14:paraId="607DEC09" w14:textId="77777777" w:rsidR="005E02A6" w:rsidRPr="00EC76D5" w:rsidRDefault="005E02A6" w:rsidP="005E02A6">
      <w:pPr>
        <w:pStyle w:val="Code"/>
      </w:pPr>
      <w:r w:rsidRPr="00EC76D5">
        <w:t xml:space="preserve">    if ((compoundType != null) &amp;&amp; compoundType.isEnumeration()) {</w:t>
      </w:r>
    </w:p>
    <w:p w14:paraId="59D500A4" w14:textId="77777777" w:rsidR="005E02A6" w:rsidRPr="00EC76D5" w:rsidRDefault="005E02A6" w:rsidP="005E02A6">
      <w:pPr>
        <w:pStyle w:val="Code"/>
      </w:pPr>
      <w:r w:rsidRPr="00EC76D5">
        <w:t xml:space="preserve">      List&lt;Symbol&gt; symbolList = compoundType.</w:t>
      </w:r>
      <w:del w:id="50" w:author="Stefan Bjornander" w:date="2015-04-25T14:48:00Z">
        <w:r w:rsidRPr="00EC76D5" w:rsidDel="00ED7E9E">
          <w:delText>getSymbolList</w:delText>
        </w:r>
      </w:del>
      <w:ins w:id="51" w:author="Stefan Bjornander" w:date="2015-04-25T17:22:00Z">
        <w:r w:rsidRPr="00EC76D5">
          <w:t>symbolList</w:t>
        </w:r>
      </w:ins>
      <w:r w:rsidRPr="00EC76D5">
        <w:t>();</w:t>
      </w:r>
    </w:p>
    <w:p w14:paraId="5B867895" w14:textId="77777777" w:rsidR="005E02A6" w:rsidRPr="00EC76D5" w:rsidRDefault="005E02A6" w:rsidP="005E02A6">
      <w:pPr>
        <w:pStyle w:val="Code"/>
      </w:pPr>
      <w:r w:rsidRPr="00EC76D5">
        <w:t xml:space="preserve">      </w:t>
      </w:r>
    </w:p>
    <w:p w14:paraId="50CCC046" w14:textId="77777777" w:rsidR="005E02A6" w:rsidRPr="00EC76D5" w:rsidRDefault="005E02A6" w:rsidP="005E02A6">
      <w:pPr>
        <w:pStyle w:val="Code"/>
      </w:pPr>
      <w:r w:rsidRPr="00EC76D5">
        <w:t xml:space="preserve">      for (Symbol itemSymbol : symbolList) {</w:t>
      </w:r>
    </w:p>
    <w:p w14:paraId="59F91698" w14:textId="77777777" w:rsidR="005E02A6" w:rsidRPr="00EC76D5" w:rsidRDefault="005E02A6" w:rsidP="005E02A6">
      <w:pPr>
        <w:pStyle w:val="Code"/>
      </w:pPr>
      <w:r w:rsidRPr="00EC76D5">
        <w:t xml:space="preserve">        itemSymbol.setStorage(storage);</w:t>
      </w:r>
    </w:p>
    <w:p w14:paraId="43E4A4E7" w14:textId="77777777" w:rsidR="005E02A6" w:rsidRPr="00EC76D5" w:rsidRDefault="005E02A6" w:rsidP="005E02A6">
      <w:pPr>
        <w:pStyle w:val="Code"/>
      </w:pPr>
      <w:r w:rsidRPr="00EC76D5">
        <w:t xml:space="preserve">        Main.CurrentTable.addSymbol(itemSymbol);</w:t>
      </w:r>
    </w:p>
    <w:p w14:paraId="35970A09" w14:textId="77777777" w:rsidR="005E02A6" w:rsidRPr="00EC76D5" w:rsidRDefault="005E02A6" w:rsidP="005E02A6">
      <w:pPr>
        <w:pStyle w:val="Code"/>
      </w:pPr>
      <w:r w:rsidRPr="00EC76D5">
        <w:t xml:space="preserve">      </w:t>
      </w:r>
    </w:p>
    <w:p w14:paraId="7E68C61F" w14:textId="77777777" w:rsidR="005E02A6" w:rsidRPr="00EC76D5" w:rsidRDefault="005E02A6" w:rsidP="005E02A6">
      <w:pPr>
        <w:pStyle w:val="Code"/>
      </w:pPr>
      <w:r w:rsidRPr="00EC76D5">
        <w:t xml:space="preserve">        if (storage == Storage.Static) {</w:t>
      </w:r>
    </w:p>
    <w:p w14:paraId="14857EB6" w14:textId="77777777" w:rsidR="005E02A6" w:rsidRPr="00EC76D5" w:rsidRDefault="005E02A6" w:rsidP="005E02A6">
      <w:pPr>
        <w:pStyle w:val="Code"/>
      </w:pPr>
      <w:r w:rsidRPr="00EC76D5">
        <w:t xml:space="preserve">          Generate</w:t>
      </w:r>
      <w:r>
        <w:t>Initializer</w:t>
      </w:r>
      <w:r w:rsidRPr="00EC76D5">
        <w:t>.generateStatic(itemSymbol);</w:t>
      </w:r>
    </w:p>
    <w:p w14:paraId="605AD1E0" w14:textId="77777777" w:rsidR="005E02A6" w:rsidRPr="00EC76D5" w:rsidRDefault="005E02A6" w:rsidP="005E02A6">
      <w:pPr>
        <w:pStyle w:val="Code"/>
      </w:pPr>
      <w:r w:rsidRPr="00EC76D5">
        <w:t xml:space="preserve">        }      </w:t>
      </w:r>
    </w:p>
    <w:p w14:paraId="17325C57" w14:textId="77777777" w:rsidR="005E02A6" w:rsidRPr="00EC76D5" w:rsidRDefault="005E02A6" w:rsidP="005E02A6">
      <w:pPr>
        <w:pStyle w:val="Code"/>
      </w:pPr>
      <w:r w:rsidRPr="00EC76D5">
        <w:t xml:space="preserve">      }</w:t>
      </w:r>
    </w:p>
    <w:p w14:paraId="020D208B" w14:textId="77777777" w:rsidR="005E02A6" w:rsidRPr="00EC76D5" w:rsidRDefault="005E02A6" w:rsidP="005E02A6">
      <w:pPr>
        <w:pStyle w:val="Code"/>
      </w:pPr>
      <w:r w:rsidRPr="00EC76D5">
        <w:t xml:space="preserve">    }</w:t>
      </w:r>
    </w:p>
    <w:p w14:paraId="4CA62B0B" w14:textId="77777777" w:rsidR="005E02A6" w:rsidRPr="00EC76D5" w:rsidRDefault="005E02A6" w:rsidP="005E02A6">
      <w:pPr>
        <w:pStyle w:val="Code"/>
      </w:pPr>
      <w:r w:rsidRPr="00EC76D5">
        <w:t xml:space="preserve">    else if (Main.ParameterCount &gt; 0) {</w:t>
      </w:r>
    </w:p>
    <w:p w14:paraId="1DCE27D5" w14:textId="77777777" w:rsidR="005E02A6" w:rsidRPr="00EC76D5" w:rsidRDefault="005E02A6" w:rsidP="005E02A6">
      <w:pPr>
        <w:pStyle w:val="Code"/>
      </w:pPr>
      <w:r w:rsidRPr="00EC76D5">
        <w:t xml:space="preserve">      storage = Storage.Auto;</w:t>
      </w:r>
    </w:p>
    <w:p w14:paraId="08DAD0E7" w14:textId="77777777" w:rsidR="005E02A6" w:rsidRPr="00EC76D5" w:rsidRDefault="005E02A6" w:rsidP="005E02A6">
      <w:pPr>
        <w:pStyle w:val="Code"/>
      </w:pPr>
      <w:r w:rsidRPr="00EC76D5">
        <w:t xml:space="preserve">    }</w:t>
      </w:r>
    </w:p>
    <w:p w14:paraId="4D8CDC13" w14:textId="77777777" w:rsidR="005E02A6" w:rsidRPr="00EC76D5" w:rsidRDefault="005E02A6" w:rsidP="005E02A6">
      <w:pPr>
        <w:pStyle w:val="Code"/>
      </w:pPr>
      <w:r w:rsidRPr="00EC76D5">
        <w:t xml:space="preserve">    else if (Main.CurrentTable.getScope() == Scope.Global) {</w:t>
      </w:r>
    </w:p>
    <w:p w14:paraId="2FE39A8C" w14:textId="77777777" w:rsidR="005E02A6" w:rsidRPr="00EC76D5" w:rsidRDefault="005E02A6" w:rsidP="005E02A6">
      <w:pPr>
        <w:pStyle w:val="Code"/>
      </w:pPr>
      <w:r w:rsidRPr="00EC76D5">
        <w:t xml:space="preserve">      storage = Storage.Static;</w:t>
      </w:r>
    </w:p>
    <w:p w14:paraId="49ACB7F0" w14:textId="77777777" w:rsidR="005E02A6" w:rsidRPr="00EC76D5" w:rsidRDefault="005E02A6" w:rsidP="005E02A6">
      <w:pPr>
        <w:pStyle w:val="Code"/>
      </w:pPr>
      <w:r w:rsidRPr="00EC76D5">
        <w:t xml:space="preserve">    }</w:t>
      </w:r>
    </w:p>
    <w:p w14:paraId="02194C2E" w14:textId="77777777" w:rsidR="005E02A6" w:rsidRPr="00EC76D5" w:rsidRDefault="005E02A6" w:rsidP="005E02A6">
      <w:pPr>
        <w:pStyle w:val="Code"/>
      </w:pPr>
      <w:r w:rsidRPr="00EC76D5">
        <w:t xml:space="preserve">    else {</w:t>
      </w:r>
    </w:p>
    <w:p w14:paraId="1F8C39F5" w14:textId="77777777" w:rsidR="005E02A6" w:rsidRPr="00EC76D5" w:rsidRDefault="005E02A6" w:rsidP="005E02A6">
      <w:pPr>
        <w:pStyle w:val="Code"/>
      </w:pPr>
      <w:r w:rsidRPr="00EC76D5">
        <w:t xml:space="preserve">      storage = Storage.Auto;</w:t>
      </w:r>
    </w:p>
    <w:p w14:paraId="61983D27" w14:textId="77777777" w:rsidR="005E02A6" w:rsidRPr="00EC76D5" w:rsidRDefault="005E02A6" w:rsidP="005E02A6">
      <w:pPr>
        <w:pStyle w:val="Code"/>
      </w:pPr>
      <w:r w:rsidRPr="00EC76D5">
        <w:t xml:space="preserve">    }</w:t>
      </w:r>
    </w:p>
    <w:p w14:paraId="286EE726" w14:textId="77777777" w:rsidR="005E02A6" w:rsidRPr="00EC76D5" w:rsidRDefault="005E02A6" w:rsidP="005E02A6">
      <w:r w:rsidRPr="00EC76D5">
        <w:t>Finally, we extract the sort mask and test whether it represent a valid type.</w:t>
      </w:r>
    </w:p>
    <w:p w14:paraId="41A65873" w14:textId="77777777" w:rsidR="005E02A6" w:rsidRPr="00EC76D5" w:rsidRDefault="005E02A6" w:rsidP="005E02A6">
      <w:pPr>
        <w:pStyle w:val="Code"/>
      </w:pPr>
      <w:r w:rsidRPr="00EC76D5">
        <w:t xml:space="preserve">    Assert.error(storage != null, "storage");</w:t>
      </w:r>
    </w:p>
    <w:p w14:paraId="259BFDBC" w14:textId="77777777" w:rsidR="005E02A6" w:rsidRPr="00EC76D5" w:rsidRDefault="005E02A6" w:rsidP="005E02A6">
      <w:pPr>
        <w:pStyle w:val="Code"/>
      </w:pPr>
    </w:p>
    <w:p w14:paraId="6C61D37C" w14:textId="77777777" w:rsidR="005E02A6" w:rsidRPr="00EC76D5" w:rsidRDefault="005E02A6" w:rsidP="005E02A6">
      <w:pPr>
        <w:pStyle w:val="Code"/>
      </w:pPr>
      <w:r w:rsidRPr="00EC76D5">
        <w:t xml:space="preserve">    if ((compoundType != null) &amp;&amp; compoundType.isEnumeration()) {</w:t>
      </w:r>
    </w:p>
    <w:p w14:paraId="7FFB331B" w14:textId="77777777" w:rsidR="005E02A6" w:rsidRPr="00EC76D5" w:rsidRDefault="005E02A6" w:rsidP="005E02A6">
      <w:pPr>
        <w:pStyle w:val="Code"/>
      </w:pPr>
      <w:r w:rsidRPr="00EC76D5">
        <w:t xml:space="preserve">      List&lt;Symbol&gt; symbolList = compoundType.getEnumerationList();</w:t>
      </w:r>
    </w:p>
    <w:p w14:paraId="62E484C6" w14:textId="77777777" w:rsidR="005E02A6" w:rsidRPr="00EC76D5" w:rsidRDefault="005E02A6" w:rsidP="005E02A6">
      <w:pPr>
        <w:pStyle w:val="Code"/>
      </w:pPr>
    </w:p>
    <w:p w14:paraId="73C68468" w14:textId="77777777" w:rsidR="005E02A6" w:rsidRPr="00EC76D5" w:rsidRDefault="005E02A6" w:rsidP="005E02A6">
      <w:pPr>
        <w:pStyle w:val="Code"/>
      </w:pPr>
      <w:r w:rsidRPr="00EC76D5">
        <w:t xml:space="preserve">      for (Symbol itemSymbol : symbolList) {</w:t>
      </w:r>
    </w:p>
    <w:p w14:paraId="21D279E0" w14:textId="77777777" w:rsidR="005E02A6" w:rsidRPr="00EC76D5" w:rsidRDefault="005E02A6" w:rsidP="005E02A6">
      <w:pPr>
        <w:pStyle w:val="Code"/>
      </w:pPr>
      <w:r w:rsidRPr="00EC76D5">
        <w:t xml:space="preserve">        itemSymbol.setStorage(storage);</w:t>
      </w:r>
    </w:p>
    <w:p w14:paraId="229A5607" w14:textId="77777777" w:rsidR="005E02A6" w:rsidRPr="00EC76D5" w:rsidRDefault="005E02A6" w:rsidP="005E02A6">
      <w:pPr>
        <w:pStyle w:val="Code"/>
      </w:pPr>
      <w:r w:rsidRPr="00EC76D5">
        <w:t xml:space="preserve">      }</w:t>
      </w:r>
    </w:p>
    <w:p w14:paraId="15E3013E" w14:textId="77777777" w:rsidR="005E02A6" w:rsidRPr="00EC76D5" w:rsidRDefault="005E02A6" w:rsidP="005E02A6">
      <w:pPr>
        <w:pStyle w:val="Code"/>
      </w:pPr>
      <w:r w:rsidRPr="00EC76D5">
        <w:t xml:space="preserve">    }</w:t>
      </w:r>
    </w:p>
    <w:p w14:paraId="40B371ED" w14:textId="77777777" w:rsidR="005E02A6" w:rsidRPr="00EC76D5" w:rsidRDefault="005E02A6" w:rsidP="005E02A6">
      <w:pPr>
        <w:pStyle w:val="Code"/>
      </w:pPr>
      <w:r w:rsidRPr="00EC76D5">
        <w:t xml:space="preserve">    </w:t>
      </w:r>
    </w:p>
    <w:p w14:paraId="3F267919" w14:textId="77777777" w:rsidR="005E02A6" w:rsidRPr="00EC76D5" w:rsidRDefault="005E02A6" w:rsidP="005E02A6">
      <w:pPr>
        <w:pStyle w:val="Code"/>
      </w:pPr>
      <w:r w:rsidRPr="00EC76D5">
        <w:t xml:space="preserve">    Sort sort = null;</w:t>
      </w:r>
    </w:p>
    <w:p w14:paraId="4200926B" w14:textId="77777777" w:rsidR="005E02A6" w:rsidRPr="00EC76D5" w:rsidRDefault="005E02A6" w:rsidP="005E02A6">
      <w:pPr>
        <w:pStyle w:val="Code"/>
      </w:pPr>
      <w:r w:rsidRPr="00EC76D5">
        <w:t xml:space="preserve">    int sortMask = totalMask &amp; Mask.SortMask;</w:t>
      </w:r>
    </w:p>
    <w:p w14:paraId="2AFDE0A6" w14:textId="77777777" w:rsidR="005E02A6" w:rsidRPr="00EC76D5" w:rsidRDefault="005E02A6" w:rsidP="005E02A6">
      <w:pPr>
        <w:pStyle w:val="Code"/>
      </w:pPr>
    </w:p>
    <w:p w14:paraId="68A0089C" w14:textId="77777777" w:rsidR="005E02A6" w:rsidRPr="00EC76D5" w:rsidRDefault="005E02A6" w:rsidP="005E02A6">
      <w:pPr>
        <w:pStyle w:val="Code"/>
      </w:pPr>
      <w:r w:rsidRPr="00EC76D5">
        <w:t xml:space="preserve">    if (sortMask != 0) {</w:t>
      </w:r>
    </w:p>
    <w:p w14:paraId="5E772D60" w14:textId="77777777" w:rsidR="005E02A6" w:rsidRPr="00EC76D5" w:rsidRDefault="005E02A6" w:rsidP="005E02A6">
      <w:pPr>
        <w:pStyle w:val="Code"/>
      </w:pPr>
      <w:r w:rsidRPr="00EC76D5">
        <w:t xml:space="preserve">      Assert.error(m_maskToSortMap.containsKey(sortMask),</w:t>
      </w:r>
    </w:p>
    <w:p w14:paraId="1D149A83" w14:textId="77777777" w:rsidR="005E02A6" w:rsidRPr="00EC76D5" w:rsidRDefault="005E02A6" w:rsidP="005E02A6">
      <w:pPr>
        <w:pStyle w:val="Code"/>
      </w:pPr>
      <w:r w:rsidRPr="00EC76D5">
        <w:t xml:space="preserve">                   "invalid type specifier sequence");</w:t>
      </w:r>
    </w:p>
    <w:p w14:paraId="3A7856E0" w14:textId="77777777" w:rsidR="005E02A6" w:rsidRPr="00EC76D5" w:rsidRDefault="005E02A6" w:rsidP="005E02A6">
      <w:pPr>
        <w:pStyle w:val="Code"/>
      </w:pPr>
      <w:r w:rsidRPr="00EC76D5">
        <w:t xml:space="preserve">      sort = m_maskToSortMap.get(sortMask);</w:t>
      </w:r>
    </w:p>
    <w:p w14:paraId="35A9AD90" w14:textId="77777777" w:rsidR="005E02A6" w:rsidRPr="00EC76D5" w:rsidRDefault="005E02A6" w:rsidP="005E02A6">
      <w:pPr>
        <w:pStyle w:val="Code"/>
      </w:pPr>
      <w:r w:rsidRPr="00EC76D5">
        <w:t xml:space="preserve">    }</w:t>
      </w:r>
    </w:p>
    <w:p w14:paraId="49742D27" w14:textId="77777777" w:rsidR="005E02A6" w:rsidRPr="00EC76D5" w:rsidRDefault="005E02A6" w:rsidP="005E02A6">
      <w:r w:rsidRPr="00EC76D5">
        <w:t>When defining the final type, there are four cases:</w:t>
      </w:r>
    </w:p>
    <w:p w14:paraId="08F501B8" w14:textId="77777777" w:rsidR="005E02A6" w:rsidRPr="00EC76D5" w:rsidRDefault="005E02A6" w:rsidP="005E02A6">
      <w:r w:rsidRPr="00EC76D5">
        <w:lastRenderedPageBreak/>
        <w:t>1. If the compound type is not null and the sort is null, the result type is the compound type, with the possible addition of constant or volatile qualifiers.</w:t>
      </w:r>
    </w:p>
    <w:p w14:paraId="3A4FAD6F" w14:textId="77777777" w:rsidR="005E02A6" w:rsidRPr="00EC76D5" w:rsidRDefault="005E02A6" w:rsidP="005E02A6">
      <w:r w:rsidRPr="00EC76D5">
        <w:t>2. If the compound type is null and the sort is not null, the result type is based on the sort.</w:t>
      </w:r>
    </w:p>
    <w:p w14:paraId="1DBD6101" w14:textId="77777777" w:rsidR="005E02A6" w:rsidRPr="00EC76D5" w:rsidRDefault="005E02A6" w:rsidP="005E02A6">
      <w:r w:rsidRPr="00EC76D5">
        <w:t xml:space="preserve">3. The compound type and sort are both null, which means that there is no type (which may happen in function </w:t>
      </w:r>
      <w:r>
        <w:t>definition</w:t>
      </w:r>
      <w:r w:rsidRPr="00EC76D5">
        <w:t>s). In that case, the type shall be a signed integer.</w:t>
      </w:r>
    </w:p>
    <w:p w14:paraId="053F2980" w14:textId="77777777" w:rsidR="005E02A6" w:rsidRPr="00EC76D5" w:rsidRDefault="005E02A6" w:rsidP="005E02A6">
      <w:r w:rsidRPr="00EC76D5">
        <w:t>4. If both the compound type and the sort are not null, the type specification is invalid.</w:t>
      </w:r>
    </w:p>
    <w:p w14:paraId="6327C793" w14:textId="77777777" w:rsidR="005E02A6" w:rsidRPr="00EC76D5" w:rsidRDefault="005E02A6" w:rsidP="005E02A6">
      <w:pPr>
        <w:pStyle w:val="Code"/>
      </w:pPr>
      <w:r w:rsidRPr="00EC76D5">
        <w:t xml:space="preserve">    if ((compoundType != null) &amp;&amp; (sort == null)) {    </w:t>
      </w:r>
    </w:p>
    <w:p w14:paraId="08203576" w14:textId="77777777" w:rsidR="005E02A6" w:rsidRPr="00EC76D5" w:rsidRDefault="005E02A6" w:rsidP="005E02A6">
      <w:pPr>
        <w:pStyle w:val="Code"/>
      </w:pPr>
      <w:r w:rsidRPr="00EC76D5">
        <w:t xml:space="preserve">      compoundType.setConstant(compoundType.isConstant() || isConstant);</w:t>
      </w:r>
    </w:p>
    <w:p w14:paraId="56AFA84A" w14:textId="77777777" w:rsidR="005E02A6" w:rsidRPr="00EC76D5" w:rsidRDefault="005E02A6" w:rsidP="005E02A6">
      <w:pPr>
        <w:pStyle w:val="Code"/>
      </w:pPr>
      <w:r w:rsidRPr="00EC76D5">
        <w:t xml:space="preserve">      compoundType.setVolatile(compoundType.isVolatile() || isVolatile);</w:t>
      </w:r>
    </w:p>
    <w:p w14:paraId="2BD7F01B" w14:textId="77777777" w:rsidR="005E02A6" w:rsidRPr="00EC76D5" w:rsidRDefault="005E02A6" w:rsidP="005E02A6">
      <w:pPr>
        <w:pStyle w:val="Code"/>
      </w:pPr>
      <w:r w:rsidRPr="00EC76D5">
        <w:t xml:space="preserve">      return (new Triple&lt;&gt;(external, storage, compoundType));</w:t>
      </w:r>
    </w:p>
    <w:p w14:paraId="162311C1" w14:textId="77777777" w:rsidR="005E02A6" w:rsidRPr="00EC76D5" w:rsidRDefault="005E02A6" w:rsidP="005E02A6">
      <w:pPr>
        <w:pStyle w:val="Code"/>
      </w:pPr>
      <w:r w:rsidRPr="00EC76D5">
        <w:t xml:space="preserve">    }</w:t>
      </w:r>
    </w:p>
    <w:p w14:paraId="5A6CD9B3" w14:textId="77777777" w:rsidR="005E02A6" w:rsidRPr="00EC76D5" w:rsidRDefault="005E02A6" w:rsidP="005E02A6">
      <w:pPr>
        <w:pStyle w:val="Code"/>
      </w:pPr>
      <w:r w:rsidRPr="00EC76D5">
        <w:t xml:space="preserve">    else if ((compoundType == null) &amp;&amp; (sort != null)) {</w:t>
      </w:r>
    </w:p>
    <w:p w14:paraId="1CE897E6" w14:textId="77777777" w:rsidR="005E02A6" w:rsidRPr="00EC76D5" w:rsidRDefault="005E02A6" w:rsidP="005E02A6">
      <w:pPr>
        <w:pStyle w:val="Code"/>
      </w:pPr>
      <w:r w:rsidRPr="00EC76D5">
        <w:t xml:space="preserve">      Type simpleType = Type.createArithmeticType(sort);</w:t>
      </w:r>
    </w:p>
    <w:p w14:paraId="22180D4D" w14:textId="77777777" w:rsidR="005E02A6" w:rsidRPr="00EC76D5" w:rsidRDefault="005E02A6" w:rsidP="005E02A6">
      <w:pPr>
        <w:pStyle w:val="Code"/>
      </w:pPr>
      <w:r w:rsidRPr="00EC76D5">
        <w:t xml:space="preserve">      simpleType.setConstant(isConstant);</w:t>
      </w:r>
    </w:p>
    <w:p w14:paraId="0FC30609" w14:textId="77777777" w:rsidR="005E02A6" w:rsidRPr="00EC76D5" w:rsidRDefault="005E02A6" w:rsidP="005E02A6">
      <w:pPr>
        <w:pStyle w:val="Code"/>
      </w:pPr>
      <w:r w:rsidRPr="00EC76D5">
        <w:t xml:space="preserve">      simpleType.setVolatile(isVolatile);</w:t>
      </w:r>
    </w:p>
    <w:p w14:paraId="47CB508D" w14:textId="77777777" w:rsidR="005E02A6" w:rsidRPr="00EC76D5" w:rsidRDefault="005E02A6" w:rsidP="005E02A6">
      <w:pPr>
        <w:pStyle w:val="Code"/>
      </w:pPr>
      <w:r w:rsidRPr="00EC76D5">
        <w:t xml:space="preserve">      return (new Triple&lt;&gt;(external, storage, simpleType));</w:t>
      </w:r>
    </w:p>
    <w:p w14:paraId="5DDDFD6C" w14:textId="77777777" w:rsidR="005E02A6" w:rsidRPr="00EC76D5" w:rsidRDefault="005E02A6" w:rsidP="005E02A6">
      <w:pPr>
        <w:pStyle w:val="Code"/>
      </w:pPr>
      <w:r w:rsidRPr="00EC76D5">
        <w:t xml:space="preserve">    }</w:t>
      </w:r>
    </w:p>
    <w:p w14:paraId="28500E06" w14:textId="77777777" w:rsidR="005E02A6" w:rsidRPr="00EC76D5" w:rsidRDefault="005E02A6" w:rsidP="005E02A6">
      <w:pPr>
        <w:pStyle w:val="Code"/>
      </w:pPr>
      <w:r w:rsidRPr="00EC76D5">
        <w:t xml:space="preserve">    else if ((compoundType == null) &amp;&amp; (sort == null)) {</w:t>
      </w:r>
    </w:p>
    <w:p w14:paraId="2236C456" w14:textId="77777777" w:rsidR="005E02A6" w:rsidRPr="00EC76D5" w:rsidRDefault="005E02A6" w:rsidP="005E02A6">
      <w:pPr>
        <w:pStyle w:val="Code"/>
      </w:pPr>
      <w:r w:rsidRPr="00EC76D5">
        <w:t xml:space="preserve">      Type simpleType = Type.createArithmeticType(Sort.Signed_Int);</w:t>
      </w:r>
    </w:p>
    <w:p w14:paraId="2A16EE03" w14:textId="77777777" w:rsidR="005E02A6" w:rsidRPr="00EC76D5" w:rsidRDefault="005E02A6" w:rsidP="005E02A6">
      <w:pPr>
        <w:pStyle w:val="Code"/>
      </w:pPr>
      <w:r w:rsidRPr="00EC76D5">
        <w:t xml:space="preserve">      simpleType.setConstant(isConstant);</w:t>
      </w:r>
    </w:p>
    <w:p w14:paraId="4CB5A99A" w14:textId="77777777" w:rsidR="005E02A6" w:rsidRPr="00EC76D5" w:rsidRDefault="005E02A6" w:rsidP="005E02A6">
      <w:pPr>
        <w:pStyle w:val="Code"/>
      </w:pPr>
      <w:r w:rsidRPr="00EC76D5">
        <w:t xml:space="preserve">      simpleType.setVolatile(isVolatile);</w:t>
      </w:r>
    </w:p>
    <w:p w14:paraId="703861D8" w14:textId="77777777" w:rsidR="005E02A6" w:rsidRPr="00EC76D5" w:rsidRDefault="005E02A6" w:rsidP="005E02A6">
      <w:pPr>
        <w:pStyle w:val="Code"/>
      </w:pPr>
      <w:r w:rsidRPr="00EC76D5">
        <w:t xml:space="preserve">      return (new Triple&lt;&gt;(external, storage, simpleType));</w:t>
      </w:r>
    </w:p>
    <w:p w14:paraId="3E0E80B3" w14:textId="77777777" w:rsidR="005E02A6" w:rsidRPr="00EC76D5" w:rsidRDefault="005E02A6" w:rsidP="005E02A6">
      <w:pPr>
        <w:pStyle w:val="Code"/>
      </w:pPr>
      <w:r w:rsidRPr="00EC76D5">
        <w:t xml:space="preserve">    }</w:t>
      </w:r>
    </w:p>
    <w:p w14:paraId="4D6C15CA" w14:textId="77777777" w:rsidR="005E02A6" w:rsidRPr="00EC76D5" w:rsidRDefault="005E02A6" w:rsidP="005E02A6">
      <w:pPr>
        <w:pStyle w:val="Code"/>
      </w:pPr>
      <w:r w:rsidRPr="00EC76D5">
        <w:t xml:space="preserve">    else {</w:t>
      </w:r>
    </w:p>
    <w:p w14:paraId="468CBA27" w14:textId="77777777" w:rsidR="005E02A6" w:rsidRPr="00EC76D5" w:rsidRDefault="005E02A6" w:rsidP="005E02A6">
      <w:pPr>
        <w:pStyle w:val="Code"/>
      </w:pPr>
      <w:r w:rsidRPr="00EC76D5">
        <w:t xml:space="preserve">      Assert.error("invalid type specification sequence");</w:t>
      </w:r>
    </w:p>
    <w:p w14:paraId="1FCE46DB" w14:textId="77777777" w:rsidR="005E02A6" w:rsidRPr="00EC76D5" w:rsidRDefault="005E02A6" w:rsidP="005E02A6">
      <w:pPr>
        <w:pStyle w:val="Code"/>
      </w:pPr>
      <w:r w:rsidRPr="00EC76D5">
        <w:t xml:space="preserve">      return null;</w:t>
      </w:r>
    </w:p>
    <w:p w14:paraId="47810D7C" w14:textId="77777777" w:rsidR="005E02A6" w:rsidRPr="00EC76D5" w:rsidRDefault="005E02A6" w:rsidP="005E02A6">
      <w:pPr>
        <w:pStyle w:val="Code"/>
      </w:pPr>
      <w:r w:rsidRPr="00EC76D5">
        <w:t xml:space="preserve">    }</w:t>
      </w:r>
    </w:p>
    <w:p w14:paraId="3CEF244A" w14:textId="77777777" w:rsidR="005E02A6" w:rsidRPr="00EC76D5" w:rsidRDefault="005E02A6" w:rsidP="005E02A6">
      <w:pPr>
        <w:pStyle w:val="Code"/>
      </w:pPr>
      <w:r w:rsidRPr="00EC76D5">
        <w:t xml:space="preserve">  }</w:t>
      </w:r>
    </w:p>
    <w:p w14:paraId="3D500758" w14:textId="77777777" w:rsidR="005E02A6" w:rsidRPr="00EC76D5" w:rsidRDefault="005E02A6" w:rsidP="005E02A6">
      <w:r w:rsidRPr="00EC76D5">
        <w:t xml:space="preserve">The </w:t>
      </w:r>
      <w:proofErr w:type="spellStart"/>
      <w:r w:rsidRPr="00EC76D5">
        <w:rPr>
          <w:rStyle w:val="CodeInText"/>
        </w:rPr>
        <w:t>generateQuailifers</w:t>
      </w:r>
      <w:proofErr w:type="spellEnd"/>
      <w:r w:rsidRPr="00EC76D5">
        <w:t xml:space="preserve"> method is called when a pointer is declared. Its task is to exam whether the pointer is constant or volatile.</w:t>
      </w:r>
    </w:p>
    <w:p w14:paraId="42369A5A" w14:textId="77777777" w:rsidR="005E02A6" w:rsidRPr="00EC76D5" w:rsidRDefault="005E02A6" w:rsidP="005E02A6">
      <w:pPr>
        <w:pStyle w:val="Code"/>
      </w:pPr>
      <w:r w:rsidRPr="00EC76D5">
        <w:t xml:space="preserve">  public Type generateQualifiers() {</w:t>
      </w:r>
    </w:p>
    <w:p w14:paraId="43CC514D" w14:textId="77777777" w:rsidR="005E02A6" w:rsidRPr="00EC76D5" w:rsidRDefault="005E02A6" w:rsidP="005E02A6">
      <w:pPr>
        <w:pStyle w:val="Code"/>
      </w:pPr>
      <w:r w:rsidRPr="00EC76D5">
        <w:t xml:space="preserve">    Type type = Type.createPointerType(null);</w:t>
      </w:r>
    </w:p>
    <w:p w14:paraId="1057D250" w14:textId="77777777" w:rsidR="005E02A6" w:rsidRPr="00EC76D5" w:rsidRDefault="005E02A6" w:rsidP="005E02A6">
      <w:pPr>
        <w:pStyle w:val="Code"/>
      </w:pPr>
    </w:p>
    <w:p w14:paraId="142C0AA7" w14:textId="77777777" w:rsidR="005E02A6" w:rsidRPr="00EC76D5" w:rsidRDefault="005E02A6" w:rsidP="005E02A6">
      <w:pPr>
        <w:pStyle w:val="Code"/>
      </w:pPr>
      <w:r w:rsidRPr="00EC76D5">
        <w:t xml:space="preserve">    if (m_specList != null) {</w:t>
      </w:r>
    </w:p>
    <w:p w14:paraId="78A155FF" w14:textId="77777777" w:rsidR="005E02A6" w:rsidRPr="00EC76D5" w:rsidRDefault="005E02A6" w:rsidP="005E02A6">
      <w:pPr>
        <w:pStyle w:val="Code"/>
      </w:pPr>
      <w:r w:rsidRPr="00EC76D5">
        <w:t xml:space="preserve">      int totalMask = 0;</w:t>
      </w:r>
    </w:p>
    <w:p w14:paraId="606D13B7" w14:textId="77777777" w:rsidR="005E02A6" w:rsidRPr="00EC76D5" w:rsidRDefault="005E02A6" w:rsidP="005E02A6">
      <w:pPr>
        <w:pStyle w:val="Code"/>
      </w:pPr>
      <w:r w:rsidRPr="00EC76D5">
        <w:t xml:space="preserve">      </w:t>
      </w:r>
    </w:p>
    <w:p w14:paraId="539A4BE4" w14:textId="77777777" w:rsidR="005E02A6" w:rsidRPr="00EC76D5" w:rsidRDefault="005E02A6" w:rsidP="005E02A6">
      <w:pPr>
        <w:pStyle w:val="Code"/>
      </w:pPr>
      <w:r w:rsidRPr="00EC76D5">
        <w:t xml:space="preserve">      for (Object object : m_specList) {</w:t>
      </w:r>
    </w:p>
    <w:p w14:paraId="615E3FB2" w14:textId="77777777" w:rsidR="005E02A6" w:rsidRPr="00EC76D5" w:rsidRDefault="005E02A6" w:rsidP="005E02A6">
      <w:pPr>
        <w:pStyle w:val="Code"/>
      </w:pPr>
      <w:r w:rsidRPr="00EC76D5">
        <w:t xml:space="preserve">        if (object instanceof Integer) {</w:t>
      </w:r>
    </w:p>
    <w:p w14:paraId="77BE6FA5" w14:textId="77777777" w:rsidR="005E02A6" w:rsidRPr="00EC76D5" w:rsidRDefault="005E02A6" w:rsidP="005E02A6">
      <w:pPr>
        <w:pStyle w:val="Code"/>
      </w:pPr>
      <w:r w:rsidRPr="00EC76D5">
        <w:t xml:space="preserve">          int mask = (Integer) object;</w:t>
      </w:r>
    </w:p>
    <w:p w14:paraId="5FCE00EE" w14:textId="77777777" w:rsidR="005E02A6" w:rsidRPr="00EC76D5" w:rsidRDefault="005E02A6" w:rsidP="005E02A6">
      <w:pPr>
        <w:pStyle w:val="Code"/>
      </w:pPr>
      <w:r w:rsidRPr="00EC76D5">
        <w:t xml:space="preserve">          Assert.error((totalMask &amp; mask) == 0, "keyword defined twice");</w:t>
      </w:r>
    </w:p>
    <w:p w14:paraId="7D068B31" w14:textId="77777777" w:rsidR="005E02A6" w:rsidRPr="00EC76D5" w:rsidRDefault="005E02A6" w:rsidP="005E02A6">
      <w:pPr>
        <w:pStyle w:val="Code"/>
      </w:pPr>
      <w:r w:rsidRPr="00EC76D5">
        <w:t xml:space="preserve">          Assert.error((mask &amp; Mask.QualifierMask) != 0,</w:t>
      </w:r>
    </w:p>
    <w:p w14:paraId="7F16C3BE" w14:textId="77777777" w:rsidR="005E02A6" w:rsidRPr="00EC76D5" w:rsidRDefault="005E02A6" w:rsidP="005E02A6">
      <w:pPr>
        <w:pStyle w:val="Code"/>
      </w:pPr>
      <w:r w:rsidRPr="00EC76D5">
        <w:t xml:space="preserve">                       "invalid specification in pointer qualifier list");</w:t>
      </w:r>
    </w:p>
    <w:p w14:paraId="2760546C" w14:textId="77777777" w:rsidR="005E02A6" w:rsidRPr="00EC76D5" w:rsidRDefault="005E02A6" w:rsidP="005E02A6">
      <w:pPr>
        <w:pStyle w:val="Code"/>
      </w:pPr>
      <w:r w:rsidRPr="00EC76D5">
        <w:t xml:space="preserve">          totalMask |= mask;</w:t>
      </w:r>
    </w:p>
    <w:p w14:paraId="35938B93" w14:textId="77777777" w:rsidR="005E02A6" w:rsidRPr="00EC76D5" w:rsidRDefault="005E02A6" w:rsidP="005E02A6">
      <w:pPr>
        <w:pStyle w:val="Code"/>
      </w:pPr>
      <w:r w:rsidRPr="00EC76D5">
        <w:t xml:space="preserve">        }</w:t>
      </w:r>
    </w:p>
    <w:p w14:paraId="785E6628" w14:textId="77777777" w:rsidR="005E02A6" w:rsidRPr="00EC76D5" w:rsidRDefault="005E02A6" w:rsidP="005E02A6">
      <w:pPr>
        <w:pStyle w:val="Code"/>
      </w:pPr>
      <w:r w:rsidRPr="00EC76D5">
        <w:t xml:space="preserve">        else  {</w:t>
      </w:r>
    </w:p>
    <w:p w14:paraId="588211FA" w14:textId="77777777" w:rsidR="005E02A6" w:rsidRPr="00EC76D5" w:rsidRDefault="005E02A6" w:rsidP="005E02A6">
      <w:pPr>
        <w:pStyle w:val="Code"/>
      </w:pPr>
      <w:r w:rsidRPr="00EC76D5">
        <w:t xml:space="preserve">          Assert.error("invalid specification in pointer qualifier list");</w:t>
      </w:r>
    </w:p>
    <w:p w14:paraId="10F890FE" w14:textId="77777777" w:rsidR="005E02A6" w:rsidRPr="00EC76D5" w:rsidRDefault="005E02A6" w:rsidP="005E02A6">
      <w:pPr>
        <w:pStyle w:val="Code"/>
      </w:pPr>
      <w:r w:rsidRPr="00EC76D5">
        <w:t xml:space="preserve">        }</w:t>
      </w:r>
    </w:p>
    <w:p w14:paraId="2ADF2CB4" w14:textId="77777777" w:rsidR="005E02A6" w:rsidRPr="00EC76D5" w:rsidRDefault="005E02A6" w:rsidP="005E02A6">
      <w:pPr>
        <w:pStyle w:val="Code"/>
      </w:pPr>
      <w:r w:rsidRPr="00EC76D5">
        <w:t xml:space="preserve">      }</w:t>
      </w:r>
    </w:p>
    <w:p w14:paraId="4EC2B35B" w14:textId="77777777" w:rsidR="005E02A6" w:rsidRPr="00EC76D5" w:rsidRDefault="005E02A6" w:rsidP="005E02A6">
      <w:pPr>
        <w:pStyle w:val="Code"/>
      </w:pPr>
    </w:p>
    <w:p w14:paraId="1E678C38" w14:textId="77777777" w:rsidR="005E02A6" w:rsidRPr="00EC76D5" w:rsidRDefault="005E02A6" w:rsidP="005E02A6">
      <w:pPr>
        <w:pStyle w:val="Code"/>
      </w:pPr>
      <w:r w:rsidRPr="00EC76D5">
        <w:t xml:space="preserve">      type.setConstant((totalMask &amp; Mask.Constant) != 0);</w:t>
      </w:r>
    </w:p>
    <w:p w14:paraId="057AF1E0" w14:textId="77777777" w:rsidR="005E02A6" w:rsidRPr="00EC76D5" w:rsidRDefault="005E02A6" w:rsidP="005E02A6">
      <w:pPr>
        <w:pStyle w:val="Code"/>
      </w:pPr>
      <w:r w:rsidRPr="00EC76D5">
        <w:t xml:space="preserve">      type.setVolatile((totalMask &amp; Mask.Volatile) != 0);</w:t>
      </w:r>
    </w:p>
    <w:p w14:paraId="589DD452" w14:textId="77777777" w:rsidR="005E02A6" w:rsidRPr="00EC76D5" w:rsidRDefault="005E02A6" w:rsidP="005E02A6">
      <w:pPr>
        <w:pStyle w:val="Code"/>
      </w:pPr>
      <w:r w:rsidRPr="00EC76D5">
        <w:t xml:space="preserve">    }</w:t>
      </w:r>
    </w:p>
    <w:p w14:paraId="39E7459A" w14:textId="77777777" w:rsidR="005E02A6" w:rsidRPr="00EC76D5" w:rsidRDefault="005E02A6" w:rsidP="005E02A6">
      <w:pPr>
        <w:pStyle w:val="Code"/>
      </w:pPr>
      <w:r w:rsidRPr="00EC76D5">
        <w:lastRenderedPageBreak/>
        <w:t xml:space="preserve">    </w:t>
      </w:r>
    </w:p>
    <w:p w14:paraId="7865E96D" w14:textId="77777777" w:rsidR="005E02A6" w:rsidRPr="00EC76D5" w:rsidRDefault="005E02A6" w:rsidP="005E02A6">
      <w:pPr>
        <w:pStyle w:val="Code"/>
      </w:pPr>
      <w:r w:rsidRPr="00EC76D5">
        <w:t xml:space="preserve">    return type;</w:t>
      </w:r>
    </w:p>
    <w:p w14:paraId="78B8FB8C" w14:textId="77777777" w:rsidR="005E02A6" w:rsidRPr="00EC76D5" w:rsidRDefault="005E02A6" w:rsidP="005E02A6">
      <w:pPr>
        <w:pStyle w:val="Code"/>
      </w:pPr>
      <w:r w:rsidRPr="00EC76D5">
        <w:t xml:space="preserve">  }</w:t>
      </w:r>
    </w:p>
    <w:p w14:paraId="6B971AED" w14:textId="77777777" w:rsidR="005E02A6" w:rsidRPr="00EC76D5" w:rsidRDefault="005E02A6" w:rsidP="005E02A6">
      <w:pPr>
        <w:pStyle w:val="Code"/>
      </w:pPr>
      <w:r w:rsidRPr="00EC76D5">
        <w:t>}</w:t>
      </w:r>
    </w:p>
    <w:p w14:paraId="58C2E678" w14:textId="77777777" w:rsidR="001A0AF0" w:rsidRDefault="001A0AF0" w:rsidP="001A0AF0">
      <w:pPr>
        <w:pStyle w:val="Rubrik2"/>
      </w:pPr>
      <w:bookmarkStart w:id="52" w:name="_Toc481936150"/>
      <w:r>
        <w:t>Start Here!</w:t>
      </w:r>
    </w:p>
    <w:p w14:paraId="1EF0D3AF" w14:textId="46B64005" w:rsidR="005E02A6" w:rsidRPr="00EC76D5" w:rsidRDefault="005E02A6" w:rsidP="005E02A6">
      <w:pPr>
        <w:pStyle w:val="Rubrik3"/>
      </w:pPr>
      <w:r w:rsidRPr="00EC76D5">
        <w:t>Struct and Union</w:t>
      </w:r>
      <w:bookmarkEnd w:id="52"/>
    </w:p>
    <w:p w14:paraId="17F5B579" w14:textId="77777777" w:rsidR="005E02A6" w:rsidRPr="00EC76D5" w:rsidRDefault="005E02A6" w:rsidP="005E02A6">
      <w:r w:rsidRPr="00EC76D5">
        <w:t>A struct or union may be defined with an optional name tag and an optional member list. However, it may not lack both the name tag and member list.</w:t>
      </w:r>
    </w:p>
    <w:p w14:paraId="483F8EB7" w14:textId="77777777" w:rsidR="005E02A6" w:rsidRPr="00EC76D5" w:rsidRDefault="005E02A6" w:rsidP="005E02A6">
      <w:pPr>
        <w:pStyle w:val="CodeHeader"/>
      </w:pPr>
      <w:proofErr w:type="spellStart"/>
      <w:r>
        <w:t>MainParser.gppg</w:t>
      </w:r>
      <w:proofErr w:type="spellEnd"/>
    </w:p>
    <w:p w14:paraId="4952DF51" w14:textId="77777777" w:rsidR="005E02A6" w:rsidRPr="00EC76D5" w:rsidRDefault="005E02A6" w:rsidP="005E02A6">
      <w:pPr>
        <w:pStyle w:val="Code"/>
      </w:pPr>
      <w:r w:rsidRPr="00EC76D5">
        <w:t>struct_union_specifier:</w:t>
      </w:r>
    </w:p>
    <w:p w14:paraId="0B4E024B" w14:textId="77777777" w:rsidR="005E02A6" w:rsidRPr="00EC76D5" w:rsidRDefault="005E02A6" w:rsidP="005E02A6">
      <w:pPr>
        <w:pStyle w:val="Code"/>
      </w:pPr>
      <w:r w:rsidRPr="00EC76D5">
        <w:t xml:space="preserve">    struct_union optional_identifier {</w:t>
      </w:r>
    </w:p>
    <w:p w14:paraId="4ABA9EE2" w14:textId="77777777" w:rsidR="005E02A6" w:rsidRPr="00EC76D5" w:rsidRDefault="005E02A6" w:rsidP="005E02A6">
      <w:pPr>
        <w:pStyle w:val="Code"/>
      </w:pPr>
      <w:r w:rsidRPr="00EC76D5">
        <w:t xml:space="preserve">      Scope scope = ($1 == Sort.Struct) ? Scope.Struct : Scope.Union;</w:t>
      </w:r>
    </w:p>
    <w:p w14:paraId="746E214F" w14:textId="77777777" w:rsidR="005E02A6" w:rsidRPr="00EC76D5" w:rsidRDefault="005E02A6" w:rsidP="005E02A6">
      <w:pPr>
        <w:pStyle w:val="Code"/>
      </w:pPr>
      <w:r w:rsidRPr="00EC76D5">
        <w:t xml:space="preserve">      GenerateDeclaration.generateStructUnionHeader($2, $1);</w:t>
      </w:r>
    </w:p>
    <w:p w14:paraId="4000D267" w14:textId="77777777" w:rsidR="005E02A6" w:rsidRPr="00EC76D5" w:rsidRDefault="005E02A6" w:rsidP="005E02A6">
      <w:pPr>
        <w:pStyle w:val="Code"/>
      </w:pPr>
      <w:r w:rsidRPr="00EC76D5">
        <w:t xml:space="preserve">      Main.CurrentTable = new SymbolTable(Main.CurrentTable, scope);</w:t>
      </w:r>
    </w:p>
    <w:p w14:paraId="7A94993F" w14:textId="77777777" w:rsidR="005E02A6" w:rsidRPr="00EC76D5" w:rsidRDefault="005E02A6" w:rsidP="005E02A6">
      <w:pPr>
        <w:pStyle w:val="Code"/>
      </w:pPr>
      <w:r w:rsidRPr="00EC76D5">
        <w:t xml:space="preserve">    }</w:t>
      </w:r>
    </w:p>
    <w:p w14:paraId="31C8124E" w14:textId="77777777" w:rsidR="005E02A6" w:rsidRPr="00EC76D5" w:rsidRDefault="005E02A6" w:rsidP="005E02A6">
      <w:pPr>
        <w:pStyle w:val="Code"/>
      </w:pPr>
      <w:r w:rsidRPr="00EC76D5">
        <w:t xml:space="preserve">    LEFT_BLOCK declaration_list RIGHT_BLOCK {</w:t>
      </w:r>
    </w:p>
    <w:p w14:paraId="6372FD18" w14:textId="77777777" w:rsidR="005E02A6" w:rsidRPr="00EC76D5" w:rsidRDefault="005E02A6" w:rsidP="005E02A6">
      <w:pPr>
        <w:pStyle w:val="Code"/>
      </w:pPr>
      <w:r w:rsidRPr="00EC76D5">
        <w:t xml:space="preserve">      $$ = GenerateDeclaration.generateStructUnionSpecifier($2, $1);</w:t>
      </w:r>
    </w:p>
    <w:p w14:paraId="4D647BDA" w14:textId="77777777" w:rsidR="005E02A6" w:rsidRPr="00EC76D5" w:rsidRDefault="005E02A6" w:rsidP="005E02A6">
      <w:pPr>
        <w:pStyle w:val="Code"/>
      </w:pPr>
      <w:r w:rsidRPr="00EC76D5">
        <w:t xml:space="preserve">      Main.CurrentTable = Main.CurrentTable.getParentTable();</w:t>
      </w:r>
    </w:p>
    <w:p w14:paraId="22F036E2" w14:textId="77777777" w:rsidR="005E02A6" w:rsidRPr="00EC76D5" w:rsidRDefault="005E02A6" w:rsidP="005E02A6">
      <w:pPr>
        <w:pStyle w:val="Code"/>
      </w:pPr>
      <w:r w:rsidRPr="00EC76D5">
        <w:t xml:space="preserve">    }</w:t>
      </w:r>
    </w:p>
    <w:p w14:paraId="74764A06" w14:textId="77777777" w:rsidR="005E02A6" w:rsidRPr="00EC76D5" w:rsidRDefault="005E02A6" w:rsidP="005E02A6">
      <w:pPr>
        <w:pStyle w:val="Code"/>
      </w:pPr>
      <w:r w:rsidRPr="00EC76D5">
        <w:t xml:space="preserve">  | struct_union IDENTIFIER {</w:t>
      </w:r>
    </w:p>
    <w:p w14:paraId="7902C4C8" w14:textId="77777777" w:rsidR="005E02A6" w:rsidRPr="00EC76D5" w:rsidRDefault="005E02A6" w:rsidP="005E02A6">
      <w:pPr>
        <w:pStyle w:val="Code"/>
      </w:pPr>
      <w:r w:rsidRPr="00EC76D5">
        <w:t xml:space="preserve">      $$ = GenerateDeclaration.lookupStructUnionSpecifier($2, $1);</w:t>
      </w:r>
    </w:p>
    <w:p w14:paraId="7A442F8E" w14:textId="77777777" w:rsidR="005E02A6" w:rsidRPr="00EC76D5" w:rsidRDefault="005E02A6" w:rsidP="005E02A6">
      <w:pPr>
        <w:pStyle w:val="Code"/>
      </w:pPr>
      <w:r w:rsidRPr="00EC76D5">
        <w:t xml:space="preserve">    };</w:t>
      </w:r>
    </w:p>
    <w:p w14:paraId="24E14104" w14:textId="77777777" w:rsidR="005E02A6" w:rsidRPr="00EC76D5" w:rsidRDefault="005E02A6" w:rsidP="005E02A6">
      <w:pPr>
        <w:pStyle w:val="Code"/>
      </w:pPr>
    </w:p>
    <w:p w14:paraId="7087F59D" w14:textId="77777777" w:rsidR="005E02A6" w:rsidRPr="00EC76D5" w:rsidRDefault="005E02A6" w:rsidP="005E02A6">
      <w:pPr>
        <w:pStyle w:val="Code"/>
      </w:pPr>
      <w:r w:rsidRPr="00EC76D5">
        <w:t>struct_union:</w:t>
      </w:r>
    </w:p>
    <w:p w14:paraId="2AE68CF6" w14:textId="77777777" w:rsidR="005E02A6" w:rsidRPr="00EC76D5" w:rsidRDefault="005E02A6" w:rsidP="005E02A6">
      <w:pPr>
        <w:pStyle w:val="Code"/>
      </w:pPr>
      <w:r w:rsidRPr="00EC76D5">
        <w:t xml:space="preserve">    STRUCT { $$ = Sort.Struct; }</w:t>
      </w:r>
    </w:p>
    <w:p w14:paraId="69BA75D5" w14:textId="77777777" w:rsidR="005E02A6" w:rsidRPr="00EC76D5" w:rsidRDefault="005E02A6" w:rsidP="005E02A6">
      <w:pPr>
        <w:pStyle w:val="Code"/>
      </w:pPr>
      <w:r w:rsidRPr="00EC76D5">
        <w:t xml:space="preserve">  | UNION  { $$ = Sort.Union;  };</w:t>
      </w:r>
    </w:p>
    <w:p w14:paraId="31475C9F" w14:textId="77777777" w:rsidR="005E02A6" w:rsidRPr="00EC76D5" w:rsidRDefault="005E02A6" w:rsidP="005E02A6">
      <w:pPr>
        <w:pStyle w:val="Code"/>
      </w:pPr>
    </w:p>
    <w:p w14:paraId="19B91D5A" w14:textId="77777777" w:rsidR="005E02A6" w:rsidRPr="00EC76D5" w:rsidRDefault="005E02A6" w:rsidP="005E02A6">
      <w:pPr>
        <w:pStyle w:val="Code"/>
      </w:pPr>
      <w:r w:rsidRPr="00EC76D5">
        <w:t>optional_identifier:</w:t>
      </w:r>
    </w:p>
    <w:p w14:paraId="6DA7B426" w14:textId="77777777" w:rsidR="005E02A6" w:rsidRPr="00EC76D5" w:rsidRDefault="005E02A6" w:rsidP="005E02A6">
      <w:pPr>
        <w:pStyle w:val="Code"/>
      </w:pPr>
      <w:r w:rsidRPr="00EC76D5">
        <w:t xml:space="preserve">    /* Empty. */ { $$ = null; }</w:t>
      </w:r>
    </w:p>
    <w:p w14:paraId="55B70752" w14:textId="77777777" w:rsidR="005E02A6" w:rsidRPr="00EC76D5" w:rsidRDefault="005E02A6" w:rsidP="005E02A6">
      <w:pPr>
        <w:pStyle w:val="Code"/>
      </w:pPr>
      <w:r w:rsidRPr="00EC76D5">
        <w:t xml:space="preserve">  | IDENTIFIER   { $$ = $1;   };</w:t>
      </w:r>
    </w:p>
    <w:p w14:paraId="69A0B5D2" w14:textId="77777777" w:rsidR="005E02A6" w:rsidRPr="00EC76D5" w:rsidRDefault="005E02A6" w:rsidP="005E02A6">
      <w:pPr>
        <w:pStyle w:val="Code"/>
      </w:pPr>
    </w:p>
    <w:p w14:paraId="556C1BBE" w14:textId="77777777" w:rsidR="005E02A6" w:rsidRPr="00EC76D5" w:rsidRDefault="005E02A6" w:rsidP="005E02A6">
      <w:pPr>
        <w:pStyle w:val="Code"/>
      </w:pPr>
      <w:r w:rsidRPr="00EC76D5">
        <w:t>declaration_list:</w:t>
      </w:r>
    </w:p>
    <w:p w14:paraId="2F713BCA" w14:textId="77777777" w:rsidR="005E02A6" w:rsidRPr="00EC76D5" w:rsidRDefault="005E02A6" w:rsidP="005E02A6">
      <w:pPr>
        <w:pStyle w:val="Code"/>
      </w:pPr>
      <w:r w:rsidRPr="00EC76D5">
        <w:t xml:space="preserve">    declaration</w:t>
      </w:r>
    </w:p>
    <w:p w14:paraId="260F8036" w14:textId="77777777" w:rsidR="005E02A6" w:rsidRPr="00EC76D5" w:rsidRDefault="005E02A6" w:rsidP="005E02A6">
      <w:pPr>
        <w:pStyle w:val="Code"/>
      </w:pPr>
      <w:r w:rsidRPr="00EC76D5">
        <w:t xml:space="preserve">  | declaration_list declaration; </w:t>
      </w:r>
    </w:p>
    <w:p w14:paraId="3BB66A90" w14:textId="77777777" w:rsidR="005E02A6" w:rsidRPr="00EC76D5" w:rsidRDefault="005E02A6" w:rsidP="005E02A6">
      <w:r w:rsidRPr="00EC76D5">
        <w:t xml:space="preserve">We extract the member list of the struct or union by accessing the current symbol table. If it is non-empty, the struct or union is complete (it has members) and we load the symbol list. If it is empty, the </w:t>
      </w:r>
      <w:proofErr w:type="spellStart"/>
      <w:r w:rsidRPr="00EC76D5">
        <w:t>strucrt</w:t>
      </w:r>
      <w:proofErr w:type="spellEnd"/>
      <w:r w:rsidRPr="00EC76D5">
        <w:t xml:space="preserve"> or union is incomplete, and the symbol list is null.</w:t>
      </w:r>
    </w:p>
    <w:p w14:paraId="6022F312" w14:textId="77777777" w:rsidR="005E02A6" w:rsidRPr="00EC76D5" w:rsidRDefault="005E02A6" w:rsidP="005E02A6">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37D3F4CC" w14:textId="77777777" w:rsidR="005E02A6" w:rsidRPr="00EC76D5" w:rsidRDefault="005E02A6" w:rsidP="005E02A6">
      <w:pPr>
        <w:pStyle w:val="CodeHeader"/>
      </w:pPr>
      <w:proofErr w:type="spellStart"/>
      <w:r>
        <w:t>MiddleCodeGenerator.cs</w:t>
      </w:r>
      <w:proofErr w:type="spellEnd"/>
    </w:p>
    <w:p w14:paraId="5963083B" w14:textId="77777777" w:rsidR="005E02A6" w:rsidRPr="00EC76D5" w:rsidRDefault="005E02A6" w:rsidP="005E02A6">
      <w:pPr>
        <w:pStyle w:val="Code"/>
      </w:pPr>
      <w:r w:rsidRPr="00EC76D5">
        <w:t xml:space="preserve">  public static void generateStructUnionHeader(String optName, Sort sort){</w:t>
      </w:r>
    </w:p>
    <w:p w14:paraId="473F9C45" w14:textId="77777777" w:rsidR="005E02A6" w:rsidRPr="00EC76D5" w:rsidRDefault="005E02A6" w:rsidP="005E02A6">
      <w:pPr>
        <w:pStyle w:val="Code"/>
      </w:pPr>
      <w:r w:rsidRPr="00EC76D5">
        <w:t xml:space="preserve">    if ((optName != null) &amp;&amp; (Main.CurrentTable.lookupTag(optName) == null)){</w:t>
      </w:r>
    </w:p>
    <w:p w14:paraId="6E5ADEED" w14:textId="77777777" w:rsidR="005E02A6" w:rsidRPr="00EC76D5" w:rsidRDefault="005E02A6" w:rsidP="005E02A6">
      <w:pPr>
        <w:pStyle w:val="Code"/>
      </w:pPr>
      <w:r w:rsidRPr="00EC76D5">
        <w:t xml:space="preserve">      Type newType = Type.createStructOrUnionType(sort, null, true);</w:t>
      </w:r>
    </w:p>
    <w:p w14:paraId="2F271E76" w14:textId="77777777" w:rsidR="005E02A6" w:rsidRPr="00EC76D5" w:rsidRDefault="005E02A6" w:rsidP="005E02A6">
      <w:pPr>
        <w:pStyle w:val="Code"/>
      </w:pPr>
      <w:r w:rsidRPr="00EC76D5">
        <w:t xml:space="preserve">      Main.CurrentTable.addTag(optName, newType);</w:t>
      </w:r>
    </w:p>
    <w:p w14:paraId="0AC87228" w14:textId="77777777" w:rsidR="005E02A6" w:rsidRPr="00EC76D5" w:rsidRDefault="005E02A6" w:rsidP="005E02A6">
      <w:pPr>
        <w:pStyle w:val="Code"/>
      </w:pPr>
      <w:r w:rsidRPr="00EC76D5">
        <w:t xml:space="preserve">    }</w:t>
      </w:r>
    </w:p>
    <w:p w14:paraId="46D0217A" w14:textId="77777777" w:rsidR="005E02A6" w:rsidRPr="00EC76D5" w:rsidRDefault="005E02A6" w:rsidP="005E02A6">
      <w:pPr>
        <w:pStyle w:val="Code"/>
      </w:pPr>
      <w:r w:rsidRPr="00EC76D5">
        <w:t xml:space="preserve">  }</w:t>
      </w:r>
    </w:p>
    <w:p w14:paraId="39A120F5" w14:textId="77777777" w:rsidR="005E02A6" w:rsidRPr="00EC76D5" w:rsidRDefault="005E02A6" w:rsidP="005E02A6">
      <w:pPr>
        <w:pStyle w:val="Code"/>
      </w:pPr>
      <w:r w:rsidRPr="00EC76D5">
        <w:t xml:space="preserve">  </w:t>
      </w:r>
    </w:p>
    <w:p w14:paraId="757A3676" w14:textId="77777777" w:rsidR="005E02A6" w:rsidRPr="00EC76D5" w:rsidRDefault="005E02A6" w:rsidP="005E02A6">
      <w:pPr>
        <w:pStyle w:val="Code"/>
      </w:pPr>
      <w:r w:rsidRPr="00EC76D5">
        <w:t xml:space="preserve">  public static Type generateStructUnionSpecifier(String optName, Sort sort) {</w:t>
      </w:r>
    </w:p>
    <w:p w14:paraId="6C883670" w14:textId="77777777" w:rsidR="005E02A6" w:rsidRPr="00EC76D5" w:rsidRDefault="005E02A6" w:rsidP="005E02A6">
      <w:pPr>
        <w:pStyle w:val="Code"/>
      </w:pPr>
      <w:r w:rsidRPr="00EC76D5">
        <w:lastRenderedPageBreak/>
        <w:t xml:space="preserve">    Map&lt;String,Symbol&gt; memberMap = null;</w:t>
      </w:r>
    </w:p>
    <w:p w14:paraId="409D6458" w14:textId="77777777" w:rsidR="005E02A6" w:rsidRPr="00EC76D5" w:rsidRDefault="005E02A6" w:rsidP="005E02A6">
      <w:pPr>
        <w:pStyle w:val="Code"/>
      </w:pPr>
      <w:r w:rsidRPr="00EC76D5">
        <w:t xml:space="preserve"> </w:t>
      </w:r>
    </w:p>
    <w:p w14:paraId="711F4EF8" w14:textId="77777777" w:rsidR="005E02A6" w:rsidRPr="00EC76D5" w:rsidRDefault="005E02A6" w:rsidP="005E02A6">
      <w:pPr>
        <w:pStyle w:val="Code"/>
      </w:pPr>
      <w:r w:rsidRPr="00EC76D5">
        <w:t xml:space="preserve">    if (!Main.CurrentTable.getEntryMap().isEmpty()) {</w:t>
      </w:r>
    </w:p>
    <w:p w14:paraId="5925797A" w14:textId="77777777" w:rsidR="005E02A6" w:rsidRPr="00EC76D5" w:rsidRDefault="005E02A6" w:rsidP="005E02A6">
      <w:pPr>
        <w:pStyle w:val="Code"/>
      </w:pPr>
      <w:r w:rsidRPr="00EC76D5">
        <w:t xml:space="preserve">      memberMap = new ListMap&lt;&gt;();</w:t>
      </w:r>
    </w:p>
    <w:p w14:paraId="0DB2210E" w14:textId="77777777" w:rsidR="005E02A6" w:rsidRPr="00EC76D5" w:rsidRDefault="005E02A6" w:rsidP="005E02A6">
      <w:pPr>
        <w:pStyle w:val="Code"/>
      </w:pPr>
      <w:r w:rsidRPr="00EC76D5">
        <w:t xml:space="preserve">    </w:t>
      </w:r>
    </w:p>
    <w:p w14:paraId="05AAC080" w14:textId="77777777" w:rsidR="005E02A6" w:rsidRPr="00EC76D5" w:rsidRDefault="005E02A6" w:rsidP="005E02A6">
      <w:pPr>
        <w:pStyle w:val="Code"/>
      </w:pPr>
      <w:r w:rsidRPr="00EC76D5">
        <w:t xml:space="preserve">      for (Object entry : Main.CurrentTable.getEntryMap().values()) {</w:t>
      </w:r>
    </w:p>
    <w:p w14:paraId="02A79AA3" w14:textId="77777777" w:rsidR="005E02A6" w:rsidRPr="00EC76D5" w:rsidRDefault="005E02A6" w:rsidP="005E02A6">
      <w:pPr>
        <w:pStyle w:val="Code"/>
      </w:pPr>
      <w:r w:rsidRPr="00EC76D5">
        <w:t xml:space="preserve">        Symbol symbol = (Symbol) entry;</w:t>
      </w:r>
    </w:p>
    <w:p w14:paraId="72E4122A" w14:textId="77777777" w:rsidR="005E02A6" w:rsidRPr="00EC76D5" w:rsidRDefault="005E02A6" w:rsidP="005E02A6">
      <w:pPr>
        <w:pStyle w:val="Code"/>
      </w:pPr>
      <w:r w:rsidRPr="00EC76D5">
        <w:t xml:space="preserve">        memberMap.put(symbol.getName(), symbol);</w:t>
      </w:r>
    </w:p>
    <w:p w14:paraId="3299C2E2" w14:textId="77777777" w:rsidR="005E02A6" w:rsidRPr="00EC76D5" w:rsidRDefault="005E02A6" w:rsidP="005E02A6">
      <w:pPr>
        <w:pStyle w:val="Code"/>
      </w:pPr>
      <w:r w:rsidRPr="00EC76D5">
        <w:t xml:space="preserve">      }</w:t>
      </w:r>
    </w:p>
    <w:p w14:paraId="4FD6189D" w14:textId="77777777" w:rsidR="005E02A6" w:rsidRPr="00EC76D5" w:rsidRDefault="005E02A6" w:rsidP="005E02A6">
      <w:pPr>
        <w:pStyle w:val="Code"/>
      </w:pPr>
      <w:r w:rsidRPr="00EC76D5">
        <w:t xml:space="preserve">    }</w:t>
      </w:r>
    </w:p>
    <w:p w14:paraId="637B27EF" w14:textId="77777777" w:rsidR="005E02A6" w:rsidRPr="00EC76D5" w:rsidRDefault="005E02A6" w:rsidP="005E02A6">
      <w:pPr>
        <w:pStyle w:val="Code"/>
      </w:pPr>
      <w:r w:rsidRPr="00EC76D5">
        <w:t xml:space="preserve">    </w:t>
      </w:r>
    </w:p>
    <w:p w14:paraId="06B7E10E" w14:textId="77777777" w:rsidR="005E02A6" w:rsidRPr="00EC76D5" w:rsidRDefault="005E02A6" w:rsidP="005E02A6">
      <w:pPr>
        <w:pStyle w:val="Code"/>
      </w:pPr>
      <w:r w:rsidRPr="00EC76D5">
        <w:t xml:space="preserve">    if (optName != null) {</w:t>
      </w:r>
    </w:p>
    <w:p w14:paraId="574198C5" w14:textId="77777777" w:rsidR="005E02A6" w:rsidRPr="00EC76D5" w:rsidRDefault="005E02A6" w:rsidP="005E02A6">
      <w:pPr>
        <w:pStyle w:val="Code"/>
      </w:pPr>
      <w:r w:rsidRPr="00EC76D5">
        <w:t xml:space="preserve">      Type oldType = Main.CurrentTable.lookupTag(optName);</w:t>
      </w:r>
    </w:p>
    <w:p w14:paraId="0A8EB0BC" w14:textId="77777777" w:rsidR="005E02A6" w:rsidRPr="00EC76D5" w:rsidRDefault="005E02A6" w:rsidP="005E02A6">
      <w:pPr>
        <w:pStyle w:val="Code"/>
      </w:pPr>
      <w:r w:rsidRPr="00EC76D5">
        <w:t xml:space="preserve">      </w:t>
      </w:r>
    </w:p>
    <w:p w14:paraId="1F1ED6BE" w14:textId="77777777" w:rsidR="005E02A6" w:rsidRPr="00EC76D5" w:rsidRDefault="005E02A6" w:rsidP="005E02A6">
      <w:pPr>
        <w:pStyle w:val="Code"/>
      </w:pPr>
      <w:r w:rsidRPr="00EC76D5">
        <w:t xml:space="preserve">      if (oldType != null) {</w:t>
      </w:r>
    </w:p>
    <w:p w14:paraId="7D210492" w14:textId="77777777" w:rsidR="005E02A6" w:rsidRPr="00EC76D5" w:rsidRDefault="005E02A6" w:rsidP="005E02A6">
      <w:pPr>
        <w:pStyle w:val="Code"/>
      </w:pPr>
      <w:r w:rsidRPr="00EC76D5">
        <w:t xml:space="preserve">        Assert.error(oldType.getSort() == sort,</w:t>
      </w:r>
    </w:p>
    <w:p w14:paraId="76B9552A" w14:textId="77777777" w:rsidR="005E02A6" w:rsidRPr="00EC76D5" w:rsidRDefault="005E02A6" w:rsidP="005E02A6">
      <w:pPr>
        <w:pStyle w:val="Code"/>
      </w:pPr>
      <w:r w:rsidRPr="00EC76D5">
        <w:t xml:space="preserve">                     optName, "tag already defined");</w:t>
      </w:r>
    </w:p>
    <w:p w14:paraId="3F051D7A" w14:textId="77777777" w:rsidR="005E02A6" w:rsidRPr="00EC76D5" w:rsidRDefault="005E02A6" w:rsidP="005E02A6">
      <w:pPr>
        <w:pStyle w:val="Code"/>
      </w:pPr>
      <w:r w:rsidRPr="00EC76D5">
        <w:t xml:space="preserve">        Assert.error((oldType.getMemberMap() == null) || (memberMap == null),</w:t>
      </w:r>
    </w:p>
    <w:p w14:paraId="4248967B" w14:textId="77777777" w:rsidR="005E02A6" w:rsidRPr="00EC76D5" w:rsidRDefault="005E02A6" w:rsidP="005E02A6">
      <w:pPr>
        <w:pStyle w:val="Code"/>
      </w:pPr>
      <w:r w:rsidRPr="00EC76D5">
        <w:t xml:space="preserve">                      optName, "duplicate symbol");</w:t>
      </w:r>
    </w:p>
    <w:p w14:paraId="75C1B942" w14:textId="77777777" w:rsidR="005E02A6" w:rsidRPr="00EC76D5" w:rsidRDefault="005E02A6" w:rsidP="005E02A6">
      <w:pPr>
        <w:pStyle w:val="Code"/>
      </w:pPr>
      <w:r w:rsidRPr="00EC76D5">
        <w:t xml:space="preserve">        </w:t>
      </w:r>
    </w:p>
    <w:p w14:paraId="23ED0B3F" w14:textId="77777777" w:rsidR="005E02A6" w:rsidRPr="00EC76D5" w:rsidRDefault="005E02A6" w:rsidP="005E02A6">
      <w:pPr>
        <w:pStyle w:val="Code"/>
      </w:pPr>
      <w:r w:rsidRPr="00EC76D5">
        <w:t xml:space="preserve">        if (oldType.getMemberMap() == null) {</w:t>
      </w:r>
    </w:p>
    <w:p w14:paraId="57D52383" w14:textId="77777777" w:rsidR="005E02A6" w:rsidRPr="00EC76D5" w:rsidRDefault="005E02A6" w:rsidP="005E02A6">
      <w:pPr>
        <w:pStyle w:val="Code"/>
      </w:pPr>
      <w:r w:rsidRPr="00EC76D5">
        <w:t xml:space="preserve">          oldType.setMemberMap(memberMap);</w:t>
      </w:r>
    </w:p>
    <w:p w14:paraId="26C03833" w14:textId="77777777" w:rsidR="005E02A6" w:rsidRPr="00EC76D5" w:rsidRDefault="005E02A6" w:rsidP="005E02A6">
      <w:pPr>
        <w:pStyle w:val="Code"/>
      </w:pPr>
      <w:r w:rsidRPr="00EC76D5">
        <w:t xml:space="preserve">        }</w:t>
      </w:r>
    </w:p>
    <w:p w14:paraId="3738CDAD" w14:textId="77777777" w:rsidR="005E02A6" w:rsidRPr="00EC76D5" w:rsidRDefault="005E02A6" w:rsidP="005E02A6">
      <w:pPr>
        <w:pStyle w:val="Code"/>
      </w:pPr>
      <w:r w:rsidRPr="00EC76D5">
        <w:t xml:space="preserve">        </w:t>
      </w:r>
    </w:p>
    <w:p w14:paraId="193734D3" w14:textId="77777777" w:rsidR="005E02A6" w:rsidRPr="00EC76D5" w:rsidRDefault="005E02A6" w:rsidP="005E02A6">
      <w:pPr>
        <w:pStyle w:val="Code"/>
      </w:pPr>
      <w:r w:rsidRPr="00EC76D5">
        <w:t xml:space="preserve">        return oldType;</w:t>
      </w:r>
    </w:p>
    <w:p w14:paraId="75F2475C" w14:textId="77777777" w:rsidR="005E02A6" w:rsidRPr="00EC76D5" w:rsidRDefault="005E02A6" w:rsidP="005E02A6">
      <w:pPr>
        <w:pStyle w:val="Code"/>
      </w:pPr>
      <w:r w:rsidRPr="00EC76D5">
        <w:t xml:space="preserve">      }</w:t>
      </w:r>
    </w:p>
    <w:p w14:paraId="6AA883EA" w14:textId="77777777" w:rsidR="005E02A6" w:rsidRPr="00EC76D5" w:rsidRDefault="005E02A6" w:rsidP="005E02A6">
      <w:pPr>
        <w:pStyle w:val="Code"/>
      </w:pPr>
      <w:r w:rsidRPr="00EC76D5">
        <w:t xml:space="preserve">      else {</w:t>
      </w:r>
    </w:p>
    <w:p w14:paraId="5DD98CA3" w14:textId="77777777" w:rsidR="005E02A6" w:rsidRPr="00EC76D5" w:rsidRDefault="005E02A6" w:rsidP="005E02A6">
      <w:pPr>
        <w:pStyle w:val="Code"/>
      </w:pPr>
      <w:r w:rsidRPr="00EC76D5">
        <w:t xml:space="preserve">        Type newType = Type.createStructOrUnionType(sort, memberMap, true);</w:t>
      </w:r>
    </w:p>
    <w:p w14:paraId="7DF520E1" w14:textId="77777777" w:rsidR="005E02A6" w:rsidRPr="00EC76D5" w:rsidRDefault="005E02A6" w:rsidP="005E02A6">
      <w:pPr>
        <w:pStyle w:val="Code"/>
      </w:pPr>
      <w:r w:rsidRPr="00EC76D5">
        <w:t xml:space="preserve">        Main.CurrentTable.getParentTable().addTag(optName, newType);</w:t>
      </w:r>
    </w:p>
    <w:p w14:paraId="3FFB4582" w14:textId="77777777" w:rsidR="005E02A6" w:rsidRPr="00EC76D5" w:rsidRDefault="005E02A6" w:rsidP="005E02A6">
      <w:pPr>
        <w:pStyle w:val="Code"/>
      </w:pPr>
      <w:r w:rsidRPr="00EC76D5">
        <w:t xml:space="preserve">        return newType;</w:t>
      </w:r>
    </w:p>
    <w:p w14:paraId="25A66A1D" w14:textId="77777777" w:rsidR="005E02A6" w:rsidRPr="00EC76D5" w:rsidRDefault="005E02A6" w:rsidP="005E02A6">
      <w:pPr>
        <w:pStyle w:val="Code"/>
      </w:pPr>
      <w:r w:rsidRPr="00EC76D5">
        <w:t xml:space="preserve">      }      </w:t>
      </w:r>
    </w:p>
    <w:p w14:paraId="7C41A4DC" w14:textId="77777777" w:rsidR="005E02A6" w:rsidRPr="00EC76D5" w:rsidRDefault="005E02A6" w:rsidP="005E02A6">
      <w:pPr>
        <w:pStyle w:val="Code"/>
      </w:pPr>
      <w:r w:rsidRPr="00EC76D5">
        <w:t xml:space="preserve">    }</w:t>
      </w:r>
    </w:p>
    <w:p w14:paraId="7D5E9350" w14:textId="77777777" w:rsidR="005E02A6" w:rsidRPr="00EC76D5" w:rsidRDefault="005E02A6" w:rsidP="005E02A6">
      <w:pPr>
        <w:pStyle w:val="Code"/>
      </w:pPr>
      <w:r w:rsidRPr="00EC76D5">
        <w:t xml:space="preserve">    else {</w:t>
      </w:r>
    </w:p>
    <w:p w14:paraId="30466CF5" w14:textId="77777777" w:rsidR="005E02A6" w:rsidRPr="00EC76D5" w:rsidRDefault="005E02A6" w:rsidP="005E02A6">
      <w:pPr>
        <w:pStyle w:val="Code"/>
      </w:pPr>
      <w:r w:rsidRPr="00EC76D5">
        <w:t xml:space="preserve">      return Type.createStructOrUnionType(sort, memberMap, true);</w:t>
      </w:r>
    </w:p>
    <w:p w14:paraId="18CEC773" w14:textId="77777777" w:rsidR="005E02A6" w:rsidRPr="00EC76D5" w:rsidRDefault="005E02A6" w:rsidP="005E02A6">
      <w:pPr>
        <w:pStyle w:val="Code"/>
      </w:pPr>
      <w:r w:rsidRPr="00EC76D5">
        <w:t xml:space="preserve">    }  </w:t>
      </w:r>
    </w:p>
    <w:p w14:paraId="4FC65574" w14:textId="77777777" w:rsidR="005E02A6" w:rsidRPr="00EC76D5" w:rsidRDefault="005E02A6" w:rsidP="005E02A6">
      <w:pPr>
        <w:pStyle w:val="Code"/>
      </w:pPr>
      <w:r w:rsidRPr="00EC76D5">
        <w:t xml:space="preserve">  }</w:t>
      </w:r>
    </w:p>
    <w:p w14:paraId="06C91258" w14:textId="77777777" w:rsidR="005E02A6" w:rsidRPr="00EC76D5" w:rsidRDefault="005E02A6" w:rsidP="005E02A6">
      <w:r w:rsidRPr="00EC76D5">
        <w:t xml:space="preserve">When accessing a named struct or union, we look it up in the tag table (not the symbol table) and make sure is has the right sort (struct, union, or </w:t>
      </w:r>
      <w:proofErr w:type="spellStart"/>
      <w:r w:rsidRPr="00EC76D5">
        <w:t>enum</w:t>
      </w:r>
      <w:proofErr w:type="spellEnd"/>
      <w:r w:rsidRPr="00EC76D5">
        <w:t>).</w:t>
      </w:r>
    </w:p>
    <w:p w14:paraId="6AD16D38" w14:textId="77777777" w:rsidR="005E02A6" w:rsidRPr="00EC76D5" w:rsidRDefault="005E02A6" w:rsidP="005E02A6">
      <w:pPr>
        <w:pStyle w:val="Code"/>
      </w:pPr>
      <w:r w:rsidRPr="00EC76D5">
        <w:t xml:space="preserve">  public static Type lookupStructUnionSpecifier(String name, Sort sort) {</w:t>
      </w:r>
    </w:p>
    <w:p w14:paraId="7F57E078" w14:textId="77777777" w:rsidR="005E02A6" w:rsidRPr="00EC76D5" w:rsidRDefault="005E02A6" w:rsidP="005E02A6">
      <w:pPr>
        <w:pStyle w:val="Code"/>
      </w:pPr>
      <w:r w:rsidRPr="00EC76D5">
        <w:t xml:space="preserve">    Type type = Main.CurrentTable.lookupTag(name);</w:t>
      </w:r>
    </w:p>
    <w:p w14:paraId="694B67C8" w14:textId="77777777" w:rsidR="005E02A6" w:rsidRPr="00EC76D5" w:rsidRDefault="005E02A6" w:rsidP="005E02A6">
      <w:pPr>
        <w:pStyle w:val="Code"/>
      </w:pPr>
      <w:r w:rsidRPr="00EC76D5">
        <w:t xml:space="preserve">    </w:t>
      </w:r>
    </w:p>
    <w:p w14:paraId="0CD95E2B" w14:textId="77777777" w:rsidR="005E02A6" w:rsidRPr="00EC76D5" w:rsidRDefault="005E02A6" w:rsidP="005E02A6">
      <w:pPr>
        <w:pStyle w:val="Code"/>
      </w:pPr>
      <w:r w:rsidRPr="00EC76D5">
        <w:t xml:space="preserve">    if (type != null) {</w:t>
      </w:r>
    </w:p>
    <w:p w14:paraId="09FE4A6D" w14:textId="77777777" w:rsidR="005E02A6" w:rsidRPr="00EC76D5" w:rsidRDefault="005E02A6" w:rsidP="005E02A6">
      <w:pPr>
        <w:pStyle w:val="Code"/>
      </w:pPr>
      <w:r w:rsidRPr="00EC76D5">
        <w:t xml:space="preserve">      type = Type.createStructOrUnionType(sort, type.getMemberMap(), true);</w:t>
      </w:r>
    </w:p>
    <w:p w14:paraId="7B79F0EA" w14:textId="77777777" w:rsidR="005E02A6" w:rsidRPr="00EC76D5" w:rsidRDefault="005E02A6" w:rsidP="005E02A6">
      <w:pPr>
        <w:pStyle w:val="Code"/>
      </w:pPr>
      <w:r w:rsidRPr="00EC76D5">
        <w:t xml:space="preserve">      Assert.error(type.getSort() == sort, name, "invalid type");</w:t>
      </w:r>
    </w:p>
    <w:p w14:paraId="101C3F7D" w14:textId="77777777" w:rsidR="005E02A6" w:rsidRPr="00EC76D5" w:rsidRDefault="005E02A6" w:rsidP="005E02A6">
      <w:pPr>
        <w:pStyle w:val="Code"/>
      </w:pPr>
      <w:r w:rsidRPr="00EC76D5">
        <w:t xml:space="preserve">    }</w:t>
      </w:r>
    </w:p>
    <w:p w14:paraId="26BC6944" w14:textId="77777777" w:rsidR="005E02A6" w:rsidRPr="00EC76D5" w:rsidRDefault="005E02A6" w:rsidP="005E02A6">
      <w:pPr>
        <w:pStyle w:val="Code"/>
      </w:pPr>
      <w:r w:rsidRPr="00EC76D5">
        <w:t xml:space="preserve">    else {</w:t>
      </w:r>
    </w:p>
    <w:p w14:paraId="251F1ACA" w14:textId="77777777" w:rsidR="005E02A6" w:rsidRPr="00EC76D5" w:rsidRDefault="005E02A6" w:rsidP="005E02A6">
      <w:pPr>
        <w:pStyle w:val="Code"/>
      </w:pPr>
      <w:r w:rsidRPr="00EC76D5">
        <w:t xml:space="preserve">      type = Type.createStructOrUnionType(sort, null, true);</w:t>
      </w:r>
    </w:p>
    <w:p w14:paraId="35537CFE" w14:textId="77777777" w:rsidR="005E02A6" w:rsidRPr="00EC76D5" w:rsidRDefault="005E02A6" w:rsidP="005E02A6">
      <w:pPr>
        <w:pStyle w:val="Code"/>
      </w:pPr>
      <w:r w:rsidRPr="00EC76D5">
        <w:t xml:space="preserve">      Main.CurrentTable.addTag(name, type);</w:t>
      </w:r>
    </w:p>
    <w:p w14:paraId="5EEEEC4C" w14:textId="77777777" w:rsidR="005E02A6" w:rsidRPr="00EC76D5" w:rsidRDefault="005E02A6" w:rsidP="005E02A6">
      <w:pPr>
        <w:pStyle w:val="Code"/>
      </w:pPr>
      <w:r w:rsidRPr="00EC76D5">
        <w:t xml:space="preserve">    }</w:t>
      </w:r>
    </w:p>
    <w:p w14:paraId="0EEBF927" w14:textId="77777777" w:rsidR="005E02A6" w:rsidRPr="00EC76D5" w:rsidRDefault="005E02A6" w:rsidP="005E02A6">
      <w:pPr>
        <w:pStyle w:val="Code"/>
      </w:pPr>
    </w:p>
    <w:p w14:paraId="0DC202F8" w14:textId="77777777" w:rsidR="005E02A6" w:rsidRPr="00EC76D5" w:rsidRDefault="005E02A6" w:rsidP="005E02A6">
      <w:pPr>
        <w:pStyle w:val="Code"/>
      </w:pPr>
      <w:r w:rsidRPr="00EC76D5">
        <w:t xml:space="preserve">    return type;</w:t>
      </w:r>
    </w:p>
    <w:p w14:paraId="66F8A79A" w14:textId="77777777" w:rsidR="005E02A6" w:rsidRPr="00EC76D5" w:rsidRDefault="005E02A6" w:rsidP="005E02A6">
      <w:pPr>
        <w:pStyle w:val="Code"/>
      </w:pPr>
      <w:r w:rsidRPr="00EC76D5">
        <w:t xml:space="preserve">  }</w:t>
      </w:r>
    </w:p>
    <w:p w14:paraId="6C42B208" w14:textId="77777777" w:rsidR="005E02A6" w:rsidRPr="00EC76D5" w:rsidRDefault="005E02A6" w:rsidP="005E02A6">
      <w:pPr>
        <w:pStyle w:val="Rubrik3"/>
      </w:pPr>
      <w:bookmarkStart w:id="53" w:name="_Toc481936151"/>
      <w:r w:rsidRPr="00EC76D5">
        <w:lastRenderedPageBreak/>
        <w:t>Enum</w:t>
      </w:r>
      <w:bookmarkEnd w:id="53"/>
    </w:p>
    <w:p w14:paraId="55B4DD1C" w14:textId="77777777" w:rsidR="005E02A6" w:rsidRPr="00EC76D5" w:rsidRDefault="005E02A6" w:rsidP="005E02A6">
      <w:r w:rsidRPr="00EC76D5">
        <w:t xml:space="preserve">When generating </w:t>
      </w:r>
      <w:proofErr w:type="spellStart"/>
      <w:r w:rsidRPr="00EC76D5">
        <w:t>enums</w:t>
      </w:r>
      <w:proofErr w:type="spellEnd"/>
      <w:r w:rsidRPr="00EC76D5">
        <w:t xml:space="preserve"> we use the </w:t>
      </w:r>
      <w:proofErr w:type="spellStart"/>
      <w:r w:rsidRPr="00EC76D5">
        <w:rPr>
          <w:rStyle w:val="CodeInText"/>
        </w:rPr>
        <w:t>Main.EnumValueStack</w:t>
      </w:r>
      <w:proofErr w:type="spellEnd"/>
      <w:r w:rsidRPr="00EC76D5">
        <w:t xml:space="preserve">, to keep track of the current </w:t>
      </w:r>
      <w:proofErr w:type="spellStart"/>
      <w:r w:rsidRPr="00EC76D5">
        <w:t>enum</w:t>
      </w:r>
      <w:proofErr w:type="spellEnd"/>
      <w:r w:rsidRPr="00EC76D5">
        <w:t xml:space="preserve"> value. We also push the symbol table.</w:t>
      </w:r>
    </w:p>
    <w:p w14:paraId="16934CEC" w14:textId="77777777" w:rsidR="005E02A6" w:rsidRPr="00EC76D5" w:rsidRDefault="005E02A6" w:rsidP="005E02A6">
      <w:pPr>
        <w:pStyle w:val="CodeHeader"/>
      </w:pPr>
      <w:proofErr w:type="spellStart"/>
      <w:r>
        <w:t>MainParser.gppg</w:t>
      </w:r>
      <w:proofErr w:type="spellEnd"/>
    </w:p>
    <w:p w14:paraId="2BFAB3BB" w14:textId="77777777" w:rsidR="005E02A6" w:rsidRPr="00EC76D5" w:rsidRDefault="005E02A6" w:rsidP="005E02A6">
      <w:pPr>
        <w:pStyle w:val="Code"/>
      </w:pPr>
      <w:r w:rsidRPr="00EC76D5">
        <w:t>enum_specifier:</w:t>
      </w:r>
    </w:p>
    <w:p w14:paraId="4BCDD70A" w14:textId="77777777" w:rsidR="005E02A6" w:rsidRPr="00EC76D5" w:rsidRDefault="005E02A6" w:rsidP="005E02A6">
      <w:pPr>
        <w:pStyle w:val="Code"/>
      </w:pPr>
      <w:r w:rsidRPr="00EC76D5">
        <w:t xml:space="preserve">    ENUM optional_identifier {</w:t>
      </w:r>
    </w:p>
    <w:p w14:paraId="32BF66C3" w14:textId="77777777" w:rsidR="005E02A6" w:rsidRPr="00EC76D5" w:rsidRDefault="005E02A6" w:rsidP="005E02A6">
      <w:pPr>
        <w:pStyle w:val="Code"/>
      </w:pPr>
      <w:r w:rsidRPr="00EC76D5">
        <w:t xml:space="preserve">      Main.EnumValueStack.push(BigInteger.ZERO);</w:t>
      </w:r>
    </w:p>
    <w:p w14:paraId="73D60F4B" w14:textId="77777777" w:rsidR="005E02A6" w:rsidRPr="00EC76D5" w:rsidRDefault="005E02A6" w:rsidP="005E02A6">
      <w:pPr>
        <w:pStyle w:val="Code"/>
      </w:pPr>
      <w:r w:rsidRPr="00EC76D5">
        <w:t xml:space="preserve">    }</w:t>
      </w:r>
    </w:p>
    <w:p w14:paraId="7615A2E2" w14:textId="77777777" w:rsidR="005E02A6" w:rsidRPr="00EC76D5" w:rsidRDefault="005E02A6" w:rsidP="005E02A6">
      <w:pPr>
        <w:pStyle w:val="Code"/>
      </w:pPr>
      <w:r w:rsidRPr="00EC76D5">
        <w:t xml:space="preserve">    LEFT_BLOCK enum_list RIGHT_BLOCK {</w:t>
      </w:r>
    </w:p>
    <w:p w14:paraId="3716B502" w14:textId="77777777" w:rsidR="005E02A6" w:rsidRPr="00EC76D5" w:rsidRDefault="005E02A6" w:rsidP="005E02A6">
      <w:pPr>
        <w:pStyle w:val="Code"/>
      </w:pPr>
      <w:r w:rsidRPr="00EC76D5">
        <w:t xml:space="preserve">      $$ = GenerateDeclaration.generateEnumSpecifier($2, $5);</w:t>
      </w:r>
    </w:p>
    <w:p w14:paraId="7D2ADFC5" w14:textId="77777777" w:rsidR="005E02A6" w:rsidRPr="00EC76D5" w:rsidRDefault="005E02A6" w:rsidP="005E02A6">
      <w:pPr>
        <w:pStyle w:val="Code"/>
      </w:pPr>
      <w:r w:rsidRPr="00EC76D5">
        <w:t xml:space="preserve">      Main.EnumValueStack.pop();</w:t>
      </w:r>
    </w:p>
    <w:p w14:paraId="70D784CB" w14:textId="77777777" w:rsidR="005E02A6" w:rsidRPr="00EC76D5" w:rsidRDefault="005E02A6" w:rsidP="005E02A6">
      <w:pPr>
        <w:pStyle w:val="Code"/>
      </w:pPr>
      <w:r w:rsidRPr="00EC76D5">
        <w:t xml:space="preserve">    }</w:t>
      </w:r>
    </w:p>
    <w:p w14:paraId="170E663F" w14:textId="77777777" w:rsidR="005E02A6" w:rsidRPr="00EC76D5" w:rsidRDefault="005E02A6" w:rsidP="005E02A6">
      <w:pPr>
        <w:pStyle w:val="Code"/>
      </w:pPr>
      <w:r w:rsidRPr="00EC76D5">
        <w:t xml:space="preserve">  | ENUM IDENTIFIER {</w:t>
      </w:r>
    </w:p>
    <w:p w14:paraId="1E75342A" w14:textId="77777777" w:rsidR="005E02A6" w:rsidRPr="00EC76D5" w:rsidRDefault="005E02A6" w:rsidP="005E02A6">
      <w:pPr>
        <w:pStyle w:val="Code"/>
      </w:pPr>
      <w:r w:rsidRPr="00EC76D5">
        <w:t xml:space="preserve">      $$ = GenerateDeclaration.lookupEnum($2);</w:t>
      </w:r>
    </w:p>
    <w:p w14:paraId="115EE85B" w14:textId="77777777" w:rsidR="005E02A6" w:rsidRPr="00EC76D5" w:rsidRDefault="005E02A6" w:rsidP="005E02A6">
      <w:pPr>
        <w:pStyle w:val="Code"/>
      </w:pPr>
      <w:r w:rsidRPr="00EC76D5">
        <w:t xml:space="preserve">    };</w:t>
      </w:r>
    </w:p>
    <w:p w14:paraId="0104AE46" w14:textId="77777777" w:rsidR="005E02A6" w:rsidRPr="00EC76D5" w:rsidRDefault="005E02A6" w:rsidP="005E02A6">
      <w:pPr>
        <w:pStyle w:val="Code"/>
      </w:pPr>
    </w:p>
    <w:p w14:paraId="2B9E6449" w14:textId="77777777" w:rsidR="005E02A6" w:rsidRPr="00EC76D5" w:rsidRDefault="005E02A6" w:rsidP="005E02A6">
      <w:pPr>
        <w:pStyle w:val="Code"/>
      </w:pPr>
      <w:r w:rsidRPr="00EC76D5">
        <w:t>enum_list:</w:t>
      </w:r>
    </w:p>
    <w:p w14:paraId="767A087A" w14:textId="77777777" w:rsidR="005E02A6" w:rsidRPr="00EC76D5" w:rsidRDefault="005E02A6" w:rsidP="005E02A6">
      <w:pPr>
        <w:pStyle w:val="Code"/>
      </w:pPr>
      <w:r w:rsidRPr="00EC76D5">
        <w:t xml:space="preserve">    enum {</w:t>
      </w:r>
    </w:p>
    <w:p w14:paraId="42A4325C" w14:textId="77777777" w:rsidR="005E02A6" w:rsidRPr="00EC76D5" w:rsidRDefault="005E02A6" w:rsidP="005E02A6">
      <w:pPr>
        <w:pStyle w:val="Code"/>
      </w:pPr>
      <w:r w:rsidRPr="00EC76D5">
        <w:t xml:space="preserve">      $$ = new LinkedList&lt;&gt;();</w:t>
      </w:r>
    </w:p>
    <w:p w14:paraId="302CC339" w14:textId="77777777" w:rsidR="005E02A6" w:rsidRPr="00EC76D5" w:rsidRDefault="005E02A6" w:rsidP="005E02A6">
      <w:pPr>
        <w:pStyle w:val="Code"/>
      </w:pPr>
      <w:r w:rsidRPr="00EC76D5">
        <w:t xml:space="preserve">      ((List) $$).add($1);</w:t>
      </w:r>
    </w:p>
    <w:p w14:paraId="404A2657" w14:textId="77777777" w:rsidR="005E02A6" w:rsidRPr="00EC76D5" w:rsidRDefault="005E02A6" w:rsidP="005E02A6">
      <w:pPr>
        <w:pStyle w:val="Code"/>
      </w:pPr>
      <w:r w:rsidRPr="00EC76D5">
        <w:t xml:space="preserve">    }</w:t>
      </w:r>
    </w:p>
    <w:p w14:paraId="77ADC021" w14:textId="77777777" w:rsidR="005E02A6" w:rsidRPr="00EC76D5" w:rsidRDefault="005E02A6" w:rsidP="005E02A6">
      <w:pPr>
        <w:pStyle w:val="Code"/>
      </w:pPr>
      <w:r w:rsidRPr="00EC76D5">
        <w:t xml:space="preserve">  | enum_list COMMA enum {</w:t>
      </w:r>
    </w:p>
    <w:p w14:paraId="5FB09ABD" w14:textId="77777777" w:rsidR="005E02A6" w:rsidRPr="00EC76D5" w:rsidRDefault="005E02A6" w:rsidP="005E02A6">
      <w:pPr>
        <w:pStyle w:val="Code"/>
      </w:pPr>
      <w:r w:rsidRPr="00EC76D5">
        <w:t xml:space="preserve">      $1.add($3);      </w:t>
      </w:r>
    </w:p>
    <w:p w14:paraId="152D1C1B" w14:textId="77777777" w:rsidR="005E02A6" w:rsidRPr="00EC76D5" w:rsidRDefault="005E02A6" w:rsidP="005E02A6">
      <w:pPr>
        <w:pStyle w:val="Code"/>
      </w:pPr>
      <w:r w:rsidRPr="00EC76D5">
        <w:t xml:space="preserve">      $$ = $1;</w:t>
      </w:r>
    </w:p>
    <w:p w14:paraId="7E9BEA4F" w14:textId="77777777" w:rsidR="005E02A6" w:rsidRPr="00EC76D5" w:rsidRDefault="005E02A6" w:rsidP="005E02A6">
      <w:pPr>
        <w:pStyle w:val="Code"/>
      </w:pPr>
      <w:r w:rsidRPr="00EC76D5">
        <w:t xml:space="preserve">    };</w:t>
      </w:r>
    </w:p>
    <w:p w14:paraId="3E78C2DF" w14:textId="77777777" w:rsidR="005E02A6" w:rsidRPr="00EC76D5" w:rsidRDefault="005E02A6" w:rsidP="005E02A6">
      <w:pPr>
        <w:pStyle w:val="Code"/>
      </w:pPr>
    </w:p>
    <w:p w14:paraId="39D8CDB0" w14:textId="77777777" w:rsidR="005E02A6" w:rsidRPr="00EC76D5" w:rsidRDefault="005E02A6" w:rsidP="005E02A6">
      <w:pPr>
        <w:pStyle w:val="Code"/>
      </w:pPr>
      <w:r w:rsidRPr="00EC76D5">
        <w:t>enum:</w:t>
      </w:r>
    </w:p>
    <w:p w14:paraId="4D57A943" w14:textId="77777777" w:rsidR="005E02A6" w:rsidRPr="00EC76D5" w:rsidRDefault="005E02A6" w:rsidP="005E02A6">
      <w:pPr>
        <w:pStyle w:val="Code"/>
      </w:pPr>
      <w:r w:rsidRPr="00EC76D5">
        <w:t xml:space="preserve">    IDENTIFIER {</w:t>
      </w:r>
    </w:p>
    <w:p w14:paraId="37053E64" w14:textId="77777777" w:rsidR="005E02A6" w:rsidRPr="00EC76D5" w:rsidRDefault="005E02A6" w:rsidP="005E02A6">
      <w:pPr>
        <w:pStyle w:val="Code"/>
      </w:pPr>
      <w:r w:rsidRPr="00EC76D5">
        <w:t xml:space="preserve">       $$ = GenerateDeclaration.generateEnumItem($1, null);</w:t>
      </w:r>
    </w:p>
    <w:p w14:paraId="5F374E01" w14:textId="77777777" w:rsidR="005E02A6" w:rsidRPr="00EC76D5" w:rsidRDefault="005E02A6" w:rsidP="005E02A6">
      <w:pPr>
        <w:pStyle w:val="Code"/>
      </w:pPr>
      <w:r w:rsidRPr="00EC76D5">
        <w:t xml:space="preserve">    }</w:t>
      </w:r>
    </w:p>
    <w:p w14:paraId="67B867BC" w14:textId="77777777" w:rsidR="005E02A6" w:rsidRPr="00EC76D5" w:rsidRDefault="005E02A6" w:rsidP="005E02A6">
      <w:pPr>
        <w:pStyle w:val="Code"/>
      </w:pPr>
      <w:r w:rsidRPr="00EC76D5">
        <w:t xml:space="preserve">  | IDENTIFIER ASSIGN constant_expression {</w:t>
      </w:r>
    </w:p>
    <w:p w14:paraId="28707C4D" w14:textId="77777777" w:rsidR="005E02A6" w:rsidRPr="00EC76D5" w:rsidRDefault="005E02A6" w:rsidP="005E02A6">
      <w:pPr>
        <w:pStyle w:val="Code"/>
      </w:pPr>
      <w:r w:rsidRPr="00EC76D5">
        <w:t xml:space="preserve">       $$ = GenerateDeclaration.generateEnumItem($1, $3);</w:t>
      </w:r>
    </w:p>
    <w:p w14:paraId="7E5D6A1D" w14:textId="77777777" w:rsidR="005E02A6" w:rsidRPr="00EC76D5" w:rsidRDefault="005E02A6" w:rsidP="005E02A6">
      <w:pPr>
        <w:pStyle w:val="Code"/>
      </w:pPr>
      <w:r w:rsidRPr="00EC76D5">
        <w:t xml:space="preserve">    };</w:t>
      </w:r>
    </w:p>
    <w:p w14:paraId="60BCDA10" w14:textId="77777777" w:rsidR="005E02A6" w:rsidRPr="00EC76D5" w:rsidRDefault="005E02A6" w:rsidP="005E02A6">
      <w:pPr>
        <w:pStyle w:val="CodeHeader"/>
      </w:pPr>
      <w:proofErr w:type="spellStart"/>
      <w:r>
        <w:t>MiddleCodeGenerator.cs</w:t>
      </w:r>
      <w:proofErr w:type="spellEnd"/>
    </w:p>
    <w:p w14:paraId="480677A5" w14:textId="77777777" w:rsidR="005E02A6" w:rsidRPr="00EC76D5" w:rsidRDefault="005E02A6" w:rsidP="005E02A6">
      <w:pPr>
        <w:pStyle w:val="Code"/>
      </w:pPr>
      <w:r w:rsidRPr="00EC76D5">
        <w:t xml:space="preserve">  public static Symbol generateEnumItem(String itemName,</w:t>
      </w:r>
    </w:p>
    <w:p w14:paraId="3B28DAFF" w14:textId="77777777" w:rsidR="005E02A6" w:rsidRPr="00EC76D5" w:rsidRDefault="005E02A6" w:rsidP="005E02A6">
      <w:pPr>
        <w:pStyle w:val="Code"/>
      </w:pPr>
      <w:r w:rsidRPr="00EC76D5">
        <w:t xml:space="preserve">                                        SyntaxTree opt</w:t>
      </w:r>
      <w:r>
        <w:t>Initializer</w:t>
      </w:r>
      <w:r w:rsidRPr="00EC76D5">
        <w:t>Tree) {</w:t>
      </w:r>
    </w:p>
    <w:p w14:paraId="29662B40" w14:textId="77777777" w:rsidR="005E02A6" w:rsidRPr="00EC76D5" w:rsidRDefault="005E02A6" w:rsidP="005E02A6">
      <w:pPr>
        <w:pStyle w:val="Code"/>
      </w:pPr>
      <w:r w:rsidRPr="00EC76D5">
        <w:t xml:space="preserve">    Type itemType = Type.createArithmeticType(Sort.Signed_Int);</w:t>
      </w:r>
    </w:p>
    <w:p w14:paraId="4F95FC15" w14:textId="77777777" w:rsidR="005E02A6" w:rsidRPr="00EC76D5" w:rsidRDefault="005E02A6" w:rsidP="005E02A6">
      <w:pPr>
        <w:pStyle w:val="Code"/>
      </w:pPr>
      <w:r w:rsidRPr="00EC76D5">
        <w:t xml:space="preserve">    itemType.setConstant(true);</w:t>
      </w:r>
    </w:p>
    <w:p w14:paraId="47F4968F" w14:textId="77777777" w:rsidR="005E02A6" w:rsidRPr="00EC76D5" w:rsidRDefault="005E02A6" w:rsidP="005E02A6">
      <w:pPr>
        <w:pStyle w:val="Code"/>
      </w:pPr>
      <w:r w:rsidRPr="00EC76D5">
        <w:t xml:space="preserve">    BigInteger bigValue;</w:t>
      </w:r>
    </w:p>
    <w:p w14:paraId="0D40B921" w14:textId="77777777" w:rsidR="005E02A6" w:rsidRPr="00EC76D5" w:rsidRDefault="005E02A6" w:rsidP="005E02A6">
      <w:pPr>
        <w:pStyle w:val="Code"/>
      </w:pPr>
    </w:p>
    <w:p w14:paraId="070ADDEA" w14:textId="77777777" w:rsidR="005E02A6" w:rsidRPr="00EC76D5" w:rsidRDefault="005E02A6" w:rsidP="005E02A6">
      <w:pPr>
        <w:pStyle w:val="Code"/>
      </w:pPr>
      <w:r w:rsidRPr="00EC76D5">
        <w:t xml:space="preserve">    if (opt</w:t>
      </w:r>
      <w:r>
        <w:t>Initializer</w:t>
      </w:r>
      <w:r w:rsidRPr="00EC76D5">
        <w:t>Tree != null) {</w:t>
      </w:r>
    </w:p>
    <w:p w14:paraId="46F012F4" w14:textId="77777777" w:rsidR="005E02A6" w:rsidRPr="00EC76D5" w:rsidRDefault="005E02A6" w:rsidP="005E02A6">
      <w:pPr>
        <w:pStyle w:val="Code"/>
      </w:pPr>
      <w:r w:rsidRPr="00EC76D5">
        <w:t xml:space="preserve">      Main.EnumValueStack.pop();</w:t>
      </w:r>
    </w:p>
    <w:p w14:paraId="0313F648" w14:textId="77777777" w:rsidR="005E02A6" w:rsidRPr="00EC76D5" w:rsidRDefault="005E02A6" w:rsidP="005E02A6">
      <w:pPr>
        <w:pStyle w:val="Code"/>
      </w:pPr>
      <w:r w:rsidRPr="00EC76D5">
        <w:t xml:space="preserve">      bigValue = (BigInteger) opt</w:t>
      </w:r>
      <w:r>
        <w:t>Initializer</w:t>
      </w:r>
      <w:r w:rsidRPr="00EC76D5">
        <w:t>Tree.getSymbol().getValue();</w:t>
      </w:r>
    </w:p>
    <w:p w14:paraId="2FDBE141" w14:textId="77777777" w:rsidR="005E02A6" w:rsidRPr="00EC76D5" w:rsidRDefault="005E02A6" w:rsidP="005E02A6">
      <w:pPr>
        <w:pStyle w:val="Code"/>
      </w:pPr>
      <w:r w:rsidRPr="00EC76D5">
        <w:t xml:space="preserve">    }</w:t>
      </w:r>
    </w:p>
    <w:p w14:paraId="215D3DD4" w14:textId="77777777" w:rsidR="005E02A6" w:rsidRPr="00EC76D5" w:rsidRDefault="005E02A6" w:rsidP="005E02A6">
      <w:pPr>
        <w:pStyle w:val="Code"/>
      </w:pPr>
      <w:r w:rsidRPr="00EC76D5">
        <w:t xml:space="preserve">    else {</w:t>
      </w:r>
    </w:p>
    <w:p w14:paraId="1119B5E0" w14:textId="77777777" w:rsidR="005E02A6" w:rsidRPr="00EC76D5" w:rsidRDefault="005E02A6" w:rsidP="005E02A6">
      <w:pPr>
        <w:pStyle w:val="Code"/>
      </w:pPr>
      <w:r w:rsidRPr="00EC76D5">
        <w:t xml:space="preserve">      bigValue = Main.EnumValueStack.pop();</w:t>
      </w:r>
    </w:p>
    <w:p w14:paraId="22630D45" w14:textId="77777777" w:rsidR="005E02A6" w:rsidRPr="00EC76D5" w:rsidRDefault="005E02A6" w:rsidP="005E02A6">
      <w:pPr>
        <w:pStyle w:val="Code"/>
      </w:pPr>
      <w:r w:rsidRPr="00EC76D5">
        <w:t xml:space="preserve">    }</w:t>
      </w:r>
    </w:p>
    <w:p w14:paraId="4D00E110" w14:textId="77777777" w:rsidR="005E02A6" w:rsidRPr="00EC76D5" w:rsidRDefault="005E02A6" w:rsidP="005E02A6">
      <w:pPr>
        <w:pStyle w:val="Code"/>
      </w:pPr>
      <w:r w:rsidRPr="00EC76D5">
        <w:t xml:space="preserve">    </w:t>
      </w:r>
    </w:p>
    <w:p w14:paraId="35C70A37" w14:textId="77777777" w:rsidR="005E02A6" w:rsidRPr="00EC76D5" w:rsidRDefault="005E02A6" w:rsidP="005E02A6">
      <w:pPr>
        <w:pStyle w:val="Code"/>
      </w:pPr>
      <w:r w:rsidRPr="00EC76D5">
        <w:t xml:space="preserve">    Symbol itemSymbol = Symbol.createVariableSymbol(itemName, true,</w:t>
      </w:r>
    </w:p>
    <w:p w14:paraId="2FDFACEF" w14:textId="77777777" w:rsidR="005E02A6" w:rsidRPr="00EC76D5" w:rsidRDefault="005E02A6" w:rsidP="005E02A6">
      <w:pPr>
        <w:pStyle w:val="Code"/>
      </w:pPr>
      <w:r w:rsidRPr="00EC76D5">
        <w:t xml:space="preserve">                                     Storage.Extern, itemType, bigValue);</w:t>
      </w:r>
    </w:p>
    <w:p w14:paraId="32FA1535" w14:textId="77777777" w:rsidR="005E02A6" w:rsidRPr="00EC76D5" w:rsidRDefault="005E02A6" w:rsidP="005E02A6">
      <w:pPr>
        <w:pStyle w:val="Code"/>
      </w:pPr>
      <w:r w:rsidRPr="00EC76D5">
        <w:t xml:space="preserve">    Main.CurrentTable.addSymbol(itemSymbol);</w:t>
      </w:r>
    </w:p>
    <w:p w14:paraId="3F0C5790" w14:textId="77777777" w:rsidR="005E02A6" w:rsidRPr="00EC76D5" w:rsidRDefault="005E02A6" w:rsidP="005E02A6">
      <w:pPr>
        <w:pStyle w:val="Code"/>
      </w:pPr>
      <w:r w:rsidRPr="00EC76D5">
        <w:t xml:space="preserve">    Main.EnumValueStack.push(bigValue.add(BigInteger.ONE));</w:t>
      </w:r>
    </w:p>
    <w:p w14:paraId="578809D3" w14:textId="77777777" w:rsidR="005E02A6" w:rsidRPr="00EC76D5" w:rsidRDefault="005E02A6" w:rsidP="005E02A6">
      <w:pPr>
        <w:pStyle w:val="Code"/>
      </w:pPr>
      <w:r w:rsidRPr="00EC76D5">
        <w:t xml:space="preserve">    return itemSymbol;</w:t>
      </w:r>
    </w:p>
    <w:p w14:paraId="18EDCDAE" w14:textId="77777777" w:rsidR="005E02A6" w:rsidRPr="00EC76D5" w:rsidRDefault="005E02A6" w:rsidP="005E02A6">
      <w:pPr>
        <w:pStyle w:val="Code"/>
      </w:pPr>
      <w:r w:rsidRPr="00EC76D5">
        <w:lastRenderedPageBreak/>
        <w:t xml:space="preserve">  }</w:t>
      </w:r>
    </w:p>
    <w:p w14:paraId="75F84082" w14:textId="77777777" w:rsidR="005E02A6" w:rsidRPr="00EC76D5" w:rsidRDefault="005E02A6" w:rsidP="005E02A6">
      <w:pPr>
        <w:pStyle w:val="Code"/>
      </w:pPr>
      <w:r w:rsidRPr="00EC76D5">
        <w:t xml:space="preserve">  </w:t>
      </w:r>
    </w:p>
    <w:p w14:paraId="4FCFB330" w14:textId="77777777" w:rsidR="005E02A6" w:rsidRPr="00EC76D5" w:rsidRDefault="005E02A6" w:rsidP="005E02A6">
      <w:pPr>
        <w:pStyle w:val="Code"/>
      </w:pPr>
      <w:r w:rsidRPr="00EC76D5">
        <w:t xml:space="preserve">  public static Type generateEnumSpecifier(String optName,</w:t>
      </w:r>
    </w:p>
    <w:p w14:paraId="6E1A0AEE" w14:textId="77777777" w:rsidR="005E02A6" w:rsidRPr="00EC76D5" w:rsidRDefault="005E02A6" w:rsidP="005E02A6">
      <w:pPr>
        <w:pStyle w:val="Code"/>
      </w:pPr>
      <w:r w:rsidRPr="00EC76D5">
        <w:t xml:space="preserve">                                           List&lt;Symbol&gt; symbolList) {</w:t>
      </w:r>
    </w:p>
    <w:p w14:paraId="78224C23" w14:textId="77777777" w:rsidR="005E02A6" w:rsidRPr="00EC76D5" w:rsidRDefault="005E02A6" w:rsidP="005E02A6">
      <w:pPr>
        <w:pStyle w:val="Code"/>
      </w:pPr>
      <w:r w:rsidRPr="00EC76D5">
        <w:t xml:space="preserve">    Type type = Type.createEnumType(symbolList);</w:t>
      </w:r>
    </w:p>
    <w:p w14:paraId="56CFC855" w14:textId="77777777" w:rsidR="005E02A6" w:rsidRPr="00EC76D5" w:rsidRDefault="005E02A6" w:rsidP="005E02A6">
      <w:pPr>
        <w:pStyle w:val="Code"/>
      </w:pPr>
    </w:p>
    <w:p w14:paraId="7C455B30" w14:textId="77777777" w:rsidR="005E02A6" w:rsidRPr="00EC76D5" w:rsidRDefault="005E02A6" w:rsidP="005E02A6">
      <w:pPr>
        <w:pStyle w:val="Code"/>
      </w:pPr>
      <w:r w:rsidRPr="00EC76D5">
        <w:t xml:space="preserve">    if (optName != null) {</w:t>
      </w:r>
    </w:p>
    <w:p w14:paraId="0BC83960" w14:textId="77777777" w:rsidR="005E02A6" w:rsidRPr="00EC76D5" w:rsidRDefault="005E02A6" w:rsidP="005E02A6">
      <w:pPr>
        <w:pStyle w:val="Code"/>
      </w:pPr>
      <w:r w:rsidRPr="00EC76D5">
        <w:t xml:space="preserve">      Main.CurrentTable.addTag(optName, type);</w:t>
      </w:r>
    </w:p>
    <w:p w14:paraId="1B4DD1F2" w14:textId="77777777" w:rsidR="005E02A6" w:rsidRPr="00EC76D5" w:rsidRDefault="005E02A6" w:rsidP="005E02A6">
      <w:pPr>
        <w:pStyle w:val="Code"/>
      </w:pPr>
      <w:r w:rsidRPr="00EC76D5">
        <w:t xml:space="preserve">    }</w:t>
      </w:r>
    </w:p>
    <w:p w14:paraId="137C01FD" w14:textId="77777777" w:rsidR="005E02A6" w:rsidRPr="00EC76D5" w:rsidRDefault="005E02A6" w:rsidP="005E02A6">
      <w:pPr>
        <w:pStyle w:val="Code"/>
      </w:pPr>
      <w:r w:rsidRPr="00EC76D5">
        <w:t xml:space="preserve">    </w:t>
      </w:r>
    </w:p>
    <w:p w14:paraId="17650EEB" w14:textId="77777777" w:rsidR="005E02A6" w:rsidRPr="00EC76D5" w:rsidRDefault="005E02A6" w:rsidP="005E02A6">
      <w:pPr>
        <w:pStyle w:val="Code"/>
      </w:pPr>
      <w:r w:rsidRPr="00EC76D5">
        <w:t xml:space="preserve">    return type;</w:t>
      </w:r>
    </w:p>
    <w:p w14:paraId="1AFA1634" w14:textId="77777777" w:rsidR="005E02A6" w:rsidRPr="00EC76D5" w:rsidRDefault="005E02A6" w:rsidP="005E02A6">
      <w:pPr>
        <w:pStyle w:val="Code"/>
      </w:pPr>
      <w:r w:rsidRPr="00EC76D5">
        <w:t xml:space="preserve">  }</w:t>
      </w:r>
    </w:p>
    <w:p w14:paraId="073291A6" w14:textId="77777777" w:rsidR="005E02A6" w:rsidRPr="00EC76D5" w:rsidRDefault="005E02A6" w:rsidP="005E02A6">
      <w:pPr>
        <w:pStyle w:val="Code"/>
      </w:pPr>
    </w:p>
    <w:p w14:paraId="3A0A4F18" w14:textId="77777777" w:rsidR="005E02A6" w:rsidRPr="00EC76D5" w:rsidRDefault="005E02A6" w:rsidP="005E02A6">
      <w:pPr>
        <w:pStyle w:val="Code"/>
      </w:pPr>
      <w:r w:rsidRPr="00EC76D5">
        <w:t xml:space="preserve">  public static Type lookupEnum(String name) {</w:t>
      </w:r>
    </w:p>
    <w:p w14:paraId="388911A1" w14:textId="77777777" w:rsidR="005E02A6" w:rsidRPr="00EC76D5" w:rsidRDefault="005E02A6" w:rsidP="005E02A6">
      <w:pPr>
        <w:pStyle w:val="Code"/>
      </w:pPr>
      <w:r w:rsidRPr="00EC76D5">
        <w:t xml:space="preserve">    Type type = Main.CurrentTable.lookupTag(name);</w:t>
      </w:r>
    </w:p>
    <w:p w14:paraId="7D761305" w14:textId="77777777" w:rsidR="005E02A6" w:rsidRPr="00EC76D5" w:rsidRDefault="005E02A6" w:rsidP="005E02A6">
      <w:pPr>
        <w:pStyle w:val="Code"/>
      </w:pPr>
      <w:r w:rsidRPr="00EC76D5">
        <w:t xml:space="preserve">    Assert.error(type != null, name, "unknown enum");</w:t>
      </w:r>
    </w:p>
    <w:p w14:paraId="35C4963C" w14:textId="77777777" w:rsidR="005E02A6" w:rsidRPr="00EC76D5" w:rsidRDefault="005E02A6" w:rsidP="005E02A6">
      <w:pPr>
        <w:pStyle w:val="Code"/>
      </w:pPr>
      <w:r w:rsidRPr="00EC76D5">
        <w:t xml:space="preserve">    Assert.error(type.isEnum(), name, "not an enum");</w:t>
      </w:r>
    </w:p>
    <w:p w14:paraId="51C45988" w14:textId="77777777" w:rsidR="005E02A6" w:rsidRPr="00EC76D5" w:rsidRDefault="005E02A6" w:rsidP="005E02A6">
      <w:pPr>
        <w:pStyle w:val="Code"/>
      </w:pPr>
      <w:r w:rsidRPr="00EC76D5">
        <w:t xml:space="preserve">    return Type.createEnumType(type.getEnumerationList());</w:t>
      </w:r>
    </w:p>
    <w:p w14:paraId="74AB9929" w14:textId="77777777" w:rsidR="005E02A6" w:rsidRPr="00EC76D5" w:rsidRDefault="005E02A6" w:rsidP="005E02A6">
      <w:pPr>
        <w:pStyle w:val="Code"/>
      </w:pPr>
      <w:r w:rsidRPr="00EC76D5">
        <w:t xml:space="preserve">  }</w:t>
      </w:r>
    </w:p>
    <w:p w14:paraId="761FA32A" w14:textId="77777777" w:rsidR="005E02A6" w:rsidRPr="00EC76D5" w:rsidRDefault="005E02A6" w:rsidP="005E02A6">
      <w:pPr>
        <w:pStyle w:val="Rubrik3"/>
      </w:pPr>
      <w:bookmarkStart w:id="54" w:name="_Toc481936152"/>
      <w:r w:rsidRPr="00EC76D5">
        <w:t>Declarator</w:t>
      </w:r>
      <w:bookmarkEnd w:id="54"/>
    </w:p>
    <w:p w14:paraId="36C38A67" w14:textId="77777777" w:rsidR="005E02A6" w:rsidRPr="00EC76D5" w:rsidRDefault="005E02A6" w:rsidP="005E02A6">
      <w:r w:rsidRPr="00EC76D5">
        <w:t xml:space="preserve">A </w:t>
      </w:r>
      <w:r>
        <w:t>declarator</w:t>
      </w:r>
      <w:r w:rsidRPr="00EC76D5">
        <w:t xml:space="preserve"> can be </w:t>
      </w:r>
      <w:r>
        <w:t>initialized</w:t>
      </w:r>
      <w:r w:rsidRPr="00EC76D5">
        <w:t xml:space="preserve"> with a value or marked as a bitfield (but not both).</w:t>
      </w:r>
    </w:p>
    <w:p w14:paraId="06A16CE9" w14:textId="77777777" w:rsidR="005E02A6" w:rsidRPr="00EC76D5" w:rsidRDefault="005E02A6" w:rsidP="005E02A6">
      <w:pPr>
        <w:pStyle w:val="CodeHeader"/>
      </w:pPr>
      <w:proofErr w:type="spellStart"/>
      <w:r>
        <w:t>MainParser.gppg</w:t>
      </w:r>
      <w:proofErr w:type="spellEnd"/>
    </w:p>
    <w:p w14:paraId="79DBD1CD" w14:textId="77777777" w:rsidR="005E02A6" w:rsidRPr="00EC76D5" w:rsidRDefault="005E02A6" w:rsidP="005E02A6">
      <w:pPr>
        <w:pStyle w:val="Code"/>
      </w:pPr>
      <w:r>
        <w:t>declarator_list</w:t>
      </w:r>
      <w:r w:rsidRPr="00EC76D5">
        <w:t>:</w:t>
      </w:r>
    </w:p>
    <w:p w14:paraId="010C974B" w14:textId="77777777" w:rsidR="005E02A6" w:rsidRPr="00EC76D5" w:rsidRDefault="005E02A6" w:rsidP="005E02A6">
      <w:pPr>
        <w:pStyle w:val="Code"/>
      </w:pPr>
      <w:r w:rsidRPr="00EC76D5">
        <w:t xml:space="preserve">    </w:t>
      </w:r>
      <w:r>
        <w:t>initialization_bitfield_pointer_declarator</w:t>
      </w:r>
      <w:r w:rsidRPr="00EC76D5">
        <w:t xml:space="preserve"> {</w:t>
      </w:r>
    </w:p>
    <w:p w14:paraId="5B14C86C" w14:textId="77777777" w:rsidR="005E02A6" w:rsidRPr="00EC76D5" w:rsidRDefault="005E02A6" w:rsidP="005E02A6">
      <w:pPr>
        <w:pStyle w:val="Code"/>
      </w:pPr>
      <w:r w:rsidRPr="00EC76D5">
        <w:t xml:space="preserve">      $$ = $1;</w:t>
      </w:r>
    </w:p>
    <w:p w14:paraId="4759CF92" w14:textId="77777777" w:rsidR="005E02A6" w:rsidRPr="00EC76D5" w:rsidRDefault="005E02A6" w:rsidP="005E02A6">
      <w:pPr>
        <w:pStyle w:val="Code"/>
      </w:pPr>
      <w:r w:rsidRPr="00EC76D5">
        <w:t xml:space="preserve">    }</w:t>
      </w:r>
    </w:p>
    <w:p w14:paraId="5B7CEE67" w14:textId="77777777" w:rsidR="005E02A6" w:rsidRPr="00EC76D5" w:rsidRDefault="005E02A6" w:rsidP="005E02A6">
      <w:pPr>
        <w:pStyle w:val="Code"/>
      </w:pPr>
      <w:r w:rsidRPr="00EC76D5">
        <w:t xml:space="preserve">  | </w:t>
      </w:r>
      <w:r>
        <w:t>declarator_list</w:t>
      </w:r>
      <w:r w:rsidRPr="00EC76D5">
        <w:t xml:space="preserve"> COMMA </w:t>
      </w:r>
      <w:r>
        <w:t>initialization_bitfield_pointer_declarator</w:t>
      </w:r>
      <w:r w:rsidRPr="00EC76D5">
        <w:t xml:space="preserve"> {</w:t>
      </w:r>
    </w:p>
    <w:p w14:paraId="62D2C181" w14:textId="77777777" w:rsidR="005E02A6" w:rsidRPr="00EC76D5" w:rsidRDefault="005E02A6" w:rsidP="005E02A6">
      <w:pPr>
        <w:pStyle w:val="Code"/>
      </w:pPr>
      <w:r w:rsidRPr="00EC76D5">
        <w:t xml:space="preserve">      MiddleCodeGenerator.appendMiddleCodeList($1, $3);</w:t>
      </w:r>
    </w:p>
    <w:p w14:paraId="4A5654C5" w14:textId="77777777" w:rsidR="005E02A6" w:rsidRPr="00EC76D5" w:rsidRDefault="005E02A6" w:rsidP="005E02A6">
      <w:pPr>
        <w:pStyle w:val="Code"/>
      </w:pPr>
      <w:r w:rsidRPr="00EC76D5">
        <w:t xml:space="preserve">      $$ = $1;</w:t>
      </w:r>
    </w:p>
    <w:p w14:paraId="6CFEDA69" w14:textId="77777777" w:rsidR="005E02A6" w:rsidRPr="00EC76D5" w:rsidRDefault="005E02A6" w:rsidP="005E02A6">
      <w:pPr>
        <w:pStyle w:val="Code"/>
      </w:pPr>
      <w:r w:rsidRPr="00EC76D5">
        <w:t xml:space="preserve">    };</w:t>
      </w:r>
    </w:p>
    <w:p w14:paraId="080DEDFA" w14:textId="77777777" w:rsidR="005E02A6" w:rsidRPr="00EC76D5" w:rsidRDefault="005E02A6" w:rsidP="005E02A6">
      <w:pPr>
        <w:pStyle w:val="Code"/>
      </w:pPr>
    </w:p>
    <w:p w14:paraId="196F3ECE" w14:textId="77777777" w:rsidR="005E02A6" w:rsidRPr="00EC76D5" w:rsidRDefault="005E02A6" w:rsidP="005E02A6">
      <w:pPr>
        <w:pStyle w:val="Code"/>
      </w:pPr>
      <w:r>
        <w:t>initialization_bitfield_pointer_declarator</w:t>
      </w:r>
      <w:r w:rsidRPr="00EC76D5">
        <w:t>:</w:t>
      </w:r>
    </w:p>
    <w:p w14:paraId="5BC9140A" w14:textId="77777777" w:rsidR="005E02A6" w:rsidRPr="00EC76D5" w:rsidRDefault="005E02A6" w:rsidP="005E02A6">
      <w:pPr>
        <w:pStyle w:val="Code"/>
      </w:pPr>
      <w:r w:rsidRPr="00EC76D5">
        <w:t xml:space="preserve">    </w:t>
      </w:r>
      <w:r>
        <w:t>pointer_declarator</w:t>
      </w:r>
      <w:r w:rsidRPr="00EC76D5">
        <w:t xml:space="preserve"> {</w:t>
      </w:r>
    </w:p>
    <w:p w14:paraId="4C12AE1B" w14:textId="77777777" w:rsidR="005E02A6" w:rsidRPr="00EC76D5" w:rsidRDefault="005E02A6" w:rsidP="005E02A6">
      <w:pPr>
        <w:pStyle w:val="Code"/>
      </w:pPr>
      <w:r w:rsidRPr="00EC76D5">
        <w:t xml:space="preserve">      GenerateDeclaration.generateDeclarator(Main.SpecifierStack.peek(), $1);</w:t>
      </w:r>
    </w:p>
    <w:p w14:paraId="03AE1FEC" w14:textId="77777777" w:rsidR="005E02A6" w:rsidRPr="00EC76D5" w:rsidRDefault="005E02A6" w:rsidP="005E02A6">
      <w:pPr>
        <w:pStyle w:val="Code"/>
      </w:pPr>
      <w:r w:rsidRPr="00EC76D5">
        <w:t xml:space="preserve">      $$ = new LinkedList&lt;&gt;();</w:t>
      </w:r>
    </w:p>
    <w:p w14:paraId="4A0B599B" w14:textId="77777777" w:rsidR="005E02A6" w:rsidRPr="00EC76D5" w:rsidRDefault="005E02A6" w:rsidP="005E02A6">
      <w:pPr>
        <w:pStyle w:val="Code"/>
      </w:pPr>
      <w:r w:rsidRPr="00EC76D5">
        <w:t xml:space="preserve">    }</w:t>
      </w:r>
    </w:p>
    <w:p w14:paraId="307963FB" w14:textId="77777777" w:rsidR="005E02A6" w:rsidRPr="00EC76D5" w:rsidRDefault="005E02A6" w:rsidP="005E02A6">
      <w:pPr>
        <w:pStyle w:val="Code"/>
      </w:pPr>
      <w:r w:rsidRPr="00EC76D5">
        <w:t xml:space="preserve">  | </w:t>
      </w:r>
      <w:r>
        <w:t>pointer_declarator</w:t>
      </w:r>
      <w:r w:rsidRPr="00EC76D5">
        <w:t xml:space="preserve"> ASSIGN </w:t>
      </w:r>
      <w:r>
        <w:t>initializer</w:t>
      </w:r>
      <w:r w:rsidRPr="00EC76D5">
        <w:t xml:space="preserve"> {</w:t>
      </w:r>
    </w:p>
    <w:p w14:paraId="3BFD5167" w14:textId="77777777" w:rsidR="005E02A6" w:rsidRPr="00EC76D5" w:rsidRDefault="005E02A6" w:rsidP="005E02A6">
      <w:pPr>
        <w:pStyle w:val="Code"/>
      </w:pPr>
      <w:r w:rsidRPr="00EC76D5">
        <w:t xml:space="preserve">      $$ = new LinkedList&lt;&gt;();</w:t>
      </w:r>
    </w:p>
    <w:p w14:paraId="00289F42" w14:textId="77777777" w:rsidR="005E02A6" w:rsidRPr="00EC76D5" w:rsidRDefault="005E02A6" w:rsidP="005E02A6">
      <w:pPr>
        <w:pStyle w:val="Code"/>
      </w:pPr>
      <w:r w:rsidRPr="00EC76D5">
        <w:t xml:space="preserve">      GenerateDeclaration.generateAssignmentDeclarator</w:t>
      </w:r>
    </w:p>
    <w:p w14:paraId="31725B5A" w14:textId="77777777" w:rsidR="005E02A6" w:rsidRPr="00EC76D5" w:rsidRDefault="005E02A6" w:rsidP="005E02A6">
      <w:pPr>
        <w:pStyle w:val="Code"/>
      </w:pPr>
      <w:r w:rsidRPr="00EC76D5">
        <w:t xml:space="preserve">                          ((List) $$, Main.SpecifierStack.peek(), $1, $3);</w:t>
      </w:r>
    </w:p>
    <w:p w14:paraId="0B276444" w14:textId="77777777" w:rsidR="005E02A6" w:rsidRPr="00EC76D5" w:rsidRDefault="005E02A6" w:rsidP="005E02A6">
      <w:pPr>
        <w:pStyle w:val="Code"/>
      </w:pPr>
      <w:r w:rsidRPr="00EC76D5">
        <w:t xml:space="preserve">    }</w:t>
      </w:r>
    </w:p>
    <w:p w14:paraId="013E3B08" w14:textId="77777777" w:rsidR="005E02A6" w:rsidRPr="00EC76D5" w:rsidRDefault="005E02A6" w:rsidP="005E02A6">
      <w:pPr>
        <w:pStyle w:val="Code"/>
      </w:pPr>
      <w:r w:rsidRPr="00EC76D5">
        <w:t xml:space="preserve">  | </w:t>
      </w:r>
      <w:r>
        <w:t>pointer_declarator</w:t>
      </w:r>
      <w:r w:rsidRPr="00EC76D5">
        <w:t xml:space="preserve"> COLON constant_expression {</w:t>
      </w:r>
    </w:p>
    <w:p w14:paraId="4B6B4978" w14:textId="77777777" w:rsidR="005E02A6" w:rsidRPr="00EC76D5" w:rsidRDefault="005E02A6" w:rsidP="005E02A6">
      <w:pPr>
        <w:pStyle w:val="Code"/>
      </w:pPr>
      <w:r w:rsidRPr="00EC76D5">
        <w:t xml:space="preserve">      GenerateDeclaration.generateBitfieldDeclarator</w:t>
      </w:r>
    </w:p>
    <w:p w14:paraId="6DEE56D6" w14:textId="77777777" w:rsidR="005E02A6" w:rsidRPr="00EC76D5" w:rsidRDefault="005E02A6" w:rsidP="005E02A6">
      <w:pPr>
        <w:pStyle w:val="Code"/>
      </w:pPr>
      <w:r w:rsidRPr="00EC76D5">
        <w:t xml:space="preserve">                          (Main.SpecifierStack.peek(), $1, $3);</w:t>
      </w:r>
    </w:p>
    <w:p w14:paraId="6B8637AA" w14:textId="77777777" w:rsidR="005E02A6" w:rsidRPr="00EC76D5" w:rsidRDefault="005E02A6" w:rsidP="005E02A6">
      <w:pPr>
        <w:pStyle w:val="Code"/>
      </w:pPr>
      <w:r w:rsidRPr="00EC76D5">
        <w:t xml:space="preserve">      $$ = new LinkedList&lt;&gt;();</w:t>
      </w:r>
    </w:p>
    <w:p w14:paraId="17127291" w14:textId="77777777" w:rsidR="005E02A6" w:rsidRPr="00EC76D5" w:rsidRDefault="005E02A6" w:rsidP="005E02A6">
      <w:pPr>
        <w:pStyle w:val="Code"/>
      </w:pPr>
      <w:r w:rsidRPr="00EC76D5">
        <w:t xml:space="preserve">    }</w:t>
      </w:r>
    </w:p>
    <w:p w14:paraId="39C1D741" w14:textId="77777777" w:rsidR="005E02A6" w:rsidRPr="00EC76D5" w:rsidRDefault="005E02A6" w:rsidP="005E02A6">
      <w:pPr>
        <w:pStyle w:val="Code"/>
      </w:pPr>
      <w:r w:rsidRPr="00EC76D5">
        <w:t xml:space="preserve">  | COLON constant_expression {</w:t>
      </w:r>
    </w:p>
    <w:p w14:paraId="5C6BA364" w14:textId="77777777" w:rsidR="005E02A6" w:rsidRPr="00EC76D5" w:rsidRDefault="005E02A6" w:rsidP="005E02A6">
      <w:pPr>
        <w:pStyle w:val="Code"/>
      </w:pPr>
      <w:r w:rsidRPr="00EC76D5">
        <w:t xml:space="preserve">      GenerateDeclaration.generateBitfieldDeclarator</w:t>
      </w:r>
    </w:p>
    <w:p w14:paraId="286817CF" w14:textId="77777777" w:rsidR="005E02A6" w:rsidRPr="00EC76D5" w:rsidRDefault="005E02A6" w:rsidP="005E02A6">
      <w:pPr>
        <w:pStyle w:val="Code"/>
      </w:pPr>
      <w:r w:rsidRPr="00EC76D5">
        <w:t xml:space="preserve">                          (Main.SpecifierStack.peek(), null, $2);</w:t>
      </w:r>
    </w:p>
    <w:p w14:paraId="3C6629EE" w14:textId="77777777" w:rsidR="005E02A6" w:rsidRPr="00EC76D5" w:rsidRDefault="005E02A6" w:rsidP="005E02A6">
      <w:pPr>
        <w:pStyle w:val="Code"/>
      </w:pPr>
      <w:r w:rsidRPr="00EC76D5">
        <w:t xml:space="preserve">      $$ = new LinkedList&lt;&gt;();</w:t>
      </w:r>
    </w:p>
    <w:p w14:paraId="36635F1C" w14:textId="77777777" w:rsidR="005E02A6" w:rsidRPr="00EC76D5" w:rsidRDefault="005E02A6" w:rsidP="005E02A6">
      <w:pPr>
        <w:pStyle w:val="Code"/>
      </w:pPr>
      <w:r w:rsidRPr="00EC76D5">
        <w:t xml:space="preserve">    };</w:t>
      </w:r>
    </w:p>
    <w:p w14:paraId="1D44923C" w14:textId="77777777" w:rsidR="005E02A6" w:rsidRPr="00EC76D5" w:rsidRDefault="005E02A6" w:rsidP="005E02A6">
      <w:r w:rsidRPr="00EC76D5">
        <w:lastRenderedPageBreak/>
        <w:t xml:space="preserve">The </w:t>
      </w:r>
      <w:proofErr w:type="spellStart"/>
      <w:r w:rsidRPr="00EC76D5">
        <w:rPr>
          <w:rStyle w:val="CodeInText"/>
        </w:rPr>
        <w:t>generateDeclaration</w:t>
      </w:r>
      <w:proofErr w:type="spellEnd"/>
      <w:r w:rsidRPr="00EC76D5">
        <w:t xml:space="preserve"> method takes the optional </w:t>
      </w:r>
      <w:proofErr w:type="spellStart"/>
      <w:r>
        <w:t>pointer_declarator</w:t>
      </w:r>
      <w:proofErr w:type="spellEnd"/>
      <w:r w:rsidRPr="00EC76D5">
        <w:t xml:space="preserve"> list and for each </w:t>
      </w:r>
      <w:proofErr w:type="spellStart"/>
      <w:r>
        <w:t>pointer_declarator</w:t>
      </w:r>
      <w:proofErr w:type="spellEnd"/>
      <w:r w:rsidRPr="00EC76D5">
        <w:t xml:space="preserve"> calls </w:t>
      </w:r>
      <w:proofErr w:type="spellStart"/>
      <w:r w:rsidRPr="00EC76D5">
        <w:rPr>
          <w:rStyle w:val="CodeInText"/>
        </w:rPr>
        <w:t>generateAssignmentDeclarator</w:t>
      </w:r>
      <w:proofErr w:type="spellEnd"/>
      <w:r w:rsidRPr="00EC76D5">
        <w:t xml:space="preserve">, </w:t>
      </w:r>
      <w:proofErr w:type="spellStart"/>
      <w:r w:rsidRPr="00EC76D5">
        <w:rPr>
          <w:rStyle w:val="CodeInText"/>
        </w:rPr>
        <w:t>generateBitfieldDeclarator</w:t>
      </w:r>
      <w:proofErr w:type="spellEnd"/>
      <w:r w:rsidRPr="00EC76D5">
        <w:t xml:space="preserve">, or </w:t>
      </w:r>
      <w:proofErr w:type="spellStart"/>
      <w:r w:rsidRPr="00EC76D5">
        <w:rPr>
          <w:rStyle w:val="CodeInText"/>
        </w:rPr>
        <w:t>generateDeclarator</w:t>
      </w:r>
      <w:proofErr w:type="spellEnd"/>
      <w:r w:rsidRPr="00EC76D5">
        <w:t xml:space="preserve"> depending on whether the </w:t>
      </w:r>
      <w:proofErr w:type="spellStart"/>
      <w:r>
        <w:t>pointer_declarator</w:t>
      </w:r>
      <w:proofErr w:type="spellEnd"/>
      <w:r w:rsidRPr="00EC76D5">
        <w:t xml:space="preserve"> comes with an assignment, a bitfield, or neither.</w:t>
      </w:r>
    </w:p>
    <w:p w14:paraId="6AAAD233" w14:textId="77777777" w:rsidR="005E02A6" w:rsidRPr="00EC76D5" w:rsidRDefault="005E02A6" w:rsidP="005E02A6">
      <w:r w:rsidRPr="00EC76D5">
        <w:t xml:space="preserve">If the </w:t>
      </w:r>
      <w:proofErr w:type="spellStart"/>
      <w:r w:rsidRPr="00EC76D5">
        <w:t>the</w:t>
      </w:r>
      <w:proofErr w:type="spellEnd"/>
      <w:r w:rsidRPr="00EC76D5">
        <w:t xml:space="preserve"> </w:t>
      </w:r>
      <w:proofErr w:type="spellStart"/>
      <w:r>
        <w:t>pointer_declarator</w:t>
      </w:r>
      <w:proofErr w:type="spellEnd"/>
      <w:r w:rsidRPr="00EC76D5">
        <w:t xml:space="preserve"> list is null, we check whether the specifiers type is </w:t>
      </w:r>
      <w:proofErr w:type="spellStart"/>
      <w:r w:rsidRPr="00EC76D5">
        <w:t>enum</w:t>
      </w:r>
      <w:proofErr w:type="spellEnd"/>
      <w:r w:rsidRPr="00EC76D5">
        <w:t xml:space="preserve"> or has a tag, if not it is </w:t>
      </w:r>
      <w:proofErr w:type="spellStart"/>
      <w:r w:rsidRPr="00EC76D5">
        <w:t>meaningsless</w:t>
      </w:r>
      <w:proofErr w:type="spellEnd"/>
      <w:r w:rsidRPr="00EC76D5">
        <w:t xml:space="preserve"> and a warning occur.</w:t>
      </w:r>
    </w:p>
    <w:p w14:paraId="364ED687" w14:textId="77777777" w:rsidR="005E02A6" w:rsidRPr="00EC76D5" w:rsidRDefault="005E02A6" w:rsidP="005E02A6">
      <w:pPr>
        <w:pStyle w:val="CodeHeader"/>
      </w:pPr>
      <w:proofErr w:type="spellStart"/>
      <w:r>
        <w:t>MiddleCodeGenerator.cs</w:t>
      </w:r>
      <w:proofErr w:type="spellEnd"/>
    </w:p>
    <w:p w14:paraId="0988D762" w14:textId="77777777" w:rsidR="005E02A6" w:rsidRPr="00EC76D5" w:rsidRDefault="005E02A6" w:rsidP="005E02A6">
      <w:pPr>
        <w:pStyle w:val="Code"/>
      </w:pPr>
      <w:r w:rsidRPr="00EC76D5">
        <w:t xml:space="preserve">  public static void generateDeclarator(Specifier specifier,</w:t>
      </w:r>
    </w:p>
    <w:p w14:paraId="61BB7203" w14:textId="77777777" w:rsidR="005E02A6" w:rsidRPr="00EC76D5" w:rsidRDefault="005E02A6" w:rsidP="005E02A6">
      <w:pPr>
        <w:pStyle w:val="Code"/>
      </w:pPr>
      <w:r w:rsidRPr="00EC76D5">
        <w:t xml:space="preserve">                                        Declarator </w:t>
      </w:r>
      <w:r>
        <w:t>declarator</w:t>
      </w:r>
      <w:r w:rsidRPr="00EC76D5">
        <w:t>) {</w:t>
      </w:r>
    </w:p>
    <w:p w14:paraId="6F11CBC2" w14:textId="77777777" w:rsidR="005E02A6" w:rsidRPr="00EC76D5" w:rsidRDefault="005E02A6" w:rsidP="005E02A6">
      <w:pPr>
        <w:pStyle w:val="Code"/>
      </w:pPr>
      <w:r w:rsidRPr="00EC76D5">
        <w:t xml:space="preserve">    Triple&lt;Boolean,Storage,Type&gt; specTriple = specifier.generate();</w:t>
      </w:r>
    </w:p>
    <w:p w14:paraId="18C2B62F" w14:textId="77777777" w:rsidR="005E02A6" w:rsidRPr="00EC76D5" w:rsidRDefault="005E02A6" w:rsidP="005E02A6">
      <w:pPr>
        <w:pStyle w:val="Code"/>
      </w:pPr>
      <w:r w:rsidRPr="00EC76D5">
        <w:t xml:space="preserve">    boolean external = specTriple.getFirst();</w:t>
      </w:r>
    </w:p>
    <w:p w14:paraId="00D3E159" w14:textId="77777777" w:rsidR="005E02A6" w:rsidRPr="00EC76D5" w:rsidRDefault="005E02A6" w:rsidP="005E02A6">
      <w:pPr>
        <w:pStyle w:val="Code"/>
      </w:pPr>
      <w:r w:rsidRPr="00EC76D5">
        <w:t xml:space="preserve">    Storage storage = specTriple.getSecond();</w:t>
      </w:r>
    </w:p>
    <w:p w14:paraId="5B78D69E" w14:textId="77777777" w:rsidR="005E02A6" w:rsidRPr="00EC76D5" w:rsidRDefault="005E02A6" w:rsidP="005E02A6">
      <w:pPr>
        <w:pStyle w:val="Code"/>
      </w:pPr>
      <w:r w:rsidRPr="00EC76D5">
        <w:t xml:space="preserve">    Type </w:t>
      </w:r>
      <w:r>
        <w:t>specifierType</w:t>
      </w:r>
      <w:r w:rsidRPr="00EC76D5">
        <w:t xml:space="preserve"> = specTriple.getThird();</w:t>
      </w:r>
    </w:p>
    <w:p w14:paraId="45CE4996" w14:textId="77777777" w:rsidR="005E02A6" w:rsidRPr="00EC76D5" w:rsidRDefault="005E02A6" w:rsidP="005E02A6">
      <w:pPr>
        <w:pStyle w:val="Code"/>
      </w:pPr>
    </w:p>
    <w:p w14:paraId="15E9CACC" w14:textId="77777777" w:rsidR="005E02A6" w:rsidRPr="00EC76D5" w:rsidRDefault="005E02A6" w:rsidP="005E02A6">
      <w:pPr>
        <w:pStyle w:val="Code"/>
      </w:pPr>
      <w:r w:rsidRPr="00EC76D5">
        <w:t xml:space="preserve">    </w:t>
      </w:r>
      <w:r>
        <w:t>declarator</w:t>
      </w:r>
      <w:r w:rsidRPr="00EC76D5">
        <w:t>.add(</w:t>
      </w:r>
      <w:r>
        <w:t>specifierType</w:t>
      </w:r>
      <w:r w:rsidRPr="00EC76D5">
        <w:t>);</w:t>
      </w:r>
    </w:p>
    <w:p w14:paraId="4515BCA4" w14:textId="77777777" w:rsidR="005E02A6" w:rsidRPr="00EC76D5" w:rsidRDefault="005E02A6" w:rsidP="005E02A6">
      <w:pPr>
        <w:pStyle w:val="Code"/>
      </w:pPr>
      <w:r w:rsidRPr="00EC76D5">
        <w:t xml:space="preserve">    String name = </w:t>
      </w:r>
      <w:r>
        <w:t>declarator</w:t>
      </w:r>
      <w:r w:rsidRPr="00EC76D5">
        <w:t>.getName();</w:t>
      </w:r>
    </w:p>
    <w:p w14:paraId="6DF2B2D2" w14:textId="77777777" w:rsidR="005E02A6" w:rsidRPr="00EC76D5" w:rsidRDefault="005E02A6" w:rsidP="005E02A6">
      <w:pPr>
        <w:pStyle w:val="Code"/>
      </w:pPr>
      <w:r w:rsidRPr="00EC76D5">
        <w:t xml:space="preserve">    Type type = </w:t>
      </w:r>
      <w:r>
        <w:t>declarator</w:t>
      </w:r>
      <w:r w:rsidRPr="00EC76D5">
        <w:t>.type();</w:t>
      </w:r>
    </w:p>
    <w:p w14:paraId="12C31AED" w14:textId="77777777" w:rsidR="005E02A6" w:rsidRPr="00EC76D5" w:rsidRDefault="005E02A6" w:rsidP="005E02A6">
      <w:pPr>
        <w:pStyle w:val="Code"/>
      </w:pPr>
    </w:p>
    <w:p w14:paraId="61ECBAA8" w14:textId="77777777" w:rsidR="005E02A6" w:rsidRPr="00EC76D5" w:rsidRDefault="005E02A6" w:rsidP="005E02A6">
      <w:pPr>
        <w:pStyle w:val="Code"/>
      </w:pPr>
      <w:r w:rsidRPr="00EC76D5">
        <w:t xml:space="preserve">    if (type.isFunction()) {</w:t>
      </w:r>
    </w:p>
    <w:p w14:paraId="51C1A096" w14:textId="77777777" w:rsidR="005E02A6" w:rsidRPr="00EC76D5" w:rsidRDefault="005E02A6" w:rsidP="005E02A6">
      <w:pPr>
        <w:pStyle w:val="Code"/>
      </w:pPr>
      <w:r w:rsidRPr="00EC76D5">
        <w:t xml:space="preserve">      Assert.error((storage == Storage.Static) || (storage == Storage.Extern),</w:t>
      </w:r>
    </w:p>
    <w:p w14:paraId="0C3A875E" w14:textId="77777777" w:rsidR="005E02A6" w:rsidRPr="00EC76D5" w:rsidRDefault="005E02A6" w:rsidP="005E02A6">
      <w:pPr>
        <w:pStyle w:val="Code"/>
      </w:pPr>
      <w:r w:rsidRPr="00EC76D5">
        <w:t xml:space="preserve">                   null, "only static or extern storage allowed for function");</w:t>
      </w:r>
    </w:p>
    <w:p w14:paraId="3C67D1B4" w14:textId="77777777" w:rsidR="005E02A6" w:rsidRPr="00EC76D5" w:rsidRDefault="005E02A6" w:rsidP="005E02A6">
      <w:pPr>
        <w:pStyle w:val="Code"/>
      </w:pPr>
      <w:r w:rsidRPr="00EC76D5">
        <w:t xml:space="preserve">      storage = Storage.Extern;</w:t>
      </w:r>
    </w:p>
    <w:p w14:paraId="75E4B4D6" w14:textId="77777777" w:rsidR="005E02A6" w:rsidRPr="00EC76D5" w:rsidRDefault="005E02A6" w:rsidP="005E02A6">
      <w:pPr>
        <w:pStyle w:val="Code"/>
      </w:pPr>
      <w:r w:rsidRPr="00EC76D5">
        <w:t xml:space="preserve">    }</w:t>
      </w:r>
    </w:p>
    <w:p w14:paraId="61FA7CC3" w14:textId="77777777" w:rsidR="005E02A6" w:rsidRPr="00EC76D5" w:rsidRDefault="005E02A6" w:rsidP="005E02A6">
      <w:pPr>
        <w:pStyle w:val="Code"/>
      </w:pPr>
    </w:p>
    <w:p w14:paraId="61912AF7" w14:textId="77777777" w:rsidR="005E02A6" w:rsidRPr="00EC76D5" w:rsidRDefault="005E02A6" w:rsidP="005E02A6">
      <w:pPr>
        <w:pStyle w:val="Code"/>
      </w:pPr>
      <w:r w:rsidRPr="00EC76D5">
        <w:t xml:space="preserve">    Assert.error(((Main.CurrentTable.getScope() != Scope.Struct) &amp;&amp;</w:t>
      </w:r>
    </w:p>
    <w:p w14:paraId="192A35AD" w14:textId="77777777" w:rsidR="005E02A6" w:rsidRPr="00EC76D5" w:rsidRDefault="005E02A6" w:rsidP="005E02A6">
      <w:pPr>
        <w:pStyle w:val="Code"/>
      </w:pPr>
      <w:r w:rsidRPr="00EC76D5">
        <w:t xml:space="preserve">                  (Main.CurrentTable.getScope() != Scope.Union)) ||</w:t>
      </w:r>
    </w:p>
    <w:p w14:paraId="0359EF90" w14:textId="77777777" w:rsidR="005E02A6" w:rsidRPr="00EC76D5" w:rsidRDefault="005E02A6" w:rsidP="005E02A6">
      <w:pPr>
        <w:pStyle w:val="Code"/>
      </w:pPr>
      <w:r w:rsidRPr="00EC76D5">
        <w:t xml:space="preserve">                  ((storage == Storage.Auto)||(storage == Storage.Register)),</w:t>
      </w:r>
    </w:p>
    <w:p w14:paraId="2C482641" w14:textId="77777777" w:rsidR="005E02A6" w:rsidRPr="00EC76D5" w:rsidRDefault="005E02A6" w:rsidP="005E02A6">
      <w:pPr>
        <w:pStyle w:val="Code"/>
      </w:pPr>
      <w:r w:rsidRPr="00EC76D5">
        <w:t xml:space="preserve">           null, "only auto or register storage allowed in struct or union");</w:t>
      </w:r>
    </w:p>
    <w:p w14:paraId="66F05544" w14:textId="77777777" w:rsidR="005E02A6" w:rsidRPr="00EC76D5" w:rsidRDefault="005E02A6" w:rsidP="005E02A6">
      <w:pPr>
        <w:pStyle w:val="Code"/>
      </w:pPr>
    </w:p>
    <w:p w14:paraId="2D0400C0" w14:textId="77777777" w:rsidR="005E02A6" w:rsidRPr="00EC76D5" w:rsidRDefault="005E02A6" w:rsidP="005E02A6">
      <w:pPr>
        <w:pStyle w:val="Code"/>
      </w:pPr>
      <w:r w:rsidRPr="00EC76D5">
        <w:t xml:space="preserve">    if (type.isFunction()) {</w:t>
      </w:r>
    </w:p>
    <w:p w14:paraId="0D9D8092" w14:textId="77777777" w:rsidR="005E02A6" w:rsidRPr="00EC76D5" w:rsidRDefault="005E02A6" w:rsidP="005E02A6">
      <w:pPr>
        <w:pStyle w:val="Code"/>
      </w:pPr>
      <w:r w:rsidRPr="00EC76D5">
        <w:t xml:space="preserve">      Symbol oldSymbol = Main.CurrentTable.lookupSymbol(name);</w:t>
      </w:r>
    </w:p>
    <w:p w14:paraId="6E5A2B11" w14:textId="77777777" w:rsidR="005E02A6" w:rsidRPr="00EC76D5" w:rsidRDefault="005E02A6" w:rsidP="005E02A6">
      <w:pPr>
        <w:pStyle w:val="Code"/>
      </w:pPr>
    </w:p>
    <w:p w14:paraId="143316B3" w14:textId="77777777" w:rsidR="005E02A6" w:rsidRPr="00EC76D5" w:rsidRDefault="005E02A6" w:rsidP="005E02A6">
      <w:pPr>
        <w:pStyle w:val="Code"/>
      </w:pPr>
      <w:r w:rsidRPr="00EC76D5">
        <w:t xml:space="preserve">      if (oldSymbol != null) {</w:t>
      </w:r>
    </w:p>
    <w:p w14:paraId="06FA9DAF" w14:textId="77777777" w:rsidR="005E02A6" w:rsidRPr="00EC76D5" w:rsidRDefault="005E02A6" w:rsidP="005E02A6">
      <w:pPr>
        <w:pStyle w:val="Code"/>
      </w:pPr>
      <w:r w:rsidRPr="00EC76D5">
        <w:t xml:space="preserve">        Type oldType = oldSymbol.getType();</w:t>
      </w:r>
    </w:p>
    <w:p w14:paraId="577FEF15" w14:textId="77777777" w:rsidR="005E02A6" w:rsidRPr="00EC76D5" w:rsidRDefault="005E02A6" w:rsidP="005E02A6">
      <w:pPr>
        <w:pStyle w:val="Code"/>
      </w:pPr>
      <w:r w:rsidRPr="00EC76D5">
        <w:t xml:space="preserve">        Assert.error(oldType.getReturnType().equals(type.getReturnType()),</w:t>
      </w:r>
    </w:p>
    <w:p w14:paraId="6203CE6C" w14:textId="77777777" w:rsidR="005E02A6" w:rsidRPr="00EC76D5" w:rsidRDefault="005E02A6" w:rsidP="005E02A6">
      <w:pPr>
        <w:pStyle w:val="Code"/>
      </w:pPr>
      <w:r w:rsidRPr="00EC76D5">
        <w:t xml:space="preserve">                     name,"different return type in function redeclaration");</w:t>
      </w:r>
    </w:p>
    <w:p w14:paraId="4712DE40" w14:textId="77777777" w:rsidR="005E02A6" w:rsidRPr="00EC76D5" w:rsidRDefault="005E02A6" w:rsidP="005E02A6">
      <w:pPr>
        <w:pStyle w:val="Code"/>
      </w:pPr>
    </w:p>
    <w:p w14:paraId="39E50EFF" w14:textId="77777777" w:rsidR="005E02A6" w:rsidRPr="00EC76D5" w:rsidRDefault="005E02A6" w:rsidP="005E02A6">
      <w:pPr>
        <w:pStyle w:val="Code"/>
      </w:pPr>
      <w:r w:rsidRPr="00EC76D5">
        <w:t xml:space="preserve">        Assert.error(oldType.isEllipse() == type.isEllipse(), name,</w:t>
      </w:r>
    </w:p>
    <w:p w14:paraId="237D2CFF" w14:textId="77777777" w:rsidR="005E02A6" w:rsidRPr="00EC76D5" w:rsidRDefault="005E02A6" w:rsidP="005E02A6">
      <w:pPr>
        <w:pStyle w:val="Code"/>
      </w:pPr>
      <w:r w:rsidRPr="00EC76D5">
        <w:t xml:space="preserve">                     "mixing ellipse function parameter in redeclaration");</w:t>
      </w:r>
    </w:p>
    <w:p w14:paraId="1433FCBE" w14:textId="77777777" w:rsidR="005E02A6" w:rsidRPr="00EC76D5" w:rsidRDefault="005E02A6" w:rsidP="005E02A6">
      <w:pPr>
        <w:pStyle w:val="Code"/>
      </w:pPr>
    </w:p>
    <w:p w14:paraId="2973D127" w14:textId="77777777" w:rsidR="005E02A6" w:rsidRPr="00EC76D5" w:rsidRDefault="005E02A6" w:rsidP="005E02A6">
      <w:pPr>
        <w:pStyle w:val="Code"/>
      </w:pPr>
      <w:r w:rsidRPr="00EC76D5">
        <w:t xml:space="preserve">        List&lt;Type&gt; oldTypeList = oldType.getTypeList(),</w:t>
      </w:r>
    </w:p>
    <w:p w14:paraId="5B2B8D9F" w14:textId="77777777" w:rsidR="005E02A6" w:rsidRPr="00EC76D5" w:rsidRDefault="005E02A6" w:rsidP="005E02A6">
      <w:pPr>
        <w:pStyle w:val="Code"/>
      </w:pPr>
      <w:r w:rsidRPr="00EC76D5">
        <w:t xml:space="preserve">                   newTypeList = type.getTypeList();</w:t>
      </w:r>
    </w:p>
    <w:p w14:paraId="30E4FF67" w14:textId="77777777" w:rsidR="005E02A6" w:rsidRPr="00EC76D5" w:rsidRDefault="005E02A6" w:rsidP="005E02A6">
      <w:pPr>
        <w:pStyle w:val="Code"/>
      </w:pPr>
    </w:p>
    <w:p w14:paraId="5C26E8CF" w14:textId="77777777" w:rsidR="005E02A6" w:rsidRPr="00EC76D5" w:rsidRDefault="005E02A6" w:rsidP="005E02A6">
      <w:pPr>
        <w:pStyle w:val="Code"/>
      </w:pPr>
      <w:r w:rsidRPr="00EC76D5">
        <w:t xml:space="preserve">        Assert.error(((oldTypeList == null) &amp;&amp; (oldTypeList == null)) ||</w:t>
      </w:r>
    </w:p>
    <w:p w14:paraId="5BBE3799" w14:textId="77777777" w:rsidR="005E02A6" w:rsidRPr="00EC76D5" w:rsidRDefault="005E02A6" w:rsidP="005E02A6">
      <w:pPr>
        <w:pStyle w:val="Code"/>
      </w:pPr>
      <w:r w:rsidRPr="00EC76D5">
        <w:t xml:space="preserve">                     ((oldTypeList != null) &amp;&amp; (oldTypeList != null) &amp;&amp;</w:t>
      </w:r>
    </w:p>
    <w:p w14:paraId="2B67BFBA" w14:textId="77777777" w:rsidR="005E02A6" w:rsidRPr="00EC76D5" w:rsidRDefault="005E02A6" w:rsidP="005E02A6">
      <w:pPr>
        <w:pStyle w:val="Code"/>
      </w:pPr>
      <w:r w:rsidRPr="00EC76D5">
        <w:t xml:space="preserve">                      oldTypeList.equals(newTypeList)), name,</w:t>
      </w:r>
    </w:p>
    <w:p w14:paraId="4632FF90" w14:textId="77777777" w:rsidR="005E02A6" w:rsidRPr="00EC76D5" w:rsidRDefault="005E02A6" w:rsidP="005E02A6">
      <w:pPr>
        <w:pStyle w:val="Code"/>
      </w:pPr>
      <w:r w:rsidRPr="00EC76D5">
        <w:t xml:space="preserve">                     "different parameter lists in function redeclaration");</w:t>
      </w:r>
    </w:p>
    <w:p w14:paraId="2D830B9C" w14:textId="77777777" w:rsidR="005E02A6" w:rsidRPr="00EC76D5" w:rsidRDefault="005E02A6" w:rsidP="005E02A6">
      <w:pPr>
        <w:pStyle w:val="Code"/>
      </w:pPr>
      <w:r w:rsidRPr="00EC76D5">
        <w:t xml:space="preserve">      }</w:t>
      </w:r>
    </w:p>
    <w:p w14:paraId="1761206A" w14:textId="77777777" w:rsidR="005E02A6" w:rsidRPr="00EC76D5" w:rsidRDefault="005E02A6" w:rsidP="005E02A6">
      <w:pPr>
        <w:pStyle w:val="Code"/>
      </w:pPr>
      <w:r w:rsidRPr="00EC76D5">
        <w:t xml:space="preserve">    }</w:t>
      </w:r>
    </w:p>
    <w:p w14:paraId="04253397" w14:textId="77777777" w:rsidR="005E02A6" w:rsidRPr="00EC76D5" w:rsidRDefault="005E02A6" w:rsidP="005E02A6">
      <w:pPr>
        <w:pStyle w:val="Code"/>
      </w:pPr>
    </w:p>
    <w:p w14:paraId="2238DA5C" w14:textId="77777777" w:rsidR="005E02A6" w:rsidRPr="00EC76D5" w:rsidRDefault="005E02A6" w:rsidP="005E02A6">
      <w:pPr>
        <w:pStyle w:val="Code"/>
      </w:pPr>
      <w:r w:rsidRPr="00EC76D5">
        <w:t xml:space="preserve">    Symbol symbol =</w:t>
      </w:r>
    </w:p>
    <w:p w14:paraId="7A1DBF3B" w14:textId="77777777" w:rsidR="005E02A6" w:rsidRPr="00EC76D5" w:rsidRDefault="005E02A6" w:rsidP="005E02A6">
      <w:pPr>
        <w:pStyle w:val="Code"/>
      </w:pPr>
      <w:r w:rsidRPr="00EC76D5">
        <w:t xml:space="preserve">      Symbol.createVariableSymbol(name, external, storage, type, null);</w:t>
      </w:r>
    </w:p>
    <w:p w14:paraId="623E2308" w14:textId="77777777" w:rsidR="005E02A6" w:rsidRPr="00EC76D5" w:rsidRDefault="005E02A6" w:rsidP="005E02A6">
      <w:pPr>
        <w:pStyle w:val="Code"/>
      </w:pPr>
      <w:r w:rsidRPr="00EC76D5">
        <w:t xml:space="preserve">    Main.CurrentTable.addSymbol(symbol);</w:t>
      </w:r>
    </w:p>
    <w:p w14:paraId="04D2D9A1" w14:textId="77777777" w:rsidR="005E02A6" w:rsidRPr="00EC76D5" w:rsidRDefault="005E02A6" w:rsidP="005E02A6">
      <w:pPr>
        <w:pStyle w:val="Code"/>
      </w:pPr>
      <w:r w:rsidRPr="00EC76D5">
        <w:t xml:space="preserve">  }</w:t>
      </w:r>
    </w:p>
    <w:p w14:paraId="27F3A24C" w14:textId="77777777" w:rsidR="005E02A6" w:rsidRPr="00EC76D5" w:rsidRDefault="005E02A6" w:rsidP="005E02A6">
      <w:r w:rsidRPr="00EC76D5">
        <w:lastRenderedPageBreak/>
        <w:t xml:space="preserve">The </w:t>
      </w:r>
      <w:proofErr w:type="spellStart"/>
      <w:r w:rsidRPr="00EC76D5">
        <w:rPr>
          <w:rStyle w:val="CodeInText"/>
        </w:rPr>
        <w:t>generateAssignmentDeclarator</w:t>
      </w:r>
      <w:proofErr w:type="spellEnd"/>
      <w:r w:rsidRPr="00EC76D5">
        <w:t xml:space="preserve"> method is called for a </w:t>
      </w:r>
      <w:proofErr w:type="spellStart"/>
      <w:r>
        <w:t>pointer_declarator</w:t>
      </w:r>
      <w:proofErr w:type="spellEnd"/>
      <w:r w:rsidRPr="00EC76D5">
        <w:t xml:space="preserve"> with an assignment. We check that the </w:t>
      </w:r>
      <w:proofErr w:type="spellStart"/>
      <w:r>
        <w:t>pointer_declarator</w:t>
      </w:r>
      <w:proofErr w:type="spellEnd"/>
      <w:r w:rsidRPr="00EC76D5">
        <w:t xml:space="preserve"> is not located inside a struct or union (the scope of the symbol table is struct or union), since it is not allowed to </w:t>
      </w:r>
      <w:r>
        <w:t>initialize</w:t>
      </w:r>
      <w:r w:rsidRPr="00EC76D5">
        <w:t xml:space="preserve"> struct or union members. We also check that the </w:t>
      </w:r>
      <w:proofErr w:type="spellStart"/>
      <w:r>
        <w:t>pointer_declarator</w:t>
      </w:r>
      <w:proofErr w:type="spellEnd"/>
      <w:r w:rsidRPr="00EC76D5">
        <w:t xml:space="preserve"> is not a function, since functions cannot be </w:t>
      </w:r>
      <w:r>
        <w:t>initialized</w:t>
      </w:r>
      <w:r w:rsidRPr="00EC76D5">
        <w:t xml:space="preserve">. If the </w:t>
      </w:r>
      <w:proofErr w:type="spellStart"/>
      <w:r>
        <w:t>pointer_declarator</w:t>
      </w:r>
      <w:proofErr w:type="spellEnd"/>
      <w:r w:rsidRPr="00EC76D5">
        <w:t xml:space="preserve"> is defined in the global scope and does not have the static storage it has external linkage and is visible from other source files, the linker will make it visible in a later phase.</w:t>
      </w:r>
    </w:p>
    <w:p w14:paraId="48A608E9" w14:textId="77777777" w:rsidR="005E02A6" w:rsidRPr="00EC76D5" w:rsidRDefault="005E02A6" w:rsidP="005E02A6">
      <w:r w:rsidRPr="00EC76D5">
        <w:t xml:space="preserve">An extern or typedef </w:t>
      </w:r>
      <w:proofErr w:type="spellStart"/>
      <w:r>
        <w:t>pointer_declarator</w:t>
      </w:r>
      <w:proofErr w:type="spellEnd"/>
      <w:r w:rsidRPr="00EC76D5">
        <w:t xml:space="preserve"> cannot be </w:t>
      </w:r>
      <w:r>
        <w:t>initialized</w:t>
      </w:r>
      <w:r w:rsidRPr="00EC76D5">
        <w:t xml:space="preserve">. However, if it is auto or register, we call </w:t>
      </w:r>
      <w:proofErr w:type="spellStart"/>
      <w:r w:rsidRPr="00EC76D5">
        <w:rPr>
          <w:rStyle w:val="CodeInText"/>
        </w:rPr>
        <w:t>Generate</w:t>
      </w:r>
      <w:r>
        <w:rPr>
          <w:rStyle w:val="CodeInText"/>
        </w:rPr>
        <w:t>Initializer</w:t>
      </w:r>
      <w:r w:rsidRPr="00EC76D5">
        <w:rPr>
          <w:rStyle w:val="CodeInText"/>
        </w:rPr>
        <w:t>.generateStack</w:t>
      </w:r>
      <w:proofErr w:type="spellEnd"/>
      <w:r w:rsidRPr="00EC76D5">
        <w:t xml:space="preserve"> that generates a suitable series of assignment instructions. If it static, we instead call </w:t>
      </w:r>
      <w:proofErr w:type="spellStart"/>
      <w:r w:rsidRPr="00EC76D5">
        <w:rPr>
          <w:rStyle w:val="CodeInText"/>
        </w:rPr>
        <w:t>ValueConversion.storeStaticSymbol</w:t>
      </w:r>
      <w:proofErr w:type="spellEnd"/>
      <w:r w:rsidRPr="00EC76D5">
        <w:t xml:space="preserve"> that will store the </w:t>
      </w:r>
      <w:r>
        <w:t>initialized</w:t>
      </w:r>
      <w:r w:rsidRPr="00EC76D5">
        <w:t xml:space="preserve"> value (that is always constant) in a block of bytes, that will be paced in the final execution file by the linker.</w:t>
      </w:r>
    </w:p>
    <w:p w14:paraId="24B0C18A" w14:textId="77777777" w:rsidR="005E02A6" w:rsidRPr="00EC76D5" w:rsidRDefault="005E02A6" w:rsidP="005E02A6">
      <w:pPr>
        <w:pStyle w:val="Code"/>
      </w:pPr>
      <w:r w:rsidRPr="00EC76D5">
        <w:t xml:space="preserve">  public static void generateAssignmentDeclarator</w:t>
      </w:r>
    </w:p>
    <w:p w14:paraId="2BFD9E61" w14:textId="77777777" w:rsidR="005E02A6" w:rsidRPr="00EC76D5" w:rsidRDefault="005E02A6" w:rsidP="005E02A6">
      <w:pPr>
        <w:pStyle w:val="Code"/>
      </w:pPr>
      <w:r w:rsidRPr="00EC76D5">
        <w:t xml:space="preserve">                     (List&lt;MiddleCode&gt; middleCodeList, Specifier specifier,</w:t>
      </w:r>
    </w:p>
    <w:p w14:paraId="3BB1C183" w14:textId="77777777" w:rsidR="005E02A6" w:rsidRPr="00EC76D5" w:rsidRDefault="005E02A6" w:rsidP="005E02A6">
      <w:pPr>
        <w:pStyle w:val="Code"/>
      </w:pPr>
      <w:r w:rsidRPr="00EC76D5">
        <w:t xml:space="preserve">                      Declarator </w:t>
      </w:r>
      <w:r>
        <w:t>declarator</w:t>
      </w:r>
      <w:r w:rsidRPr="00EC76D5">
        <w:t xml:space="preserve">, Object </w:t>
      </w:r>
      <w:r>
        <w:t>initializer</w:t>
      </w:r>
      <w:r w:rsidRPr="00EC76D5">
        <w:t>) {</w:t>
      </w:r>
    </w:p>
    <w:p w14:paraId="2D598300" w14:textId="77777777" w:rsidR="005E02A6" w:rsidRPr="00EC76D5" w:rsidRDefault="005E02A6" w:rsidP="005E02A6">
      <w:pPr>
        <w:pStyle w:val="Code"/>
      </w:pPr>
      <w:r w:rsidRPr="00EC76D5">
        <w:t xml:space="preserve">    Triple&lt;Boolean,Storage,Type&gt; specTriple = specifier.generate();</w:t>
      </w:r>
    </w:p>
    <w:p w14:paraId="5E036A9E" w14:textId="77777777" w:rsidR="005E02A6" w:rsidRPr="00EC76D5" w:rsidRDefault="005E02A6" w:rsidP="005E02A6">
      <w:pPr>
        <w:pStyle w:val="Code"/>
      </w:pPr>
      <w:r w:rsidRPr="00EC76D5">
        <w:t xml:space="preserve">    boolean external = specTriple.getFirst();</w:t>
      </w:r>
    </w:p>
    <w:p w14:paraId="441E2483" w14:textId="77777777" w:rsidR="005E02A6" w:rsidRPr="00EC76D5" w:rsidRDefault="005E02A6" w:rsidP="005E02A6">
      <w:pPr>
        <w:pStyle w:val="Code"/>
      </w:pPr>
      <w:r w:rsidRPr="00EC76D5">
        <w:t xml:space="preserve">    Storage storage = specTriple.getSecond();</w:t>
      </w:r>
    </w:p>
    <w:p w14:paraId="536B8BC2" w14:textId="77777777" w:rsidR="005E02A6" w:rsidRPr="00EC76D5" w:rsidRDefault="005E02A6" w:rsidP="005E02A6">
      <w:pPr>
        <w:pStyle w:val="Code"/>
      </w:pPr>
      <w:r w:rsidRPr="00EC76D5">
        <w:t xml:space="preserve">    Type </w:t>
      </w:r>
      <w:r>
        <w:t>specifierType</w:t>
      </w:r>
      <w:r w:rsidRPr="00EC76D5">
        <w:t xml:space="preserve"> = specTriple.getThird();</w:t>
      </w:r>
    </w:p>
    <w:p w14:paraId="5FDD66F8" w14:textId="77777777" w:rsidR="005E02A6" w:rsidRPr="00EC76D5" w:rsidRDefault="005E02A6" w:rsidP="005E02A6">
      <w:pPr>
        <w:pStyle w:val="Code"/>
      </w:pPr>
    </w:p>
    <w:p w14:paraId="4BC41B99" w14:textId="77777777" w:rsidR="005E02A6" w:rsidRPr="00EC76D5" w:rsidRDefault="005E02A6" w:rsidP="005E02A6">
      <w:pPr>
        <w:pStyle w:val="Code"/>
      </w:pPr>
      <w:r w:rsidRPr="00EC76D5">
        <w:t xml:space="preserve">    </w:t>
      </w:r>
      <w:r>
        <w:t>declarator</w:t>
      </w:r>
      <w:r w:rsidRPr="00EC76D5">
        <w:t>.add(</w:t>
      </w:r>
      <w:r>
        <w:t>specifierType</w:t>
      </w:r>
      <w:r w:rsidRPr="00EC76D5">
        <w:t>);</w:t>
      </w:r>
    </w:p>
    <w:p w14:paraId="3D639ED0" w14:textId="77777777" w:rsidR="005E02A6" w:rsidRPr="00EC76D5" w:rsidRDefault="005E02A6" w:rsidP="005E02A6">
      <w:pPr>
        <w:pStyle w:val="Code"/>
      </w:pPr>
      <w:r w:rsidRPr="00EC76D5">
        <w:t xml:space="preserve">    String name = </w:t>
      </w:r>
      <w:r>
        <w:t>declarator</w:t>
      </w:r>
      <w:r w:rsidRPr="00EC76D5">
        <w:t>.getName();</w:t>
      </w:r>
    </w:p>
    <w:p w14:paraId="31D0706C" w14:textId="77777777" w:rsidR="005E02A6" w:rsidRPr="00EC76D5" w:rsidRDefault="005E02A6" w:rsidP="005E02A6">
      <w:pPr>
        <w:pStyle w:val="Code"/>
      </w:pPr>
      <w:r w:rsidRPr="00EC76D5">
        <w:t xml:space="preserve">    Type type = </w:t>
      </w:r>
      <w:r>
        <w:t>declarator</w:t>
      </w:r>
      <w:r w:rsidRPr="00EC76D5">
        <w:t>.type();</w:t>
      </w:r>
    </w:p>
    <w:p w14:paraId="2475B76D" w14:textId="77777777" w:rsidR="005E02A6" w:rsidRPr="00EC76D5" w:rsidRDefault="005E02A6" w:rsidP="005E02A6">
      <w:pPr>
        <w:pStyle w:val="Code"/>
      </w:pPr>
      <w:r w:rsidRPr="00EC76D5">
        <w:t xml:space="preserve">    </w:t>
      </w:r>
    </w:p>
    <w:p w14:paraId="530AA26B" w14:textId="77777777" w:rsidR="005E02A6" w:rsidRPr="00EC76D5" w:rsidRDefault="005E02A6" w:rsidP="005E02A6">
      <w:pPr>
        <w:pStyle w:val="Code"/>
      </w:pPr>
      <w:r w:rsidRPr="00EC76D5">
        <w:t xml:space="preserve">    Assert.error(!type.isFunction(), null, "function cannot be </w:t>
      </w:r>
      <w:r>
        <w:t>initialized</w:t>
      </w:r>
      <w:r w:rsidRPr="00EC76D5">
        <w:t>");</w:t>
      </w:r>
    </w:p>
    <w:p w14:paraId="5A05CA32" w14:textId="77777777" w:rsidR="005E02A6" w:rsidRPr="00EC76D5" w:rsidRDefault="005E02A6" w:rsidP="005E02A6">
      <w:pPr>
        <w:pStyle w:val="Code"/>
      </w:pPr>
      <w:r w:rsidRPr="00EC76D5">
        <w:t xml:space="preserve">    Assert.error(storage != Storage.Typedef, name,</w:t>
      </w:r>
    </w:p>
    <w:p w14:paraId="2B2ACC83" w14:textId="77777777" w:rsidR="005E02A6" w:rsidRPr="00EC76D5" w:rsidRDefault="005E02A6" w:rsidP="005E02A6">
      <w:pPr>
        <w:pStyle w:val="Code"/>
      </w:pPr>
      <w:r w:rsidRPr="00EC76D5">
        <w:t xml:space="preserve">                 "typedef cannot be </w:t>
      </w:r>
      <w:r>
        <w:t>initialized</w:t>
      </w:r>
      <w:r w:rsidRPr="00EC76D5">
        <w:t>");</w:t>
      </w:r>
    </w:p>
    <w:p w14:paraId="23F48A18" w14:textId="77777777" w:rsidR="005E02A6" w:rsidRPr="00EC76D5" w:rsidRDefault="005E02A6" w:rsidP="005E02A6">
      <w:pPr>
        <w:pStyle w:val="Code"/>
      </w:pPr>
      <w:r w:rsidRPr="00EC76D5">
        <w:t xml:space="preserve">    Assert.error(storage != Storage.Extern, name,</w:t>
      </w:r>
    </w:p>
    <w:p w14:paraId="77627FA6" w14:textId="77777777" w:rsidR="005E02A6" w:rsidRPr="00EC76D5" w:rsidRDefault="005E02A6" w:rsidP="005E02A6">
      <w:pPr>
        <w:pStyle w:val="Code"/>
      </w:pPr>
      <w:r w:rsidRPr="00EC76D5">
        <w:t xml:space="preserve">                 "extern cannot be </w:t>
      </w:r>
      <w:r>
        <w:t>initialized</w:t>
      </w:r>
      <w:r w:rsidRPr="00EC76D5">
        <w:t>");</w:t>
      </w:r>
    </w:p>
    <w:p w14:paraId="18C807B5" w14:textId="77777777" w:rsidR="005E02A6" w:rsidRPr="00EC76D5" w:rsidRDefault="005E02A6" w:rsidP="005E02A6">
      <w:pPr>
        <w:pStyle w:val="Code"/>
      </w:pPr>
      <w:r w:rsidRPr="00EC76D5">
        <w:t xml:space="preserve">    Assert.error((Main.CurrentTable.getScope() != Scope.Struct) &amp;&amp;</w:t>
      </w:r>
    </w:p>
    <w:p w14:paraId="4CDC5CBB" w14:textId="77777777" w:rsidR="005E02A6" w:rsidRPr="00EC76D5" w:rsidRDefault="005E02A6" w:rsidP="005E02A6">
      <w:pPr>
        <w:pStyle w:val="Code"/>
      </w:pPr>
      <w:r w:rsidRPr="00EC76D5">
        <w:t xml:space="preserve">                 (Main.CurrentTable.getScope() != Scope.Union),</w:t>
      </w:r>
    </w:p>
    <w:p w14:paraId="3CDE51B1" w14:textId="77777777" w:rsidR="005E02A6" w:rsidRPr="00EC76D5" w:rsidRDefault="005E02A6" w:rsidP="005E02A6">
      <w:pPr>
        <w:pStyle w:val="Code"/>
      </w:pPr>
      <w:r w:rsidRPr="00EC76D5">
        <w:t xml:space="preserve">                 name, "struct or union field cannot be </w:t>
      </w:r>
      <w:r>
        <w:t>initialized</w:t>
      </w:r>
      <w:r w:rsidRPr="00EC76D5">
        <w:t>");</w:t>
      </w:r>
    </w:p>
    <w:p w14:paraId="37F0D263" w14:textId="77777777" w:rsidR="005E02A6" w:rsidRPr="00EC76D5" w:rsidRDefault="005E02A6" w:rsidP="005E02A6">
      <w:pPr>
        <w:pStyle w:val="Code"/>
      </w:pPr>
    </w:p>
    <w:p w14:paraId="2CC3E6B3" w14:textId="77777777" w:rsidR="005E02A6" w:rsidRPr="00EC76D5" w:rsidRDefault="005E02A6" w:rsidP="005E02A6">
      <w:pPr>
        <w:pStyle w:val="Code"/>
      </w:pPr>
      <w:r w:rsidRPr="00EC76D5">
        <w:t xml:space="preserve">    switch (storage) {</w:t>
      </w:r>
    </w:p>
    <w:p w14:paraId="7276267C" w14:textId="77777777" w:rsidR="005E02A6" w:rsidRPr="00EC76D5" w:rsidRDefault="005E02A6" w:rsidP="005E02A6">
      <w:pPr>
        <w:pStyle w:val="Code"/>
      </w:pPr>
      <w:r w:rsidRPr="00EC76D5">
        <w:t xml:space="preserve">      case Auto:</w:t>
      </w:r>
    </w:p>
    <w:p w14:paraId="39AF4B7F" w14:textId="77777777" w:rsidR="005E02A6" w:rsidRPr="00EC76D5" w:rsidRDefault="005E02A6" w:rsidP="005E02A6">
      <w:pPr>
        <w:pStyle w:val="Code"/>
      </w:pPr>
      <w:r w:rsidRPr="00EC76D5">
        <w:t xml:space="preserve">      case Register: {</w:t>
      </w:r>
    </w:p>
    <w:p w14:paraId="14F02912" w14:textId="77777777" w:rsidR="005E02A6" w:rsidRPr="00EC76D5" w:rsidRDefault="005E02A6" w:rsidP="005E02A6">
      <w:pPr>
        <w:pStyle w:val="Code"/>
      </w:pPr>
      <w:r w:rsidRPr="00EC76D5">
        <w:t xml:space="preserve">          Assert.error(Main.CurrentTable.getScope() != Scope.Global, name,</w:t>
      </w:r>
    </w:p>
    <w:p w14:paraId="5C645A86" w14:textId="77777777" w:rsidR="005E02A6" w:rsidRPr="00EC76D5" w:rsidRDefault="005E02A6" w:rsidP="005E02A6">
      <w:pPr>
        <w:pStyle w:val="Code"/>
      </w:pPr>
      <w:r w:rsidRPr="00EC76D5">
        <w:t xml:space="preserve">                       "auto or register storage in global scope");</w:t>
      </w:r>
    </w:p>
    <w:p w14:paraId="10F1AF5C" w14:textId="77777777" w:rsidR="005E02A6" w:rsidRPr="00EC76D5" w:rsidRDefault="005E02A6" w:rsidP="005E02A6">
      <w:pPr>
        <w:pStyle w:val="Code"/>
      </w:pPr>
      <w:r w:rsidRPr="00EC76D5">
        <w:t xml:space="preserve">          </w:t>
      </w:r>
    </w:p>
    <w:p w14:paraId="22E10662" w14:textId="77777777" w:rsidR="005E02A6" w:rsidRPr="00EC76D5" w:rsidRDefault="005E02A6" w:rsidP="005E02A6">
      <w:pPr>
        <w:pStyle w:val="Code"/>
      </w:pPr>
      <w:r w:rsidRPr="00EC76D5">
        <w:t xml:space="preserve">          </w:t>
      </w:r>
      <w:r>
        <w:t>initializer</w:t>
      </w:r>
      <w:r w:rsidRPr="00EC76D5">
        <w:t xml:space="preserve"> = Generate</w:t>
      </w:r>
      <w:r>
        <w:t>Initializer</w:t>
      </w:r>
      <w:r w:rsidRPr="00EC76D5">
        <w:t xml:space="preserve">Auto.match(type, </w:t>
      </w:r>
      <w:r>
        <w:t>initializer</w:t>
      </w:r>
      <w:r w:rsidRPr="00EC76D5">
        <w:t>);</w:t>
      </w:r>
    </w:p>
    <w:p w14:paraId="2DBEACA7" w14:textId="77777777" w:rsidR="005E02A6" w:rsidRPr="00EC76D5" w:rsidRDefault="005E02A6" w:rsidP="005E02A6">
      <w:pPr>
        <w:pStyle w:val="Code"/>
      </w:pPr>
      <w:r w:rsidRPr="00EC76D5">
        <w:t xml:space="preserve">          </w:t>
      </w:r>
      <w:r>
        <w:t>initializer</w:t>
      </w:r>
      <w:r w:rsidRPr="00EC76D5">
        <w:t xml:space="preserve"> = Generate</w:t>
      </w:r>
      <w:r>
        <w:t>Initializer</w:t>
      </w:r>
      <w:r w:rsidRPr="00EC76D5">
        <w:t>Auto.generateAutoValueList(</w:t>
      </w:r>
      <w:r>
        <w:t>initializer</w:t>
      </w:r>
      <w:r w:rsidRPr="00EC76D5">
        <w:t>);</w:t>
      </w:r>
    </w:p>
    <w:p w14:paraId="06F24E59" w14:textId="77777777" w:rsidR="005E02A6" w:rsidRPr="00EC76D5" w:rsidRDefault="005E02A6" w:rsidP="005E02A6">
      <w:pPr>
        <w:pStyle w:val="Code"/>
      </w:pPr>
      <w:r w:rsidRPr="00EC76D5">
        <w:t xml:space="preserve">          Symbol symbol =</w:t>
      </w:r>
    </w:p>
    <w:p w14:paraId="18B47158" w14:textId="77777777" w:rsidR="005E02A6" w:rsidRPr="00EC76D5" w:rsidRDefault="005E02A6" w:rsidP="005E02A6">
      <w:pPr>
        <w:pStyle w:val="Code"/>
      </w:pPr>
      <w:r w:rsidRPr="00EC76D5">
        <w:t xml:space="preserve">            Symbol.createVariableSymbol(name, false, storage, type, null);</w:t>
      </w:r>
    </w:p>
    <w:p w14:paraId="5D6CFB9B" w14:textId="77777777" w:rsidR="005E02A6" w:rsidRPr="00EC76D5" w:rsidRDefault="005E02A6" w:rsidP="005E02A6">
      <w:pPr>
        <w:pStyle w:val="Code"/>
      </w:pPr>
      <w:r w:rsidRPr="00EC76D5">
        <w:t xml:space="preserve">          </w:t>
      </w:r>
    </w:p>
    <w:p w14:paraId="38FD63D1" w14:textId="77777777" w:rsidR="005E02A6" w:rsidRPr="00EC76D5" w:rsidRDefault="005E02A6" w:rsidP="005E02A6">
      <w:pPr>
        <w:pStyle w:val="Code"/>
      </w:pPr>
      <w:r w:rsidRPr="00EC76D5">
        <w:t xml:space="preserve">          if (</w:t>
      </w:r>
      <w:r>
        <w:t>initializer</w:t>
      </w:r>
      <w:r w:rsidRPr="00EC76D5">
        <w:t xml:space="preserve"> instanceof SyntaxTree) {</w:t>
      </w:r>
    </w:p>
    <w:p w14:paraId="6BEB2217" w14:textId="77777777" w:rsidR="005E02A6" w:rsidRPr="00EC76D5" w:rsidRDefault="005E02A6" w:rsidP="005E02A6">
      <w:pPr>
        <w:pStyle w:val="Code"/>
      </w:pPr>
      <w:r w:rsidRPr="00EC76D5">
        <w:t xml:space="preserve">            SyntaxTree symbolTree =</w:t>
      </w:r>
    </w:p>
    <w:p w14:paraId="3687AC0A" w14:textId="77777777" w:rsidR="005E02A6" w:rsidRPr="00EC76D5" w:rsidRDefault="005E02A6" w:rsidP="005E02A6">
      <w:pPr>
        <w:pStyle w:val="Code"/>
      </w:pPr>
      <w:r w:rsidRPr="00EC76D5">
        <w:t xml:space="preserve">              new SyntaxTree(MiddleOperator.Variable, symbol);</w:t>
      </w:r>
    </w:p>
    <w:p w14:paraId="0DDFD3D4" w14:textId="77777777" w:rsidR="005E02A6" w:rsidRPr="00EC76D5" w:rsidRDefault="005E02A6" w:rsidP="005E02A6">
      <w:pPr>
        <w:pStyle w:val="Code"/>
      </w:pPr>
      <w:r w:rsidRPr="00EC76D5">
        <w:t xml:space="preserve">            SyntaxTree assignTree =</w:t>
      </w:r>
    </w:p>
    <w:p w14:paraId="5ECE1779" w14:textId="77777777" w:rsidR="005E02A6" w:rsidRPr="00EC76D5" w:rsidRDefault="005E02A6" w:rsidP="005E02A6">
      <w:pPr>
        <w:pStyle w:val="Code"/>
      </w:pPr>
      <w:r w:rsidRPr="00EC76D5">
        <w:t xml:space="preserve">              SyntaxTreeGenerator.generateBinaryTree(MiddleOperator.Assign,</w:t>
      </w:r>
    </w:p>
    <w:p w14:paraId="23676449" w14:textId="77777777" w:rsidR="005E02A6" w:rsidRPr="00EC76D5" w:rsidRDefault="005E02A6" w:rsidP="005E02A6">
      <w:pPr>
        <w:pStyle w:val="Code"/>
      </w:pPr>
      <w:r w:rsidRPr="00EC76D5">
        <w:t xml:space="preserve">                                          type, symbolTree, (SyntaxTree)</w:t>
      </w:r>
      <w:r>
        <w:t>initializer</w:t>
      </w:r>
      <w:r w:rsidRPr="00EC76D5">
        <w:t>);</w:t>
      </w:r>
    </w:p>
    <w:p w14:paraId="507F0A80" w14:textId="77777777" w:rsidR="005E02A6" w:rsidRPr="00EC76D5" w:rsidRDefault="005E02A6" w:rsidP="005E02A6">
      <w:pPr>
        <w:pStyle w:val="Code"/>
      </w:pPr>
      <w:r w:rsidRPr="00EC76D5">
        <w:t xml:space="preserve">            MiddleCodeGenerator generateCode =</w:t>
      </w:r>
    </w:p>
    <w:p w14:paraId="34C2C35E" w14:textId="77777777" w:rsidR="005E02A6" w:rsidRPr="00EC76D5" w:rsidRDefault="005E02A6" w:rsidP="005E02A6">
      <w:pPr>
        <w:pStyle w:val="Code"/>
      </w:pPr>
      <w:r w:rsidRPr="00EC76D5">
        <w:t xml:space="preserve">              new MiddleCodeGenerator(middleCodeList);</w:t>
      </w:r>
    </w:p>
    <w:p w14:paraId="2ECDB215" w14:textId="77777777" w:rsidR="005E02A6" w:rsidRPr="00EC76D5" w:rsidRDefault="005E02A6" w:rsidP="005E02A6">
      <w:pPr>
        <w:pStyle w:val="Code"/>
      </w:pPr>
      <w:r w:rsidRPr="00EC76D5">
        <w:t xml:space="preserve">            generateCode.generateExpression(assignTree);</w:t>
      </w:r>
    </w:p>
    <w:p w14:paraId="2435ADAA" w14:textId="77777777" w:rsidR="005E02A6" w:rsidRPr="00EC76D5" w:rsidRDefault="005E02A6" w:rsidP="005E02A6">
      <w:pPr>
        <w:pStyle w:val="Code"/>
      </w:pPr>
      <w:r w:rsidRPr="00EC76D5">
        <w:t xml:space="preserve">          }</w:t>
      </w:r>
    </w:p>
    <w:p w14:paraId="3A542B06" w14:textId="77777777" w:rsidR="005E02A6" w:rsidRPr="00EC76D5" w:rsidRDefault="005E02A6" w:rsidP="005E02A6">
      <w:pPr>
        <w:pStyle w:val="Code"/>
      </w:pPr>
      <w:r w:rsidRPr="00EC76D5">
        <w:lastRenderedPageBreak/>
        <w:t xml:space="preserve">          else {</w:t>
      </w:r>
    </w:p>
    <w:p w14:paraId="4A035DF8" w14:textId="77777777" w:rsidR="005E02A6" w:rsidRPr="00EC76D5" w:rsidRDefault="005E02A6" w:rsidP="005E02A6">
      <w:pPr>
        <w:pStyle w:val="Code"/>
      </w:pPr>
      <w:r w:rsidRPr="00EC76D5">
        <w:t xml:space="preserve">            Generate</w:t>
      </w:r>
      <w:r>
        <w:t>Initializer</w:t>
      </w:r>
      <w:r w:rsidRPr="00EC76D5">
        <w:t>Auto.generateAuto(symbol, middleCodeList, type,</w:t>
      </w:r>
    </w:p>
    <w:p w14:paraId="7E38D64C" w14:textId="77777777" w:rsidR="005E02A6" w:rsidRPr="00EC76D5" w:rsidRDefault="005E02A6" w:rsidP="005E02A6">
      <w:pPr>
        <w:pStyle w:val="Code"/>
      </w:pPr>
      <w:r w:rsidRPr="00EC76D5">
        <w:t xml:space="preserve">                                    </w:t>
      </w:r>
      <w:r>
        <w:t>initializer</w:t>
      </w:r>
      <w:r w:rsidRPr="00EC76D5">
        <w:t>,name, Main.CurrentTable.getOffset());</w:t>
      </w:r>
    </w:p>
    <w:p w14:paraId="65820E54" w14:textId="77777777" w:rsidR="005E02A6" w:rsidRPr="00EC76D5" w:rsidRDefault="005E02A6" w:rsidP="005E02A6">
      <w:pPr>
        <w:pStyle w:val="Code"/>
      </w:pPr>
      <w:r w:rsidRPr="00EC76D5">
        <w:t xml:space="preserve">          }</w:t>
      </w:r>
    </w:p>
    <w:p w14:paraId="496C9BEF" w14:textId="77777777" w:rsidR="005E02A6" w:rsidRPr="00EC76D5" w:rsidRDefault="005E02A6" w:rsidP="005E02A6">
      <w:pPr>
        <w:pStyle w:val="Code"/>
      </w:pPr>
    </w:p>
    <w:p w14:paraId="66A6FD7C" w14:textId="77777777" w:rsidR="005E02A6" w:rsidRPr="00EC76D5" w:rsidRDefault="005E02A6" w:rsidP="005E02A6">
      <w:pPr>
        <w:pStyle w:val="Code"/>
      </w:pPr>
      <w:r w:rsidRPr="00EC76D5">
        <w:t xml:space="preserve">          Main.CurrentTable.addSymbol(symbol);</w:t>
      </w:r>
    </w:p>
    <w:p w14:paraId="2F5759D6" w14:textId="77777777" w:rsidR="005E02A6" w:rsidRPr="00EC76D5" w:rsidRDefault="005E02A6" w:rsidP="005E02A6">
      <w:pPr>
        <w:pStyle w:val="Code"/>
      </w:pPr>
      <w:r w:rsidRPr="00EC76D5">
        <w:t xml:space="preserve">        }</w:t>
      </w:r>
    </w:p>
    <w:p w14:paraId="451E2DC6" w14:textId="77777777" w:rsidR="005E02A6" w:rsidRPr="00EC76D5" w:rsidRDefault="005E02A6" w:rsidP="005E02A6">
      <w:pPr>
        <w:pStyle w:val="Code"/>
      </w:pPr>
      <w:r w:rsidRPr="00EC76D5">
        <w:t xml:space="preserve">        break;</w:t>
      </w:r>
    </w:p>
    <w:p w14:paraId="31CEE643" w14:textId="77777777" w:rsidR="005E02A6" w:rsidRPr="00EC76D5" w:rsidRDefault="005E02A6" w:rsidP="005E02A6">
      <w:pPr>
        <w:pStyle w:val="Code"/>
      </w:pPr>
    </w:p>
    <w:p w14:paraId="6964704E" w14:textId="77777777" w:rsidR="005E02A6" w:rsidRPr="00EC76D5" w:rsidRDefault="005E02A6" w:rsidP="005E02A6">
      <w:pPr>
        <w:pStyle w:val="Code"/>
      </w:pPr>
      <w:r w:rsidRPr="00EC76D5">
        <w:t xml:space="preserve">      case Static: {</w:t>
      </w:r>
    </w:p>
    <w:p w14:paraId="4D35439E" w14:textId="77777777" w:rsidR="005E02A6" w:rsidRPr="00EC76D5" w:rsidRDefault="005E02A6" w:rsidP="005E02A6">
      <w:pPr>
        <w:pStyle w:val="Code"/>
      </w:pPr>
      <w:r w:rsidRPr="00EC76D5">
        <w:t xml:space="preserve">          </w:t>
      </w:r>
      <w:r>
        <w:t>initializer</w:t>
      </w:r>
      <w:r w:rsidRPr="00EC76D5">
        <w:t xml:space="preserve"> = Generate</w:t>
      </w:r>
      <w:r>
        <w:t>Initializer</w:t>
      </w:r>
      <w:r w:rsidRPr="00EC76D5">
        <w:t>Static.generateValueExpression(</w:t>
      </w:r>
      <w:r>
        <w:t>initializer</w:t>
      </w:r>
      <w:r w:rsidRPr="00EC76D5">
        <w:t>);</w:t>
      </w:r>
    </w:p>
    <w:p w14:paraId="0F6FD1BA" w14:textId="77777777" w:rsidR="005E02A6" w:rsidRPr="00EC76D5" w:rsidRDefault="005E02A6" w:rsidP="005E02A6">
      <w:pPr>
        <w:pStyle w:val="Code"/>
      </w:pPr>
      <w:r w:rsidRPr="00EC76D5">
        <w:t xml:space="preserve">          </w:t>
      </w:r>
      <w:r>
        <w:t>initializer</w:t>
      </w:r>
      <w:r w:rsidRPr="00EC76D5">
        <w:t xml:space="preserve"> = Generate</w:t>
      </w:r>
      <w:r>
        <w:t>Initializer</w:t>
      </w:r>
      <w:r w:rsidRPr="00EC76D5">
        <w:t xml:space="preserve">Static.staticConvert(type, </w:t>
      </w:r>
      <w:r>
        <w:t>initializer</w:t>
      </w:r>
      <w:r w:rsidRPr="00EC76D5">
        <w:t>);</w:t>
      </w:r>
    </w:p>
    <w:p w14:paraId="4FCD916E" w14:textId="77777777" w:rsidR="005E02A6" w:rsidRPr="00EC76D5" w:rsidRDefault="005E02A6" w:rsidP="005E02A6">
      <w:pPr>
        <w:pStyle w:val="Code"/>
      </w:pPr>
      <w:r w:rsidRPr="00EC76D5">
        <w:t xml:space="preserve">          </w:t>
      </w:r>
      <w:r>
        <w:t>initializer</w:t>
      </w:r>
      <w:r w:rsidRPr="00EC76D5">
        <w:t xml:space="preserve"> = Generate</w:t>
      </w:r>
      <w:r>
        <w:t>Initializer</w:t>
      </w:r>
      <w:r w:rsidRPr="00EC76D5">
        <w:t>Static.generateAddressExpression(</w:t>
      </w:r>
      <w:r>
        <w:t>initializer</w:t>
      </w:r>
      <w:r w:rsidRPr="00EC76D5">
        <w:t>);</w:t>
      </w:r>
    </w:p>
    <w:p w14:paraId="1C510008" w14:textId="77777777" w:rsidR="005E02A6" w:rsidRPr="00EC76D5" w:rsidRDefault="005E02A6" w:rsidP="005E02A6">
      <w:pPr>
        <w:pStyle w:val="Code"/>
      </w:pPr>
      <w:r w:rsidRPr="00EC76D5">
        <w:t xml:space="preserve">          </w:t>
      </w:r>
    </w:p>
    <w:p w14:paraId="6A7AE8ED" w14:textId="77777777" w:rsidR="005E02A6" w:rsidRPr="00EC76D5" w:rsidRDefault="005E02A6" w:rsidP="005E02A6">
      <w:pPr>
        <w:pStyle w:val="Code"/>
      </w:pPr>
      <w:r w:rsidRPr="00EC76D5">
        <w:t xml:space="preserve">          if ((</w:t>
      </w:r>
      <w:r>
        <w:t>initializer</w:t>
      </w:r>
      <w:r w:rsidRPr="00EC76D5">
        <w:t xml:space="preserve"> instanceof SyntaxTree) &amp;&amp;</w:t>
      </w:r>
    </w:p>
    <w:p w14:paraId="0846CAE1" w14:textId="77777777" w:rsidR="005E02A6" w:rsidRPr="00EC76D5" w:rsidRDefault="005E02A6" w:rsidP="005E02A6">
      <w:pPr>
        <w:pStyle w:val="Code"/>
      </w:pPr>
      <w:r w:rsidRPr="00EC76D5">
        <w:t xml:space="preserve">              (((SyntaxTree) </w:t>
      </w:r>
      <w:r>
        <w:t>initializer</w:t>
      </w:r>
      <w:r w:rsidRPr="00EC76D5">
        <w:t>).getOperator() == MiddleOperator.Variable)){</w:t>
      </w:r>
    </w:p>
    <w:p w14:paraId="1EE1DA1B" w14:textId="77777777" w:rsidR="005E02A6" w:rsidRPr="00EC76D5" w:rsidRDefault="005E02A6" w:rsidP="005E02A6">
      <w:pPr>
        <w:pStyle w:val="Code"/>
      </w:pPr>
      <w:r w:rsidRPr="00EC76D5">
        <w:t xml:space="preserve">            Main.GlobalSet.add(((SyntaxTree) </w:t>
      </w:r>
      <w:r>
        <w:t>initializer</w:t>
      </w:r>
      <w:r w:rsidRPr="00EC76D5">
        <w:t>).getSymbol());</w:t>
      </w:r>
    </w:p>
    <w:p w14:paraId="5978F268" w14:textId="77777777" w:rsidR="005E02A6" w:rsidRPr="00EC76D5" w:rsidRDefault="005E02A6" w:rsidP="005E02A6">
      <w:pPr>
        <w:pStyle w:val="Code"/>
      </w:pPr>
      <w:r w:rsidRPr="00EC76D5">
        <w:t xml:space="preserve">          }</w:t>
      </w:r>
    </w:p>
    <w:p w14:paraId="0FF86D41" w14:textId="77777777" w:rsidR="005E02A6" w:rsidRPr="00EC76D5" w:rsidRDefault="005E02A6" w:rsidP="005E02A6">
      <w:pPr>
        <w:pStyle w:val="Code"/>
      </w:pPr>
      <w:r w:rsidRPr="00EC76D5">
        <w:t xml:space="preserve">          else {</w:t>
      </w:r>
    </w:p>
    <w:p w14:paraId="4884188D" w14:textId="77777777" w:rsidR="005E02A6" w:rsidRPr="00EC76D5" w:rsidRDefault="005E02A6" w:rsidP="005E02A6">
      <w:pPr>
        <w:pStyle w:val="Code"/>
      </w:pPr>
      <w:r w:rsidRPr="00EC76D5">
        <w:t xml:space="preserve">            List&lt;Byte&gt; byteList = new LinkedList&lt;&gt;();</w:t>
      </w:r>
    </w:p>
    <w:p w14:paraId="0EAEAD12" w14:textId="77777777" w:rsidR="005E02A6" w:rsidRPr="00EC76D5" w:rsidRDefault="005E02A6" w:rsidP="005E02A6">
      <w:pPr>
        <w:pStyle w:val="Code"/>
      </w:pPr>
      <w:r w:rsidRPr="00EC76D5">
        <w:t xml:space="preserve">            Map&lt;Integer,String&gt; accessMap = new ListMap&lt;&gt;();</w:t>
      </w:r>
    </w:p>
    <w:p w14:paraId="5E3248D4" w14:textId="77777777" w:rsidR="005E02A6" w:rsidRPr="00EC76D5" w:rsidRDefault="005E02A6" w:rsidP="005E02A6">
      <w:pPr>
        <w:pStyle w:val="Code"/>
      </w:pPr>
      <w:r w:rsidRPr="00EC76D5">
        <w:t xml:space="preserve">            List&lt;String&gt; textList = new LinkedList&lt;&gt;();</w:t>
      </w:r>
    </w:p>
    <w:p w14:paraId="4A20DD2F" w14:textId="77777777" w:rsidR="005E02A6" w:rsidRPr="00EC76D5" w:rsidRDefault="005E02A6" w:rsidP="005E02A6">
      <w:pPr>
        <w:pStyle w:val="Code"/>
      </w:pPr>
      <w:r w:rsidRPr="00EC76D5">
        <w:t xml:space="preserve">            Generate</w:t>
      </w:r>
      <w:r>
        <w:t>Initializer</w:t>
      </w:r>
      <w:r w:rsidRPr="00EC76D5">
        <w:t>Static.generateStatic</w:t>
      </w:r>
    </w:p>
    <w:p w14:paraId="69D22AB0" w14:textId="77777777" w:rsidR="005E02A6" w:rsidRPr="00EC76D5" w:rsidRDefault="005E02A6" w:rsidP="005E02A6">
      <w:pPr>
        <w:pStyle w:val="Code"/>
      </w:pPr>
      <w:r w:rsidRPr="00EC76D5">
        <w:t xml:space="preserve">                               (type, </w:t>
      </w:r>
      <w:r>
        <w:t>initializer</w:t>
      </w:r>
      <w:r w:rsidRPr="00EC76D5">
        <w:t>, byteList, accessMap, textList);</w:t>
      </w:r>
    </w:p>
    <w:p w14:paraId="3EBCA13E" w14:textId="77777777" w:rsidR="005E02A6" w:rsidRPr="00EC76D5" w:rsidRDefault="005E02A6" w:rsidP="005E02A6">
      <w:pPr>
        <w:pStyle w:val="Code"/>
      </w:pPr>
      <w:r w:rsidRPr="00EC76D5">
        <w:t xml:space="preserve">            Symbol symbol =</w:t>
      </w:r>
    </w:p>
    <w:p w14:paraId="6582924D" w14:textId="77777777" w:rsidR="005E02A6" w:rsidRPr="00EC76D5" w:rsidRDefault="005E02A6" w:rsidP="005E02A6">
      <w:pPr>
        <w:pStyle w:val="Code"/>
      </w:pPr>
      <w:r w:rsidRPr="00EC76D5">
        <w:t xml:space="preserve">              Symbol.create</w:t>
      </w:r>
      <w:r>
        <w:t>Initializer</w:t>
      </w:r>
      <w:r w:rsidRPr="00EC76D5">
        <w:t>Symbol(name, external, storage, type,</w:t>
      </w:r>
    </w:p>
    <w:p w14:paraId="5D337873" w14:textId="77777777" w:rsidR="005E02A6" w:rsidRPr="00EC76D5" w:rsidRDefault="005E02A6" w:rsidP="005E02A6">
      <w:pPr>
        <w:pStyle w:val="Code"/>
      </w:pPr>
      <w:r w:rsidRPr="00EC76D5">
        <w:t xml:space="preserve">                                      byteList, accessMap, textList);</w:t>
      </w:r>
    </w:p>
    <w:p w14:paraId="1AA0C3DF" w14:textId="77777777" w:rsidR="005E02A6" w:rsidRPr="00EC76D5" w:rsidRDefault="005E02A6" w:rsidP="005E02A6">
      <w:pPr>
        <w:pStyle w:val="Code"/>
      </w:pPr>
      <w:r w:rsidRPr="00EC76D5">
        <w:t xml:space="preserve">            Main.CurrentTable.addSymbol(symbol);</w:t>
      </w:r>
    </w:p>
    <w:p w14:paraId="248711AA" w14:textId="77777777" w:rsidR="005E02A6" w:rsidRPr="00EC76D5" w:rsidRDefault="005E02A6" w:rsidP="005E02A6">
      <w:pPr>
        <w:pStyle w:val="Code"/>
      </w:pPr>
      <w:r w:rsidRPr="00EC76D5">
        <w:t xml:space="preserve">          }</w:t>
      </w:r>
    </w:p>
    <w:p w14:paraId="6CBD5D74" w14:textId="77777777" w:rsidR="005E02A6" w:rsidRPr="00EC76D5" w:rsidRDefault="005E02A6" w:rsidP="005E02A6">
      <w:pPr>
        <w:pStyle w:val="Code"/>
      </w:pPr>
      <w:r w:rsidRPr="00EC76D5">
        <w:t xml:space="preserve">        }</w:t>
      </w:r>
    </w:p>
    <w:p w14:paraId="37B71BE9" w14:textId="77777777" w:rsidR="005E02A6" w:rsidRPr="00EC76D5" w:rsidRDefault="005E02A6" w:rsidP="005E02A6">
      <w:pPr>
        <w:pStyle w:val="Code"/>
      </w:pPr>
      <w:r w:rsidRPr="00EC76D5">
        <w:t xml:space="preserve">        break;</w:t>
      </w:r>
    </w:p>
    <w:p w14:paraId="06B67B5C" w14:textId="77777777" w:rsidR="005E02A6" w:rsidRPr="00EC76D5" w:rsidRDefault="005E02A6" w:rsidP="005E02A6">
      <w:pPr>
        <w:pStyle w:val="Code"/>
      </w:pPr>
      <w:r w:rsidRPr="00EC76D5">
        <w:t xml:space="preserve">    }</w:t>
      </w:r>
    </w:p>
    <w:p w14:paraId="21A7375D" w14:textId="77777777" w:rsidR="005E02A6" w:rsidRPr="00EC76D5" w:rsidRDefault="005E02A6" w:rsidP="005E02A6">
      <w:pPr>
        <w:pStyle w:val="Code"/>
      </w:pPr>
      <w:r w:rsidRPr="00EC76D5">
        <w:t xml:space="preserve">  }</w:t>
      </w:r>
    </w:p>
    <w:p w14:paraId="2703B471" w14:textId="77777777" w:rsidR="005E02A6" w:rsidRPr="00EC76D5" w:rsidRDefault="005E02A6" w:rsidP="005E02A6">
      <w:r w:rsidRPr="00EC76D5">
        <w:t xml:space="preserve">The </w:t>
      </w:r>
      <w:proofErr w:type="spellStart"/>
      <w:r w:rsidRPr="00EC76D5">
        <w:rPr>
          <w:rStyle w:val="CodeInText"/>
        </w:rPr>
        <w:t>generateBitfieldDeclarator</w:t>
      </w:r>
      <w:proofErr w:type="spellEnd"/>
      <w:r w:rsidRPr="00EC76D5">
        <w:t xml:space="preserve"> method is called for a </w:t>
      </w:r>
      <w:proofErr w:type="spellStart"/>
      <w:r>
        <w:t>pointer_declarator</w:t>
      </w:r>
      <w:proofErr w:type="spellEnd"/>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w:t>
      </w:r>
      <w:proofErr w:type="spellStart"/>
      <w:r w:rsidRPr="00EC76D5">
        <w:t>poosible</w:t>
      </w:r>
      <w:proofErr w:type="spellEnd"/>
      <w:r w:rsidRPr="00EC76D5">
        <w:t xml:space="preserve"> to define just a bitfield, without a declaratory. In that case, we just check that the bitfield value does not exceed </w:t>
      </w:r>
      <w:proofErr w:type="spellStart"/>
      <w:r w:rsidRPr="00EC76D5">
        <w:t>eitgh</w:t>
      </w:r>
      <w:proofErr w:type="spellEnd"/>
      <w:r w:rsidRPr="00EC76D5">
        <w:t xml:space="preserve"> times the size of a long integer.</w:t>
      </w:r>
    </w:p>
    <w:p w14:paraId="542E1BBB" w14:textId="77777777" w:rsidR="005E02A6" w:rsidRPr="00EC76D5" w:rsidRDefault="005E02A6" w:rsidP="005E02A6">
      <w:r w:rsidRPr="00EC76D5">
        <w:t xml:space="preserve">The </w:t>
      </w:r>
      <w:proofErr w:type="spellStart"/>
      <w:r w:rsidRPr="00EC76D5">
        <w:rPr>
          <w:rStyle w:val="CodeInText"/>
        </w:rPr>
        <w:t>generateDeclarator</w:t>
      </w:r>
      <w:proofErr w:type="spellEnd"/>
      <w:r w:rsidRPr="00EC76D5">
        <w:t xml:space="preserve"> method is called for a </w:t>
      </w:r>
      <w:proofErr w:type="spellStart"/>
      <w:r>
        <w:t>pointer_declarator</w:t>
      </w:r>
      <w:proofErr w:type="spellEnd"/>
      <w:r w:rsidRPr="00EC76D5">
        <w:t xml:space="preserve"> without an assignment or a bitfield. If the declaratory is define in global space and is not static, it has external linkage. If is located in a struct or union, is has to be auto or register. If it is a function, it can only be extern or static, and if it has been declared earlier we check that the new declaratory has the same return type, parameter list, and ellipse status.</w:t>
      </w:r>
    </w:p>
    <w:p w14:paraId="07EAB61F" w14:textId="77777777" w:rsidR="005E02A6" w:rsidRPr="00EC76D5" w:rsidRDefault="005E02A6" w:rsidP="005E02A6">
      <w:pPr>
        <w:pStyle w:val="Code"/>
      </w:pPr>
      <w:r w:rsidRPr="00EC76D5">
        <w:t xml:space="preserve">  public static void generateBitfieldDeclarator(Specifier specifier,</w:t>
      </w:r>
    </w:p>
    <w:p w14:paraId="525966ED" w14:textId="77777777" w:rsidR="005E02A6" w:rsidRPr="00EC76D5" w:rsidRDefault="005E02A6" w:rsidP="005E02A6">
      <w:pPr>
        <w:pStyle w:val="Code"/>
      </w:pPr>
      <w:r w:rsidRPr="00EC76D5">
        <w:t xml:space="preserve">                                     Declarator </w:t>
      </w:r>
      <w:r>
        <w:t>declarator</w:t>
      </w:r>
      <w:r w:rsidRPr="00EC76D5">
        <w:t>, SyntaxTree bitsTree) {</w:t>
      </w:r>
    </w:p>
    <w:p w14:paraId="4ACE7D9F" w14:textId="77777777" w:rsidR="005E02A6" w:rsidRPr="00EC76D5" w:rsidRDefault="005E02A6" w:rsidP="005E02A6">
      <w:pPr>
        <w:pStyle w:val="Code"/>
      </w:pPr>
      <w:r w:rsidRPr="00EC76D5">
        <w:t xml:space="preserve">    Triple&lt;Boolean,Storage,Type&gt; specTriple = specifier.generate();</w:t>
      </w:r>
    </w:p>
    <w:p w14:paraId="6EB60956" w14:textId="77777777" w:rsidR="005E02A6" w:rsidRPr="00EC76D5" w:rsidRDefault="005E02A6" w:rsidP="005E02A6">
      <w:pPr>
        <w:pStyle w:val="Code"/>
      </w:pPr>
      <w:r w:rsidRPr="00EC76D5">
        <w:lastRenderedPageBreak/>
        <w:t xml:space="preserve">    boolean external = specTriple.getFirst();</w:t>
      </w:r>
    </w:p>
    <w:p w14:paraId="58911A82" w14:textId="77777777" w:rsidR="005E02A6" w:rsidRPr="00EC76D5" w:rsidRDefault="005E02A6" w:rsidP="005E02A6">
      <w:pPr>
        <w:pStyle w:val="Code"/>
      </w:pPr>
      <w:r w:rsidRPr="00EC76D5">
        <w:t xml:space="preserve">    Storage storage = specTriple.getSecond();</w:t>
      </w:r>
    </w:p>
    <w:p w14:paraId="51B2C737" w14:textId="77777777" w:rsidR="005E02A6" w:rsidRPr="00EC76D5" w:rsidRDefault="005E02A6" w:rsidP="005E02A6">
      <w:pPr>
        <w:pStyle w:val="Code"/>
      </w:pPr>
      <w:r w:rsidRPr="00EC76D5">
        <w:t xml:space="preserve">    Type </w:t>
      </w:r>
      <w:r>
        <w:t>specifierType</w:t>
      </w:r>
      <w:r w:rsidRPr="00EC76D5">
        <w:t xml:space="preserve"> = specTriple.getThird();</w:t>
      </w:r>
    </w:p>
    <w:p w14:paraId="52916897" w14:textId="77777777" w:rsidR="005E02A6" w:rsidRPr="00EC76D5" w:rsidRDefault="005E02A6" w:rsidP="005E02A6">
      <w:pPr>
        <w:pStyle w:val="Code"/>
      </w:pPr>
    </w:p>
    <w:p w14:paraId="2F663A01" w14:textId="77777777" w:rsidR="005E02A6" w:rsidRPr="00EC76D5" w:rsidRDefault="005E02A6" w:rsidP="005E02A6">
      <w:pPr>
        <w:pStyle w:val="Code"/>
      </w:pPr>
      <w:r w:rsidRPr="00EC76D5">
        <w:t xml:space="preserve">    Assert.error(Main.CurrentTable.getScope() == Scope.Struct,</w:t>
      </w:r>
    </w:p>
    <w:p w14:paraId="7FCC0756" w14:textId="77777777" w:rsidR="005E02A6" w:rsidRPr="00EC76D5" w:rsidRDefault="005E02A6" w:rsidP="005E02A6">
      <w:pPr>
        <w:pStyle w:val="Code"/>
      </w:pPr>
      <w:r w:rsidRPr="00EC76D5">
        <w:t xml:space="preserve">                 bitsTree, "bitfields only allowed on structs");</w:t>
      </w:r>
    </w:p>
    <w:p w14:paraId="51425950" w14:textId="77777777" w:rsidR="005E02A6" w:rsidRPr="00EC76D5" w:rsidRDefault="005E02A6" w:rsidP="005E02A6">
      <w:pPr>
        <w:pStyle w:val="Code"/>
      </w:pPr>
    </w:p>
    <w:p w14:paraId="796941A1" w14:textId="77777777" w:rsidR="005E02A6" w:rsidRPr="00EC76D5" w:rsidRDefault="005E02A6" w:rsidP="005E02A6">
      <w:pPr>
        <w:pStyle w:val="Code"/>
      </w:pPr>
      <w:r w:rsidRPr="00EC76D5">
        <w:t xml:space="preserve">    Assert.error((storage == Storage.Auto) || (storage == Storage.Register),</w:t>
      </w:r>
    </w:p>
    <w:p w14:paraId="5607A916" w14:textId="77777777" w:rsidR="005E02A6" w:rsidRPr="00EC76D5" w:rsidRDefault="005E02A6" w:rsidP="005E02A6">
      <w:pPr>
        <w:pStyle w:val="Code"/>
      </w:pPr>
      <w:r w:rsidRPr="00EC76D5">
        <w:t xml:space="preserve">           null, "only auto or register storage allowed in struct or union");</w:t>
      </w:r>
    </w:p>
    <w:p w14:paraId="7EEE8489" w14:textId="77777777" w:rsidR="005E02A6" w:rsidRPr="00EC76D5" w:rsidRDefault="005E02A6" w:rsidP="005E02A6">
      <w:pPr>
        <w:pStyle w:val="Code"/>
      </w:pPr>
    </w:p>
    <w:p w14:paraId="1F5F69EB" w14:textId="77777777" w:rsidR="005E02A6" w:rsidRPr="00EC76D5" w:rsidRDefault="005E02A6" w:rsidP="005E02A6">
      <w:pPr>
        <w:pStyle w:val="Code"/>
      </w:pPr>
      <w:r w:rsidRPr="00EC76D5">
        <w:t xml:space="preserve">    Object bitsValue = bitsTree.getSymbol().getValue();</w:t>
      </w:r>
    </w:p>
    <w:p w14:paraId="2A6F1073" w14:textId="77777777" w:rsidR="005E02A6" w:rsidRPr="00EC76D5" w:rsidRDefault="005E02A6" w:rsidP="005E02A6">
      <w:pPr>
        <w:pStyle w:val="Code"/>
      </w:pPr>
      <w:r w:rsidRPr="00EC76D5">
        <w:t xml:space="preserve">    int bits = ((BigInteger) bitsValue).intValue();</w:t>
      </w:r>
    </w:p>
    <w:p w14:paraId="01D6C879" w14:textId="77777777" w:rsidR="005E02A6" w:rsidRPr="00EC76D5" w:rsidRDefault="005E02A6" w:rsidP="005E02A6">
      <w:pPr>
        <w:pStyle w:val="Code"/>
      </w:pPr>
    </w:p>
    <w:p w14:paraId="27D58261" w14:textId="77777777" w:rsidR="005E02A6" w:rsidRPr="00EC76D5" w:rsidRDefault="005E02A6" w:rsidP="005E02A6">
      <w:pPr>
        <w:pStyle w:val="Code"/>
      </w:pPr>
      <w:r w:rsidRPr="00EC76D5">
        <w:t xml:space="preserve">    if (</w:t>
      </w:r>
      <w:r>
        <w:t>declarator</w:t>
      </w:r>
      <w:r w:rsidRPr="00EC76D5">
        <w:t xml:space="preserve"> != null) {</w:t>
      </w:r>
    </w:p>
    <w:p w14:paraId="44F79477" w14:textId="77777777" w:rsidR="005E02A6" w:rsidRPr="00EC76D5" w:rsidRDefault="005E02A6" w:rsidP="005E02A6">
      <w:pPr>
        <w:pStyle w:val="Code"/>
      </w:pPr>
      <w:r w:rsidRPr="00EC76D5">
        <w:t xml:space="preserve">      </w:t>
      </w:r>
      <w:r>
        <w:t>declarator</w:t>
      </w:r>
      <w:r w:rsidRPr="00EC76D5">
        <w:t>.add(</w:t>
      </w:r>
      <w:r>
        <w:t>specifierType</w:t>
      </w:r>
      <w:r w:rsidRPr="00EC76D5">
        <w:t>);</w:t>
      </w:r>
    </w:p>
    <w:p w14:paraId="69075FD0" w14:textId="77777777" w:rsidR="005E02A6" w:rsidRPr="00EC76D5" w:rsidRDefault="005E02A6" w:rsidP="005E02A6">
      <w:pPr>
        <w:pStyle w:val="Code"/>
      </w:pPr>
      <w:r w:rsidRPr="00EC76D5">
        <w:t xml:space="preserve">      Type type = </w:t>
      </w:r>
      <w:r>
        <w:t>declarator</w:t>
      </w:r>
      <w:r w:rsidRPr="00EC76D5">
        <w:t>.type();</w:t>
      </w:r>
    </w:p>
    <w:p w14:paraId="5AF38C72" w14:textId="77777777" w:rsidR="005E02A6" w:rsidRPr="00EC76D5" w:rsidRDefault="005E02A6" w:rsidP="005E02A6">
      <w:pPr>
        <w:pStyle w:val="Code"/>
      </w:pPr>
      <w:r w:rsidRPr="00EC76D5">
        <w:t xml:space="preserve">      Assert.error(type.isIntegral(), type, "non-integral bits expression");      </w:t>
      </w:r>
    </w:p>
    <w:p w14:paraId="4C5FE21B" w14:textId="77777777" w:rsidR="005E02A6" w:rsidRPr="00EC76D5" w:rsidRDefault="005E02A6" w:rsidP="005E02A6">
      <w:pPr>
        <w:pStyle w:val="Code"/>
      </w:pPr>
      <w:r w:rsidRPr="00EC76D5">
        <w:t xml:space="preserve">      Assert.error((bits &gt;= 1) &amp;&amp; (bits &lt;= (8 * type.getSize())), bitsValue,</w:t>
      </w:r>
    </w:p>
    <w:p w14:paraId="157206D8" w14:textId="77777777" w:rsidR="005E02A6" w:rsidRPr="00EC76D5" w:rsidRDefault="005E02A6" w:rsidP="005E02A6">
      <w:pPr>
        <w:pStyle w:val="Code"/>
      </w:pPr>
      <w:r w:rsidRPr="00EC76D5">
        <w:t xml:space="preserve">                    "bits value out of range");</w:t>
      </w:r>
    </w:p>
    <w:p w14:paraId="527D488F" w14:textId="77777777" w:rsidR="005E02A6" w:rsidRPr="00EC76D5" w:rsidRDefault="005E02A6" w:rsidP="005E02A6">
      <w:pPr>
        <w:pStyle w:val="Code"/>
      </w:pPr>
      <w:r w:rsidRPr="00EC76D5">
        <w:t xml:space="preserve">      type.setBitfieldMask(bits);</w:t>
      </w:r>
    </w:p>
    <w:p w14:paraId="2B5589B7" w14:textId="77777777" w:rsidR="005E02A6" w:rsidRPr="00EC76D5" w:rsidRDefault="005E02A6" w:rsidP="005E02A6">
      <w:pPr>
        <w:pStyle w:val="Code"/>
      </w:pPr>
      <w:r w:rsidRPr="00EC76D5">
        <w:t xml:space="preserve">      Symbol symbol = Symbol.createVariableSymbol(</w:t>
      </w:r>
      <w:r>
        <w:t>declarator</w:t>
      </w:r>
      <w:r w:rsidRPr="00EC76D5">
        <w:t>.getName(), external,</w:t>
      </w:r>
    </w:p>
    <w:p w14:paraId="0B90FD50" w14:textId="77777777" w:rsidR="005E02A6" w:rsidRPr="00EC76D5" w:rsidRDefault="005E02A6" w:rsidP="005E02A6">
      <w:pPr>
        <w:pStyle w:val="Code"/>
      </w:pPr>
      <w:r w:rsidRPr="00EC76D5">
        <w:t xml:space="preserve">                                                  storage, type, null);</w:t>
      </w:r>
    </w:p>
    <w:p w14:paraId="545292A5" w14:textId="77777777" w:rsidR="005E02A6" w:rsidRPr="00EC76D5" w:rsidRDefault="005E02A6" w:rsidP="005E02A6">
      <w:pPr>
        <w:pStyle w:val="Code"/>
      </w:pPr>
      <w:r w:rsidRPr="00EC76D5">
        <w:t xml:space="preserve">      Main.CurrentTable.addSymbol(symbol);</w:t>
      </w:r>
    </w:p>
    <w:p w14:paraId="7ED0A0B3" w14:textId="77777777" w:rsidR="005E02A6" w:rsidRPr="00EC76D5" w:rsidRDefault="005E02A6" w:rsidP="005E02A6">
      <w:pPr>
        <w:pStyle w:val="Code"/>
      </w:pPr>
      <w:r w:rsidRPr="00EC76D5">
        <w:t xml:space="preserve">    }</w:t>
      </w:r>
    </w:p>
    <w:p w14:paraId="24B1EE49" w14:textId="77777777" w:rsidR="005E02A6" w:rsidRPr="00EC76D5" w:rsidRDefault="005E02A6" w:rsidP="005E02A6">
      <w:pPr>
        <w:pStyle w:val="Code"/>
      </w:pPr>
      <w:r w:rsidRPr="00EC76D5">
        <w:t xml:space="preserve">    else {</w:t>
      </w:r>
    </w:p>
    <w:p w14:paraId="590F38B7" w14:textId="77777777" w:rsidR="005E02A6" w:rsidRPr="00EC76D5" w:rsidRDefault="005E02A6" w:rsidP="005E02A6">
      <w:pPr>
        <w:pStyle w:val="Code"/>
      </w:pPr>
      <w:r w:rsidRPr="00EC76D5">
        <w:t xml:space="preserve">      Assert.error((bits &gt;= 1) &amp;&amp; (bits &lt;= (8 * Type.LongSize)), bitsValue,</w:t>
      </w:r>
    </w:p>
    <w:p w14:paraId="37FFA849" w14:textId="77777777" w:rsidR="005E02A6" w:rsidRPr="00EC76D5" w:rsidRDefault="005E02A6" w:rsidP="005E02A6">
      <w:pPr>
        <w:pStyle w:val="Code"/>
      </w:pPr>
      <w:r w:rsidRPr="00EC76D5">
        <w:t xml:space="preserve">                   "bits value out of range");</w:t>
      </w:r>
    </w:p>
    <w:p w14:paraId="65E7D042" w14:textId="77777777" w:rsidR="005E02A6" w:rsidRPr="00EC76D5" w:rsidRDefault="005E02A6" w:rsidP="005E02A6">
      <w:pPr>
        <w:pStyle w:val="Code"/>
      </w:pPr>
      <w:r w:rsidRPr="00EC76D5">
        <w:t xml:space="preserve">    }</w:t>
      </w:r>
    </w:p>
    <w:p w14:paraId="092D68B8" w14:textId="77777777" w:rsidR="005E02A6" w:rsidRPr="00EC76D5" w:rsidRDefault="005E02A6" w:rsidP="005E02A6">
      <w:pPr>
        <w:pStyle w:val="Code"/>
      </w:pPr>
      <w:r w:rsidRPr="00EC76D5">
        <w:t xml:space="preserve">  }</w:t>
      </w:r>
    </w:p>
    <w:p w14:paraId="2E170E2C" w14:textId="77777777" w:rsidR="005E02A6" w:rsidRPr="00EC76D5" w:rsidRDefault="005E02A6" w:rsidP="005E02A6">
      <w:pPr>
        <w:pStyle w:val="Rubrik3"/>
      </w:pPr>
      <w:bookmarkStart w:id="55" w:name="_Toc481936153"/>
      <w:r w:rsidRPr="00EC76D5">
        <w:t>Pointers</w:t>
      </w:r>
      <w:bookmarkEnd w:id="55"/>
    </w:p>
    <w:p w14:paraId="458771B8" w14:textId="77777777" w:rsidR="005E02A6" w:rsidRPr="00EC76D5" w:rsidRDefault="005E02A6" w:rsidP="005E02A6">
      <w:r w:rsidRPr="00EC76D5">
        <w:t xml:space="preserve">A </w:t>
      </w:r>
      <w:proofErr w:type="spellStart"/>
      <w:r>
        <w:t>pointer_declarator</w:t>
      </w:r>
      <w:proofErr w:type="spellEnd"/>
      <w:r w:rsidRPr="00EC76D5">
        <w:t xml:space="preserve"> can be repeatedly annotated with a pointer specifier, which can be constant or volatile.</w:t>
      </w:r>
    </w:p>
    <w:p w14:paraId="78228179" w14:textId="77777777" w:rsidR="005E02A6" w:rsidRPr="00EC76D5" w:rsidRDefault="005E02A6" w:rsidP="005E02A6">
      <w:pPr>
        <w:pStyle w:val="CodeHeader"/>
      </w:pPr>
      <w:proofErr w:type="spellStart"/>
      <w:r>
        <w:t>MainParser.gppg</w:t>
      </w:r>
      <w:proofErr w:type="spellEnd"/>
    </w:p>
    <w:p w14:paraId="5ECDF2CB" w14:textId="77777777" w:rsidR="005E02A6" w:rsidRPr="00EC76D5" w:rsidRDefault="005E02A6" w:rsidP="005E02A6">
      <w:pPr>
        <w:pStyle w:val="Code"/>
      </w:pPr>
      <w:r>
        <w:t>pointer_declarator</w:t>
      </w:r>
      <w:r w:rsidRPr="00EC76D5">
        <w:t>:</w:t>
      </w:r>
    </w:p>
    <w:p w14:paraId="1DE84F0F" w14:textId="77777777" w:rsidR="005E02A6" w:rsidRPr="00EC76D5" w:rsidRDefault="005E02A6" w:rsidP="005E02A6">
      <w:pPr>
        <w:pStyle w:val="Code"/>
      </w:pPr>
      <w:r w:rsidRPr="00EC76D5">
        <w:t xml:space="preserve">    optional_pointer_list direct_</w:t>
      </w:r>
      <w:r>
        <w:t>pointer_declarator</w:t>
      </w:r>
      <w:r w:rsidRPr="00EC76D5">
        <w:t xml:space="preserve"> {</w:t>
      </w:r>
    </w:p>
    <w:p w14:paraId="742DA8D8" w14:textId="77777777" w:rsidR="005E02A6" w:rsidRPr="00EC76D5" w:rsidRDefault="005E02A6" w:rsidP="005E02A6">
      <w:pPr>
        <w:pStyle w:val="Code"/>
      </w:pPr>
      <w:r w:rsidRPr="00EC76D5">
        <w:t xml:space="preserve">      $$ = GenerateDeclaration.generatePointerDeclarator($1, $2);</w:t>
      </w:r>
    </w:p>
    <w:p w14:paraId="16B361BB" w14:textId="77777777" w:rsidR="005E02A6" w:rsidRPr="00EC76D5" w:rsidRDefault="005E02A6" w:rsidP="005E02A6">
      <w:pPr>
        <w:pStyle w:val="Code"/>
      </w:pPr>
      <w:r w:rsidRPr="00EC76D5">
        <w:t xml:space="preserve">    };</w:t>
      </w:r>
    </w:p>
    <w:p w14:paraId="7AB8EEC3" w14:textId="77777777" w:rsidR="005E02A6" w:rsidRPr="00EC76D5" w:rsidRDefault="005E02A6" w:rsidP="005E02A6">
      <w:pPr>
        <w:pStyle w:val="Code"/>
      </w:pPr>
    </w:p>
    <w:p w14:paraId="23ACB902" w14:textId="77777777" w:rsidR="005E02A6" w:rsidRPr="00EC76D5" w:rsidRDefault="005E02A6" w:rsidP="005E02A6">
      <w:pPr>
        <w:pStyle w:val="Code"/>
      </w:pPr>
      <w:r w:rsidRPr="00EC76D5">
        <w:t>direct_</w:t>
      </w:r>
      <w:r>
        <w:t>pointer_declarator</w:t>
      </w:r>
      <w:r w:rsidRPr="00EC76D5">
        <w:t>:</w:t>
      </w:r>
    </w:p>
    <w:p w14:paraId="34425978" w14:textId="77777777" w:rsidR="005E02A6" w:rsidRPr="00EC76D5" w:rsidRDefault="005E02A6" w:rsidP="005E02A6">
      <w:pPr>
        <w:pStyle w:val="Code"/>
      </w:pPr>
      <w:r w:rsidRPr="00EC76D5">
        <w:t xml:space="preserve">    IDENTIFIER {</w:t>
      </w:r>
    </w:p>
    <w:p w14:paraId="706F1EF7" w14:textId="77777777" w:rsidR="005E02A6" w:rsidRPr="00EC76D5" w:rsidRDefault="005E02A6" w:rsidP="005E02A6">
      <w:pPr>
        <w:pStyle w:val="Code"/>
      </w:pPr>
      <w:r w:rsidRPr="00EC76D5">
        <w:t xml:space="preserve">      $$ = new Declarator($1);</w:t>
      </w:r>
    </w:p>
    <w:p w14:paraId="7203E9C8" w14:textId="77777777" w:rsidR="005E02A6" w:rsidRPr="00EC76D5" w:rsidRDefault="005E02A6" w:rsidP="005E02A6">
      <w:pPr>
        <w:pStyle w:val="Code"/>
      </w:pPr>
      <w:r w:rsidRPr="00EC76D5">
        <w:t xml:space="preserve">    }</w:t>
      </w:r>
    </w:p>
    <w:p w14:paraId="1B2C87D5" w14:textId="77777777" w:rsidR="005E02A6" w:rsidRPr="00EC76D5" w:rsidRDefault="005E02A6" w:rsidP="005E02A6">
      <w:pPr>
        <w:pStyle w:val="Code"/>
      </w:pPr>
      <w:r w:rsidRPr="00EC76D5">
        <w:t xml:space="preserve">  | LEFT_PAREN </w:t>
      </w:r>
      <w:r>
        <w:t>pointer_declarator</w:t>
      </w:r>
      <w:r w:rsidRPr="00EC76D5">
        <w:t xml:space="preserve"> RIGHT_PAREN {</w:t>
      </w:r>
    </w:p>
    <w:p w14:paraId="1663B8B1" w14:textId="77777777" w:rsidR="005E02A6" w:rsidRPr="00EC76D5" w:rsidRDefault="005E02A6" w:rsidP="005E02A6">
      <w:pPr>
        <w:pStyle w:val="Code"/>
      </w:pPr>
      <w:r w:rsidRPr="00EC76D5">
        <w:t xml:space="preserve">      $$ = $2; </w:t>
      </w:r>
    </w:p>
    <w:p w14:paraId="0AB12EA1" w14:textId="77777777" w:rsidR="005E02A6" w:rsidRPr="00EC76D5" w:rsidRDefault="005E02A6" w:rsidP="005E02A6">
      <w:pPr>
        <w:pStyle w:val="Code"/>
      </w:pPr>
      <w:r w:rsidRPr="00EC76D5">
        <w:t xml:space="preserve">    }</w:t>
      </w:r>
    </w:p>
    <w:p w14:paraId="4A567F2D" w14:textId="77777777" w:rsidR="005E02A6" w:rsidRPr="00EC76D5" w:rsidRDefault="005E02A6" w:rsidP="005E02A6">
      <w:pPr>
        <w:pStyle w:val="Code"/>
      </w:pPr>
      <w:r w:rsidRPr="00EC76D5">
        <w:t xml:space="preserve">  | direct_</w:t>
      </w:r>
      <w:r>
        <w:t>pointer_declarator</w:t>
      </w:r>
    </w:p>
    <w:p w14:paraId="7359AD06" w14:textId="77777777" w:rsidR="005E02A6" w:rsidRPr="00EC76D5" w:rsidRDefault="005E02A6" w:rsidP="005E02A6">
      <w:pPr>
        <w:pStyle w:val="Code"/>
      </w:pPr>
      <w:r w:rsidRPr="00EC76D5">
        <w:t xml:space="preserve">    LEFT_SQUARE optional_constant_expression RIGHT_SQUARE {</w:t>
      </w:r>
    </w:p>
    <w:p w14:paraId="524FAA8D" w14:textId="77777777" w:rsidR="005E02A6" w:rsidRPr="00EC76D5" w:rsidRDefault="005E02A6" w:rsidP="005E02A6">
      <w:pPr>
        <w:pStyle w:val="Code"/>
      </w:pPr>
      <w:r w:rsidRPr="00EC76D5">
        <w:t xml:space="preserve">      $$ = GenerateDeclaration.generateArrayType($1, $3);</w:t>
      </w:r>
    </w:p>
    <w:p w14:paraId="554EC84D" w14:textId="77777777" w:rsidR="005E02A6" w:rsidRPr="00EC76D5" w:rsidRDefault="005E02A6" w:rsidP="005E02A6">
      <w:pPr>
        <w:pStyle w:val="Code"/>
      </w:pPr>
      <w:r w:rsidRPr="00EC76D5">
        <w:t xml:space="preserve">    }</w:t>
      </w:r>
    </w:p>
    <w:p w14:paraId="4A670D16" w14:textId="77777777" w:rsidR="005E02A6" w:rsidRPr="00EC76D5" w:rsidRDefault="005E02A6" w:rsidP="005E02A6">
      <w:pPr>
        <w:pStyle w:val="Code"/>
      </w:pPr>
      <w:r w:rsidRPr="00EC76D5">
        <w:t xml:space="preserve">  | direct_</w:t>
      </w:r>
      <w:r>
        <w:t>pointer_declarator</w:t>
      </w:r>
    </w:p>
    <w:p w14:paraId="6E6DDA09" w14:textId="77777777" w:rsidR="005E02A6" w:rsidRPr="00EC76D5" w:rsidRDefault="005E02A6" w:rsidP="005E02A6">
      <w:pPr>
        <w:pStyle w:val="Code"/>
      </w:pPr>
      <w:r w:rsidRPr="00EC76D5">
        <w:t xml:space="preserve">    LEFT_PAREN parameter_ellipse_list RIGHT_PAREN {</w:t>
      </w:r>
    </w:p>
    <w:p w14:paraId="07526B55" w14:textId="77777777" w:rsidR="005E02A6" w:rsidRPr="00EC76D5" w:rsidRDefault="005E02A6" w:rsidP="005E02A6">
      <w:pPr>
        <w:pStyle w:val="Code"/>
      </w:pPr>
      <w:r w:rsidRPr="00EC76D5">
        <w:t xml:space="preserve">      $$ = GenerateDeclaration.generateNewFunctionDeclaration($1, $3);</w:t>
      </w:r>
    </w:p>
    <w:p w14:paraId="7FEC4A42" w14:textId="77777777" w:rsidR="005E02A6" w:rsidRPr="00EC76D5" w:rsidRDefault="005E02A6" w:rsidP="005E02A6">
      <w:pPr>
        <w:pStyle w:val="Code"/>
      </w:pPr>
      <w:r w:rsidRPr="00EC76D5">
        <w:t xml:space="preserve">    }</w:t>
      </w:r>
    </w:p>
    <w:p w14:paraId="26E9B087" w14:textId="77777777" w:rsidR="005E02A6" w:rsidRPr="00EC76D5" w:rsidRDefault="005E02A6" w:rsidP="005E02A6">
      <w:pPr>
        <w:pStyle w:val="Code"/>
      </w:pPr>
      <w:r w:rsidRPr="00EC76D5">
        <w:t xml:space="preserve">  | direct_</w:t>
      </w:r>
      <w:r>
        <w:t>pointer_declarator</w:t>
      </w:r>
    </w:p>
    <w:p w14:paraId="6E25E9E8" w14:textId="77777777" w:rsidR="005E02A6" w:rsidRPr="00EC76D5" w:rsidRDefault="005E02A6" w:rsidP="005E02A6">
      <w:pPr>
        <w:pStyle w:val="Code"/>
      </w:pPr>
      <w:r w:rsidRPr="00EC76D5">
        <w:lastRenderedPageBreak/>
        <w:t xml:space="preserve">    LEFT_PAREN optional_identifier_list RIGHT_PAREN {</w:t>
      </w:r>
    </w:p>
    <w:p w14:paraId="3F8B5255" w14:textId="77777777" w:rsidR="005E02A6" w:rsidRPr="00EC76D5" w:rsidRDefault="005E02A6" w:rsidP="005E02A6">
      <w:pPr>
        <w:pStyle w:val="Code"/>
      </w:pPr>
      <w:r w:rsidRPr="00EC76D5">
        <w:t xml:space="preserve">      $$ = GenerateDeclaration.generateOldFunctionDeclaration($1, $3);</w:t>
      </w:r>
    </w:p>
    <w:p w14:paraId="5EE253D4" w14:textId="77777777" w:rsidR="005E02A6" w:rsidRPr="00EC76D5" w:rsidRDefault="005E02A6" w:rsidP="005E02A6">
      <w:pPr>
        <w:pStyle w:val="Code"/>
      </w:pPr>
      <w:r w:rsidRPr="00EC76D5">
        <w:t xml:space="preserve">    };</w:t>
      </w:r>
    </w:p>
    <w:p w14:paraId="2BB6DAC3" w14:textId="77777777" w:rsidR="005E02A6" w:rsidRPr="00EC76D5" w:rsidRDefault="005E02A6" w:rsidP="005E02A6">
      <w:pPr>
        <w:pStyle w:val="Code"/>
      </w:pPr>
    </w:p>
    <w:p w14:paraId="20F33027" w14:textId="77777777" w:rsidR="005E02A6" w:rsidRPr="00EC76D5" w:rsidRDefault="005E02A6" w:rsidP="005E02A6">
      <w:pPr>
        <w:pStyle w:val="Code"/>
      </w:pPr>
      <w:r w:rsidRPr="00EC76D5">
        <w:t>optional_pointer_list:</w:t>
      </w:r>
    </w:p>
    <w:p w14:paraId="2C8AFC52" w14:textId="77777777" w:rsidR="005E02A6" w:rsidRPr="00EC76D5" w:rsidRDefault="005E02A6" w:rsidP="005E02A6">
      <w:pPr>
        <w:pStyle w:val="Code"/>
      </w:pPr>
      <w:r w:rsidRPr="00EC76D5">
        <w:t xml:space="preserve">    /* Empty. */ {</w:t>
      </w:r>
    </w:p>
    <w:p w14:paraId="6AFE9972" w14:textId="77777777" w:rsidR="005E02A6" w:rsidRPr="00EC76D5" w:rsidRDefault="005E02A6" w:rsidP="005E02A6">
      <w:pPr>
        <w:pStyle w:val="Code"/>
      </w:pPr>
      <w:r w:rsidRPr="00EC76D5">
        <w:t xml:space="preserve">      $$ = new LinkedList&lt;&gt;();</w:t>
      </w:r>
    </w:p>
    <w:p w14:paraId="4451AB71" w14:textId="77777777" w:rsidR="005E02A6" w:rsidRPr="00EC76D5" w:rsidRDefault="005E02A6" w:rsidP="005E02A6">
      <w:pPr>
        <w:pStyle w:val="Code"/>
      </w:pPr>
      <w:r w:rsidRPr="00EC76D5">
        <w:t xml:space="preserve">    }</w:t>
      </w:r>
    </w:p>
    <w:p w14:paraId="0C2ADFCD" w14:textId="77777777" w:rsidR="005E02A6" w:rsidRPr="00EC76D5" w:rsidRDefault="005E02A6" w:rsidP="005E02A6">
      <w:pPr>
        <w:pStyle w:val="Code"/>
      </w:pPr>
      <w:r w:rsidRPr="00EC76D5">
        <w:t xml:space="preserve">  | pointer_list {</w:t>
      </w:r>
    </w:p>
    <w:p w14:paraId="63D87577" w14:textId="77777777" w:rsidR="005E02A6" w:rsidRPr="00EC76D5" w:rsidRDefault="005E02A6" w:rsidP="005E02A6">
      <w:pPr>
        <w:pStyle w:val="Code"/>
      </w:pPr>
      <w:r w:rsidRPr="00EC76D5">
        <w:t xml:space="preserve">      $$ = $1;</w:t>
      </w:r>
    </w:p>
    <w:p w14:paraId="021F46B4" w14:textId="77777777" w:rsidR="005E02A6" w:rsidRPr="00EC76D5" w:rsidRDefault="005E02A6" w:rsidP="005E02A6">
      <w:pPr>
        <w:pStyle w:val="Code"/>
      </w:pPr>
      <w:r w:rsidRPr="00EC76D5">
        <w:t xml:space="preserve">    };</w:t>
      </w:r>
    </w:p>
    <w:p w14:paraId="04E80D29" w14:textId="77777777" w:rsidR="005E02A6" w:rsidRPr="00EC76D5" w:rsidRDefault="005E02A6" w:rsidP="005E02A6">
      <w:pPr>
        <w:pStyle w:val="Code"/>
      </w:pPr>
    </w:p>
    <w:p w14:paraId="554D7FFD" w14:textId="77777777" w:rsidR="005E02A6" w:rsidRPr="00EC76D5" w:rsidRDefault="005E02A6" w:rsidP="005E02A6">
      <w:pPr>
        <w:pStyle w:val="Code"/>
      </w:pPr>
      <w:r w:rsidRPr="00EC76D5">
        <w:t>pointer_list:</w:t>
      </w:r>
    </w:p>
    <w:p w14:paraId="1933F02F" w14:textId="77777777" w:rsidR="005E02A6" w:rsidRPr="00EC76D5" w:rsidRDefault="005E02A6" w:rsidP="005E02A6">
      <w:pPr>
        <w:pStyle w:val="Code"/>
      </w:pPr>
      <w:r w:rsidRPr="00EC76D5">
        <w:t xml:space="preserve">    pointer {</w:t>
      </w:r>
    </w:p>
    <w:p w14:paraId="7891F91D" w14:textId="77777777" w:rsidR="005E02A6" w:rsidRPr="00EC76D5" w:rsidRDefault="005E02A6" w:rsidP="005E02A6">
      <w:pPr>
        <w:pStyle w:val="Code"/>
      </w:pPr>
      <w:r w:rsidRPr="00EC76D5">
        <w:t xml:space="preserve">      $$ = new LinkedList&lt;&gt;();</w:t>
      </w:r>
    </w:p>
    <w:p w14:paraId="130EB6AA" w14:textId="77777777" w:rsidR="005E02A6" w:rsidRPr="00EC76D5" w:rsidRDefault="005E02A6" w:rsidP="005E02A6">
      <w:pPr>
        <w:pStyle w:val="Code"/>
      </w:pPr>
      <w:r w:rsidRPr="00EC76D5">
        <w:t xml:space="preserve">      ((List) $$).add($1);</w:t>
      </w:r>
    </w:p>
    <w:p w14:paraId="3682453D" w14:textId="77777777" w:rsidR="005E02A6" w:rsidRPr="00EC76D5" w:rsidRDefault="005E02A6" w:rsidP="005E02A6">
      <w:pPr>
        <w:pStyle w:val="Code"/>
      </w:pPr>
      <w:r w:rsidRPr="00EC76D5">
        <w:t xml:space="preserve">    }</w:t>
      </w:r>
    </w:p>
    <w:p w14:paraId="3EA718D1" w14:textId="77777777" w:rsidR="005E02A6" w:rsidRPr="00EC76D5" w:rsidRDefault="005E02A6" w:rsidP="005E02A6">
      <w:pPr>
        <w:pStyle w:val="Code"/>
      </w:pPr>
      <w:r w:rsidRPr="00EC76D5">
        <w:t xml:space="preserve">  | pointer_list pointer {</w:t>
      </w:r>
    </w:p>
    <w:p w14:paraId="2B6FD3BB" w14:textId="77777777" w:rsidR="005E02A6" w:rsidRPr="00EC76D5" w:rsidRDefault="005E02A6" w:rsidP="005E02A6">
      <w:pPr>
        <w:pStyle w:val="Code"/>
      </w:pPr>
      <w:r w:rsidRPr="00EC76D5">
        <w:t xml:space="preserve">      $1.add($2);</w:t>
      </w:r>
    </w:p>
    <w:p w14:paraId="7C1A838C" w14:textId="77777777" w:rsidR="005E02A6" w:rsidRPr="00EC76D5" w:rsidRDefault="005E02A6" w:rsidP="005E02A6">
      <w:pPr>
        <w:pStyle w:val="Code"/>
      </w:pPr>
      <w:r w:rsidRPr="00EC76D5">
        <w:t xml:space="preserve">      $$ = $1;</w:t>
      </w:r>
    </w:p>
    <w:p w14:paraId="2035912A" w14:textId="77777777" w:rsidR="005E02A6" w:rsidRPr="00EC76D5" w:rsidRDefault="005E02A6" w:rsidP="005E02A6">
      <w:pPr>
        <w:pStyle w:val="Code"/>
      </w:pPr>
      <w:r w:rsidRPr="00EC76D5">
        <w:t xml:space="preserve">    };</w:t>
      </w:r>
    </w:p>
    <w:p w14:paraId="420EC31D" w14:textId="77777777" w:rsidR="005E02A6" w:rsidRPr="00EC76D5" w:rsidRDefault="005E02A6" w:rsidP="005E02A6">
      <w:pPr>
        <w:pStyle w:val="Code"/>
      </w:pPr>
    </w:p>
    <w:p w14:paraId="4B5FF49E" w14:textId="77777777" w:rsidR="005E02A6" w:rsidRPr="00EC76D5" w:rsidRDefault="005E02A6" w:rsidP="005E02A6">
      <w:pPr>
        <w:pStyle w:val="Code"/>
      </w:pPr>
      <w:r w:rsidRPr="00EC76D5">
        <w:t>pointer:</w:t>
      </w:r>
    </w:p>
    <w:p w14:paraId="3B383D5F" w14:textId="77777777" w:rsidR="005E02A6" w:rsidRPr="00EC76D5" w:rsidRDefault="005E02A6" w:rsidP="005E02A6">
      <w:pPr>
        <w:pStyle w:val="Code"/>
      </w:pPr>
      <w:r w:rsidRPr="00EC76D5">
        <w:t xml:space="preserve">    ASTERRISK {</w:t>
      </w:r>
    </w:p>
    <w:p w14:paraId="77973588" w14:textId="77777777" w:rsidR="005E02A6" w:rsidRPr="00EC76D5" w:rsidRDefault="005E02A6" w:rsidP="005E02A6">
      <w:pPr>
        <w:pStyle w:val="Code"/>
      </w:pPr>
      <w:r w:rsidRPr="00EC76D5">
        <w:t xml:space="preserve">      $$ = Type.createPointerType(null);</w:t>
      </w:r>
    </w:p>
    <w:p w14:paraId="7EEDA24E" w14:textId="77777777" w:rsidR="005E02A6" w:rsidRPr="00EC76D5" w:rsidRDefault="005E02A6" w:rsidP="005E02A6">
      <w:pPr>
        <w:pStyle w:val="Code"/>
      </w:pPr>
      <w:r w:rsidRPr="00EC76D5">
        <w:t xml:space="preserve">    }</w:t>
      </w:r>
    </w:p>
    <w:p w14:paraId="7D788CEF" w14:textId="77777777" w:rsidR="005E02A6" w:rsidRPr="00EC76D5" w:rsidRDefault="005E02A6" w:rsidP="005E02A6">
      <w:pPr>
        <w:pStyle w:val="Code"/>
      </w:pPr>
      <w:r w:rsidRPr="00EC76D5">
        <w:t xml:space="preserve">  | ASTERRISK declaration_specifier_list {</w:t>
      </w:r>
    </w:p>
    <w:p w14:paraId="14C39DBE" w14:textId="77777777" w:rsidR="005E02A6" w:rsidRPr="00EC76D5" w:rsidRDefault="005E02A6" w:rsidP="005E02A6">
      <w:pPr>
        <w:pStyle w:val="Code"/>
      </w:pPr>
      <w:r w:rsidRPr="00EC76D5">
        <w:t xml:space="preserve">      $$ = Main.SpecifierStack.pop().generateQualifiers();</w:t>
      </w:r>
    </w:p>
    <w:p w14:paraId="2F8751AC" w14:textId="77777777" w:rsidR="005E02A6" w:rsidRPr="00EC76D5" w:rsidRDefault="005E02A6" w:rsidP="005E02A6">
      <w:pPr>
        <w:pStyle w:val="Code"/>
        <w:rPr>
          <w:b/>
        </w:rPr>
      </w:pPr>
      <w:r w:rsidRPr="00EC76D5">
        <w:t xml:space="preserve">    };</w:t>
      </w:r>
    </w:p>
    <w:p w14:paraId="7555108B" w14:textId="77777777" w:rsidR="005E02A6" w:rsidRPr="00EC76D5" w:rsidRDefault="005E02A6" w:rsidP="005E02A6">
      <w:pPr>
        <w:pStyle w:val="CodeHeader"/>
      </w:pPr>
      <w:proofErr w:type="spellStart"/>
      <w:r w:rsidRPr="00EC76D5">
        <w:t>Generator.java</w:t>
      </w:r>
      <w:proofErr w:type="spellEnd"/>
    </w:p>
    <w:p w14:paraId="5B689543" w14:textId="77777777" w:rsidR="005E02A6" w:rsidRPr="00EC76D5" w:rsidRDefault="005E02A6" w:rsidP="005E02A6">
      <w:pPr>
        <w:pStyle w:val="Code"/>
      </w:pPr>
      <w:r w:rsidRPr="00EC76D5">
        <w:t xml:space="preserve">  public static Declarator generatePointerDeclarator(List&lt;Type&gt; typeList,</w:t>
      </w:r>
    </w:p>
    <w:p w14:paraId="5633136A" w14:textId="77777777" w:rsidR="005E02A6" w:rsidRPr="00EC76D5" w:rsidRDefault="005E02A6" w:rsidP="005E02A6">
      <w:pPr>
        <w:pStyle w:val="Code"/>
      </w:pPr>
      <w:r w:rsidRPr="00EC76D5">
        <w:t xml:space="preserve">                                                     Declarator </w:t>
      </w:r>
      <w:r>
        <w:t>declarator</w:t>
      </w:r>
      <w:r w:rsidRPr="00EC76D5">
        <w:t>) {</w:t>
      </w:r>
    </w:p>
    <w:p w14:paraId="007CAED1" w14:textId="77777777" w:rsidR="005E02A6" w:rsidRPr="00EC76D5" w:rsidRDefault="005E02A6" w:rsidP="005E02A6">
      <w:pPr>
        <w:pStyle w:val="Code"/>
      </w:pPr>
      <w:r w:rsidRPr="00EC76D5">
        <w:t xml:space="preserve">    if (</w:t>
      </w:r>
      <w:r>
        <w:t>declarator</w:t>
      </w:r>
      <w:r w:rsidRPr="00EC76D5">
        <w:t xml:space="preserve"> == null) {</w:t>
      </w:r>
    </w:p>
    <w:p w14:paraId="4A4B2B37" w14:textId="77777777" w:rsidR="005E02A6" w:rsidRPr="00EC76D5" w:rsidRDefault="005E02A6" w:rsidP="005E02A6">
      <w:pPr>
        <w:pStyle w:val="Code"/>
      </w:pPr>
      <w:r w:rsidRPr="00EC76D5">
        <w:t xml:space="preserve">      </w:t>
      </w:r>
      <w:r>
        <w:t>declarator</w:t>
      </w:r>
      <w:r w:rsidRPr="00EC76D5">
        <w:t xml:space="preserve"> = new Declarator(null);</w:t>
      </w:r>
    </w:p>
    <w:p w14:paraId="40C5CC07" w14:textId="77777777" w:rsidR="005E02A6" w:rsidRPr="00EC76D5" w:rsidRDefault="005E02A6" w:rsidP="005E02A6">
      <w:pPr>
        <w:pStyle w:val="Code"/>
      </w:pPr>
      <w:r w:rsidRPr="00EC76D5">
        <w:t xml:space="preserve">    }</w:t>
      </w:r>
    </w:p>
    <w:p w14:paraId="7F30EED2" w14:textId="77777777" w:rsidR="005E02A6" w:rsidRPr="00EC76D5" w:rsidRDefault="005E02A6" w:rsidP="005E02A6">
      <w:pPr>
        <w:pStyle w:val="Code"/>
      </w:pPr>
      <w:r w:rsidRPr="00EC76D5">
        <w:t xml:space="preserve">    </w:t>
      </w:r>
    </w:p>
    <w:p w14:paraId="1346FD08" w14:textId="77777777" w:rsidR="005E02A6" w:rsidRPr="00EC76D5" w:rsidRDefault="005E02A6" w:rsidP="005E02A6">
      <w:pPr>
        <w:pStyle w:val="Code"/>
      </w:pPr>
      <w:r w:rsidRPr="00EC76D5">
        <w:t xml:space="preserve">    for (Type type : typeList) {</w:t>
      </w:r>
    </w:p>
    <w:p w14:paraId="2565D06F" w14:textId="77777777" w:rsidR="005E02A6" w:rsidRPr="00EC76D5" w:rsidRDefault="005E02A6" w:rsidP="005E02A6">
      <w:pPr>
        <w:pStyle w:val="Code"/>
      </w:pPr>
      <w:r w:rsidRPr="00EC76D5">
        <w:t xml:space="preserve">      Type pointerType = Type.createPointerType(null);</w:t>
      </w:r>
    </w:p>
    <w:p w14:paraId="4DF9F276" w14:textId="77777777" w:rsidR="005E02A6" w:rsidRPr="00EC76D5" w:rsidRDefault="005E02A6" w:rsidP="005E02A6">
      <w:pPr>
        <w:pStyle w:val="Code"/>
      </w:pPr>
      <w:r w:rsidRPr="00EC76D5">
        <w:t xml:space="preserve">      pointerType.setConstant(type.isConstant());</w:t>
      </w:r>
    </w:p>
    <w:p w14:paraId="08D7854B" w14:textId="77777777" w:rsidR="005E02A6" w:rsidRPr="00EC76D5" w:rsidRDefault="005E02A6" w:rsidP="005E02A6">
      <w:pPr>
        <w:pStyle w:val="Code"/>
      </w:pPr>
      <w:r w:rsidRPr="00EC76D5">
        <w:t xml:space="preserve">      pointerType.setVolatile(type.isVolatile());</w:t>
      </w:r>
    </w:p>
    <w:p w14:paraId="4F213B5A" w14:textId="77777777" w:rsidR="005E02A6" w:rsidRPr="00EC76D5" w:rsidRDefault="005E02A6" w:rsidP="005E02A6">
      <w:pPr>
        <w:pStyle w:val="Code"/>
      </w:pPr>
      <w:r w:rsidRPr="00EC76D5">
        <w:t xml:space="preserve">      </w:t>
      </w:r>
      <w:r>
        <w:t>declarator</w:t>
      </w:r>
      <w:r w:rsidRPr="00EC76D5">
        <w:t>.add(pointerType);</w:t>
      </w:r>
    </w:p>
    <w:p w14:paraId="48EED2DF" w14:textId="77777777" w:rsidR="005E02A6" w:rsidRPr="00EC76D5" w:rsidRDefault="005E02A6" w:rsidP="005E02A6">
      <w:pPr>
        <w:pStyle w:val="Code"/>
      </w:pPr>
      <w:r w:rsidRPr="00EC76D5">
        <w:t xml:space="preserve">    }</w:t>
      </w:r>
    </w:p>
    <w:p w14:paraId="0D1C936D" w14:textId="77777777" w:rsidR="005E02A6" w:rsidRPr="00EC76D5" w:rsidRDefault="005E02A6" w:rsidP="005E02A6">
      <w:pPr>
        <w:pStyle w:val="Code"/>
      </w:pPr>
    </w:p>
    <w:p w14:paraId="1C506AFB" w14:textId="77777777" w:rsidR="005E02A6" w:rsidRPr="00EC76D5" w:rsidRDefault="005E02A6" w:rsidP="005E02A6">
      <w:pPr>
        <w:pStyle w:val="Code"/>
      </w:pPr>
      <w:r w:rsidRPr="00EC76D5">
        <w:t xml:space="preserve">    return </w:t>
      </w:r>
      <w:r>
        <w:t>declarator</w:t>
      </w:r>
      <w:r w:rsidRPr="00EC76D5">
        <w:t>;</w:t>
      </w:r>
    </w:p>
    <w:p w14:paraId="5424E35E" w14:textId="77777777" w:rsidR="005E02A6" w:rsidRPr="00EC76D5" w:rsidRDefault="005E02A6" w:rsidP="005E02A6">
      <w:pPr>
        <w:pStyle w:val="Code"/>
      </w:pPr>
      <w:r w:rsidRPr="00EC76D5">
        <w:t xml:space="preserve">  }</w:t>
      </w:r>
    </w:p>
    <w:p w14:paraId="2633723B" w14:textId="77777777" w:rsidR="005E02A6" w:rsidRPr="00EC76D5" w:rsidRDefault="005E02A6" w:rsidP="005E02A6">
      <w:pPr>
        <w:pStyle w:val="Code"/>
      </w:pPr>
    </w:p>
    <w:p w14:paraId="1EB1F62F" w14:textId="77777777" w:rsidR="005E02A6" w:rsidRPr="00EC76D5" w:rsidRDefault="005E02A6" w:rsidP="005E02A6">
      <w:pPr>
        <w:pStyle w:val="Code"/>
      </w:pPr>
      <w:r w:rsidRPr="00EC76D5">
        <w:t xml:space="preserve">  public static Declarator generatePointerListDeclarator</w:t>
      </w:r>
    </w:p>
    <w:p w14:paraId="2C3E3E1F" w14:textId="77777777" w:rsidR="005E02A6" w:rsidRPr="00EC76D5" w:rsidRDefault="005E02A6" w:rsidP="005E02A6">
      <w:pPr>
        <w:pStyle w:val="Code"/>
      </w:pPr>
      <w:r w:rsidRPr="00EC76D5">
        <w:t xml:space="preserve">                (List&lt;Pair&lt;Boolean,Boolean&gt;&gt; pointerList, Declarator </w:t>
      </w:r>
      <w:r>
        <w:t>declarator</w:t>
      </w:r>
      <w:r w:rsidRPr="00EC76D5">
        <w:t>) {</w:t>
      </w:r>
    </w:p>
    <w:p w14:paraId="6AE1E4F4" w14:textId="77777777" w:rsidR="005E02A6" w:rsidRPr="00EC76D5" w:rsidRDefault="005E02A6" w:rsidP="005E02A6">
      <w:pPr>
        <w:pStyle w:val="Code"/>
      </w:pPr>
      <w:r w:rsidRPr="00EC76D5">
        <w:t xml:space="preserve">    for (Pair&lt;Boolean,Boolean&gt; pair : pointerList) {</w:t>
      </w:r>
    </w:p>
    <w:p w14:paraId="77195F98" w14:textId="77777777" w:rsidR="005E02A6" w:rsidRPr="00EC76D5" w:rsidRDefault="005E02A6" w:rsidP="005E02A6">
      <w:pPr>
        <w:pStyle w:val="Code"/>
      </w:pPr>
      <w:r w:rsidRPr="00EC76D5">
        <w:t xml:space="preserve">      Type pointerType = Type.createPointerType(null);</w:t>
      </w:r>
    </w:p>
    <w:p w14:paraId="23754D45" w14:textId="77777777" w:rsidR="005E02A6" w:rsidRPr="00EC76D5" w:rsidRDefault="005E02A6" w:rsidP="005E02A6">
      <w:pPr>
        <w:pStyle w:val="Code"/>
      </w:pPr>
      <w:r w:rsidRPr="00EC76D5">
        <w:t xml:space="preserve">      boolean isConstant = pair.getFirst(),</w:t>
      </w:r>
    </w:p>
    <w:p w14:paraId="66221E11" w14:textId="77777777" w:rsidR="005E02A6" w:rsidRPr="00EC76D5" w:rsidRDefault="005E02A6" w:rsidP="005E02A6">
      <w:pPr>
        <w:pStyle w:val="Code"/>
      </w:pPr>
      <w:r w:rsidRPr="00EC76D5">
        <w:t xml:space="preserve">              isVolatile = pair.getSecond();</w:t>
      </w:r>
    </w:p>
    <w:p w14:paraId="45E84F63" w14:textId="77777777" w:rsidR="005E02A6" w:rsidRPr="00EC76D5" w:rsidRDefault="005E02A6" w:rsidP="005E02A6">
      <w:pPr>
        <w:pStyle w:val="Code"/>
      </w:pPr>
      <w:r w:rsidRPr="00EC76D5">
        <w:t xml:space="preserve">      pointerType.setConstant(isConstant);</w:t>
      </w:r>
    </w:p>
    <w:p w14:paraId="7C3A614D" w14:textId="77777777" w:rsidR="005E02A6" w:rsidRPr="00EC76D5" w:rsidRDefault="005E02A6" w:rsidP="005E02A6">
      <w:pPr>
        <w:pStyle w:val="Code"/>
      </w:pPr>
      <w:r w:rsidRPr="00EC76D5">
        <w:t xml:space="preserve">      pointerType.setVolatile(isVolatile);</w:t>
      </w:r>
    </w:p>
    <w:p w14:paraId="66B3CD18" w14:textId="77777777" w:rsidR="005E02A6" w:rsidRPr="00EC76D5" w:rsidRDefault="005E02A6" w:rsidP="005E02A6">
      <w:pPr>
        <w:pStyle w:val="Code"/>
      </w:pPr>
      <w:r w:rsidRPr="00EC76D5">
        <w:t xml:space="preserve">      </w:t>
      </w:r>
      <w:r>
        <w:t>declarator</w:t>
      </w:r>
      <w:r w:rsidRPr="00EC76D5">
        <w:t>.add(pointerType);</w:t>
      </w:r>
    </w:p>
    <w:p w14:paraId="1ACFF0F5" w14:textId="77777777" w:rsidR="005E02A6" w:rsidRPr="00EC76D5" w:rsidRDefault="005E02A6" w:rsidP="005E02A6">
      <w:pPr>
        <w:pStyle w:val="Code"/>
      </w:pPr>
      <w:r w:rsidRPr="00EC76D5">
        <w:lastRenderedPageBreak/>
        <w:t xml:space="preserve">    }</w:t>
      </w:r>
    </w:p>
    <w:p w14:paraId="365B954F" w14:textId="77777777" w:rsidR="005E02A6" w:rsidRPr="00EC76D5" w:rsidRDefault="005E02A6" w:rsidP="005E02A6">
      <w:pPr>
        <w:pStyle w:val="Code"/>
      </w:pPr>
      <w:r w:rsidRPr="00EC76D5">
        <w:t xml:space="preserve">    </w:t>
      </w:r>
    </w:p>
    <w:p w14:paraId="727BDB47" w14:textId="77777777" w:rsidR="005E02A6" w:rsidRPr="00EC76D5" w:rsidRDefault="005E02A6" w:rsidP="005E02A6">
      <w:pPr>
        <w:pStyle w:val="Code"/>
      </w:pPr>
      <w:r w:rsidRPr="00EC76D5">
        <w:t xml:space="preserve">    return </w:t>
      </w:r>
      <w:r>
        <w:t>declarator</w:t>
      </w:r>
      <w:r w:rsidRPr="00EC76D5">
        <w:t>;</w:t>
      </w:r>
    </w:p>
    <w:p w14:paraId="14981BFF" w14:textId="77777777" w:rsidR="005E02A6" w:rsidRPr="00EC76D5" w:rsidRDefault="005E02A6" w:rsidP="005E02A6">
      <w:pPr>
        <w:pStyle w:val="Code"/>
      </w:pPr>
      <w:r w:rsidRPr="00EC76D5">
        <w:t xml:space="preserve">  }</w:t>
      </w:r>
    </w:p>
    <w:p w14:paraId="2A76BA03" w14:textId="77777777" w:rsidR="005E02A6" w:rsidRPr="00EC76D5" w:rsidRDefault="005E02A6" w:rsidP="005E02A6">
      <w:pPr>
        <w:pStyle w:val="Rubrik3"/>
      </w:pPr>
      <w:bookmarkStart w:id="56" w:name="_Toc481936154"/>
      <w:r w:rsidRPr="00EC76D5">
        <w:t>Parameter List</w:t>
      </w:r>
      <w:bookmarkEnd w:id="56"/>
    </w:p>
    <w:p w14:paraId="27CADDA8" w14:textId="77777777" w:rsidR="005E02A6" w:rsidRPr="00EC76D5" w:rsidRDefault="005E02A6" w:rsidP="005E02A6">
      <w:r w:rsidRPr="00EC76D5">
        <w:t xml:space="preserve">A parameter is a declaration with at most one declaratory, which has no </w:t>
      </w:r>
      <w:r>
        <w:t>initializer</w:t>
      </w:r>
      <w:r w:rsidRPr="00EC76D5">
        <w:t xml:space="preserve"> or bitfield.</w:t>
      </w:r>
    </w:p>
    <w:p w14:paraId="2CA64455" w14:textId="77777777" w:rsidR="005E02A6" w:rsidRPr="00EC76D5" w:rsidRDefault="005E02A6" w:rsidP="005E02A6">
      <w:pPr>
        <w:pStyle w:val="CodeHeader"/>
      </w:pPr>
      <w:proofErr w:type="spellStart"/>
      <w:r>
        <w:t>MainParser.gppg</w:t>
      </w:r>
      <w:proofErr w:type="spellEnd"/>
    </w:p>
    <w:p w14:paraId="0198439B" w14:textId="77777777" w:rsidR="005E02A6" w:rsidRPr="00EC76D5" w:rsidRDefault="005E02A6" w:rsidP="005E02A6">
      <w:pPr>
        <w:pStyle w:val="Code"/>
      </w:pPr>
      <w:r w:rsidRPr="00EC76D5">
        <w:t>optional_parameter_ellipse_list:</w:t>
      </w:r>
    </w:p>
    <w:p w14:paraId="496632CD" w14:textId="77777777" w:rsidR="005E02A6" w:rsidRPr="00EC76D5" w:rsidRDefault="005E02A6" w:rsidP="005E02A6">
      <w:pPr>
        <w:pStyle w:val="Code"/>
      </w:pPr>
      <w:r w:rsidRPr="00EC76D5">
        <w:t xml:space="preserve">    /* Empty. */           { $$ = null; }</w:t>
      </w:r>
    </w:p>
    <w:p w14:paraId="70B7C3BA" w14:textId="77777777" w:rsidR="005E02A6" w:rsidRPr="00EC76D5" w:rsidRDefault="005E02A6" w:rsidP="005E02A6">
      <w:pPr>
        <w:pStyle w:val="Code"/>
      </w:pPr>
      <w:r w:rsidRPr="00EC76D5">
        <w:t xml:space="preserve">  | parameter_ellipse_list { $$ = $1;   };</w:t>
      </w:r>
    </w:p>
    <w:p w14:paraId="54DCB965" w14:textId="77777777" w:rsidR="005E02A6" w:rsidRPr="00EC76D5" w:rsidRDefault="005E02A6" w:rsidP="005E02A6">
      <w:pPr>
        <w:pStyle w:val="Code"/>
      </w:pPr>
      <w:r w:rsidRPr="00EC76D5">
        <w:t xml:space="preserve">    </w:t>
      </w:r>
    </w:p>
    <w:p w14:paraId="32C1373A" w14:textId="77777777" w:rsidR="005E02A6" w:rsidRPr="00EC76D5" w:rsidRDefault="005E02A6" w:rsidP="005E02A6">
      <w:pPr>
        <w:pStyle w:val="Code"/>
      </w:pPr>
      <w:r w:rsidRPr="00EC76D5">
        <w:t>parameter_ellipse_list:</w:t>
      </w:r>
    </w:p>
    <w:p w14:paraId="39707640" w14:textId="77777777" w:rsidR="005E02A6" w:rsidRPr="00EC76D5" w:rsidRDefault="005E02A6" w:rsidP="005E02A6">
      <w:pPr>
        <w:pStyle w:val="Code"/>
      </w:pPr>
      <w:r w:rsidRPr="00EC76D5">
        <w:t xml:space="preserve">    parameter_list {</w:t>
      </w:r>
    </w:p>
    <w:p w14:paraId="2A754859" w14:textId="77777777" w:rsidR="005E02A6" w:rsidRPr="00EC76D5" w:rsidRDefault="005E02A6" w:rsidP="005E02A6">
      <w:pPr>
        <w:pStyle w:val="Code"/>
      </w:pPr>
      <w:r w:rsidRPr="00EC76D5">
        <w:t xml:space="preserve">      $$ = new Pair&lt;List&lt;Symbol&gt;,Boolean&gt;($1, false);</w:t>
      </w:r>
    </w:p>
    <w:p w14:paraId="706542AA" w14:textId="77777777" w:rsidR="005E02A6" w:rsidRPr="00EC76D5" w:rsidRDefault="005E02A6" w:rsidP="005E02A6">
      <w:pPr>
        <w:pStyle w:val="Code"/>
      </w:pPr>
      <w:r w:rsidRPr="00EC76D5">
        <w:t xml:space="preserve">    }</w:t>
      </w:r>
    </w:p>
    <w:p w14:paraId="77BB66C5" w14:textId="77777777" w:rsidR="005E02A6" w:rsidRPr="00EC76D5" w:rsidRDefault="005E02A6" w:rsidP="005E02A6">
      <w:pPr>
        <w:pStyle w:val="Code"/>
      </w:pPr>
      <w:r w:rsidRPr="00EC76D5">
        <w:t xml:space="preserve">  | parameter_list COMMA ELLIPSE {</w:t>
      </w:r>
    </w:p>
    <w:p w14:paraId="6B628CDF" w14:textId="77777777" w:rsidR="005E02A6" w:rsidRPr="00EC76D5" w:rsidRDefault="005E02A6" w:rsidP="005E02A6">
      <w:pPr>
        <w:pStyle w:val="Code"/>
      </w:pPr>
      <w:r w:rsidRPr="00EC76D5">
        <w:t xml:space="preserve">      $$ = new Pair&lt;List&lt;Symbol&gt;,Boolean&gt;($1, true);</w:t>
      </w:r>
    </w:p>
    <w:p w14:paraId="3EC34A36" w14:textId="77777777" w:rsidR="005E02A6" w:rsidRPr="00EC76D5" w:rsidRDefault="005E02A6" w:rsidP="005E02A6">
      <w:pPr>
        <w:pStyle w:val="Code"/>
      </w:pPr>
      <w:r w:rsidRPr="00EC76D5">
        <w:t xml:space="preserve">    };</w:t>
      </w:r>
    </w:p>
    <w:p w14:paraId="6502D58D" w14:textId="77777777" w:rsidR="005E02A6" w:rsidRPr="00EC76D5" w:rsidRDefault="005E02A6" w:rsidP="005E02A6">
      <w:pPr>
        <w:pStyle w:val="Code"/>
      </w:pPr>
    </w:p>
    <w:p w14:paraId="38C77D8E" w14:textId="77777777" w:rsidR="005E02A6" w:rsidRPr="00EC76D5" w:rsidRDefault="005E02A6" w:rsidP="005E02A6">
      <w:pPr>
        <w:pStyle w:val="Code"/>
      </w:pPr>
      <w:r w:rsidRPr="00EC76D5">
        <w:t>parameter_list:</w:t>
      </w:r>
    </w:p>
    <w:p w14:paraId="582889AD" w14:textId="77777777" w:rsidR="005E02A6" w:rsidRPr="00EC76D5" w:rsidRDefault="005E02A6" w:rsidP="005E02A6">
      <w:pPr>
        <w:pStyle w:val="Code"/>
      </w:pPr>
      <w:r w:rsidRPr="00EC76D5">
        <w:t xml:space="preserve">    {</w:t>
      </w:r>
    </w:p>
    <w:p w14:paraId="26368A91" w14:textId="77777777" w:rsidR="005E02A6" w:rsidRPr="00EC76D5" w:rsidRDefault="005E02A6" w:rsidP="005E02A6">
      <w:pPr>
        <w:pStyle w:val="Code"/>
      </w:pPr>
      <w:r w:rsidRPr="00EC76D5">
        <w:t xml:space="preserve">      ++Main.ParameterCount;</w:t>
      </w:r>
    </w:p>
    <w:p w14:paraId="156E928D" w14:textId="77777777" w:rsidR="005E02A6" w:rsidRPr="00EC76D5" w:rsidRDefault="005E02A6" w:rsidP="005E02A6">
      <w:pPr>
        <w:pStyle w:val="Code"/>
      </w:pPr>
      <w:r w:rsidRPr="00EC76D5">
        <w:t xml:space="preserve">    }</w:t>
      </w:r>
    </w:p>
    <w:p w14:paraId="4DF8F5B3" w14:textId="77777777" w:rsidR="005E02A6" w:rsidRPr="00EC76D5" w:rsidRDefault="005E02A6" w:rsidP="005E02A6">
      <w:pPr>
        <w:pStyle w:val="Code"/>
      </w:pPr>
      <w:r w:rsidRPr="00EC76D5">
        <w:t xml:space="preserve">    parameter_declaration {</w:t>
      </w:r>
    </w:p>
    <w:p w14:paraId="62F6C2FF" w14:textId="77777777" w:rsidR="005E02A6" w:rsidRPr="00EC76D5" w:rsidRDefault="005E02A6" w:rsidP="005E02A6">
      <w:pPr>
        <w:pStyle w:val="Code"/>
      </w:pPr>
      <w:r w:rsidRPr="00EC76D5">
        <w:t xml:space="preserve">      --Main.ParameterCount;</w:t>
      </w:r>
    </w:p>
    <w:p w14:paraId="2FA38ADA" w14:textId="77777777" w:rsidR="005E02A6" w:rsidRPr="00EC76D5" w:rsidRDefault="005E02A6" w:rsidP="005E02A6">
      <w:pPr>
        <w:pStyle w:val="Code"/>
      </w:pPr>
      <w:r w:rsidRPr="00EC76D5">
        <w:t xml:space="preserve">      $$ = new LinkedList&lt;&gt;();</w:t>
      </w:r>
    </w:p>
    <w:p w14:paraId="30129B59" w14:textId="77777777" w:rsidR="005E02A6" w:rsidRPr="00EC76D5" w:rsidRDefault="005E02A6" w:rsidP="005E02A6">
      <w:pPr>
        <w:pStyle w:val="Code"/>
      </w:pPr>
      <w:r w:rsidRPr="00EC76D5">
        <w:t xml:space="preserve">      ((List) $$).add($2);</w:t>
      </w:r>
    </w:p>
    <w:p w14:paraId="54DE6A1E" w14:textId="77777777" w:rsidR="005E02A6" w:rsidRPr="00EC76D5" w:rsidRDefault="005E02A6" w:rsidP="005E02A6">
      <w:pPr>
        <w:pStyle w:val="Code"/>
      </w:pPr>
      <w:r w:rsidRPr="00EC76D5">
        <w:t xml:space="preserve">    }</w:t>
      </w:r>
    </w:p>
    <w:p w14:paraId="7399D0FE" w14:textId="77777777" w:rsidR="005E02A6" w:rsidRPr="00EC76D5" w:rsidRDefault="005E02A6" w:rsidP="005E02A6">
      <w:pPr>
        <w:pStyle w:val="Code"/>
      </w:pPr>
      <w:r w:rsidRPr="00EC76D5">
        <w:t xml:space="preserve">  | parameter_list COMMA {</w:t>
      </w:r>
    </w:p>
    <w:p w14:paraId="6EF3A724" w14:textId="77777777" w:rsidR="005E02A6" w:rsidRPr="00EC76D5" w:rsidRDefault="005E02A6" w:rsidP="005E02A6">
      <w:pPr>
        <w:pStyle w:val="Code"/>
      </w:pPr>
      <w:r w:rsidRPr="00EC76D5">
        <w:t xml:space="preserve">      ++Main.ParameterCount;</w:t>
      </w:r>
    </w:p>
    <w:p w14:paraId="14600E7C" w14:textId="77777777" w:rsidR="005E02A6" w:rsidRPr="00EC76D5" w:rsidRDefault="005E02A6" w:rsidP="005E02A6">
      <w:pPr>
        <w:pStyle w:val="Code"/>
      </w:pPr>
      <w:r w:rsidRPr="00EC76D5">
        <w:t xml:space="preserve">    }</w:t>
      </w:r>
    </w:p>
    <w:p w14:paraId="44186F02" w14:textId="77777777" w:rsidR="005E02A6" w:rsidRPr="00EC76D5" w:rsidRDefault="005E02A6" w:rsidP="005E02A6">
      <w:pPr>
        <w:pStyle w:val="Code"/>
      </w:pPr>
      <w:r w:rsidRPr="00EC76D5">
        <w:t xml:space="preserve">    parameter_declaration {</w:t>
      </w:r>
    </w:p>
    <w:p w14:paraId="78676FE6" w14:textId="77777777" w:rsidR="005E02A6" w:rsidRPr="00EC76D5" w:rsidRDefault="005E02A6" w:rsidP="005E02A6">
      <w:pPr>
        <w:pStyle w:val="Code"/>
      </w:pPr>
      <w:r w:rsidRPr="00EC76D5">
        <w:t xml:space="preserve">      --Main.ParameterCount;</w:t>
      </w:r>
    </w:p>
    <w:p w14:paraId="333CB208" w14:textId="77777777" w:rsidR="005E02A6" w:rsidRPr="00EC76D5" w:rsidRDefault="005E02A6" w:rsidP="005E02A6">
      <w:pPr>
        <w:pStyle w:val="Code"/>
      </w:pPr>
      <w:r w:rsidRPr="00EC76D5">
        <w:t xml:space="preserve">      $1.add($4); </w:t>
      </w:r>
    </w:p>
    <w:p w14:paraId="3A86B0E7" w14:textId="77777777" w:rsidR="005E02A6" w:rsidRPr="00EC76D5" w:rsidRDefault="005E02A6" w:rsidP="005E02A6">
      <w:pPr>
        <w:pStyle w:val="Code"/>
      </w:pPr>
      <w:r w:rsidRPr="00EC76D5">
        <w:t xml:space="preserve">      $$ = $1;</w:t>
      </w:r>
    </w:p>
    <w:p w14:paraId="5C3D5925" w14:textId="77777777" w:rsidR="005E02A6" w:rsidRPr="00EC76D5" w:rsidRDefault="005E02A6" w:rsidP="005E02A6">
      <w:pPr>
        <w:pStyle w:val="Code"/>
      </w:pPr>
      <w:r w:rsidRPr="00EC76D5">
        <w:t xml:space="preserve">    };</w:t>
      </w:r>
    </w:p>
    <w:p w14:paraId="3891C85E" w14:textId="77777777" w:rsidR="005E02A6" w:rsidRPr="00EC76D5" w:rsidRDefault="005E02A6" w:rsidP="005E02A6">
      <w:pPr>
        <w:pStyle w:val="Code"/>
      </w:pPr>
    </w:p>
    <w:p w14:paraId="4BC09584" w14:textId="77777777" w:rsidR="005E02A6" w:rsidRPr="00EC76D5" w:rsidRDefault="005E02A6" w:rsidP="005E02A6">
      <w:pPr>
        <w:pStyle w:val="Code"/>
      </w:pPr>
      <w:r w:rsidRPr="00EC76D5">
        <w:t>parameter_declaration:</w:t>
      </w:r>
    </w:p>
    <w:p w14:paraId="3634BADA" w14:textId="77777777" w:rsidR="005E02A6" w:rsidRPr="00EC76D5" w:rsidRDefault="005E02A6" w:rsidP="005E02A6">
      <w:pPr>
        <w:pStyle w:val="Code"/>
      </w:pPr>
      <w:r w:rsidRPr="00EC76D5">
        <w:t xml:space="preserve">    declaration_specifier_list {</w:t>
      </w:r>
    </w:p>
    <w:p w14:paraId="1FF10521" w14:textId="77777777" w:rsidR="005E02A6" w:rsidRPr="00EC76D5" w:rsidRDefault="005E02A6" w:rsidP="005E02A6">
      <w:pPr>
        <w:pStyle w:val="Code"/>
      </w:pPr>
      <w:r w:rsidRPr="00EC76D5">
        <w:t xml:space="preserve">      $$ = GenerateDeclaration.generateParameter</w:t>
      </w:r>
    </w:p>
    <w:p w14:paraId="7C5E84D9" w14:textId="77777777" w:rsidR="005E02A6" w:rsidRPr="00EC76D5" w:rsidRDefault="005E02A6" w:rsidP="005E02A6">
      <w:pPr>
        <w:pStyle w:val="Code"/>
      </w:pPr>
      <w:r w:rsidRPr="00EC76D5">
        <w:t xml:space="preserve">                               (Main.SpecifierStack.pop(), null);</w:t>
      </w:r>
    </w:p>
    <w:p w14:paraId="511B6C12" w14:textId="77777777" w:rsidR="005E02A6" w:rsidRPr="00EC76D5" w:rsidRDefault="005E02A6" w:rsidP="005E02A6">
      <w:pPr>
        <w:pStyle w:val="Code"/>
      </w:pPr>
      <w:r w:rsidRPr="00EC76D5">
        <w:t xml:space="preserve">    }</w:t>
      </w:r>
    </w:p>
    <w:p w14:paraId="240DD677" w14:textId="77777777" w:rsidR="005E02A6" w:rsidRPr="00EC76D5" w:rsidRDefault="005E02A6" w:rsidP="005E02A6">
      <w:pPr>
        <w:pStyle w:val="Code"/>
      </w:pPr>
      <w:r w:rsidRPr="00EC76D5">
        <w:t xml:space="preserve">  | declaration_specifier_list </w:t>
      </w:r>
      <w:r>
        <w:t>pointer_declarator</w:t>
      </w:r>
      <w:r w:rsidRPr="00EC76D5">
        <w:t xml:space="preserve"> {</w:t>
      </w:r>
    </w:p>
    <w:p w14:paraId="41E96A99" w14:textId="77777777" w:rsidR="005E02A6" w:rsidRPr="00EC76D5" w:rsidRDefault="005E02A6" w:rsidP="005E02A6">
      <w:pPr>
        <w:pStyle w:val="Code"/>
      </w:pPr>
      <w:r w:rsidRPr="00EC76D5">
        <w:t xml:space="preserve">      $$ = GenerateDeclaration.generateParameter</w:t>
      </w:r>
    </w:p>
    <w:p w14:paraId="32AB417B" w14:textId="77777777" w:rsidR="005E02A6" w:rsidRPr="00EC76D5" w:rsidRDefault="005E02A6" w:rsidP="005E02A6">
      <w:pPr>
        <w:pStyle w:val="Code"/>
      </w:pPr>
      <w:r w:rsidRPr="00EC76D5">
        <w:t xml:space="preserve">                               (Main.SpecifierStack.pop(), $2);</w:t>
      </w:r>
    </w:p>
    <w:p w14:paraId="6EFBD39D" w14:textId="77777777" w:rsidR="005E02A6" w:rsidRPr="00EC76D5" w:rsidRDefault="005E02A6" w:rsidP="005E02A6">
      <w:pPr>
        <w:pStyle w:val="Code"/>
      </w:pPr>
      <w:r w:rsidRPr="00EC76D5">
        <w:t xml:space="preserve">    }</w:t>
      </w:r>
    </w:p>
    <w:p w14:paraId="4DF21643" w14:textId="77777777" w:rsidR="005E02A6" w:rsidRPr="00EC76D5" w:rsidRDefault="005E02A6" w:rsidP="005E02A6">
      <w:pPr>
        <w:pStyle w:val="Code"/>
      </w:pPr>
      <w:r w:rsidRPr="00EC76D5">
        <w:t xml:space="preserve">  | declaration_specifier_list abstract_</w:t>
      </w:r>
      <w:r>
        <w:t>pointer_declarator</w:t>
      </w:r>
      <w:r w:rsidRPr="00EC76D5">
        <w:t xml:space="preserve"> {</w:t>
      </w:r>
    </w:p>
    <w:p w14:paraId="5B4CD54A" w14:textId="77777777" w:rsidR="005E02A6" w:rsidRPr="00EC76D5" w:rsidRDefault="005E02A6" w:rsidP="005E02A6">
      <w:pPr>
        <w:pStyle w:val="Code"/>
      </w:pPr>
      <w:r w:rsidRPr="00EC76D5">
        <w:t xml:space="preserve">      $$ = GenerateDeclaration.generateParameter</w:t>
      </w:r>
    </w:p>
    <w:p w14:paraId="2D9F66A1" w14:textId="77777777" w:rsidR="005E02A6" w:rsidRPr="00EC76D5" w:rsidRDefault="005E02A6" w:rsidP="005E02A6">
      <w:pPr>
        <w:pStyle w:val="Code"/>
      </w:pPr>
      <w:r w:rsidRPr="00EC76D5">
        <w:t xml:space="preserve">                               (Main.SpecifierStack.pop(), $2);</w:t>
      </w:r>
    </w:p>
    <w:p w14:paraId="5730F3CC" w14:textId="77777777" w:rsidR="005E02A6" w:rsidRPr="00EC76D5" w:rsidRDefault="005E02A6" w:rsidP="005E02A6">
      <w:pPr>
        <w:pStyle w:val="Code"/>
      </w:pPr>
      <w:r w:rsidRPr="00EC76D5">
        <w:t xml:space="preserve">    };</w:t>
      </w:r>
    </w:p>
    <w:p w14:paraId="0C05B3A0" w14:textId="77777777" w:rsidR="005E02A6" w:rsidRPr="00EC76D5" w:rsidRDefault="005E02A6" w:rsidP="005E02A6">
      <w:pPr>
        <w:pStyle w:val="Code"/>
      </w:pPr>
    </w:p>
    <w:p w14:paraId="51C8C4C9" w14:textId="77777777" w:rsidR="005E02A6" w:rsidRPr="00EC76D5" w:rsidRDefault="005E02A6" w:rsidP="005E02A6">
      <w:pPr>
        <w:pStyle w:val="Code"/>
      </w:pPr>
      <w:r w:rsidRPr="00EC76D5">
        <w:t>optional_identifier_list:</w:t>
      </w:r>
    </w:p>
    <w:p w14:paraId="1E322DAF" w14:textId="77777777" w:rsidR="005E02A6" w:rsidRPr="00EC76D5" w:rsidRDefault="005E02A6" w:rsidP="005E02A6">
      <w:pPr>
        <w:pStyle w:val="Code"/>
      </w:pPr>
      <w:r w:rsidRPr="00EC76D5">
        <w:t xml:space="preserve">    /* Empty. */  {</w:t>
      </w:r>
    </w:p>
    <w:p w14:paraId="060F642D" w14:textId="77777777" w:rsidR="005E02A6" w:rsidRPr="00EC76D5" w:rsidRDefault="005E02A6" w:rsidP="005E02A6">
      <w:pPr>
        <w:pStyle w:val="Code"/>
      </w:pPr>
      <w:r w:rsidRPr="00EC76D5">
        <w:t xml:space="preserve">      $$ = new LinkedList&lt;&gt;();</w:t>
      </w:r>
    </w:p>
    <w:p w14:paraId="1782BE69" w14:textId="77777777" w:rsidR="005E02A6" w:rsidRPr="00EC76D5" w:rsidRDefault="005E02A6" w:rsidP="005E02A6">
      <w:pPr>
        <w:pStyle w:val="Code"/>
      </w:pPr>
      <w:r w:rsidRPr="00EC76D5">
        <w:lastRenderedPageBreak/>
        <w:t xml:space="preserve">    }</w:t>
      </w:r>
    </w:p>
    <w:p w14:paraId="0DCF6E21" w14:textId="77777777" w:rsidR="005E02A6" w:rsidRPr="00EC76D5" w:rsidRDefault="005E02A6" w:rsidP="005E02A6">
      <w:pPr>
        <w:pStyle w:val="Code"/>
      </w:pPr>
      <w:r w:rsidRPr="00EC76D5">
        <w:t xml:space="preserve">  | identifier_list {</w:t>
      </w:r>
    </w:p>
    <w:p w14:paraId="69C0B35D" w14:textId="77777777" w:rsidR="005E02A6" w:rsidRPr="00EC76D5" w:rsidRDefault="005E02A6" w:rsidP="005E02A6">
      <w:pPr>
        <w:pStyle w:val="Code"/>
      </w:pPr>
      <w:r w:rsidRPr="00EC76D5">
        <w:t xml:space="preserve">      $$ = $1;</w:t>
      </w:r>
    </w:p>
    <w:p w14:paraId="20ADECA6" w14:textId="77777777" w:rsidR="005E02A6" w:rsidRPr="00EC76D5" w:rsidRDefault="005E02A6" w:rsidP="005E02A6">
      <w:pPr>
        <w:pStyle w:val="Code"/>
      </w:pPr>
      <w:r w:rsidRPr="00EC76D5">
        <w:t xml:space="preserve">    };</w:t>
      </w:r>
    </w:p>
    <w:p w14:paraId="4B5C6B6E" w14:textId="77777777" w:rsidR="005E02A6" w:rsidRPr="00EC76D5" w:rsidRDefault="005E02A6" w:rsidP="005E02A6">
      <w:pPr>
        <w:pStyle w:val="Code"/>
      </w:pPr>
    </w:p>
    <w:p w14:paraId="33922D9C" w14:textId="77777777" w:rsidR="005E02A6" w:rsidRPr="00EC76D5" w:rsidRDefault="005E02A6" w:rsidP="005E02A6">
      <w:pPr>
        <w:pStyle w:val="Code"/>
      </w:pPr>
      <w:r w:rsidRPr="00EC76D5">
        <w:t>identifier_list:</w:t>
      </w:r>
    </w:p>
    <w:p w14:paraId="09EC7A90" w14:textId="77777777" w:rsidR="005E02A6" w:rsidRPr="00EC76D5" w:rsidRDefault="005E02A6" w:rsidP="005E02A6">
      <w:pPr>
        <w:pStyle w:val="Code"/>
      </w:pPr>
      <w:r w:rsidRPr="00EC76D5">
        <w:t xml:space="preserve">    IDENTIFIER {</w:t>
      </w:r>
    </w:p>
    <w:p w14:paraId="5026A554" w14:textId="77777777" w:rsidR="005E02A6" w:rsidRPr="00EC76D5" w:rsidRDefault="005E02A6" w:rsidP="005E02A6">
      <w:pPr>
        <w:pStyle w:val="Code"/>
      </w:pPr>
      <w:r w:rsidRPr="00EC76D5">
        <w:t xml:space="preserve">      $$ = new LinkedList&lt;&gt;();</w:t>
      </w:r>
    </w:p>
    <w:p w14:paraId="75A15823" w14:textId="77777777" w:rsidR="005E02A6" w:rsidRPr="00EC76D5" w:rsidRDefault="005E02A6" w:rsidP="005E02A6">
      <w:pPr>
        <w:pStyle w:val="Code"/>
      </w:pPr>
      <w:r w:rsidRPr="00EC76D5">
        <w:t xml:space="preserve">      ((List) $$).add($1); </w:t>
      </w:r>
    </w:p>
    <w:p w14:paraId="49BF21A3" w14:textId="77777777" w:rsidR="005E02A6" w:rsidRPr="00EC76D5" w:rsidRDefault="005E02A6" w:rsidP="005E02A6">
      <w:pPr>
        <w:pStyle w:val="Code"/>
      </w:pPr>
      <w:r w:rsidRPr="00EC76D5">
        <w:t xml:space="preserve">    }</w:t>
      </w:r>
    </w:p>
    <w:p w14:paraId="447A4BD9" w14:textId="77777777" w:rsidR="005E02A6" w:rsidRPr="00EC76D5" w:rsidRDefault="005E02A6" w:rsidP="005E02A6">
      <w:pPr>
        <w:pStyle w:val="Code"/>
      </w:pPr>
      <w:r w:rsidRPr="00EC76D5">
        <w:t xml:space="preserve">  | identifier_list COMMA IDENTIFIER {</w:t>
      </w:r>
    </w:p>
    <w:p w14:paraId="22BC914F" w14:textId="77777777" w:rsidR="005E02A6" w:rsidRPr="00EC76D5" w:rsidRDefault="005E02A6" w:rsidP="005E02A6">
      <w:pPr>
        <w:pStyle w:val="Code"/>
      </w:pPr>
      <w:r w:rsidRPr="00EC76D5">
        <w:t xml:space="preserve">      $1.add($3); </w:t>
      </w:r>
    </w:p>
    <w:p w14:paraId="371F567F" w14:textId="77777777" w:rsidR="005E02A6" w:rsidRPr="00EC76D5" w:rsidRDefault="005E02A6" w:rsidP="005E02A6">
      <w:pPr>
        <w:pStyle w:val="Code"/>
      </w:pPr>
      <w:r w:rsidRPr="00EC76D5">
        <w:t xml:space="preserve">      $$ = $1;</w:t>
      </w:r>
    </w:p>
    <w:p w14:paraId="484614F6" w14:textId="77777777" w:rsidR="005E02A6" w:rsidRPr="00EC76D5" w:rsidRDefault="005E02A6" w:rsidP="005E02A6">
      <w:pPr>
        <w:pStyle w:val="Code"/>
      </w:pPr>
      <w:r w:rsidRPr="00EC76D5">
        <w:t xml:space="preserve">    };</w:t>
      </w:r>
    </w:p>
    <w:p w14:paraId="439EFE81" w14:textId="77777777" w:rsidR="005E02A6" w:rsidRPr="00EC76D5" w:rsidRDefault="005E02A6" w:rsidP="005E02A6">
      <w:pPr>
        <w:pStyle w:val="CodeHeader"/>
      </w:pPr>
      <w:proofErr w:type="spellStart"/>
      <w:r>
        <w:t>MiddleCodeGenerator.cs</w:t>
      </w:r>
      <w:proofErr w:type="spellEnd"/>
    </w:p>
    <w:p w14:paraId="45966C3C" w14:textId="77777777" w:rsidR="005E02A6" w:rsidRPr="00EC76D5" w:rsidRDefault="005E02A6" w:rsidP="005E02A6">
      <w:pPr>
        <w:pStyle w:val="Code"/>
      </w:pPr>
      <w:r w:rsidRPr="00EC76D5">
        <w:t xml:space="preserve">  public static Symbol generateParameter(Specifier specifier,</w:t>
      </w:r>
    </w:p>
    <w:p w14:paraId="36C31DAD" w14:textId="77777777" w:rsidR="005E02A6" w:rsidRPr="00EC76D5" w:rsidRDefault="005E02A6" w:rsidP="005E02A6">
      <w:pPr>
        <w:pStyle w:val="Code"/>
      </w:pPr>
      <w:r w:rsidRPr="00EC76D5">
        <w:t xml:space="preserve">                                         Declarator </w:t>
      </w:r>
      <w:r>
        <w:t>declarator</w:t>
      </w:r>
      <w:r w:rsidRPr="00EC76D5">
        <w:t>) {</w:t>
      </w:r>
    </w:p>
    <w:p w14:paraId="7656548E" w14:textId="77777777" w:rsidR="005E02A6" w:rsidRPr="00EC76D5" w:rsidRDefault="005E02A6" w:rsidP="005E02A6">
      <w:pPr>
        <w:pStyle w:val="Code"/>
      </w:pPr>
      <w:r w:rsidRPr="00EC76D5">
        <w:t xml:space="preserve">    Triple&lt;Boolean,Storage,Type&gt; specTriple = specifier.generate();</w:t>
      </w:r>
    </w:p>
    <w:p w14:paraId="68F6BC33" w14:textId="77777777" w:rsidR="005E02A6" w:rsidRPr="00EC76D5" w:rsidRDefault="005E02A6" w:rsidP="005E02A6">
      <w:pPr>
        <w:pStyle w:val="Code"/>
      </w:pPr>
      <w:r w:rsidRPr="00EC76D5">
        <w:t xml:space="preserve">    Storage storage = specTriple.getSecond();</w:t>
      </w:r>
    </w:p>
    <w:p w14:paraId="5C9EF107" w14:textId="77777777" w:rsidR="005E02A6" w:rsidRPr="00EC76D5" w:rsidRDefault="005E02A6" w:rsidP="005E02A6">
      <w:pPr>
        <w:pStyle w:val="Code"/>
      </w:pPr>
      <w:r w:rsidRPr="00EC76D5">
        <w:t xml:space="preserve">    Type </w:t>
      </w:r>
      <w:r>
        <w:t>specifierType</w:t>
      </w:r>
      <w:r w:rsidRPr="00EC76D5">
        <w:t xml:space="preserve"> = specTriple.getThird();</w:t>
      </w:r>
    </w:p>
    <w:p w14:paraId="58918716" w14:textId="77777777" w:rsidR="005E02A6" w:rsidRPr="00EC76D5" w:rsidRDefault="005E02A6" w:rsidP="005E02A6">
      <w:pPr>
        <w:pStyle w:val="Code"/>
      </w:pPr>
    </w:p>
    <w:p w14:paraId="61F84642" w14:textId="77777777" w:rsidR="005E02A6" w:rsidRPr="00EC76D5" w:rsidRDefault="005E02A6" w:rsidP="005E02A6">
      <w:pPr>
        <w:pStyle w:val="Code"/>
      </w:pPr>
      <w:r w:rsidRPr="00EC76D5">
        <w:t xml:space="preserve">    Assert.error((storage == Storage.Auto) || (storage == Storage.Register),</w:t>
      </w:r>
    </w:p>
    <w:p w14:paraId="0CAC4811" w14:textId="77777777" w:rsidR="005E02A6" w:rsidRPr="00EC76D5" w:rsidRDefault="005E02A6" w:rsidP="005E02A6">
      <w:pPr>
        <w:pStyle w:val="Code"/>
      </w:pPr>
      <w:r w:rsidRPr="00EC76D5">
        <w:t xml:space="preserve">                 "parameter storage must be auto or register");</w:t>
      </w:r>
    </w:p>
    <w:p w14:paraId="485571D7" w14:textId="77777777" w:rsidR="005E02A6" w:rsidRPr="00EC76D5" w:rsidRDefault="005E02A6" w:rsidP="005E02A6">
      <w:pPr>
        <w:pStyle w:val="Code"/>
      </w:pPr>
      <w:r w:rsidRPr="00EC76D5">
        <w:t xml:space="preserve">    </w:t>
      </w:r>
    </w:p>
    <w:p w14:paraId="10FD31C1" w14:textId="77777777" w:rsidR="005E02A6" w:rsidRPr="00EC76D5" w:rsidRDefault="005E02A6" w:rsidP="005E02A6">
      <w:pPr>
        <w:pStyle w:val="Code"/>
      </w:pPr>
      <w:r w:rsidRPr="00EC76D5">
        <w:t xml:space="preserve">    if (</w:t>
      </w:r>
      <w:r>
        <w:t>declarator</w:t>
      </w:r>
      <w:r w:rsidRPr="00EC76D5">
        <w:t xml:space="preserve"> != null) {</w:t>
      </w:r>
    </w:p>
    <w:p w14:paraId="5C6A7B20" w14:textId="77777777" w:rsidR="005E02A6" w:rsidRPr="00EC76D5" w:rsidRDefault="005E02A6" w:rsidP="005E02A6">
      <w:pPr>
        <w:pStyle w:val="Code"/>
      </w:pPr>
      <w:r w:rsidRPr="00EC76D5">
        <w:t xml:space="preserve">      </w:t>
      </w:r>
      <w:r>
        <w:t>declarator</w:t>
      </w:r>
      <w:r w:rsidRPr="00EC76D5">
        <w:t>.add(</w:t>
      </w:r>
      <w:r>
        <w:t>specifierType</w:t>
      </w:r>
      <w:r w:rsidRPr="00EC76D5">
        <w:t>);</w:t>
      </w:r>
    </w:p>
    <w:p w14:paraId="7C02556F" w14:textId="77777777" w:rsidR="005E02A6" w:rsidRPr="00EC76D5" w:rsidRDefault="005E02A6" w:rsidP="005E02A6">
      <w:pPr>
        <w:pStyle w:val="Code"/>
      </w:pPr>
      <w:r w:rsidRPr="00EC76D5">
        <w:t xml:space="preserve">      Type type = toParameterType(</w:t>
      </w:r>
      <w:r>
        <w:t>declarator</w:t>
      </w:r>
      <w:r w:rsidRPr="00EC76D5">
        <w:t>.type());</w:t>
      </w:r>
    </w:p>
    <w:p w14:paraId="0094893A" w14:textId="77777777" w:rsidR="005E02A6" w:rsidRPr="00EC76D5" w:rsidRDefault="005E02A6" w:rsidP="005E02A6">
      <w:pPr>
        <w:pStyle w:val="Code"/>
      </w:pPr>
      <w:r w:rsidRPr="00EC76D5">
        <w:t xml:space="preserve">      return (Symbol.createParameterSymbol(</w:t>
      </w:r>
      <w:r>
        <w:t>declarator</w:t>
      </w:r>
      <w:r w:rsidRPr="00EC76D5">
        <w:t>.getName(), storage, type));</w:t>
      </w:r>
    </w:p>
    <w:p w14:paraId="5D6119F6" w14:textId="77777777" w:rsidR="005E02A6" w:rsidRPr="00EC76D5" w:rsidRDefault="005E02A6" w:rsidP="005E02A6">
      <w:pPr>
        <w:pStyle w:val="Code"/>
      </w:pPr>
      <w:r w:rsidRPr="00EC76D5">
        <w:t xml:space="preserve">    }</w:t>
      </w:r>
    </w:p>
    <w:p w14:paraId="712DCC6E" w14:textId="77777777" w:rsidR="005E02A6" w:rsidRPr="00EC76D5" w:rsidRDefault="005E02A6" w:rsidP="005E02A6">
      <w:pPr>
        <w:pStyle w:val="Code"/>
      </w:pPr>
      <w:r w:rsidRPr="00EC76D5">
        <w:t xml:space="preserve">    else {</w:t>
      </w:r>
    </w:p>
    <w:p w14:paraId="05088A01" w14:textId="77777777" w:rsidR="005E02A6" w:rsidRPr="00EC76D5" w:rsidRDefault="005E02A6" w:rsidP="005E02A6">
      <w:pPr>
        <w:pStyle w:val="Code"/>
      </w:pPr>
      <w:r w:rsidRPr="00EC76D5">
        <w:t xml:space="preserve">      Type type = toParameterType(</w:t>
      </w:r>
      <w:r>
        <w:t>specifierType</w:t>
      </w:r>
      <w:r w:rsidRPr="00EC76D5">
        <w:t>);</w:t>
      </w:r>
    </w:p>
    <w:p w14:paraId="33A30D86" w14:textId="77777777" w:rsidR="005E02A6" w:rsidRPr="00EC76D5" w:rsidRDefault="005E02A6" w:rsidP="005E02A6">
      <w:pPr>
        <w:pStyle w:val="Code"/>
      </w:pPr>
      <w:r w:rsidRPr="00EC76D5">
        <w:t xml:space="preserve">      return (Symbol.createParameterSymbol(null, storage, type));</w:t>
      </w:r>
    </w:p>
    <w:p w14:paraId="114A9A42" w14:textId="77777777" w:rsidR="005E02A6" w:rsidRPr="00EC76D5" w:rsidRDefault="005E02A6" w:rsidP="005E02A6">
      <w:pPr>
        <w:pStyle w:val="Code"/>
      </w:pPr>
      <w:r w:rsidRPr="00EC76D5">
        <w:t xml:space="preserve">    }</w:t>
      </w:r>
    </w:p>
    <w:p w14:paraId="760CA1E0" w14:textId="77777777" w:rsidR="005E02A6" w:rsidRPr="00EC76D5" w:rsidRDefault="005E02A6" w:rsidP="005E02A6">
      <w:pPr>
        <w:pStyle w:val="Code"/>
      </w:pPr>
      <w:r w:rsidRPr="00EC76D5">
        <w:t xml:space="preserve">  }</w:t>
      </w:r>
    </w:p>
    <w:p w14:paraId="5DAB0EA7" w14:textId="77777777" w:rsidR="005E02A6" w:rsidRPr="00EC76D5" w:rsidRDefault="005E02A6" w:rsidP="005E02A6">
      <w:pPr>
        <w:pStyle w:val="Code"/>
      </w:pPr>
      <w:r w:rsidRPr="00EC76D5">
        <w:t xml:space="preserve">  </w:t>
      </w:r>
    </w:p>
    <w:p w14:paraId="065DF550" w14:textId="77777777" w:rsidR="005E02A6" w:rsidRPr="00EC76D5" w:rsidRDefault="005E02A6" w:rsidP="005E02A6">
      <w:pPr>
        <w:pStyle w:val="Code"/>
      </w:pPr>
      <w:r w:rsidRPr="00EC76D5">
        <w:t xml:space="preserve">  private static Type toParameterType(Type type) {</w:t>
      </w:r>
    </w:p>
    <w:p w14:paraId="5D98ACF7" w14:textId="77777777" w:rsidR="005E02A6" w:rsidRPr="00EC76D5" w:rsidRDefault="005E02A6" w:rsidP="005E02A6">
      <w:pPr>
        <w:pStyle w:val="Code"/>
      </w:pPr>
      <w:r w:rsidRPr="00EC76D5">
        <w:t xml:space="preserve">    switch (type.getSort()) {</w:t>
      </w:r>
    </w:p>
    <w:p w14:paraId="453074B2" w14:textId="77777777" w:rsidR="005E02A6" w:rsidRPr="00EC76D5" w:rsidRDefault="005E02A6" w:rsidP="005E02A6">
      <w:pPr>
        <w:pStyle w:val="Code"/>
      </w:pPr>
      <w:r w:rsidRPr="00EC76D5">
        <w:t xml:space="preserve">      case Array:</w:t>
      </w:r>
    </w:p>
    <w:p w14:paraId="6EF998E4" w14:textId="77777777" w:rsidR="005E02A6" w:rsidRPr="00EC76D5" w:rsidRDefault="005E02A6" w:rsidP="005E02A6">
      <w:pPr>
        <w:pStyle w:val="Code"/>
      </w:pPr>
      <w:r w:rsidRPr="00EC76D5">
        <w:t xml:space="preserve">        return Type.createPointerType(type.getArrayType());</w:t>
      </w:r>
    </w:p>
    <w:p w14:paraId="786B66EC" w14:textId="77777777" w:rsidR="005E02A6" w:rsidRPr="00EC76D5" w:rsidRDefault="005E02A6" w:rsidP="005E02A6">
      <w:pPr>
        <w:pStyle w:val="Code"/>
      </w:pPr>
      <w:r w:rsidRPr="00EC76D5">
        <w:t xml:space="preserve">        </w:t>
      </w:r>
    </w:p>
    <w:p w14:paraId="4B5874ED" w14:textId="77777777" w:rsidR="005E02A6" w:rsidRPr="00EC76D5" w:rsidRDefault="005E02A6" w:rsidP="005E02A6">
      <w:pPr>
        <w:pStyle w:val="Code"/>
      </w:pPr>
      <w:r w:rsidRPr="00EC76D5">
        <w:t xml:space="preserve">      case Function:</w:t>
      </w:r>
    </w:p>
    <w:p w14:paraId="1B8A986B" w14:textId="77777777" w:rsidR="005E02A6" w:rsidRPr="00EC76D5" w:rsidRDefault="005E02A6" w:rsidP="005E02A6">
      <w:pPr>
        <w:pStyle w:val="Code"/>
      </w:pPr>
      <w:r w:rsidRPr="00EC76D5">
        <w:t xml:space="preserve">        return Type.createPointerType(type);</w:t>
      </w:r>
    </w:p>
    <w:p w14:paraId="2F05FF10" w14:textId="77777777" w:rsidR="005E02A6" w:rsidRPr="00EC76D5" w:rsidRDefault="005E02A6" w:rsidP="005E02A6">
      <w:pPr>
        <w:pStyle w:val="Code"/>
      </w:pPr>
      <w:r w:rsidRPr="00EC76D5">
        <w:t xml:space="preserve">        </w:t>
      </w:r>
    </w:p>
    <w:p w14:paraId="1416D983" w14:textId="77777777" w:rsidR="005E02A6" w:rsidRPr="00EC76D5" w:rsidRDefault="005E02A6" w:rsidP="005E02A6">
      <w:pPr>
        <w:pStyle w:val="Code"/>
      </w:pPr>
      <w:r w:rsidRPr="00EC76D5">
        <w:t xml:space="preserve">      default:</w:t>
      </w:r>
    </w:p>
    <w:p w14:paraId="4BA3421E" w14:textId="77777777" w:rsidR="005E02A6" w:rsidRPr="00EC76D5" w:rsidRDefault="005E02A6" w:rsidP="005E02A6">
      <w:pPr>
        <w:pStyle w:val="Code"/>
      </w:pPr>
      <w:r w:rsidRPr="00EC76D5">
        <w:t xml:space="preserve">        return type;</w:t>
      </w:r>
    </w:p>
    <w:p w14:paraId="512C5655" w14:textId="77777777" w:rsidR="005E02A6" w:rsidRPr="00EC76D5" w:rsidRDefault="005E02A6" w:rsidP="005E02A6">
      <w:pPr>
        <w:pStyle w:val="Code"/>
      </w:pPr>
      <w:r w:rsidRPr="00EC76D5">
        <w:t xml:space="preserve">    }</w:t>
      </w:r>
    </w:p>
    <w:p w14:paraId="2CF8E820" w14:textId="77777777" w:rsidR="005E02A6" w:rsidRPr="00EC76D5" w:rsidRDefault="005E02A6" w:rsidP="005E02A6">
      <w:pPr>
        <w:pStyle w:val="Code"/>
        <w:rPr>
          <w:rFonts w:ascii="Times New Roman" w:eastAsiaTheme="majorEastAsia" w:hAnsi="Times New Roman" w:cstheme="majorBidi"/>
          <w:b/>
          <w:noProof w:val="0"/>
          <w:sz w:val="32"/>
          <w:szCs w:val="24"/>
        </w:rPr>
      </w:pPr>
      <w:r w:rsidRPr="00EC76D5">
        <w:t xml:space="preserve">  }</w:t>
      </w:r>
    </w:p>
    <w:p w14:paraId="63EDE705" w14:textId="77777777" w:rsidR="005E02A6" w:rsidRPr="00EC76D5" w:rsidRDefault="005E02A6" w:rsidP="005E02A6">
      <w:pPr>
        <w:pStyle w:val="Rubrik3"/>
      </w:pPr>
      <w:r>
        <w:t>Initializer</w:t>
      </w:r>
    </w:p>
    <w:p w14:paraId="38C48B06" w14:textId="77777777" w:rsidR="005E02A6" w:rsidRPr="00EC76D5" w:rsidRDefault="005E02A6" w:rsidP="005E02A6">
      <w:r w:rsidRPr="00EC76D5">
        <w:t xml:space="preserve">A declaratory can be </w:t>
      </w:r>
      <w:r>
        <w:t>initialized</w:t>
      </w:r>
      <w:r w:rsidRPr="00EC76D5">
        <w:t xml:space="preserve"> with a single value, or a (possible nested) list.</w:t>
      </w:r>
    </w:p>
    <w:p w14:paraId="671647B5" w14:textId="77777777" w:rsidR="005E02A6" w:rsidRPr="00EC76D5" w:rsidRDefault="005E02A6" w:rsidP="005E02A6">
      <w:pPr>
        <w:pStyle w:val="CodeHeader"/>
      </w:pPr>
      <w:proofErr w:type="spellStart"/>
      <w:r>
        <w:t>MainParser.gppg</w:t>
      </w:r>
      <w:proofErr w:type="spellEnd"/>
    </w:p>
    <w:p w14:paraId="5CC9E57C" w14:textId="77777777" w:rsidR="005E02A6" w:rsidRPr="00EC76D5" w:rsidRDefault="005E02A6" w:rsidP="005E02A6">
      <w:pPr>
        <w:pStyle w:val="Code"/>
      </w:pPr>
      <w:r>
        <w:t>initializer</w:t>
      </w:r>
      <w:r w:rsidRPr="00EC76D5">
        <w:t>:</w:t>
      </w:r>
    </w:p>
    <w:p w14:paraId="4875B41E" w14:textId="77777777" w:rsidR="005E02A6" w:rsidRPr="00EC76D5" w:rsidRDefault="005E02A6" w:rsidP="005E02A6">
      <w:pPr>
        <w:pStyle w:val="Code"/>
      </w:pPr>
      <w:r w:rsidRPr="00EC76D5">
        <w:t xml:space="preserve">    assignment_expression {</w:t>
      </w:r>
    </w:p>
    <w:p w14:paraId="668BB637" w14:textId="77777777" w:rsidR="005E02A6" w:rsidRPr="00EC76D5" w:rsidRDefault="005E02A6" w:rsidP="005E02A6">
      <w:pPr>
        <w:pStyle w:val="Code"/>
      </w:pPr>
      <w:r w:rsidRPr="00EC76D5">
        <w:t xml:space="preserve">      $$ = $1;</w:t>
      </w:r>
    </w:p>
    <w:p w14:paraId="18DA5B96" w14:textId="77777777" w:rsidR="005E02A6" w:rsidRPr="00EC76D5" w:rsidRDefault="005E02A6" w:rsidP="005E02A6">
      <w:pPr>
        <w:pStyle w:val="Code"/>
      </w:pPr>
      <w:r w:rsidRPr="00EC76D5">
        <w:lastRenderedPageBreak/>
        <w:t xml:space="preserve">    }</w:t>
      </w:r>
    </w:p>
    <w:p w14:paraId="0BF849C9" w14:textId="77777777" w:rsidR="005E02A6" w:rsidRPr="00EC76D5" w:rsidRDefault="005E02A6" w:rsidP="005E02A6">
      <w:pPr>
        <w:pStyle w:val="Code"/>
      </w:pPr>
      <w:r w:rsidRPr="00EC76D5">
        <w:t xml:space="preserve">  | LEFT_BLOCK </w:t>
      </w:r>
      <w:r>
        <w:t>initializer</w:t>
      </w:r>
      <w:r w:rsidRPr="00EC76D5">
        <w:t>_list optional_comma RIGHT_BLOCK {</w:t>
      </w:r>
    </w:p>
    <w:p w14:paraId="4F3351A6" w14:textId="77777777" w:rsidR="005E02A6" w:rsidRPr="00EC76D5" w:rsidRDefault="005E02A6" w:rsidP="005E02A6">
      <w:pPr>
        <w:pStyle w:val="Code"/>
      </w:pPr>
      <w:r w:rsidRPr="00EC76D5">
        <w:t xml:space="preserve">      $$ = $2;</w:t>
      </w:r>
    </w:p>
    <w:p w14:paraId="7ED03EE4" w14:textId="77777777" w:rsidR="005E02A6" w:rsidRPr="00EC76D5" w:rsidRDefault="005E02A6" w:rsidP="005E02A6">
      <w:pPr>
        <w:pStyle w:val="Code"/>
      </w:pPr>
      <w:r w:rsidRPr="00EC76D5">
        <w:t xml:space="preserve">    };</w:t>
      </w:r>
    </w:p>
    <w:p w14:paraId="1609BF1F" w14:textId="77777777" w:rsidR="005E02A6" w:rsidRPr="00EC76D5" w:rsidRDefault="005E02A6" w:rsidP="005E02A6">
      <w:pPr>
        <w:pStyle w:val="Code"/>
      </w:pPr>
    </w:p>
    <w:p w14:paraId="0EF5B958" w14:textId="77777777" w:rsidR="005E02A6" w:rsidRPr="00EC76D5" w:rsidRDefault="005E02A6" w:rsidP="005E02A6">
      <w:pPr>
        <w:pStyle w:val="Code"/>
      </w:pPr>
      <w:r w:rsidRPr="00EC76D5">
        <w:t>optional_comma:</w:t>
      </w:r>
    </w:p>
    <w:p w14:paraId="03D41779" w14:textId="77777777" w:rsidR="005E02A6" w:rsidRPr="00EC76D5" w:rsidRDefault="005E02A6" w:rsidP="005E02A6">
      <w:pPr>
        <w:pStyle w:val="Code"/>
      </w:pPr>
      <w:r w:rsidRPr="00EC76D5">
        <w:t xml:space="preserve">    /* Empty. */</w:t>
      </w:r>
    </w:p>
    <w:p w14:paraId="7A9540C4" w14:textId="77777777" w:rsidR="005E02A6" w:rsidRPr="00EC76D5" w:rsidRDefault="005E02A6" w:rsidP="005E02A6">
      <w:pPr>
        <w:pStyle w:val="Code"/>
      </w:pPr>
      <w:r w:rsidRPr="00EC76D5">
        <w:t xml:space="preserve">  | COMMA;</w:t>
      </w:r>
    </w:p>
    <w:p w14:paraId="4AE287CD" w14:textId="77777777" w:rsidR="005E02A6" w:rsidRPr="00EC76D5" w:rsidRDefault="005E02A6" w:rsidP="005E02A6">
      <w:pPr>
        <w:pStyle w:val="Code"/>
      </w:pPr>
    </w:p>
    <w:p w14:paraId="6F80B330" w14:textId="77777777" w:rsidR="005E02A6" w:rsidRPr="00EC76D5" w:rsidRDefault="005E02A6" w:rsidP="005E02A6">
      <w:pPr>
        <w:pStyle w:val="Code"/>
      </w:pPr>
      <w:r>
        <w:t>initializer</w:t>
      </w:r>
      <w:r w:rsidRPr="00EC76D5">
        <w:t>_list:</w:t>
      </w:r>
    </w:p>
    <w:p w14:paraId="376731F9" w14:textId="77777777" w:rsidR="005E02A6" w:rsidRPr="00EC76D5" w:rsidRDefault="005E02A6" w:rsidP="005E02A6">
      <w:pPr>
        <w:pStyle w:val="Code"/>
      </w:pPr>
      <w:r w:rsidRPr="00EC76D5">
        <w:t xml:space="preserve">    </w:t>
      </w:r>
      <w:r>
        <w:t>initializer</w:t>
      </w:r>
      <w:r w:rsidRPr="00EC76D5">
        <w:t xml:space="preserve"> {</w:t>
      </w:r>
    </w:p>
    <w:p w14:paraId="0CF4E8EA" w14:textId="77777777" w:rsidR="005E02A6" w:rsidRPr="00EC76D5" w:rsidRDefault="005E02A6" w:rsidP="005E02A6">
      <w:pPr>
        <w:pStyle w:val="Code"/>
      </w:pPr>
      <w:r w:rsidRPr="00EC76D5">
        <w:t xml:space="preserve">      $$ = new LinkedList&lt;&gt;();</w:t>
      </w:r>
    </w:p>
    <w:p w14:paraId="2A98091D" w14:textId="77777777" w:rsidR="005E02A6" w:rsidRPr="00EC76D5" w:rsidRDefault="005E02A6" w:rsidP="005E02A6">
      <w:pPr>
        <w:pStyle w:val="Code"/>
      </w:pPr>
      <w:r w:rsidRPr="00EC76D5">
        <w:t xml:space="preserve">      ((List) $$).add($1);</w:t>
      </w:r>
    </w:p>
    <w:p w14:paraId="25A2688A" w14:textId="77777777" w:rsidR="005E02A6" w:rsidRPr="00EC76D5" w:rsidRDefault="005E02A6" w:rsidP="005E02A6">
      <w:pPr>
        <w:pStyle w:val="Code"/>
      </w:pPr>
      <w:r w:rsidRPr="00EC76D5">
        <w:t xml:space="preserve">    }</w:t>
      </w:r>
    </w:p>
    <w:p w14:paraId="62914927" w14:textId="77777777" w:rsidR="005E02A6" w:rsidRPr="00EC76D5" w:rsidRDefault="005E02A6" w:rsidP="005E02A6">
      <w:pPr>
        <w:pStyle w:val="Code"/>
      </w:pPr>
      <w:r w:rsidRPr="00EC76D5">
        <w:t xml:space="preserve">  | </w:t>
      </w:r>
      <w:r>
        <w:t>initializer</w:t>
      </w:r>
      <w:r w:rsidRPr="00EC76D5">
        <w:t xml:space="preserve">_list COMMA </w:t>
      </w:r>
      <w:r>
        <w:t>initializer</w:t>
      </w:r>
      <w:r w:rsidRPr="00EC76D5">
        <w:t xml:space="preserve"> {</w:t>
      </w:r>
    </w:p>
    <w:p w14:paraId="7AB040E5" w14:textId="77777777" w:rsidR="005E02A6" w:rsidRPr="00EC76D5" w:rsidRDefault="005E02A6" w:rsidP="005E02A6">
      <w:pPr>
        <w:pStyle w:val="Code"/>
      </w:pPr>
      <w:r w:rsidRPr="00EC76D5">
        <w:t xml:space="preserve">      $1.add($3); </w:t>
      </w:r>
    </w:p>
    <w:p w14:paraId="56B68854" w14:textId="77777777" w:rsidR="005E02A6" w:rsidRPr="00EC76D5" w:rsidRDefault="005E02A6" w:rsidP="005E02A6">
      <w:pPr>
        <w:pStyle w:val="Code"/>
      </w:pPr>
      <w:r w:rsidRPr="00EC76D5">
        <w:t xml:space="preserve">      $$ = $1;</w:t>
      </w:r>
    </w:p>
    <w:p w14:paraId="3398D12A" w14:textId="77777777" w:rsidR="005E02A6" w:rsidRPr="00EC76D5" w:rsidRDefault="005E02A6" w:rsidP="005E02A6">
      <w:pPr>
        <w:pStyle w:val="Code"/>
      </w:pPr>
      <w:r w:rsidRPr="00EC76D5">
        <w:t xml:space="preserve">    };</w:t>
      </w:r>
    </w:p>
    <w:p w14:paraId="089CF926" w14:textId="77777777" w:rsidR="005E02A6" w:rsidRPr="00EC76D5" w:rsidRDefault="005E02A6" w:rsidP="005E02A6">
      <w:pPr>
        <w:pStyle w:val="Rubrik3"/>
      </w:pPr>
      <w:bookmarkStart w:id="57" w:name="_Toc481936156"/>
      <w:r w:rsidRPr="00EC76D5">
        <w:t>Type Name</w:t>
      </w:r>
      <w:bookmarkEnd w:id="57"/>
    </w:p>
    <w:p w14:paraId="090EE5D3" w14:textId="77777777" w:rsidR="005E02A6" w:rsidRPr="00EC76D5" w:rsidRDefault="005E02A6" w:rsidP="005E02A6">
      <w:r w:rsidRPr="00EC76D5">
        <w:t>A type name is a declaratory specifier list, with or without an abstract declaratory.</w:t>
      </w:r>
    </w:p>
    <w:p w14:paraId="1B9379EA" w14:textId="77777777" w:rsidR="005E02A6" w:rsidRPr="00EC76D5" w:rsidRDefault="005E02A6" w:rsidP="005E02A6">
      <w:pPr>
        <w:pStyle w:val="CodeHeader"/>
      </w:pPr>
      <w:proofErr w:type="spellStart"/>
      <w:r>
        <w:t>MainParser.gppg</w:t>
      </w:r>
      <w:proofErr w:type="spellEnd"/>
    </w:p>
    <w:p w14:paraId="03B8CA92" w14:textId="77777777" w:rsidR="005E02A6" w:rsidRPr="00EC76D5" w:rsidRDefault="005E02A6" w:rsidP="005E02A6">
      <w:pPr>
        <w:pStyle w:val="Code"/>
      </w:pPr>
      <w:r w:rsidRPr="00EC76D5">
        <w:t>type_name:</w:t>
      </w:r>
    </w:p>
    <w:p w14:paraId="633FFE3B" w14:textId="77777777" w:rsidR="005E02A6" w:rsidRPr="00EC76D5" w:rsidRDefault="005E02A6" w:rsidP="005E02A6">
      <w:pPr>
        <w:pStyle w:val="Code"/>
      </w:pPr>
      <w:r w:rsidRPr="00EC76D5">
        <w:t xml:space="preserve">    declaration_specifier_list  {</w:t>
      </w:r>
    </w:p>
    <w:p w14:paraId="29090A4E" w14:textId="77777777" w:rsidR="005E02A6" w:rsidRPr="00EC76D5" w:rsidRDefault="005E02A6" w:rsidP="005E02A6">
      <w:pPr>
        <w:pStyle w:val="Code"/>
      </w:pPr>
      <w:r w:rsidRPr="00EC76D5">
        <w:t xml:space="preserve">      $$ = GenerateDeclaration.generateTypeName(Main.SpecifierStack.pop(), null);</w:t>
      </w:r>
    </w:p>
    <w:p w14:paraId="5ADD2940" w14:textId="77777777" w:rsidR="005E02A6" w:rsidRPr="00EC76D5" w:rsidRDefault="005E02A6" w:rsidP="005E02A6">
      <w:pPr>
        <w:pStyle w:val="Code"/>
      </w:pPr>
      <w:r w:rsidRPr="00EC76D5">
        <w:t xml:space="preserve">    }</w:t>
      </w:r>
    </w:p>
    <w:p w14:paraId="7184710F" w14:textId="77777777" w:rsidR="005E02A6" w:rsidRPr="00EC76D5" w:rsidRDefault="005E02A6" w:rsidP="005E02A6">
      <w:pPr>
        <w:pStyle w:val="Code"/>
      </w:pPr>
      <w:r w:rsidRPr="00EC76D5">
        <w:t xml:space="preserve">  | declaration_specifier_list abstract_</w:t>
      </w:r>
      <w:r>
        <w:t>pointer_declarator</w:t>
      </w:r>
      <w:r w:rsidRPr="00EC76D5">
        <w:t xml:space="preserve"> {</w:t>
      </w:r>
    </w:p>
    <w:p w14:paraId="00F25379" w14:textId="77777777" w:rsidR="005E02A6" w:rsidRPr="00EC76D5" w:rsidRDefault="005E02A6" w:rsidP="005E02A6">
      <w:pPr>
        <w:pStyle w:val="Code"/>
      </w:pPr>
      <w:r w:rsidRPr="00EC76D5">
        <w:t xml:space="preserve">      $$ = GenerateDeclaration.generateTypeName(Main.SpecifierStack.pop(), $2);</w:t>
      </w:r>
    </w:p>
    <w:p w14:paraId="6B7908B8" w14:textId="77777777" w:rsidR="005E02A6" w:rsidRPr="00EC76D5" w:rsidRDefault="005E02A6" w:rsidP="005E02A6">
      <w:pPr>
        <w:pStyle w:val="Code"/>
        <w:rPr>
          <w:b/>
        </w:rPr>
      </w:pPr>
      <w:r w:rsidRPr="00EC76D5">
        <w:t xml:space="preserve">    };</w:t>
      </w:r>
    </w:p>
    <w:p w14:paraId="1D506ACA" w14:textId="77777777" w:rsidR="005E02A6" w:rsidRPr="00EC76D5" w:rsidRDefault="005E02A6" w:rsidP="005E02A6">
      <w:pPr>
        <w:pStyle w:val="CodeHeader"/>
      </w:pPr>
      <w:proofErr w:type="spellStart"/>
      <w:r>
        <w:t>MiddleCodeGenerator.cs</w:t>
      </w:r>
      <w:proofErr w:type="spellEnd"/>
    </w:p>
    <w:p w14:paraId="311D94A3" w14:textId="77777777" w:rsidR="005E02A6" w:rsidRPr="00EC76D5" w:rsidRDefault="005E02A6" w:rsidP="005E02A6">
      <w:pPr>
        <w:pStyle w:val="Code"/>
      </w:pPr>
      <w:r w:rsidRPr="00EC76D5">
        <w:t xml:space="preserve">  public static Type generateTypeName(Specifier specifier,</w:t>
      </w:r>
    </w:p>
    <w:p w14:paraId="56DBEF1B" w14:textId="77777777" w:rsidR="005E02A6" w:rsidRPr="00EC76D5" w:rsidRDefault="005E02A6" w:rsidP="005E02A6">
      <w:pPr>
        <w:pStyle w:val="Code"/>
      </w:pPr>
      <w:r w:rsidRPr="00EC76D5">
        <w:t xml:space="preserve">                                      Declarator </w:t>
      </w:r>
      <w:r>
        <w:t>declarator</w:t>
      </w:r>
      <w:r w:rsidRPr="00EC76D5">
        <w:t>) {</w:t>
      </w:r>
    </w:p>
    <w:p w14:paraId="4E70B9FF" w14:textId="77777777" w:rsidR="005E02A6" w:rsidRPr="00EC76D5" w:rsidRDefault="005E02A6" w:rsidP="005E02A6">
      <w:pPr>
        <w:pStyle w:val="Code"/>
      </w:pPr>
      <w:r w:rsidRPr="00EC76D5">
        <w:t xml:space="preserve">    Triple&lt;Boolean,Storage,Type&gt; specTriple = specifier.generate();</w:t>
      </w:r>
    </w:p>
    <w:p w14:paraId="559C47A6" w14:textId="77777777" w:rsidR="005E02A6" w:rsidRPr="00EC76D5" w:rsidRDefault="005E02A6" w:rsidP="005E02A6">
      <w:pPr>
        <w:pStyle w:val="Code"/>
      </w:pPr>
      <w:r w:rsidRPr="00EC76D5">
        <w:t xml:space="preserve">    Type </w:t>
      </w:r>
      <w:r>
        <w:t>specifierType</w:t>
      </w:r>
      <w:r w:rsidRPr="00EC76D5">
        <w:t xml:space="preserve"> = specTriple.getThird();</w:t>
      </w:r>
    </w:p>
    <w:p w14:paraId="6775873D" w14:textId="77777777" w:rsidR="005E02A6" w:rsidRPr="00EC76D5" w:rsidRDefault="005E02A6" w:rsidP="005E02A6">
      <w:pPr>
        <w:pStyle w:val="Code"/>
      </w:pPr>
    </w:p>
    <w:p w14:paraId="22D22A7F" w14:textId="77777777" w:rsidR="005E02A6" w:rsidRPr="00EC76D5" w:rsidRDefault="005E02A6" w:rsidP="005E02A6">
      <w:pPr>
        <w:pStyle w:val="Code"/>
      </w:pPr>
      <w:r w:rsidRPr="00EC76D5">
        <w:t xml:space="preserve">    if (</w:t>
      </w:r>
      <w:r>
        <w:t>declarator</w:t>
      </w:r>
      <w:r w:rsidRPr="00EC76D5">
        <w:t xml:space="preserve"> != null) {</w:t>
      </w:r>
    </w:p>
    <w:p w14:paraId="73B4FCDC" w14:textId="77777777" w:rsidR="005E02A6" w:rsidRPr="00EC76D5" w:rsidRDefault="005E02A6" w:rsidP="005E02A6">
      <w:pPr>
        <w:pStyle w:val="Code"/>
      </w:pPr>
      <w:r w:rsidRPr="00EC76D5">
        <w:t xml:space="preserve">      </w:t>
      </w:r>
      <w:r>
        <w:t>declarator</w:t>
      </w:r>
      <w:r w:rsidRPr="00EC76D5">
        <w:t>.add(</w:t>
      </w:r>
      <w:r>
        <w:t>specifierType</w:t>
      </w:r>
      <w:r w:rsidRPr="00EC76D5">
        <w:t>);</w:t>
      </w:r>
    </w:p>
    <w:p w14:paraId="01558301" w14:textId="77777777" w:rsidR="005E02A6" w:rsidRPr="00EC76D5" w:rsidRDefault="005E02A6" w:rsidP="005E02A6">
      <w:pPr>
        <w:pStyle w:val="Code"/>
      </w:pPr>
      <w:r w:rsidRPr="00EC76D5">
        <w:t xml:space="preserve">      return </w:t>
      </w:r>
      <w:r>
        <w:t>declarator</w:t>
      </w:r>
      <w:r w:rsidRPr="00EC76D5">
        <w:t>.type();</w:t>
      </w:r>
    </w:p>
    <w:p w14:paraId="488F733D" w14:textId="77777777" w:rsidR="005E02A6" w:rsidRPr="00EC76D5" w:rsidRDefault="005E02A6" w:rsidP="005E02A6">
      <w:pPr>
        <w:pStyle w:val="Code"/>
      </w:pPr>
      <w:r w:rsidRPr="00EC76D5">
        <w:t xml:space="preserve">    }</w:t>
      </w:r>
    </w:p>
    <w:p w14:paraId="4244B5A4" w14:textId="77777777" w:rsidR="005E02A6" w:rsidRPr="00EC76D5" w:rsidRDefault="005E02A6" w:rsidP="005E02A6">
      <w:pPr>
        <w:pStyle w:val="Code"/>
      </w:pPr>
      <w:r w:rsidRPr="00EC76D5">
        <w:t xml:space="preserve">    else {</w:t>
      </w:r>
    </w:p>
    <w:p w14:paraId="60F928A5" w14:textId="77777777" w:rsidR="005E02A6" w:rsidRPr="00EC76D5" w:rsidRDefault="005E02A6" w:rsidP="005E02A6">
      <w:pPr>
        <w:pStyle w:val="Code"/>
      </w:pPr>
      <w:r w:rsidRPr="00EC76D5">
        <w:t xml:space="preserve">      return </w:t>
      </w:r>
      <w:r>
        <w:t>specifierType</w:t>
      </w:r>
      <w:r w:rsidRPr="00EC76D5">
        <w:t>;</w:t>
      </w:r>
    </w:p>
    <w:p w14:paraId="51993A80" w14:textId="77777777" w:rsidR="005E02A6" w:rsidRPr="00EC76D5" w:rsidRDefault="005E02A6" w:rsidP="005E02A6">
      <w:pPr>
        <w:pStyle w:val="Code"/>
      </w:pPr>
      <w:r w:rsidRPr="00EC76D5">
        <w:t xml:space="preserve">    }</w:t>
      </w:r>
    </w:p>
    <w:p w14:paraId="7E66244D" w14:textId="77777777" w:rsidR="005E02A6" w:rsidRPr="00EC76D5" w:rsidRDefault="005E02A6" w:rsidP="005E02A6">
      <w:pPr>
        <w:pStyle w:val="Code"/>
      </w:pPr>
      <w:r w:rsidRPr="00EC76D5">
        <w:t xml:space="preserve">  }</w:t>
      </w:r>
    </w:p>
    <w:p w14:paraId="2F8B9C14" w14:textId="77777777" w:rsidR="005E02A6" w:rsidRPr="00EC76D5" w:rsidRDefault="005E02A6" w:rsidP="005E02A6">
      <w:pPr>
        <w:pStyle w:val="Code"/>
      </w:pPr>
      <w:r w:rsidRPr="00EC76D5">
        <w:t>}</w:t>
      </w:r>
    </w:p>
    <w:p w14:paraId="19EF79B8" w14:textId="77777777" w:rsidR="005E02A6" w:rsidRPr="00EC76D5" w:rsidRDefault="005E02A6" w:rsidP="005E02A6">
      <w:pPr>
        <w:pStyle w:val="Rubrik3"/>
      </w:pPr>
      <w:bookmarkStart w:id="58" w:name="_Toc481936157"/>
      <w:r w:rsidRPr="00EC76D5">
        <w:t>Direct and Abstract Declarator</w:t>
      </w:r>
      <w:bookmarkEnd w:id="58"/>
    </w:p>
    <w:p w14:paraId="131D4224" w14:textId="77777777" w:rsidR="005E02A6" w:rsidRPr="00EC76D5" w:rsidRDefault="005E02A6" w:rsidP="005E02A6">
      <w:r w:rsidRPr="00EC76D5">
        <w:t xml:space="preserve">A declaratory is a direct </w:t>
      </w:r>
      <w:proofErr w:type="spellStart"/>
      <w:r>
        <w:t>pointer_declarator</w:t>
      </w:r>
      <w:proofErr w:type="spellEnd"/>
      <w:r w:rsidRPr="00EC76D5">
        <w:t xml:space="preserve"> with an optional pointer list, and there are three kinds of direct declarators:</w:t>
      </w:r>
    </w:p>
    <w:p w14:paraId="647F1EB1" w14:textId="77777777" w:rsidR="005E02A6" w:rsidRPr="00EC76D5" w:rsidRDefault="005E02A6" w:rsidP="005E02A6">
      <w:pPr>
        <w:pStyle w:val="Liststycke"/>
        <w:numPr>
          <w:ilvl w:val="0"/>
          <w:numId w:val="90"/>
        </w:numPr>
      </w:pPr>
      <w:r w:rsidRPr="00EC76D5">
        <w:t>Arrays.</w:t>
      </w:r>
    </w:p>
    <w:p w14:paraId="7BC94E4E" w14:textId="77777777" w:rsidR="005E02A6" w:rsidRPr="00EC76D5" w:rsidRDefault="005E02A6" w:rsidP="005E02A6">
      <w:pPr>
        <w:pStyle w:val="Liststycke"/>
        <w:numPr>
          <w:ilvl w:val="0"/>
          <w:numId w:val="90"/>
        </w:numPr>
      </w:pPr>
      <w:r w:rsidRPr="00EC76D5">
        <w:t>Old-style Functions.</w:t>
      </w:r>
    </w:p>
    <w:p w14:paraId="74CDF6A7" w14:textId="77777777" w:rsidR="005E02A6" w:rsidRPr="00EC76D5" w:rsidRDefault="005E02A6" w:rsidP="005E02A6">
      <w:pPr>
        <w:pStyle w:val="Liststycke"/>
        <w:numPr>
          <w:ilvl w:val="0"/>
          <w:numId w:val="90"/>
        </w:numPr>
      </w:pPr>
      <w:r w:rsidRPr="00EC76D5">
        <w:lastRenderedPageBreak/>
        <w:t>New-style Functions.</w:t>
      </w:r>
    </w:p>
    <w:p w14:paraId="1C7C494D" w14:textId="77777777" w:rsidR="005E02A6" w:rsidRPr="00EC76D5" w:rsidRDefault="005E02A6" w:rsidP="005E02A6">
      <w:pPr>
        <w:pStyle w:val="CodeHeader"/>
      </w:pPr>
      <w:proofErr w:type="spellStart"/>
      <w:r>
        <w:t>MainParser.gppg</w:t>
      </w:r>
      <w:proofErr w:type="spellEnd"/>
    </w:p>
    <w:p w14:paraId="6714C059" w14:textId="77777777" w:rsidR="005E02A6" w:rsidRPr="00EC76D5" w:rsidRDefault="005E02A6" w:rsidP="005E02A6">
      <w:pPr>
        <w:pStyle w:val="Code"/>
      </w:pPr>
      <w:r>
        <w:t>pointer_declarator</w:t>
      </w:r>
      <w:r w:rsidRPr="00EC76D5">
        <w:t>:</w:t>
      </w:r>
    </w:p>
    <w:p w14:paraId="22240B13" w14:textId="77777777" w:rsidR="005E02A6" w:rsidRPr="00EC76D5" w:rsidRDefault="005E02A6" w:rsidP="005E02A6">
      <w:pPr>
        <w:pStyle w:val="Code"/>
      </w:pPr>
      <w:r w:rsidRPr="00EC76D5">
        <w:t xml:space="preserve">    optional_pointer_list direct_</w:t>
      </w:r>
      <w:r>
        <w:t>pointer_declarator</w:t>
      </w:r>
      <w:r w:rsidRPr="00EC76D5">
        <w:t xml:space="preserve"> {</w:t>
      </w:r>
    </w:p>
    <w:p w14:paraId="5BC98B3A" w14:textId="77777777" w:rsidR="005E02A6" w:rsidRPr="00EC76D5" w:rsidRDefault="005E02A6" w:rsidP="005E02A6">
      <w:pPr>
        <w:pStyle w:val="Code"/>
      </w:pPr>
      <w:r w:rsidRPr="00EC76D5">
        <w:t xml:space="preserve">      $$ = GenerateDeclaration.generatePointerDeclarator($1, $2);</w:t>
      </w:r>
    </w:p>
    <w:p w14:paraId="5DEF1A2B" w14:textId="77777777" w:rsidR="005E02A6" w:rsidRPr="00EC76D5" w:rsidRDefault="005E02A6" w:rsidP="005E02A6">
      <w:pPr>
        <w:pStyle w:val="Code"/>
      </w:pPr>
      <w:r w:rsidRPr="00EC76D5">
        <w:t xml:space="preserve">    };</w:t>
      </w:r>
    </w:p>
    <w:p w14:paraId="38CBC541" w14:textId="77777777" w:rsidR="005E02A6" w:rsidRPr="00EC76D5" w:rsidRDefault="005E02A6" w:rsidP="005E02A6">
      <w:pPr>
        <w:pStyle w:val="Code"/>
      </w:pPr>
    </w:p>
    <w:p w14:paraId="7C5B1C16" w14:textId="77777777" w:rsidR="005E02A6" w:rsidRPr="00EC76D5" w:rsidRDefault="005E02A6" w:rsidP="005E02A6">
      <w:pPr>
        <w:pStyle w:val="Code"/>
      </w:pPr>
      <w:r w:rsidRPr="00EC76D5">
        <w:t>direct_</w:t>
      </w:r>
      <w:r>
        <w:t>pointer_declarator</w:t>
      </w:r>
      <w:r w:rsidRPr="00EC76D5">
        <w:t>:</w:t>
      </w:r>
    </w:p>
    <w:p w14:paraId="4E517127" w14:textId="77777777" w:rsidR="005E02A6" w:rsidRPr="00EC76D5" w:rsidRDefault="005E02A6" w:rsidP="005E02A6">
      <w:pPr>
        <w:pStyle w:val="Code"/>
      </w:pPr>
      <w:r w:rsidRPr="00EC76D5">
        <w:t xml:space="preserve">    IDENTIFIER {</w:t>
      </w:r>
    </w:p>
    <w:p w14:paraId="256EB412" w14:textId="77777777" w:rsidR="005E02A6" w:rsidRPr="00EC76D5" w:rsidRDefault="005E02A6" w:rsidP="005E02A6">
      <w:pPr>
        <w:pStyle w:val="Code"/>
      </w:pPr>
      <w:r w:rsidRPr="00EC76D5">
        <w:t xml:space="preserve">      $$ = new Declarator($1);</w:t>
      </w:r>
    </w:p>
    <w:p w14:paraId="22FED448" w14:textId="77777777" w:rsidR="005E02A6" w:rsidRPr="00EC76D5" w:rsidRDefault="005E02A6" w:rsidP="005E02A6">
      <w:pPr>
        <w:pStyle w:val="Code"/>
      </w:pPr>
      <w:r w:rsidRPr="00EC76D5">
        <w:t xml:space="preserve">    }</w:t>
      </w:r>
    </w:p>
    <w:p w14:paraId="25229B69" w14:textId="77777777" w:rsidR="005E02A6" w:rsidRPr="00EC76D5" w:rsidRDefault="005E02A6" w:rsidP="005E02A6">
      <w:pPr>
        <w:pStyle w:val="Code"/>
      </w:pPr>
      <w:r w:rsidRPr="00EC76D5">
        <w:t xml:space="preserve">  | LEFT_PAREN </w:t>
      </w:r>
      <w:r>
        <w:t>pointer_declarator</w:t>
      </w:r>
      <w:r w:rsidRPr="00EC76D5">
        <w:t xml:space="preserve"> RIGHT_PAREN {</w:t>
      </w:r>
    </w:p>
    <w:p w14:paraId="3BB0C909" w14:textId="77777777" w:rsidR="005E02A6" w:rsidRPr="00EC76D5" w:rsidRDefault="005E02A6" w:rsidP="005E02A6">
      <w:pPr>
        <w:pStyle w:val="Code"/>
      </w:pPr>
      <w:r w:rsidRPr="00EC76D5">
        <w:t xml:space="preserve">      $$ = $2; </w:t>
      </w:r>
    </w:p>
    <w:p w14:paraId="081D3976" w14:textId="77777777" w:rsidR="005E02A6" w:rsidRPr="00EC76D5" w:rsidRDefault="005E02A6" w:rsidP="005E02A6">
      <w:pPr>
        <w:pStyle w:val="Code"/>
      </w:pPr>
      <w:r w:rsidRPr="00EC76D5">
        <w:t xml:space="preserve">    }</w:t>
      </w:r>
    </w:p>
    <w:p w14:paraId="64321984" w14:textId="77777777" w:rsidR="005E02A6" w:rsidRPr="00EC76D5" w:rsidRDefault="005E02A6" w:rsidP="005E02A6">
      <w:pPr>
        <w:pStyle w:val="Code"/>
      </w:pPr>
      <w:r w:rsidRPr="00EC76D5">
        <w:t xml:space="preserve">  | direct_</w:t>
      </w:r>
      <w:r>
        <w:t>pointer_declarator</w:t>
      </w:r>
    </w:p>
    <w:p w14:paraId="7109B8E3" w14:textId="77777777" w:rsidR="005E02A6" w:rsidRPr="00EC76D5" w:rsidRDefault="005E02A6" w:rsidP="005E02A6">
      <w:pPr>
        <w:pStyle w:val="Code"/>
      </w:pPr>
      <w:r w:rsidRPr="00EC76D5">
        <w:t xml:space="preserve">    LEFT_SQUARE optional_constant_expression RIGHT_SQUARE {</w:t>
      </w:r>
    </w:p>
    <w:p w14:paraId="1D06D7CD" w14:textId="77777777" w:rsidR="005E02A6" w:rsidRPr="00EC76D5" w:rsidRDefault="005E02A6" w:rsidP="005E02A6">
      <w:pPr>
        <w:pStyle w:val="Code"/>
      </w:pPr>
      <w:r w:rsidRPr="00EC76D5">
        <w:t xml:space="preserve">      $$ = GenerateDeclaration.generateArrayType($1, $3);</w:t>
      </w:r>
    </w:p>
    <w:p w14:paraId="2A91865A" w14:textId="77777777" w:rsidR="005E02A6" w:rsidRPr="00EC76D5" w:rsidRDefault="005E02A6" w:rsidP="005E02A6">
      <w:pPr>
        <w:pStyle w:val="Code"/>
      </w:pPr>
      <w:r w:rsidRPr="00EC76D5">
        <w:t xml:space="preserve">    }</w:t>
      </w:r>
    </w:p>
    <w:p w14:paraId="2BDBEAFC" w14:textId="77777777" w:rsidR="005E02A6" w:rsidRPr="00EC76D5" w:rsidRDefault="005E02A6" w:rsidP="005E02A6">
      <w:pPr>
        <w:pStyle w:val="Code"/>
      </w:pPr>
      <w:r w:rsidRPr="00EC76D5">
        <w:t xml:space="preserve">  | direct_</w:t>
      </w:r>
      <w:r>
        <w:t>pointer_declarator</w:t>
      </w:r>
    </w:p>
    <w:p w14:paraId="2ED2998B" w14:textId="77777777" w:rsidR="005E02A6" w:rsidRPr="00EC76D5" w:rsidRDefault="005E02A6" w:rsidP="005E02A6">
      <w:pPr>
        <w:pStyle w:val="Code"/>
      </w:pPr>
      <w:r w:rsidRPr="00EC76D5">
        <w:t xml:space="preserve">    LEFT_PAREN parameter_ellipse_list RIGHT_PAREN {</w:t>
      </w:r>
    </w:p>
    <w:p w14:paraId="605934B9" w14:textId="77777777" w:rsidR="005E02A6" w:rsidRPr="00EC76D5" w:rsidRDefault="005E02A6" w:rsidP="005E02A6">
      <w:pPr>
        <w:pStyle w:val="Code"/>
      </w:pPr>
      <w:r w:rsidRPr="00EC76D5">
        <w:t xml:space="preserve">      $$ = GenerateDeclaration.generateNewFunctionDeclaration($1, $3);</w:t>
      </w:r>
    </w:p>
    <w:p w14:paraId="59488522" w14:textId="77777777" w:rsidR="005E02A6" w:rsidRPr="00EC76D5" w:rsidRDefault="005E02A6" w:rsidP="005E02A6">
      <w:pPr>
        <w:pStyle w:val="Code"/>
      </w:pPr>
      <w:r w:rsidRPr="00EC76D5">
        <w:t xml:space="preserve">    }</w:t>
      </w:r>
    </w:p>
    <w:p w14:paraId="4E2840B8" w14:textId="77777777" w:rsidR="005E02A6" w:rsidRPr="00EC76D5" w:rsidRDefault="005E02A6" w:rsidP="005E02A6">
      <w:pPr>
        <w:pStyle w:val="Code"/>
      </w:pPr>
      <w:r w:rsidRPr="00EC76D5">
        <w:t xml:space="preserve">  | direct_</w:t>
      </w:r>
      <w:r>
        <w:t>pointer_declarator</w:t>
      </w:r>
    </w:p>
    <w:p w14:paraId="7947A4BD" w14:textId="77777777" w:rsidR="005E02A6" w:rsidRPr="00EC76D5" w:rsidRDefault="005E02A6" w:rsidP="005E02A6">
      <w:pPr>
        <w:pStyle w:val="Code"/>
      </w:pPr>
      <w:r w:rsidRPr="00EC76D5">
        <w:t xml:space="preserve">    LEFT_PAREN optional_identifier_list RIGHT_PAREN {</w:t>
      </w:r>
    </w:p>
    <w:p w14:paraId="4C87D4F4" w14:textId="77777777" w:rsidR="005E02A6" w:rsidRPr="00EC76D5" w:rsidRDefault="005E02A6" w:rsidP="005E02A6">
      <w:pPr>
        <w:pStyle w:val="Code"/>
      </w:pPr>
      <w:r w:rsidRPr="00EC76D5">
        <w:t xml:space="preserve">      $$ = GenerateDeclaration.generateOldFunctionDeclaration($1, $3);</w:t>
      </w:r>
    </w:p>
    <w:p w14:paraId="12017CDE" w14:textId="77777777" w:rsidR="005E02A6" w:rsidRPr="00EC76D5" w:rsidRDefault="005E02A6" w:rsidP="005E02A6">
      <w:pPr>
        <w:pStyle w:val="Code"/>
      </w:pPr>
      <w:r w:rsidRPr="00EC76D5">
        <w:t xml:space="preserve">    };</w:t>
      </w:r>
    </w:p>
    <w:p w14:paraId="5E201D86" w14:textId="77777777" w:rsidR="005E02A6" w:rsidRPr="00EC76D5" w:rsidRDefault="005E02A6" w:rsidP="005E02A6">
      <w:r w:rsidRPr="00EC76D5">
        <w:t xml:space="preserve">An abstract </w:t>
      </w:r>
      <w:proofErr w:type="spellStart"/>
      <w:r>
        <w:t>pointer_declarator</w:t>
      </w:r>
      <w:proofErr w:type="spellEnd"/>
      <w:r w:rsidRPr="00EC76D5">
        <w:t xml:space="preserve"> is a declaratory, with the difference that it does not have to have a name.</w:t>
      </w:r>
    </w:p>
    <w:p w14:paraId="11198575" w14:textId="77777777" w:rsidR="005E02A6" w:rsidRPr="00EC76D5" w:rsidRDefault="005E02A6" w:rsidP="005E02A6">
      <w:pPr>
        <w:pStyle w:val="Code"/>
      </w:pPr>
      <w:r w:rsidRPr="00EC76D5">
        <w:t>abstract_</w:t>
      </w:r>
      <w:r>
        <w:t>pointer_declarator</w:t>
      </w:r>
      <w:r w:rsidRPr="00EC76D5">
        <w:t>:</w:t>
      </w:r>
    </w:p>
    <w:p w14:paraId="1B21A2F0" w14:textId="77777777" w:rsidR="005E02A6" w:rsidRPr="00EC76D5" w:rsidRDefault="005E02A6" w:rsidP="005E02A6">
      <w:pPr>
        <w:pStyle w:val="Code"/>
      </w:pPr>
      <w:r w:rsidRPr="00EC76D5">
        <w:t xml:space="preserve">    pointer_list {</w:t>
      </w:r>
    </w:p>
    <w:p w14:paraId="747484F6" w14:textId="77777777" w:rsidR="005E02A6" w:rsidRPr="00EC76D5" w:rsidRDefault="005E02A6" w:rsidP="005E02A6">
      <w:pPr>
        <w:pStyle w:val="Code"/>
      </w:pPr>
      <w:r w:rsidRPr="00EC76D5">
        <w:t xml:space="preserve">      $$ = GenerateDeclaration.generatePointerDeclarator($1, null);</w:t>
      </w:r>
    </w:p>
    <w:p w14:paraId="351DBEEA" w14:textId="77777777" w:rsidR="005E02A6" w:rsidRPr="00EC76D5" w:rsidRDefault="005E02A6" w:rsidP="005E02A6">
      <w:pPr>
        <w:pStyle w:val="Code"/>
      </w:pPr>
      <w:r w:rsidRPr="00EC76D5">
        <w:t xml:space="preserve">    }      </w:t>
      </w:r>
    </w:p>
    <w:p w14:paraId="5131E010" w14:textId="77777777" w:rsidR="005E02A6" w:rsidRPr="00EC76D5" w:rsidRDefault="005E02A6" w:rsidP="005E02A6">
      <w:pPr>
        <w:pStyle w:val="Code"/>
      </w:pPr>
      <w:r w:rsidRPr="00EC76D5">
        <w:t xml:space="preserve">  | optional_pointer_list direct_abstract_</w:t>
      </w:r>
      <w:r>
        <w:t>pointer_declarator</w:t>
      </w:r>
      <w:r w:rsidRPr="00EC76D5">
        <w:t xml:space="preserve"> {</w:t>
      </w:r>
    </w:p>
    <w:p w14:paraId="016DA37A" w14:textId="77777777" w:rsidR="005E02A6" w:rsidRPr="00EC76D5" w:rsidRDefault="005E02A6" w:rsidP="005E02A6">
      <w:pPr>
        <w:pStyle w:val="Code"/>
      </w:pPr>
      <w:r w:rsidRPr="00EC76D5">
        <w:t xml:space="preserve">      $$ = GenerateDeclaration.generatePointerDeclarator($1, $2);</w:t>
      </w:r>
    </w:p>
    <w:p w14:paraId="662534BE" w14:textId="77777777" w:rsidR="005E02A6" w:rsidRPr="00EC76D5" w:rsidRDefault="005E02A6" w:rsidP="005E02A6">
      <w:pPr>
        <w:pStyle w:val="Code"/>
      </w:pPr>
      <w:r w:rsidRPr="00EC76D5">
        <w:t xml:space="preserve">    };      </w:t>
      </w:r>
    </w:p>
    <w:p w14:paraId="3C654A6C" w14:textId="77777777" w:rsidR="005E02A6" w:rsidRPr="00EC76D5" w:rsidRDefault="005E02A6" w:rsidP="005E02A6">
      <w:pPr>
        <w:pStyle w:val="Code"/>
      </w:pPr>
    </w:p>
    <w:p w14:paraId="14E4D7AC" w14:textId="77777777" w:rsidR="005E02A6" w:rsidRPr="00EC76D5" w:rsidRDefault="005E02A6" w:rsidP="005E02A6">
      <w:pPr>
        <w:pStyle w:val="Code"/>
      </w:pPr>
      <w:r w:rsidRPr="00EC76D5">
        <w:t>direct_abstract_</w:t>
      </w:r>
      <w:r>
        <w:t>pointer_declarator</w:t>
      </w:r>
      <w:r w:rsidRPr="00EC76D5">
        <w:t>:</w:t>
      </w:r>
    </w:p>
    <w:p w14:paraId="2A328B12" w14:textId="77777777" w:rsidR="005E02A6" w:rsidRPr="00EC76D5" w:rsidRDefault="005E02A6" w:rsidP="005E02A6">
      <w:pPr>
        <w:pStyle w:val="Code"/>
      </w:pPr>
      <w:r w:rsidRPr="00EC76D5">
        <w:t xml:space="preserve">    LEFT_PAREN abstract_</w:t>
      </w:r>
      <w:r>
        <w:t>pointer_declarator</w:t>
      </w:r>
      <w:r w:rsidRPr="00EC76D5">
        <w:t xml:space="preserve"> RIGHT_PAREN {</w:t>
      </w:r>
    </w:p>
    <w:p w14:paraId="700E041C" w14:textId="77777777" w:rsidR="005E02A6" w:rsidRPr="00EC76D5" w:rsidRDefault="005E02A6" w:rsidP="005E02A6">
      <w:pPr>
        <w:pStyle w:val="Code"/>
      </w:pPr>
      <w:r w:rsidRPr="00EC76D5">
        <w:t xml:space="preserve">      $$ = $2;</w:t>
      </w:r>
    </w:p>
    <w:p w14:paraId="64C08674" w14:textId="77777777" w:rsidR="005E02A6" w:rsidRPr="00EC76D5" w:rsidRDefault="005E02A6" w:rsidP="005E02A6">
      <w:pPr>
        <w:pStyle w:val="Code"/>
      </w:pPr>
      <w:r w:rsidRPr="00EC76D5">
        <w:t xml:space="preserve">    }</w:t>
      </w:r>
    </w:p>
    <w:p w14:paraId="48F2F9B7" w14:textId="77777777" w:rsidR="005E02A6" w:rsidRPr="00EC76D5" w:rsidRDefault="005E02A6" w:rsidP="005E02A6">
      <w:pPr>
        <w:pStyle w:val="Code"/>
      </w:pPr>
      <w:r w:rsidRPr="00EC76D5">
        <w:t xml:space="preserve">  | LEFT_SQUARE optional_constant_expression RIGHT_SQUARE {</w:t>
      </w:r>
    </w:p>
    <w:p w14:paraId="2C62B8B3" w14:textId="77777777" w:rsidR="005E02A6" w:rsidRPr="00EC76D5" w:rsidRDefault="005E02A6" w:rsidP="005E02A6">
      <w:pPr>
        <w:pStyle w:val="Code"/>
      </w:pPr>
      <w:r w:rsidRPr="00EC76D5">
        <w:t xml:space="preserve">      $$ = GenerateDeclaration.generateArrayType(null, $2);</w:t>
      </w:r>
    </w:p>
    <w:p w14:paraId="62546EFC" w14:textId="77777777" w:rsidR="005E02A6" w:rsidRPr="00EC76D5" w:rsidRDefault="005E02A6" w:rsidP="005E02A6">
      <w:pPr>
        <w:pStyle w:val="Code"/>
      </w:pPr>
      <w:r w:rsidRPr="00EC76D5">
        <w:t xml:space="preserve">    }</w:t>
      </w:r>
    </w:p>
    <w:p w14:paraId="5C32B015" w14:textId="77777777" w:rsidR="005E02A6" w:rsidRPr="00EC76D5" w:rsidRDefault="005E02A6" w:rsidP="005E02A6">
      <w:pPr>
        <w:pStyle w:val="Code"/>
      </w:pPr>
      <w:r w:rsidRPr="00EC76D5">
        <w:t xml:space="preserve">  | direct_abstract_</w:t>
      </w:r>
      <w:r>
        <w:t>pointer_declarator</w:t>
      </w:r>
    </w:p>
    <w:p w14:paraId="1F99FD1B" w14:textId="77777777" w:rsidR="005E02A6" w:rsidRPr="00EC76D5" w:rsidRDefault="005E02A6" w:rsidP="005E02A6">
      <w:pPr>
        <w:pStyle w:val="Code"/>
      </w:pPr>
      <w:r w:rsidRPr="00EC76D5">
        <w:t xml:space="preserve">    LEFT_SQUARE optional_constant_expression RIGHT_SQUARE {</w:t>
      </w:r>
    </w:p>
    <w:p w14:paraId="718FC8BA" w14:textId="77777777" w:rsidR="005E02A6" w:rsidRPr="00EC76D5" w:rsidRDefault="005E02A6" w:rsidP="005E02A6">
      <w:pPr>
        <w:pStyle w:val="Code"/>
      </w:pPr>
      <w:r w:rsidRPr="00EC76D5">
        <w:t xml:space="preserve">      $$ = GenerateDeclaration.generateArrayType($1, $3);</w:t>
      </w:r>
    </w:p>
    <w:p w14:paraId="34147232" w14:textId="77777777" w:rsidR="005E02A6" w:rsidRPr="00EC76D5" w:rsidRDefault="005E02A6" w:rsidP="005E02A6">
      <w:pPr>
        <w:pStyle w:val="Code"/>
      </w:pPr>
      <w:r w:rsidRPr="00EC76D5">
        <w:t xml:space="preserve">    }</w:t>
      </w:r>
    </w:p>
    <w:p w14:paraId="0F6DADED" w14:textId="77777777" w:rsidR="005E02A6" w:rsidRPr="00EC76D5" w:rsidRDefault="005E02A6" w:rsidP="005E02A6">
      <w:pPr>
        <w:pStyle w:val="Code"/>
      </w:pPr>
      <w:r w:rsidRPr="00EC76D5">
        <w:t xml:space="preserve">  | LEFT_PAREN optional_parameter_ellipse_list RIGHT_PAREN {</w:t>
      </w:r>
    </w:p>
    <w:p w14:paraId="7DB614B1" w14:textId="77777777" w:rsidR="005E02A6" w:rsidRPr="00EC76D5" w:rsidRDefault="005E02A6" w:rsidP="005E02A6">
      <w:pPr>
        <w:pStyle w:val="Code"/>
      </w:pPr>
      <w:r w:rsidRPr="00EC76D5">
        <w:t xml:space="preserve">      $$ = GenerateDeclaration.generateNewFunctionDeclaration(null, $2);</w:t>
      </w:r>
    </w:p>
    <w:p w14:paraId="4D44C1F6" w14:textId="77777777" w:rsidR="005E02A6" w:rsidRPr="00EC76D5" w:rsidRDefault="005E02A6" w:rsidP="005E02A6">
      <w:pPr>
        <w:pStyle w:val="Code"/>
      </w:pPr>
      <w:r w:rsidRPr="00EC76D5">
        <w:t xml:space="preserve">    }</w:t>
      </w:r>
    </w:p>
    <w:p w14:paraId="61D1D75A" w14:textId="77777777" w:rsidR="005E02A6" w:rsidRPr="00EC76D5" w:rsidRDefault="005E02A6" w:rsidP="005E02A6">
      <w:pPr>
        <w:pStyle w:val="Code"/>
      </w:pPr>
      <w:r w:rsidRPr="00EC76D5">
        <w:t xml:space="preserve">  | direct_abstract_</w:t>
      </w:r>
      <w:r>
        <w:t>pointer_declarator</w:t>
      </w:r>
    </w:p>
    <w:p w14:paraId="4A3F817E" w14:textId="77777777" w:rsidR="005E02A6" w:rsidRPr="00EC76D5" w:rsidRDefault="005E02A6" w:rsidP="005E02A6">
      <w:pPr>
        <w:pStyle w:val="Code"/>
      </w:pPr>
      <w:r w:rsidRPr="00EC76D5">
        <w:t xml:space="preserve">    LEFT_PAREN optional_parameter_ellipse_list RIGHT_PAREN {</w:t>
      </w:r>
    </w:p>
    <w:p w14:paraId="0157AAE6" w14:textId="77777777" w:rsidR="005E02A6" w:rsidRPr="00EC76D5" w:rsidRDefault="005E02A6" w:rsidP="005E02A6">
      <w:pPr>
        <w:pStyle w:val="Code"/>
      </w:pPr>
      <w:r w:rsidRPr="00EC76D5">
        <w:t xml:space="preserve">      $$ =</w:t>
      </w:r>
    </w:p>
    <w:p w14:paraId="1B43F127" w14:textId="77777777" w:rsidR="005E02A6" w:rsidRPr="00EC76D5" w:rsidRDefault="005E02A6" w:rsidP="005E02A6">
      <w:pPr>
        <w:pStyle w:val="Code"/>
      </w:pPr>
      <w:r w:rsidRPr="00EC76D5">
        <w:t xml:space="preserve">        GenerateDeclaration.generateNewFunctionDeclaration($1, $3);</w:t>
      </w:r>
    </w:p>
    <w:p w14:paraId="18873678" w14:textId="77777777" w:rsidR="005E02A6" w:rsidRPr="00EC76D5" w:rsidRDefault="005E02A6" w:rsidP="005E02A6">
      <w:pPr>
        <w:pStyle w:val="Code"/>
      </w:pPr>
      <w:r w:rsidRPr="00EC76D5">
        <w:t xml:space="preserve">    };</w:t>
      </w:r>
    </w:p>
    <w:p w14:paraId="16415BA5" w14:textId="77777777" w:rsidR="005E02A6" w:rsidRPr="00EC76D5" w:rsidRDefault="005E02A6" w:rsidP="005E02A6">
      <w:r w:rsidRPr="00EC76D5">
        <w:lastRenderedPageBreak/>
        <w:t>If the array size is given, we have to check it out. It shall be a constant integral with a value greater than zero. If the size is not given, we set it to zero; in that case, the type is incomplete.</w:t>
      </w:r>
    </w:p>
    <w:p w14:paraId="6465940E" w14:textId="77777777" w:rsidR="005E02A6" w:rsidRPr="00EC76D5" w:rsidRDefault="005E02A6" w:rsidP="005E02A6">
      <w:pPr>
        <w:pStyle w:val="CodeHeader"/>
      </w:pPr>
      <w:proofErr w:type="spellStart"/>
      <w:r>
        <w:t>MiddleCodeGenerator.cs</w:t>
      </w:r>
      <w:proofErr w:type="spellEnd"/>
    </w:p>
    <w:p w14:paraId="27EDCDBE" w14:textId="77777777" w:rsidR="005E02A6" w:rsidRPr="00EC76D5" w:rsidRDefault="005E02A6" w:rsidP="005E02A6">
      <w:pPr>
        <w:pStyle w:val="Code"/>
      </w:pPr>
      <w:r w:rsidRPr="00EC76D5">
        <w:t xml:space="preserve">  public static Declarator generateArrayType(Declarator </w:t>
      </w:r>
      <w:r>
        <w:t>declarator</w:t>
      </w:r>
      <w:r w:rsidRPr="00EC76D5">
        <w:t>,</w:t>
      </w:r>
    </w:p>
    <w:p w14:paraId="68FABC5A" w14:textId="77777777" w:rsidR="005E02A6" w:rsidRPr="00EC76D5" w:rsidRDefault="005E02A6" w:rsidP="005E02A6">
      <w:pPr>
        <w:pStyle w:val="Code"/>
      </w:pPr>
      <w:r w:rsidRPr="00EC76D5">
        <w:t xml:space="preserve">                                             SyntaxTree optSizeTree) {</w:t>
      </w:r>
    </w:p>
    <w:p w14:paraId="7618A9B9" w14:textId="77777777" w:rsidR="005E02A6" w:rsidRPr="00EC76D5" w:rsidRDefault="005E02A6" w:rsidP="005E02A6">
      <w:pPr>
        <w:pStyle w:val="Code"/>
      </w:pPr>
      <w:r w:rsidRPr="00EC76D5">
        <w:t xml:space="preserve">    if (</w:t>
      </w:r>
      <w:r>
        <w:t>declarator</w:t>
      </w:r>
      <w:r w:rsidRPr="00EC76D5">
        <w:t xml:space="preserve"> == null) {</w:t>
      </w:r>
    </w:p>
    <w:p w14:paraId="2B342707" w14:textId="77777777" w:rsidR="005E02A6" w:rsidRPr="00EC76D5" w:rsidRDefault="005E02A6" w:rsidP="005E02A6">
      <w:pPr>
        <w:pStyle w:val="Code"/>
      </w:pPr>
      <w:r w:rsidRPr="00EC76D5">
        <w:t xml:space="preserve">      </w:t>
      </w:r>
      <w:r>
        <w:t>declarator</w:t>
      </w:r>
      <w:r w:rsidRPr="00EC76D5">
        <w:t xml:space="preserve"> = new Declarator(null);</w:t>
      </w:r>
    </w:p>
    <w:p w14:paraId="0ACA0519" w14:textId="77777777" w:rsidR="005E02A6" w:rsidRPr="00EC76D5" w:rsidRDefault="005E02A6" w:rsidP="005E02A6">
      <w:pPr>
        <w:pStyle w:val="Code"/>
      </w:pPr>
      <w:r w:rsidRPr="00EC76D5">
        <w:t xml:space="preserve">    }</w:t>
      </w:r>
    </w:p>
    <w:p w14:paraId="0332437D" w14:textId="77777777" w:rsidR="005E02A6" w:rsidRPr="00EC76D5" w:rsidRDefault="005E02A6" w:rsidP="005E02A6">
      <w:pPr>
        <w:pStyle w:val="Code"/>
      </w:pPr>
      <w:r w:rsidRPr="00EC76D5">
        <w:t xml:space="preserve">    </w:t>
      </w:r>
    </w:p>
    <w:p w14:paraId="3A53B6C0" w14:textId="77777777" w:rsidR="005E02A6" w:rsidRPr="00EC76D5" w:rsidRDefault="005E02A6" w:rsidP="005E02A6">
      <w:pPr>
        <w:pStyle w:val="Code"/>
      </w:pPr>
      <w:r w:rsidRPr="00EC76D5">
        <w:t xml:space="preserve">    if (optSizeTree != null) {</w:t>
      </w:r>
    </w:p>
    <w:p w14:paraId="3896C143" w14:textId="77777777" w:rsidR="005E02A6" w:rsidRPr="00EC76D5" w:rsidRDefault="005E02A6" w:rsidP="005E02A6">
      <w:pPr>
        <w:pStyle w:val="Code"/>
      </w:pPr>
      <w:r w:rsidRPr="00EC76D5">
        <w:t xml:space="preserve">      int arraySize = ((BigInteger)</w:t>
      </w:r>
    </w:p>
    <w:p w14:paraId="0A810C32" w14:textId="77777777" w:rsidR="005E02A6" w:rsidRPr="00EC76D5" w:rsidRDefault="005E02A6" w:rsidP="005E02A6">
      <w:pPr>
        <w:pStyle w:val="Code"/>
      </w:pPr>
      <w:r w:rsidRPr="00EC76D5">
        <w:t xml:space="preserve">                      optSizeTree.getSymbol().getValue()).intValue();</w:t>
      </w:r>
    </w:p>
    <w:p w14:paraId="13BDA060" w14:textId="77777777" w:rsidR="005E02A6" w:rsidRPr="00EC76D5" w:rsidRDefault="005E02A6" w:rsidP="005E02A6">
      <w:pPr>
        <w:pStyle w:val="Code"/>
      </w:pPr>
      <w:r w:rsidRPr="00EC76D5">
        <w:t xml:space="preserve">      Assert.error(arraySize &gt; 0, arraySize, "non-positive array size");</w:t>
      </w:r>
    </w:p>
    <w:p w14:paraId="6CBE3DEB" w14:textId="77777777" w:rsidR="005E02A6" w:rsidRPr="00EC76D5" w:rsidRDefault="005E02A6" w:rsidP="005E02A6">
      <w:pPr>
        <w:pStyle w:val="Code"/>
      </w:pPr>
      <w:r w:rsidRPr="00EC76D5">
        <w:t xml:space="preserve">      Type arrayType = Type.createArrayType(arraySize, null);</w:t>
      </w:r>
    </w:p>
    <w:p w14:paraId="595A3F4E" w14:textId="77777777" w:rsidR="005E02A6" w:rsidRPr="00EC76D5" w:rsidRDefault="005E02A6" w:rsidP="005E02A6">
      <w:pPr>
        <w:pStyle w:val="Code"/>
      </w:pPr>
      <w:r w:rsidRPr="00EC76D5">
        <w:t xml:space="preserve">      </w:t>
      </w:r>
      <w:r>
        <w:t>declarator</w:t>
      </w:r>
      <w:r w:rsidRPr="00EC76D5">
        <w:t>.add(arrayType);</w:t>
      </w:r>
    </w:p>
    <w:p w14:paraId="763B7291" w14:textId="77777777" w:rsidR="005E02A6" w:rsidRPr="00EC76D5" w:rsidRDefault="005E02A6" w:rsidP="005E02A6">
      <w:pPr>
        <w:pStyle w:val="Code"/>
      </w:pPr>
      <w:r w:rsidRPr="00EC76D5">
        <w:t xml:space="preserve">    }</w:t>
      </w:r>
    </w:p>
    <w:p w14:paraId="61A71FB5" w14:textId="77777777" w:rsidR="005E02A6" w:rsidRPr="00EC76D5" w:rsidRDefault="005E02A6" w:rsidP="005E02A6">
      <w:pPr>
        <w:pStyle w:val="Code"/>
      </w:pPr>
      <w:r w:rsidRPr="00EC76D5">
        <w:t xml:space="preserve">    else {</w:t>
      </w:r>
    </w:p>
    <w:p w14:paraId="6378467B" w14:textId="77777777" w:rsidR="005E02A6" w:rsidRPr="00EC76D5" w:rsidRDefault="005E02A6" w:rsidP="005E02A6">
      <w:pPr>
        <w:pStyle w:val="Code"/>
      </w:pPr>
      <w:r w:rsidRPr="00EC76D5">
        <w:t xml:space="preserve">      Type arrayType = Type.createArrayType(0, null);</w:t>
      </w:r>
    </w:p>
    <w:p w14:paraId="1834D3D3" w14:textId="77777777" w:rsidR="005E02A6" w:rsidRPr="00EC76D5" w:rsidRDefault="005E02A6" w:rsidP="005E02A6">
      <w:pPr>
        <w:pStyle w:val="Code"/>
      </w:pPr>
      <w:r w:rsidRPr="00EC76D5">
        <w:t xml:space="preserve">      </w:t>
      </w:r>
      <w:r>
        <w:t>declarator</w:t>
      </w:r>
      <w:r w:rsidRPr="00EC76D5">
        <w:t>.add(arrayType);</w:t>
      </w:r>
    </w:p>
    <w:p w14:paraId="3DAEF1C9" w14:textId="77777777" w:rsidR="005E02A6" w:rsidRPr="00EC76D5" w:rsidRDefault="005E02A6" w:rsidP="005E02A6">
      <w:pPr>
        <w:pStyle w:val="Code"/>
      </w:pPr>
      <w:r w:rsidRPr="00EC76D5">
        <w:t xml:space="preserve">    }</w:t>
      </w:r>
    </w:p>
    <w:p w14:paraId="7B7E8555" w14:textId="77777777" w:rsidR="005E02A6" w:rsidRPr="00EC76D5" w:rsidRDefault="005E02A6" w:rsidP="005E02A6">
      <w:pPr>
        <w:pStyle w:val="Code"/>
      </w:pPr>
      <w:r w:rsidRPr="00EC76D5">
        <w:t xml:space="preserve">    </w:t>
      </w:r>
    </w:p>
    <w:p w14:paraId="3FCDFB80" w14:textId="77777777" w:rsidR="005E02A6" w:rsidRPr="00EC76D5" w:rsidRDefault="005E02A6" w:rsidP="005E02A6">
      <w:pPr>
        <w:pStyle w:val="Code"/>
      </w:pPr>
      <w:r w:rsidRPr="00EC76D5">
        <w:t xml:space="preserve">    return </w:t>
      </w:r>
      <w:r>
        <w:t>declarator</w:t>
      </w:r>
      <w:r w:rsidRPr="00EC76D5">
        <w:t>;</w:t>
      </w:r>
    </w:p>
    <w:p w14:paraId="5C362D72" w14:textId="77777777" w:rsidR="005E02A6" w:rsidRPr="00EC76D5" w:rsidRDefault="005E02A6" w:rsidP="005E02A6">
      <w:pPr>
        <w:pStyle w:val="Code"/>
      </w:pPr>
      <w:r w:rsidRPr="00EC76D5">
        <w:t xml:space="preserve">  }</w:t>
      </w:r>
    </w:p>
    <w:p w14:paraId="257A675A" w14:textId="77777777" w:rsidR="005E02A6" w:rsidRPr="00EC76D5" w:rsidRDefault="005E02A6" w:rsidP="005E02A6">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63DBA19D" w14:textId="77777777" w:rsidR="005E02A6" w:rsidRPr="00EC76D5" w:rsidRDefault="005E02A6" w:rsidP="005E02A6">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7BD3ED88" w14:textId="77777777" w:rsidR="005E02A6" w:rsidRPr="00EC76D5" w:rsidRDefault="005E02A6" w:rsidP="005E02A6">
      <w:pPr>
        <w:pStyle w:val="Code"/>
      </w:pPr>
      <w:r w:rsidRPr="00EC76D5">
        <w:t xml:space="preserve">  public static Declarator generateNewFunctionDeclaration(Declarator </w:t>
      </w:r>
      <w:r>
        <w:t>declarator</w:t>
      </w:r>
      <w:r w:rsidRPr="00EC76D5">
        <w:t>,</w:t>
      </w:r>
    </w:p>
    <w:p w14:paraId="0C4C7105" w14:textId="77777777" w:rsidR="005E02A6" w:rsidRPr="00EC76D5" w:rsidRDefault="005E02A6" w:rsidP="005E02A6">
      <w:pPr>
        <w:pStyle w:val="Code"/>
      </w:pPr>
      <w:r w:rsidRPr="00EC76D5">
        <w:t xml:space="preserve">                                      Pair&lt;List&lt;Symbol&gt;,Boolean&gt; paramPair) {</w:t>
      </w:r>
    </w:p>
    <w:p w14:paraId="6B9894F8" w14:textId="77777777" w:rsidR="005E02A6" w:rsidRPr="00EC76D5" w:rsidRDefault="005E02A6" w:rsidP="005E02A6">
      <w:pPr>
        <w:pStyle w:val="Code"/>
      </w:pPr>
      <w:r w:rsidRPr="00EC76D5">
        <w:t xml:space="preserve">    if (</w:t>
      </w:r>
      <w:r>
        <w:t>declarator</w:t>
      </w:r>
      <w:r w:rsidRPr="00EC76D5">
        <w:t xml:space="preserve"> == null) {</w:t>
      </w:r>
    </w:p>
    <w:p w14:paraId="5797EB39" w14:textId="77777777" w:rsidR="005E02A6" w:rsidRPr="00EC76D5" w:rsidRDefault="005E02A6" w:rsidP="005E02A6">
      <w:pPr>
        <w:pStyle w:val="Code"/>
      </w:pPr>
      <w:r w:rsidRPr="00EC76D5">
        <w:t xml:space="preserve">      </w:t>
      </w:r>
      <w:r>
        <w:t>declarator</w:t>
      </w:r>
      <w:r w:rsidRPr="00EC76D5">
        <w:t xml:space="preserve"> = new Declarator(null);</w:t>
      </w:r>
    </w:p>
    <w:p w14:paraId="7A27D0BB" w14:textId="77777777" w:rsidR="005E02A6" w:rsidRPr="00EC76D5" w:rsidRDefault="005E02A6" w:rsidP="005E02A6">
      <w:pPr>
        <w:pStyle w:val="Code"/>
      </w:pPr>
      <w:r w:rsidRPr="00EC76D5">
        <w:t xml:space="preserve">    }</w:t>
      </w:r>
    </w:p>
    <w:p w14:paraId="647F8CC5" w14:textId="77777777" w:rsidR="005E02A6" w:rsidRPr="00EC76D5" w:rsidRDefault="005E02A6" w:rsidP="005E02A6">
      <w:pPr>
        <w:pStyle w:val="Code"/>
      </w:pPr>
      <w:r w:rsidRPr="00EC76D5">
        <w:t xml:space="preserve">    </w:t>
      </w:r>
    </w:p>
    <w:p w14:paraId="0C483EB5" w14:textId="77777777" w:rsidR="005E02A6" w:rsidRPr="00EC76D5" w:rsidRDefault="005E02A6" w:rsidP="005E02A6">
      <w:pPr>
        <w:pStyle w:val="Code"/>
      </w:pPr>
      <w:r w:rsidRPr="00EC76D5">
        <w:t xml:space="preserve">    List&lt;Symbol&gt; paramList = paramPair.getFirst();</w:t>
      </w:r>
    </w:p>
    <w:p w14:paraId="4A9A50C3" w14:textId="77777777" w:rsidR="005E02A6" w:rsidRPr="00EC76D5" w:rsidRDefault="005E02A6" w:rsidP="005E02A6">
      <w:pPr>
        <w:pStyle w:val="Code"/>
      </w:pPr>
      <w:r w:rsidRPr="00EC76D5">
        <w:t xml:space="preserve">    boolean ellipse = paramPair.getSecond();</w:t>
      </w:r>
    </w:p>
    <w:p w14:paraId="1D192CB9" w14:textId="77777777" w:rsidR="005E02A6" w:rsidRPr="00EC76D5" w:rsidRDefault="005E02A6" w:rsidP="005E02A6">
      <w:pPr>
        <w:pStyle w:val="Code"/>
      </w:pPr>
    </w:p>
    <w:p w14:paraId="69D56D8D" w14:textId="77777777" w:rsidR="005E02A6" w:rsidRPr="00EC76D5" w:rsidRDefault="005E02A6" w:rsidP="005E02A6">
      <w:pPr>
        <w:pStyle w:val="Code"/>
      </w:pPr>
      <w:r w:rsidRPr="00EC76D5">
        <w:t xml:space="preserve">    if (paramList.isEmpty()) {</w:t>
      </w:r>
    </w:p>
    <w:p w14:paraId="3BD8AAD7" w14:textId="77777777" w:rsidR="005E02A6" w:rsidRPr="00EC76D5" w:rsidRDefault="005E02A6" w:rsidP="005E02A6">
      <w:pPr>
        <w:pStyle w:val="Code"/>
      </w:pPr>
      <w:r w:rsidRPr="00EC76D5">
        <w:t xml:space="preserve">      Assert.error(!ellipse, "...",</w:t>
      </w:r>
    </w:p>
    <w:p w14:paraId="021ED42C" w14:textId="77777777" w:rsidR="005E02A6" w:rsidRPr="00EC76D5" w:rsidRDefault="005E02A6" w:rsidP="005E02A6">
      <w:pPr>
        <w:pStyle w:val="Code"/>
      </w:pPr>
      <w:r w:rsidRPr="00EC76D5">
        <w:t xml:space="preserve">                   "an elliptic function must have at least one parameter");</w:t>
      </w:r>
    </w:p>
    <w:p w14:paraId="73BE5C32" w14:textId="77777777" w:rsidR="005E02A6" w:rsidRPr="00EC76D5" w:rsidRDefault="005E02A6" w:rsidP="005E02A6">
      <w:pPr>
        <w:pStyle w:val="Code"/>
      </w:pPr>
      <w:r w:rsidRPr="00EC76D5">
        <w:t xml:space="preserve">      paramList = null;</w:t>
      </w:r>
    </w:p>
    <w:p w14:paraId="68E3DD8E" w14:textId="77777777" w:rsidR="005E02A6" w:rsidRPr="00EC76D5" w:rsidRDefault="005E02A6" w:rsidP="005E02A6">
      <w:pPr>
        <w:pStyle w:val="Code"/>
      </w:pPr>
      <w:r w:rsidRPr="00EC76D5">
        <w:t xml:space="preserve">    }</w:t>
      </w:r>
    </w:p>
    <w:p w14:paraId="08B77704" w14:textId="77777777" w:rsidR="005E02A6" w:rsidRPr="00EC76D5" w:rsidRDefault="005E02A6" w:rsidP="005E02A6">
      <w:pPr>
        <w:pStyle w:val="Code"/>
      </w:pPr>
      <w:r w:rsidRPr="00EC76D5">
        <w:t xml:space="preserve">    else if ((paramList.size() == 1) &amp;&amp; paramList.get(0).getType().isVoid()) {</w:t>
      </w:r>
    </w:p>
    <w:p w14:paraId="015D938C" w14:textId="77777777" w:rsidR="005E02A6" w:rsidRPr="00EC76D5" w:rsidRDefault="005E02A6" w:rsidP="005E02A6">
      <w:pPr>
        <w:pStyle w:val="Code"/>
      </w:pPr>
      <w:r w:rsidRPr="00EC76D5">
        <w:t xml:space="preserve">      Assert.error(paramList.get(0).getName() == null, paramList.get(0).getName(),</w:t>
      </w:r>
    </w:p>
    <w:p w14:paraId="7DF21315" w14:textId="77777777" w:rsidR="005E02A6" w:rsidRPr="00EC76D5" w:rsidRDefault="005E02A6" w:rsidP="005E02A6">
      <w:pPr>
        <w:pStyle w:val="Code"/>
      </w:pPr>
      <w:r w:rsidRPr="00EC76D5">
        <w:t xml:space="preserve">                   "a void parameter cannot be named");</w:t>
      </w:r>
    </w:p>
    <w:p w14:paraId="4AD319CB" w14:textId="77777777" w:rsidR="005E02A6" w:rsidRPr="00EC76D5" w:rsidRDefault="005E02A6" w:rsidP="005E02A6">
      <w:pPr>
        <w:pStyle w:val="Code"/>
      </w:pPr>
      <w:r w:rsidRPr="00EC76D5">
        <w:t xml:space="preserve">      Assert.error(!ellipse, "...",</w:t>
      </w:r>
    </w:p>
    <w:p w14:paraId="1F916E38" w14:textId="77777777" w:rsidR="005E02A6" w:rsidRPr="00EC76D5" w:rsidRDefault="005E02A6" w:rsidP="005E02A6">
      <w:pPr>
        <w:pStyle w:val="Code"/>
      </w:pPr>
      <w:r w:rsidRPr="00EC76D5">
        <w:t xml:space="preserve">                  "an elliptic function cannot have a void parameter");</w:t>
      </w:r>
    </w:p>
    <w:p w14:paraId="293E1C48" w14:textId="77777777" w:rsidR="005E02A6" w:rsidRPr="00EC76D5" w:rsidRDefault="005E02A6" w:rsidP="005E02A6">
      <w:pPr>
        <w:pStyle w:val="Code"/>
      </w:pPr>
      <w:r w:rsidRPr="00EC76D5">
        <w:t xml:space="preserve">      paramList.clear();</w:t>
      </w:r>
    </w:p>
    <w:p w14:paraId="4ECFCA00" w14:textId="77777777" w:rsidR="005E02A6" w:rsidRPr="00EC76D5" w:rsidRDefault="005E02A6" w:rsidP="005E02A6">
      <w:pPr>
        <w:pStyle w:val="Code"/>
      </w:pPr>
      <w:r w:rsidRPr="00EC76D5">
        <w:t xml:space="preserve">    }</w:t>
      </w:r>
    </w:p>
    <w:p w14:paraId="148545A8" w14:textId="77777777" w:rsidR="005E02A6" w:rsidRPr="00EC76D5" w:rsidRDefault="005E02A6" w:rsidP="005E02A6">
      <w:pPr>
        <w:pStyle w:val="Code"/>
      </w:pPr>
      <w:r w:rsidRPr="00EC76D5">
        <w:lastRenderedPageBreak/>
        <w:t xml:space="preserve">    else {</w:t>
      </w:r>
    </w:p>
    <w:p w14:paraId="57CE07D6" w14:textId="77777777" w:rsidR="005E02A6" w:rsidRPr="00EC76D5" w:rsidRDefault="005E02A6" w:rsidP="005E02A6">
      <w:pPr>
        <w:pStyle w:val="Code"/>
      </w:pPr>
      <w:r w:rsidRPr="00EC76D5">
        <w:t xml:space="preserve">      Set&lt;String&gt; nameSet = new ListSet&lt;&gt;();</w:t>
      </w:r>
    </w:p>
    <w:p w14:paraId="160F735D" w14:textId="77777777" w:rsidR="005E02A6" w:rsidRPr="00EC76D5" w:rsidRDefault="005E02A6" w:rsidP="005E02A6">
      <w:pPr>
        <w:pStyle w:val="Code"/>
      </w:pPr>
      <w:r w:rsidRPr="00EC76D5">
        <w:t xml:space="preserve">      for (Symbol symbol : paramList) {</w:t>
      </w:r>
    </w:p>
    <w:p w14:paraId="69C9695C" w14:textId="77777777" w:rsidR="005E02A6" w:rsidRPr="00EC76D5" w:rsidRDefault="005E02A6" w:rsidP="005E02A6">
      <w:pPr>
        <w:pStyle w:val="Code"/>
      </w:pPr>
      <w:r w:rsidRPr="00EC76D5">
        <w:t xml:space="preserve">        String name = symbol.getName();</w:t>
      </w:r>
    </w:p>
    <w:p w14:paraId="6EDBDF90" w14:textId="77777777" w:rsidR="005E02A6" w:rsidRPr="00EC76D5" w:rsidRDefault="005E02A6" w:rsidP="005E02A6">
      <w:pPr>
        <w:pStyle w:val="Code"/>
      </w:pPr>
      <w:r w:rsidRPr="00EC76D5">
        <w:t xml:space="preserve">        if (name != null) {</w:t>
      </w:r>
    </w:p>
    <w:p w14:paraId="041C7BCC" w14:textId="77777777" w:rsidR="005E02A6" w:rsidRPr="00EC76D5" w:rsidRDefault="005E02A6" w:rsidP="005E02A6">
      <w:pPr>
        <w:pStyle w:val="Code"/>
      </w:pPr>
      <w:r w:rsidRPr="00EC76D5">
        <w:t xml:space="preserve">          Assert.error(nameSet.add(name),</w:t>
      </w:r>
    </w:p>
    <w:p w14:paraId="53C5E48D" w14:textId="77777777" w:rsidR="005E02A6" w:rsidRPr="00EC76D5" w:rsidRDefault="005E02A6" w:rsidP="005E02A6">
      <w:pPr>
        <w:pStyle w:val="Code"/>
      </w:pPr>
      <w:r w:rsidRPr="00EC76D5">
        <w:t xml:space="preserve">                       name, "repeated name in parameter list");</w:t>
      </w:r>
    </w:p>
    <w:p w14:paraId="69DDCBD6" w14:textId="77777777" w:rsidR="005E02A6" w:rsidRPr="00EC76D5" w:rsidRDefault="005E02A6" w:rsidP="005E02A6">
      <w:pPr>
        <w:pStyle w:val="Code"/>
      </w:pPr>
      <w:r w:rsidRPr="00EC76D5">
        <w:t xml:space="preserve">        }</w:t>
      </w:r>
    </w:p>
    <w:p w14:paraId="7CE1D00B" w14:textId="77777777" w:rsidR="005E02A6" w:rsidRPr="00EC76D5" w:rsidRDefault="005E02A6" w:rsidP="005E02A6">
      <w:pPr>
        <w:pStyle w:val="Code"/>
      </w:pPr>
      <w:r w:rsidRPr="00EC76D5">
        <w:t xml:space="preserve">        </w:t>
      </w:r>
    </w:p>
    <w:p w14:paraId="7DF72722" w14:textId="77777777" w:rsidR="005E02A6" w:rsidRPr="00EC76D5" w:rsidRDefault="005E02A6" w:rsidP="005E02A6">
      <w:pPr>
        <w:pStyle w:val="Code"/>
      </w:pPr>
      <w:r w:rsidRPr="00EC76D5">
        <w:t xml:space="preserve">        Type type = symbol.getType();</w:t>
      </w:r>
    </w:p>
    <w:p w14:paraId="0DA54E59" w14:textId="77777777" w:rsidR="005E02A6" w:rsidRPr="00EC76D5" w:rsidRDefault="005E02A6" w:rsidP="005E02A6">
      <w:pPr>
        <w:pStyle w:val="Code"/>
      </w:pPr>
      <w:r w:rsidRPr="00EC76D5">
        <w:t xml:space="preserve">        if (type.isVoid()) {</w:t>
      </w:r>
    </w:p>
    <w:p w14:paraId="19BB5DB6" w14:textId="77777777" w:rsidR="005E02A6" w:rsidRPr="00EC76D5" w:rsidRDefault="005E02A6" w:rsidP="005E02A6">
      <w:pPr>
        <w:pStyle w:val="Code"/>
      </w:pPr>
      <w:r w:rsidRPr="00EC76D5">
        <w:t xml:space="preserve">          Assert.error(name, "invalid void parameter");</w:t>
      </w:r>
    </w:p>
    <w:p w14:paraId="4406DD7E" w14:textId="77777777" w:rsidR="005E02A6" w:rsidRPr="00EC76D5" w:rsidRDefault="005E02A6" w:rsidP="005E02A6">
      <w:pPr>
        <w:pStyle w:val="Code"/>
      </w:pPr>
      <w:r w:rsidRPr="00EC76D5">
        <w:t xml:space="preserve">        }</w:t>
      </w:r>
    </w:p>
    <w:p w14:paraId="566C0476" w14:textId="77777777" w:rsidR="005E02A6" w:rsidRPr="00EC76D5" w:rsidRDefault="005E02A6" w:rsidP="005E02A6">
      <w:pPr>
        <w:pStyle w:val="Code"/>
      </w:pPr>
      <w:r w:rsidRPr="00EC76D5">
        <w:t xml:space="preserve">        else if (type.isArray()) {</w:t>
      </w:r>
    </w:p>
    <w:p w14:paraId="08F40CF8" w14:textId="77777777" w:rsidR="005E02A6" w:rsidRPr="00EC76D5" w:rsidRDefault="005E02A6" w:rsidP="005E02A6">
      <w:pPr>
        <w:pStyle w:val="Code"/>
      </w:pPr>
      <w:r w:rsidRPr="00EC76D5">
        <w:t xml:space="preserve">          Type pointerType = Type.createPointerType(type.getArrayType());</w:t>
      </w:r>
    </w:p>
    <w:p w14:paraId="15A2415D" w14:textId="77777777" w:rsidR="005E02A6" w:rsidRPr="00EC76D5" w:rsidRDefault="005E02A6" w:rsidP="005E02A6">
      <w:pPr>
        <w:pStyle w:val="Code"/>
      </w:pPr>
      <w:r w:rsidRPr="00EC76D5">
        <w:t xml:space="preserve">          pointerType.setConstant(true);</w:t>
      </w:r>
    </w:p>
    <w:p w14:paraId="0CB25A44" w14:textId="77777777" w:rsidR="005E02A6" w:rsidRPr="00EC76D5" w:rsidRDefault="005E02A6" w:rsidP="005E02A6">
      <w:pPr>
        <w:pStyle w:val="Code"/>
      </w:pPr>
      <w:r w:rsidRPr="00EC76D5">
        <w:t xml:space="preserve">          symbol.setType(pointerType);</w:t>
      </w:r>
    </w:p>
    <w:p w14:paraId="313D8F23" w14:textId="77777777" w:rsidR="005E02A6" w:rsidRPr="00EC76D5" w:rsidRDefault="005E02A6" w:rsidP="005E02A6">
      <w:pPr>
        <w:pStyle w:val="Code"/>
      </w:pPr>
      <w:r w:rsidRPr="00EC76D5">
        <w:t xml:space="preserve">        }</w:t>
      </w:r>
    </w:p>
    <w:p w14:paraId="21A9008B" w14:textId="77777777" w:rsidR="005E02A6" w:rsidRPr="00EC76D5" w:rsidRDefault="005E02A6" w:rsidP="005E02A6">
      <w:pPr>
        <w:pStyle w:val="Code"/>
      </w:pPr>
      <w:r w:rsidRPr="00EC76D5">
        <w:t xml:space="preserve">        else if (type.isFunction()) {</w:t>
      </w:r>
    </w:p>
    <w:p w14:paraId="6B868B44" w14:textId="77777777" w:rsidR="005E02A6" w:rsidRPr="00EC76D5" w:rsidRDefault="005E02A6" w:rsidP="005E02A6">
      <w:pPr>
        <w:pStyle w:val="Code"/>
      </w:pPr>
      <w:r w:rsidRPr="00EC76D5">
        <w:t xml:space="preserve">          Type pointerType = Type.createPointerType(type);</w:t>
      </w:r>
    </w:p>
    <w:p w14:paraId="2399A771" w14:textId="77777777" w:rsidR="005E02A6" w:rsidRPr="00EC76D5" w:rsidRDefault="005E02A6" w:rsidP="005E02A6">
      <w:pPr>
        <w:pStyle w:val="Code"/>
      </w:pPr>
      <w:r w:rsidRPr="00EC76D5">
        <w:t xml:space="preserve">          pointerType.setConstant(true);</w:t>
      </w:r>
    </w:p>
    <w:p w14:paraId="58B957B7" w14:textId="77777777" w:rsidR="005E02A6" w:rsidRPr="00EC76D5" w:rsidRDefault="005E02A6" w:rsidP="005E02A6">
      <w:pPr>
        <w:pStyle w:val="Code"/>
      </w:pPr>
      <w:r w:rsidRPr="00EC76D5">
        <w:t xml:space="preserve">          symbol.setType(pointerType);</w:t>
      </w:r>
    </w:p>
    <w:p w14:paraId="5966F420" w14:textId="77777777" w:rsidR="005E02A6" w:rsidRPr="00EC76D5" w:rsidRDefault="005E02A6" w:rsidP="005E02A6">
      <w:pPr>
        <w:pStyle w:val="Code"/>
      </w:pPr>
      <w:r w:rsidRPr="00EC76D5">
        <w:t xml:space="preserve">        }</w:t>
      </w:r>
    </w:p>
    <w:p w14:paraId="5DB05800" w14:textId="77777777" w:rsidR="005E02A6" w:rsidRPr="00EC76D5" w:rsidRDefault="005E02A6" w:rsidP="005E02A6">
      <w:pPr>
        <w:pStyle w:val="Code"/>
      </w:pPr>
      <w:r w:rsidRPr="00EC76D5">
        <w:t xml:space="preserve">      }</w:t>
      </w:r>
    </w:p>
    <w:p w14:paraId="512CD2D0" w14:textId="77777777" w:rsidR="005E02A6" w:rsidRPr="00EC76D5" w:rsidRDefault="005E02A6" w:rsidP="005E02A6">
      <w:pPr>
        <w:pStyle w:val="Code"/>
      </w:pPr>
      <w:r w:rsidRPr="00EC76D5">
        <w:t xml:space="preserve">    }</w:t>
      </w:r>
    </w:p>
    <w:p w14:paraId="3FA05519" w14:textId="77777777" w:rsidR="005E02A6" w:rsidRPr="00EC76D5" w:rsidRDefault="005E02A6" w:rsidP="005E02A6">
      <w:pPr>
        <w:pStyle w:val="Code"/>
      </w:pPr>
    </w:p>
    <w:p w14:paraId="04ED6A44" w14:textId="77777777" w:rsidR="005E02A6" w:rsidRPr="00EC76D5" w:rsidRDefault="005E02A6" w:rsidP="005E02A6">
      <w:pPr>
        <w:pStyle w:val="Code"/>
      </w:pPr>
      <w:r w:rsidRPr="00EC76D5">
        <w:t xml:space="preserve">    if (paramList != null) {</w:t>
      </w:r>
    </w:p>
    <w:p w14:paraId="23125F70" w14:textId="77777777" w:rsidR="005E02A6" w:rsidRPr="00EC76D5" w:rsidRDefault="005E02A6" w:rsidP="005E02A6">
      <w:pPr>
        <w:pStyle w:val="Code"/>
      </w:pPr>
      <w:r w:rsidRPr="00EC76D5">
        <w:t xml:space="preserve">      </w:t>
      </w:r>
      <w:r>
        <w:t>declarator</w:t>
      </w:r>
      <w:r w:rsidRPr="00EC76D5">
        <w:t>.add(Type.createNewStyleFunctionType(null, paramList, ellipse));</w:t>
      </w:r>
    </w:p>
    <w:p w14:paraId="12E41006" w14:textId="77777777" w:rsidR="005E02A6" w:rsidRPr="00EC76D5" w:rsidRDefault="005E02A6" w:rsidP="005E02A6">
      <w:pPr>
        <w:pStyle w:val="Code"/>
      </w:pPr>
      <w:r w:rsidRPr="00EC76D5">
        <w:t xml:space="preserve">    }</w:t>
      </w:r>
    </w:p>
    <w:p w14:paraId="524782D5" w14:textId="77777777" w:rsidR="005E02A6" w:rsidRPr="00EC76D5" w:rsidRDefault="005E02A6" w:rsidP="005E02A6">
      <w:pPr>
        <w:pStyle w:val="Code"/>
      </w:pPr>
      <w:r w:rsidRPr="00EC76D5">
        <w:t xml:space="preserve">    else {</w:t>
      </w:r>
    </w:p>
    <w:p w14:paraId="1C72F841" w14:textId="77777777" w:rsidR="005E02A6" w:rsidRPr="00EC76D5" w:rsidRDefault="005E02A6" w:rsidP="005E02A6">
      <w:pPr>
        <w:pStyle w:val="Code"/>
      </w:pPr>
      <w:r w:rsidRPr="00EC76D5">
        <w:t xml:space="preserve">      List&lt;String&gt; nameList = new LinkedList&lt;String&gt;();</w:t>
      </w:r>
    </w:p>
    <w:p w14:paraId="01AA850C" w14:textId="77777777" w:rsidR="005E02A6" w:rsidRPr="00EC76D5" w:rsidRDefault="005E02A6" w:rsidP="005E02A6">
      <w:pPr>
        <w:pStyle w:val="Code"/>
      </w:pPr>
      <w:r w:rsidRPr="00EC76D5">
        <w:t xml:space="preserve">      </w:t>
      </w:r>
      <w:r>
        <w:t>declarator</w:t>
      </w:r>
      <w:r w:rsidRPr="00EC76D5">
        <w:t>.add(Type.createOldStyleFunctionType(null, nameList));</w:t>
      </w:r>
    </w:p>
    <w:p w14:paraId="05BED004" w14:textId="77777777" w:rsidR="005E02A6" w:rsidRPr="00EC76D5" w:rsidRDefault="005E02A6" w:rsidP="005E02A6">
      <w:pPr>
        <w:pStyle w:val="Code"/>
      </w:pPr>
      <w:r w:rsidRPr="00EC76D5">
        <w:t xml:space="preserve">    }</w:t>
      </w:r>
    </w:p>
    <w:p w14:paraId="043ED4D8" w14:textId="77777777" w:rsidR="005E02A6" w:rsidRPr="00EC76D5" w:rsidRDefault="005E02A6" w:rsidP="005E02A6">
      <w:pPr>
        <w:pStyle w:val="Code"/>
      </w:pPr>
      <w:r w:rsidRPr="00EC76D5">
        <w:t xml:space="preserve">    </w:t>
      </w:r>
    </w:p>
    <w:p w14:paraId="79780D17" w14:textId="77777777" w:rsidR="005E02A6" w:rsidRPr="00EC76D5" w:rsidRDefault="005E02A6" w:rsidP="005E02A6">
      <w:pPr>
        <w:pStyle w:val="Code"/>
      </w:pPr>
      <w:r w:rsidRPr="00EC76D5">
        <w:t xml:space="preserve">    return </w:t>
      </w:r>
      <w:r>
        <w:t>declarator</w:t>
      </w:r>
      <w:r w:rsidRPr="00EC76D5">
        <w:t>;</w:t>
      </w:r>
    </w:p>
    <w:p w14:paraId="0D9B29DE" w14:textId="77777777" w:rsidR="005E02A6" w:rsidRPr="00EC76D5" w:rsidRDefault="005E02A6" w:rsidP="005E02A6">
      <w:pPr>
        <w:pStyle w:val="Code"/>
      </w:pPr>
      <w:r w:rsidRPr="00EC76D5">
        <w:t xml:space="preserve">  }</w:t>
      </w:r>
    </w:p>
    <w:p w14:paraId="14A1D5A2" w14:textId="77777777" w:rsidR="005E02A6" w:rsidRPr="00EC76D5" w:rsidRDefault="005E02A6" w:rsidP="005E02A6">
      <w:r w:rsidRPr="00EC76D5">
        <w:t>An old-style function is simpler than a new-style function, we just must check that there is no repeated name in the parameter list.</w:t>
      </w:r>
    </w:p>
    <w:p w14:paraId="1F8D733B" w14:textId="77777777" w:rsidR="005E02A6" w:rsidRPr="00EC76D5" w:rsidRDefault="005E02A6" w:rsidP="005E02A6">
      <w:pPr>
        <w:pStyle w:val="Code"/>
      </w:pPr>
      <w:r w:rsidRPr="00EC76D5">
        <w:t xml:space="preserve">  public static Symbol generateParameter(Specifier specifier,</w:t>
      </w:r>
    </w:p>
    <w:p w14:paraId="108A6DF0" w14:textId="77777777" w:rsidR="005E02A6" w:rsidRPr="00EC76D5" w:rsidRDefault="005E02A6" w:rsidP="005E02A6">
      <w:pPr>
        <w:pStyle w:val="Code"/>
      </w:pPr>
      <w:r w:rsidRPr="00EC76D5">
        <w:t xml:space="preserve">                                         Declarator </w:t>
      </w:r>
      <w:r>
        <w:t>declarator</w:t>
      </w:r>
      <w:r w:rsidRPr="00EC76D5">
        <w:t>) {</w:t>
      </w:r>
    </w:p>
    <w:p w14:paraId="29A838F3" w14:textId="77777777" w:rsidR="005E02A6" w:rsidRPr="00EC76D5" w:rsidRDefault="005E02A6" w:rsidP="005E02A6">
      <w:pPr>
        <w:pStyle w:val="Code"/>
      </w:pPr>
      <w:r w:rsidRPr="00EC76D5">
        <w:t xml:space="preserve">    Triple&lt;Boolean,Storage,Type&gt; specTriple = specifier.generate();</w:t>
      </w:r>
    </w:p>
    <w:p w14:paraId="359D94ED" w14:textId="77777777" w:rsidR="005E02A6" w:rsidRPr="00EC76D5" w:rsidRDefault="005E02A6" w:rsidP="005E02A6">
      <w:pPr>
        <w:pStyle w:val="Code"/>
      </w:pPr>
      <w:r w:rsidRPr="00EC76D5">
        <w:t xml:space="preserve">    Storage storage = specTriple.getSecond();</w:t>
      </w:r>
    </w:p>
    <w:p w14:paraId="796708FB" w14:textId="77777777" w:rsidR="005E02A6" w:rsidRPr="00EC76D5" w:rsidRDefault="005E02A6" w:rsidP="005E02A6">
      <w:pPr>
        <w:pStyle w:val="Code"/>
      </w:pPr>
      <w:r w:rsidRPr="00EC76D5">
        <w:t xml:space="preserve">    Type </w:t>
      </w:r>
      <w:r>
        <w:t>specifierType</w:t>
      </w:r>
      <w:r w:rsidRPr="00EC76D5">
        <w:t xml:space="preserve"> = specTriple.getThird();</w:t>
      </w:r>
    </w:p>
    <w:p w14:paraId="00D090EE" w14:textId="77777777" w:rsidR="005E02A6" w:rsidRPr="00EC76D5" w:rsidRDefault="005E02A6" w:rsidP="005E02A6">
      <w:pPr>
        <w:pStyle w:val="Code"/>
      </w:pPr>
    </w:p>
    <w:p w14:paraId="5C54A4CB" w14:textId="77777777" w:rsidR="005E02A6" w:rsidRPr="00EC76D5" w:rsidRDefault="005E02A6" w:rsidP="005E02A6">
      <w:pPr>
        <w:pStyle w:val="Code"/>
      </w:pPr>
      <w:r w:rsidRPr="00EC76D5">
        <w:t xml:space="preserve">    Assert.error((storage == Storage.Auto) || (storage == Storage.Register),</w:t>
      </w:r>
    </w:p>
    <w:p w14:paraId="3642F1A4" w14:textId="77777777" w:rsidR="005E02A6" w:rsidRPr="00EC76D5" w:rsidRDefault="005E02A6" w:rsidP="005E02A6">
      <w:pPr>
        <w:pStyle w:val="Code"/>
      </w:pPr>
      <w:r w:rsidRPr="00EC76D5">
        <w:t xml:space="preserve">                 "parameter storage must be auto or register");</w:t>
      </w:r>
    </w:p>
    <w:p w14:paraId="413CE31D" w14:textId="77777777" w:rsidR="005E02A6" w:rsidRPr="00EC76D5" w:rsidRDefault="005E02A6" w:rsidP="005E02A6">
      <w:pPr>
        <w:pStyle w:val="Code"/>
      </w:pPr>
      <w:r w:rsidRPr="00EC76D5">
        <w:t xml:space="preserve">    </w:t>
      </w:r>
    </w:p>
    <w:p w14:paraId="57E1B4C3" w14:textId="77777777" w:rsidR="005E02A6" w:rsidRPr="00EC76D5" w:rsidRDefault="005E02A6" w:rsidP="005E02A6">
      <w:pPr>
        <w:pStyle w:val="Code"/>
      </w:pPr>
      <w:r w:rsidRPr="00EC76D5">
        <w:t xml:space="preserve">    if (</w:t>
      </w:r>
      <w:r>
        <w:t>declarator</w:t>
      </w:r>
      <w:r w:rsidRPr="00EC76D5">
        <w:t xml:space="preserve"> != null) {</w:t>
      </w:r>
    </w:p>
    <w:p w14:paraId="08E085E5" w14:textId="77777777" w:rsidR="005E02A6" w:rsidRPr="00EC76D5" w:rsidRDefault="005E02A6" w:rsidP="005E02A6">
      <w:pPr>
        <w:pStyle w:val="Code"/>
      </w:pPr>
      <w:r w:rsidRPr="00EC76D5">
        <w:t xml:space="preserve">      </w:t>
      </w:r>
      <w:r>
        <w:t>declarator</w:t>
      </w:r>
      <w:r w:rsidRPr="00EC76D5">
        <w:t>.add(</w:t>
      </w:r>
      <w:r>
        <w:t>specifierType</w:t>
      </w:r>
      <w:r w:rsidRPr="00EC76D5">
        <w:t>);</w:t>
      </w:r>
    </w:p>
    <w:p w14:paraId="287D48A2" w14:textId="77777777" w:rsidR="005E02A6" w:rsidRPr="00EC76D5" w:rsidRDefault="005E02A6" w:rsidP="005E02A6">
      <w:pPr>
        <w:pStyle w:val="Code"/>
      </w:pPr>
      <w:r w:rsidRPr="00EC76D5">
        <w:t xml:space="preserve">      Type type = toParameterType(</w:t>
      </w:r>
      <w:r>
        <w:t>declarator</w:t>
      </w:r>
      <w:r w:rsidRPr="00EC76D5">
        <w:t>.type());</w:t>
      </w:r>
    </w:p>
    <w:p w14:paraId="6958294B" w14:textId="77777777" w:rsidR="005E02A6" w:rsidRPr="00EC76D5" w:rsidRDefault="005E02A6" w:rsidP="005E02A6">
      <w:pPr>
        <w:pStyle w:val="Code"/>
      </w:pPr>
      <w:r w:rsidRPr="00EC76D5">
        <w:t xml:space="preserve">      return (Symbol.createParameterSymbol(</w:t>
      </w:r>
      <w:r>
        <w:t>declarator</w:t>
      </w:r>
      <w:r w:rsidRPr="00EC76D5">
        <w:t>.getName(), storage, type));</w:t>
      </w:r>
    </w:p>
    <w:p w14:paraId="76351628" w14:textId="77777777" w:rsidR="005E02A6" w:rsidRPr="00EC76D5" w:rsidRDefault="005E02A6" w:rsidP="005E02A6">
      <w:pPr>
        <w:pStyle w:val="Code"/>
      </w:pPr>
      <w:r w:rsidRPr="00EC76D5">
        <w:t xml:space="preserve">    }</w:t>
      </w:r>
    </w:p>
    <w:p w14:paraId="6D9FFCA8" w14:textId="77777777" w:rsidR="005E02A6" w:rsidRPr="00EC76D5" w:rsidRDefault="005E02A6" w:rsidP="005E02A6">
      <w:pPr>
        <w:pStyle w:val="Code"/>
      </w:pPr>
      <w:r w:rsidRPr="00EC76D5">
        <w:t xml:space="preserve">    else {</w:t>
      </w:r>
    </w:p>
    <w:p w14:paraId="2DACAA40" w14:textId="77777777" w:rsidR="005E02A6" w:rsidRPr="00EC76D5" w:rsidRDefault="005E02A6" w:rsidP="005E02A6">
      <w:pPr>
        <w:pStyle w:val="Code"/>
      </w:pPr>
      <w:r w:rsidRPr="00EC76D5">
        <w:lastRenderedPageBreak/>
        <w:t xml:space="preserve">      Type type = toParameterType(</w:t>
      </w:r>
      <w:r>
        <w:t>specifierType</w:t>
      </w:r>
      <w:r w:rsidRPr="00EC76D5">
        <w:t>);</w:t>
      </w:r>
    </w:p>
    <w:p w14:paraId="540C1E68" w14:textId="77777777" w:rsidR="005E02A6" w:rsidRPr="00EC76D5" w:rsidRDefault="005E02A6" w:rsidP="005E02A6">
      <w:pPr>
        <w:pStyle w:val="Code"/>
      </w:pPr>
      <w:r w:rsidRPr="00EC76D5">
        <w:t xml:space="preserve">      return (Symbol.createParameterSymbol(null, storage, type));</w:t>
      </w:r>
    </w:p>
    <w:p w14:paraId="6FF76EB8" w14:textId="77777777" w:rsidR="005E02A6" w:rsidRPr="00EC76D5" w:rsidRDefault="005E02A6" w:rsidP="005E02A6">
      <w:pPr>
        <w:pStyle w:val="Code"/>
      </w:pPr>
      <w:r w:rsidRPr="00EC76D5">
        <w:t xml:space="preserve">    }</w:t>
      </w:r>
    </w:p>
    <w:p w14:paraId="025F7B1D" w14:textId="77777777" w:rsidR="005E02A6" w:rsidRPr="00EC76D5" w:rsidRDefault="005E02A6" w:rsidP="005E02A6">
      <w:pPr>
        <w:pStyle w:val="Code"/>
      </w:pPr>
      <w:r w:rsidRPr="00EC76D5">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6E5477A8" w:rsidR="00B075C3" w:rsidRDefault="00B141F0" w:rsidP="00E40B78">
      <w:pPr>
        <w:pStyle w:val="Rubrik3"/>
      </w:pPr>
      <w:bookmarkStart w:id="59" w:name="_Ref418259975"/>
      <w:bookmarkStart w:id="60" w:name="_Toc481936149"/>
      <w:r>
        <w:t xml:space="preserve">The </w:t>
      </w:r>
      <w:r w:rsidR="009916E4">
        <w:t>Nested</w:t>
      </w:r>
      <w:r w:rsidR="00027231">
        <w:t>-</w:t>
      </w:r>
      <w:r w:rsidR="009916E4">
        <w:t>I</w:t>
      </w:r>
      <w:r w:rsidR="00B075C3">
        <w:t>f</w:t>
      </w:r>
      <w:r w:rsidR="00027231">
        <w:t xml:space="preserve"> </w:t>
      </w:r>
      <w:r>
        <w:t>Problem</w:t>
      </w:r>
    </w:p>
    <w:p w14:paraId="649A08E8" w14:textId="77777777" w:rsidR="00516DD1" w:rsidRDefault="00516DD1" w:rsidP="00516DD1">
      <w:pPr>
        <w:rPr>
          <w:ins w:id="61" w:author="Stefan Bjornander" w:date="2015-04-26T09:44:00Z"/>
        </w:rPr>
        <w:pPrChange w:id="62" w:author="Stefan Bjornander" w:date="2015-04-26T09:25:00Z">
          <w:pPr>
            <w:pStyle w:val="Code"/>
          </w:pPr>
        </w:pPrChange>
      </w:pPr>
      <w:ins w:id="63" w:author="Stefan Bjornander" w:date="2015-04-26T09:27:00Z">
        <w:r>
          <w:t xml:space="preserve">The </w:t>
        </w:r>
        <w:r>
          <w:rPr>
            <w:rStyle w:val="CodeInText"/>
            <w:noProof/>
            <w:rPrChange w:id="64" w:author="Stefan Bjornander" w:date="2015-04-26T09:43:00Z">
              <w:rPr>
                <w:rStyle w:val="CodeInText"/>
                <w:i w:val="0"/>
              </w:rPr>
            </w:rPrChange>
          </w:rPr>
          <w:t>if-else</w:t>
        </w:r>
        <w:r>
          <w:rPr>
            <w:noProof/>
          </w:rPr>
          <w:t xml:space="preserve"> problem</w:t>
        </w:r>
      </w:ins>
      <w:ins w:id="65" w:author="Stefan Bjornander" w:date="2015-04-26T09:28:00Z">
        <w:r>
          <w:rPr>
            <w:rStyle w:val="Fotnotsreferens"/>
          </w:rPr>
          <w:footnoteReference w:id="2"/>
        </w:r>
      </w:ins>
      <w:ins w:id="78" w:author="Stefan Bjornander" w:date="2015-04-26T09:27:00Z">
        <w:r>
          <w:rPr>
            <w:noProof/>
          </w:rPr>
          <w:t xml:space="preserve"> </w:t>
        </w:r>
      </w:ins>
      <w:del w:id="79" w:author="Stefan Bjornander" w:date="2015-04-26T09:43:00Z">
        <w:r>
          <w:rPr>
            <w:noProof/>
          </w:rPr>
          <w:delText xml:space="preserve">In </w:delText>
        </w:r>
      </w:del>
      <w:ins w:id="80" w:author="Stefan Bjornander" w:date="2015-04-26T09:45:00Z">
        <w:r>
          <w:rPr>
            <w:noProof/>
          </w:rPr>
          <w:t xml:space="preserve">is the problem of </w:t>
        </w:r>
      </w:ins>
      <w:ins w:id="81" w:author="Stefan Bjornander" w:date="2015-04-26T09:51:00Z">
        <w:r>
          <w:rPr>
            <w:noProof/>
          </w:rPr>
          <w:t>syntac</w:t>
        </w:r>
      </w:ins>
      <w:ins w:id="82" w:author="Stefan Bjornander" w:date="2015-04-26T09:53:00Z">
        <w:r>
          <w:rPr>
            <w:noProof/>
          </w:rPr>
          <w:t xml:space="preserve">tically </w:t>
        </w:r>
      </w:ins>
      <w:ins w:id="83" w:author="Stefan Bjornander" w:date="2015-04-26T09:45:00Z">
        <w:r>
          <w:rPr>
            <w:noProof/>
          </w:rPr>
          <w:t xml:space="preserve">interpret </w:t>
        </w:r>
      </w:ins>
      <w:del w:id="84" w:author="Stefan Bjornander" w:date="2015-04-26T09:45:00Z">
        <w:r>
          <w:rPr>
            <w:noProof/>
          </w:rPr>
          <w:delText xml:space="preserve">the </w:delText>
        </w:r>
      </w:del>
      <w:ins w:id="85" w:author="Stefan Bjornander" w:date="2015-04-26T09:45:00Z">
        <w:r>
          <w:rPr>
            <w:noProof/>
          </w:rPr>
          <w:t>the leftmost source code below.</w:t>
        </w:r>
      </w:ins>
      <w:ins w:id="86" w:author="Stefan Bjornander" w:date="2015-04-26T09:47:00Z">
        <w:r>
          <w:rPr>
            <w:noProof/>
          </w:rPr>
          <w:t xml:space="preserve"> Semantically, the middle interpretation </w:t>
        </w:r>
      </w:ins>
      <w:r>
        <w:rPr>
          <w:noProof/>
        </w:rPr>
        <w:t xml:space="preserve">of the left statement </w:t>
      </w:r>
      <w:ins w:id="87" w:author="Stefan Bjornander" w:date="2015-04-26T09:47:00Z">
        <w:r>
          <w:rPr>
            <w:noProof/>
          </w:rPr>
          <w:t xml:space="preserve">is the correct one, each </w:t>
        </w:r>
        <w:r>
          <w:rPr>
            <w:rStyle w:val="CodeInText"/>
            <w:noProof/>
            <w:rPrChange w:id="88" w:author="Stefan Bjornander" w:date="2015-04-26T09:48:00Z">
              <w:rPr>
                <w:rStyle w:val="CodeInText"/>
                <w:i w:val="0"/>
              </w:rPr>
            </w:rPrChange>
          </w:rPr>
          <w:t>else</w:t>
        </w:r>
        <w:r>
          <w:rPr>
            <w:noProof/>
          </w:rPr>
          <w:t xml:space="preserve"> shall be</w:t>
        </w:r>
      </w:ins>
      <w:ins w:id="89" w:author="Stefan Bjornander" w:date="2015-04-26T09:58:00Z">
        <w:r>
          <w:rPr>
            <w:noProof/>
          </w:rPr>
          <w:t xml:space="preserve"> connected</w:t>
        </w:r>
      </w:ins>
      <w:ins w:id="90" w:author="Stefan Bjornander" w:date="2015-04-26T09:47:00Z">
        <w:r>
          <w:rPr>
            <w:noProof/>
          </w:rPr>
          <w:t xml:space="preserve"> to the </w:t>
        </w:r>
      </w:ins>
      <w:ins w:id="91" w:author="Stefan Bjornander" w:date="2015-04-26T09:59:00Z">
        <w:r>
          <w:rPr>
            <w:noProof/>
          </w:rPr>
          <w:t xml:space="preserve">latest preceding </w:t>
        </w:r>
      </w:ins>
      <w:ins w:id="92" w:author="Stefan Bjornander" w:date="2015-04-26T09:48:00Z">
        <w:r>
          <w:rPr>
            <w:rStyle w:val="CodeInText"/>
            <w:noProof/>
            <w:rPrChange w:id="93" w:author="Stefan Bjornander" w:date="2015-04-26T09:48:00Z">
              <w:rPr>
                <w:rStyle w:val="CodeInText"/>
                <w:i w:val="0"/>
              </w:rPr>
            </w:rPrChange>
          </w:rPr>
          <w:t>if</w:t>
        </w:r>
        <w:r>
          <w:rPr>
            <w:noProof/>
          </w:rPr>
          <w:t>.</w:t>
        </w:r>
      </w:ins>
    </w:p>
    <w:tbl>
      <w:tblPr>
        <w:tblStyle w:val="Tabellrutnt"/>
        <w:tblW w:w="0" w:type="auto"/>
        <w:tblLook w:val="04A0" w:firstRow="1" w:lastRow="0" w:firstColumn="1" w:lastColumn="0" w:noHBand="0" w:noVBand="1"/>
        <w:tblPrChange w:id="94"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95">
          <w:tblGrid>
            <w:gridCol w:w="3116"/>
            <w:gridCol w:w="3117"/>
            <w:gridCol w:w="3117"/>
          </w:tblGrid>
        </w:tblGridChange>
      </w:tblGrid>
      <w:tr w:rsidR="00516DD1" w14:paraId="306EE423" w14:textId="77777777" w:rsidTr="00516DD1">
        <w:trPr>
          <w:ins w:id="96" w:author="Stefan Bjornander" w:date="2015-04-26T09:44:00Z"/>
        </w:trPr>
        <w:tc>
          <w:tcPr>
            <w:tcW w:w="3116" w:type="dxa"/>
            <w:tcPrChange w:id="97"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Default="00516DD1">
            <w:pPr>
              <w:pStyle w:val="Code"/>
              <w:rPr>
                <w:ins w:id="98" w:author="Stefan Bjornander" w:date="2015-04-26T09:44:00Z"/>
              </w:rPr>
            </w:pPr>
            <w:ins w:id="99" w:author="Stefan Bjornander" w:date="2015-04-26T09:44:00Z">
              <w:r>
                <w:t>if (a &lt; b)</w:t>
              </w:r>
            </w:ins>
          </w:p>
          <w:p w14:paraId="3B9E4E6E" w14:textId="77777777" w:rsidR="00516DD1" w:rsidRDefault="00516DD1">
            <w:pPr>
              <w:pStyle w:val="Code"/>
              <w:rPr>
                <w:ins w:id="100" w:author="Stefan Bjornander" w:date="2015-04-26T09:44:00Z"/>
              </w:rPr>
            </w:pPr>
            <w:ins w:id="101" w:author="Stefan Bjornander" w:date="2015-04-26T09:44:00Z">
              <w:r>
                <w:t xml:space="preserve">  if (c &lt; d)</w:t>
              </w:r>
            </w:ins>
          </w:p>
          <w:p w14:paraId="4333B730" w14:textId="77777777" w:rsidR="00516DD1" w:rsidRDefault="00516DD1">
            <w:pPr>
              <w:pStyle w:val="Code"/>
              <w:rPr>
                <w:ins w:id="102" w:author="Stefan Bjornander" w:date="2015-04-26T09:44:00Z"/>
              </w:rPr>
            </w:pPr>
            <w:ins w:id="103" w:author="Stefan Bjornander" w:date="2015-04-26T09:44:00Z">
              <w:r>
                <w:t xml:space="preserve">    e = 1;</w:t>
              </w:r>
            </w:ins>
          </w:p>
          <w:p w14:paraId="3207957D" w14:textId="77777777" w:rsidR="00516DD1" w:rsidRDefault="00516DD1">
            <w:pPr>
              <w:pStyle w:val="Code"/>
              <w:rPr>
                <w:ins w:id="104" w:author="Stefan Bjornander" w:date="2015-04-26T09:44:00Z"/>
              </w:rPr>
            </w:pPr>
            <w:ins w:id="105" w:author="Stefan Bjornander" w:date="2015-04-26T09:44:00Z">
              <w:r>
                <w:t xml:space="preserve">  else</w:t>
              </w:r>
            </w:ins>
          </w:p>
          <w:p w14:paraId="67FEA936" w14:textId="77777777" w:rsidR="00516DD1" w:rsidRDefault="00516DD1">
            <w:pPr>
              <w:pStyle w:val="Code"/>
              <w:rPr>
                <w:ins w:id="106" w:author="Stefan Bjornander" w:date="2015-04-26T09:44:00Z"/>
                <w:del w:id="107" w:author="Stefan Bjornander" w:date="2015-04-26T09:44:00Z"/>
              </w:rPr>
            </w:pPr>
            <w:ins w:id="108" w:author="Stefan Bjornander" w:date="2015-04-26T09:44:00Z">
              <w:r>
                <w:t xml:space="preserve">    f = 2;</w:t>
              </w:r>
            </w:ins>
          </w:p>
          <w:p w14:paraId="2FAE5D6D" w14:textId="77777777" w:rsidR="00516DD1" w:rsidRDefault="00516DD1">
            <w:pPr>
              <w:pStyle w:val="Code"/>
              <w:rPr>
                <w:ins w:id="109" w:author="Stefan Bjornander" w:date="2015-04-26T09:44:00Z"/>
              </w:rPr>
              <w:pPrChange w:id="110" w:author="Stefan Bjornander" w:date="2015-04-26T09:44:00Z">
                <w:pPr>
                  <w:pStyle w:val="Code"/>
                </w:pPr>
              </w:pPrChange>
            </w:pPr>
          </w:p>
        </w:tc>
        <w:tc>
          <w:tcPr>
            <w:tcW w:w="3117" w:type="dxa"/>
            <w:tcPrChange w:id="111"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Default="00516DD1">
            <w:pPr>
              <w:pStyle w:val="Code"/>
            </w:pPr>
            <w:ins w:id="112" w:author="Stefan Bjornander" w:date="2015-04-26T09:44:00Z">
              <w:r>
                <w:t>if (a &lt; b) {</w:t>
              </w:r>
            </w:ins>
          </w:p>
          <w:p w14:paraId="556A4791" w14:textId="77777777" w:rsidR="00516DD1" w:rsidRDefault="00516DD1">
            <w:pPr>
              <w:pStyle w:val="Code"/>
            </w:pPr>
            <w:ins w:id="113" w:author="Stefan Bjornander" w:date="2015-04-26T09:44:00Z">
              <w:r>
                <w:t xml:space="preserve">  if (c &lt; d)</w:t>
              </w:r>
            </w:ins>
          </w:p>
          <w:p w14:paraId="694876BE" w14:textId="77777777" w:rsidR="00516DD1" w:rsidRDefault="00516DD1">
            <w:pPr>
              <w:pStyle w:val="Code"/>
            </w:pPr>
            <w:ins w:id="114" w:author="Stefan Bjornander" w:date="2015-04-26T09:44:00Z">
              <w:r>
                <w:t xml:space="preserve">    e = 1;</w:t>
              </w:r>
            </w:ins>
          </w:p>
          <w:p w14:paraId="1C003489" w14:textId="77777777" w:rsidR="00516DD1" w:rsidRDefault="00516DD1">
            <w:pPr>
              <w:pStyle w:val="Code"/>
            </w:pPr>
            <w:ins w:id="115" w:author="Stefan Bjornander" w:date="2015-04-26T09:44:00Z">
              <w:r>
                <w:t xml:space="preserve">  else</w:t>
              </w:r>
            </w:ins>
          </w:p>
          <w:p w14:paraId="4EEC399F" w14:textId="77777777" w:rsidR="00516DD1" w:rsidRDefault="00516DD1">
            <w:pPr>
              <w:pStyle w:val="Code"/>
            </w:pPr>
            <w:ins w:id="116" w:author="Stefan Bjornander" w:date="2015-04-26T09:44:00Z">
              <w:r>
                <w:t xml:space="preserve">    f = 2;</w:t>
              </w:r>
            </w:ins>
          </w:p>
          <w:p w14:paraId="576B5809" w14:textId="77777777" w:rsidR="00516DD1" w:rsidRDefault="00516DD1">
            <w:pPr>
              <w:pStyle w:val="Code"/>
              <w:rPr>
                <w:del w:id="117" w:author="Stefan Bjornander" w:date="2015-04-26T09:45:00Z"/>
              </w:rPr>
            </w:pPr>
            <w:ins w:id="118" w:author="Stefan Bjornander" w:date="2015-04-26T09:44:00Z">
              <w:r>
                <w:t>}</w:t>
              </w:r>
            </w:ins>
          </w:p>
          <w:p w14:paraId="4C1D31DA" w14:textId="77777777" w:rsidR="00516DD1" w:rsidRDefault="00516DD1">
            <w:pPr>
              <w:pStyle w:val="Code"/>
              <w:rPr>
                <w:del w:id="119" w:author="Stefan Bjornander" w:date="2015-04-26T09:45:00Z"/>
              </w:rPr>
            </w:pPr>
          </w:p>
          <w:p w14:paraId="170E5735" w14:textId="77777777" w:rsidR="00516DD1" w:rsidRDefault="00516DD1">
            <w:pPr>
              <w:pStyle w:val="Code"/>
              <w:rPr>
                <w:ins w:id="120" w:author="Stefan Bjornander" w:date="2015-04-26T09:44:00Z"/>
              </w:rPr>
              <w:pPrChange w:id="121" w:author="Stefan Bjornander" w:date="2015-04-26T09:45:00Z">
                <w:pPr/>
              </w:pPrChange>
            </w:pPr>
          </w:p>
        </w:tc>
        <w:tc>
          <w:tcPr>
            <w:tcW w:w="3117" w:type="dxa"/>
            <w:tcPrChange w:id="122"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Default="00516DD1">
            <w:pPr>
              <w:pStyle w:val="Code"/>
            </w:pPr>
            <w:moveToRangeStart w:id="123" w:author="Stefan Bjornander" w:date="2015-04-26T09:45:00Z" w:name="move417804833"/>
            <w:ins w:id="124" w:author="Stefan Bjornander" w:date="2015-04-26T09:45:00Z">
              <w:r>
                <w:t>if (a &lt; b)</w:t>
              </w:r>
            </w:ins>
          </w:p>
          <w:p w14:paraId="1D552566" w14:textId="77777777" w:rsidR="00516DD1" w:rsidRDefault="00516DD1">
            <w:pPr>
              <w:pStyle w:val="Code"/>
            </w:pPr>
            <w:ins w:id="125" w:author="Stefan Bjornander" w:date="2015-04-26T09:45:00Z">
              <w:r>
                <w:t xml:space="preserve">  if (c &lt; d) {</w:t>
              </w:r>
            </w:ins>
          </w:p>
          <w:p w14:paraId="66887BC4" w14:textId="77777777" w:rsidR="00516DD1" w:rsidRDefault="00516DD1">
            <w:pPr>
              <w:pStyle w:val="Code"/>
            </w:pPr>
            <w:ins w:id="126" w:author="Stefan Bjornander" w:date="2015-04-26T09:45:00Z">
              <w:r>
                <w:t xml:space="preserve">    e = 1;</w:t>
              </w:r>
            </w:ins>
          </w:p>
          <w:p w14:paraId="1D00F382" w14:textId="77777777" w:rsidR="00516DD1" w:rsidRDefault="00516DD1">
            <w:pPr>
              <w:pStyle w:val="Code"/>
            </w:pPr>
            <w:ins w:id="127" w:author="Stefan Bjornander" w:date="2015-04-26T09:45:00Z">
              <w:r>
                <w:t xml:space="preserve">  }</w:t>
              </w:r>
            </w:ins>
          </w:p>
          <w:p w14:paraId="488A8BE2" w14:textId="77777777" w:rsidR="00516DD1" w:rsidRDefault="00516DD1">
            <w:pPr>
              <w:pStyle w:val="Code"/>
            </w:pPr>
            <w:ins w:id="128" w:author="Stefan Bjornander" w:date="2015-04-26T09:45:00Z">
              <w:r>
                <w:t>else</w:t>
              </w:r>
            </w:ins>
          </w:p>
          <w:p w14:paraId="062525C9" w14:textId="77777777" w:rsidR="00516DD1" w:rsidRDefault="00516DD1">
            <w:pPr>
              <w:pStyle w:val="Code"/>
              <w:rPr>
                <w:del w:id="129" w:author="Stefan Bjornander" w:date="2015-04-26T09:45:00Z"/>
              </w:rPr>
            </w:pPr>
            <w:ins w:id="130" w:author="Stefan Bjornander" w:date="2015-04-26T09:45:00Z">
              <w:r>
                <w:t xml:space="preserve">  f = 2;</w:t>
              </w:r>
            </w:ins>
            <w:moveToRangeEnd w:id="123"/>
          </w:p>
          <w:p w14:paraId="5A274AD6" w14:textId="77777777" w:rsidR="00516DD1" w:rsidRDefault="00516DD1">
            <w:pPr>
              <w:pStyle w:val="Code"/>
              <w:rPr>
                <w:ins w:id="131" w:author="Stefan Bjornander" w:date="2015-04-26T09:44:00Z"/>
              </w:rPr>
              <w:pPrChange w:id="132" w:author="Stefan Bjornander" w:date="2015-04-26T09:45:00Z">
                <w:pPr/>
              </w:pPrChange>
            </w:pPr>
          </w:p>
        </w:tc>
      </w:tr>
    </w:tbl>
    <w:p w14:paraId="2932D7E0" w14:textId="77777777" w:rsidR="00516DD1" w:rsidRDefault="00516DD1" w:rsidP="00516DD1">
      <w:pPr>
        <w:pStyle w:val="Code"/>
        <w:rPr>
          <w:ins w:id="133" w:author="Stefan Bjornander" w:date="2015-04-26T09:49:00Z"/>
        </w:rPr>
      </w:pPr>
    </w:p>
    <w:p w14:paraId="1E9078F4" w14:textId="77777777" w:rsidR="00516DD1" w:rsidRDefault="00516DD1" w:rsidP="00516DD1">
      <w:pPr>
        <w:rPr>
          <w:ins w:id="134" w:author="Stefan Bjornander" w:date="2015-04-26T09:52:00Z"/>
        </w:rPr>
        <w:pPrChange w:id="135" w:author="Stefan Bjornander" w:date="2015-04-26T09:51:00Z">
          <w:pPr>
            <w:pStyle w:val="Code"/>
          </w:pPr>
        </w:pPrChange>
      </w:pPr>
      <w:r>
        <w:rPr>
          <w:noProof/>
        </w:rPr>
        <w:t xml:space="preserve">Below is a simple set of statement rules. Unfortunately, they are </w:t>
      </w:r>
      <w:ins w:id="136" w:author="Stefan Bjornander" w:date="2015-04-26T09:53:00Z">
        <w:r>
          <w:rPr>
            <w:noProof/>
          </w:rPr>
          <w:t>ambiguous</w:t>
        </w:r>
      </w:ins>
      <w:ins w:id="137" w:author="Stefan Bjornander" w:date="2015-04-26T09:50:00Z">
        <w:r>
          <w:rPr>
            <w:noProof/>
          </w:rPr>
          <w:t xml:space="preserve"> in that way that </w:t>
        </w:r>
      </w:ins>
      <w:ins w:id="138" w:author="Stefan Bjornander" w:date="2015-04-26T09:52:00Z">
        <w:r>
          <w:rPr>
            <w:noProof/>
          </w:rPr>
          <w:t xml:space="preserve">the </w:t>
        </w:r>
      </w:ins>
      <w:r>
        <w:rPr>
          <w:noProof/>
        </w:rPr>
        <w:t xml:space="preserve">an </w:t>
      </w:r>
      <w:ins w:id="139" w:author="Stefan Bjornander" w:date="2015-04-26T09:52:00Z">
        <w:r>
          <w:rPr>
            <w:rStyle w:val="CodeInText"/>
            <w:noProof/>
            <w:rPrChange w:id="140" w:author="Stefan Bjornander" w:date="2015-04-26T09:58:00Z">
              <w:rPr>
                <w:rStyle w:val="CodeInText"/>
                <w:i w:val="0"/>
              </w:rPr>
            </w:rPrChange>
          </w:rPr>
          <w:t>else</w:t>
        </w:r>
        <w:r>
          <w:rPr>
            <w:noProof/>
          </w:rPr>
          <w:t xml:space="preserve"> </w:t>
        </w:r>
      </w:ins>
      <w:r>
        <w:rPr>
          <w:noProof/>
        </w:rPr>
        <w:t>does not have to be connected to the latest preceding</w:t>
      </w:r>
      <w:ins w:id="141" w:author="Stefan Bjornander" w:date="2015-04-26T09:52:00Z">
        <w:r>
          <w:rPr>
            <w:noProof/>
          </w:rPr>
          <w:t xml:space="preserve"> </w:t>
        </w:r>
        <w:r>
          <w:rPr>
            <w:rStyle w:val="CodeInText"/>
            <w:noProof/>
            <w:rPrChange w:id="142" w:author="Stefan Bjornander" w:date="2015-04-26T09:58:00Z">
              <w:rPr>
                <w:rStyle w:val="CodeInText"/>
                <w:i w:val="0"/>
              </w:rPr>
            </w:rPrChange>
          </w:rPr>
          <w:t>if</w:t>
        </w:r>
        <w:r>
          <w:rPr>
            <w:noProof/>
          </w:rPr>
          <w:t xml:space="preserve">, </w:t>
        </w:r>
      </w:ins>
      <w:r>
        <w:rPr>
          <w:noProof/>
        </w:rPr>
        <w:t xml:space="preserve">resulting in both the middle and rightmost semantically interpretation above, </w:t>
      </w:r>
      <w:ins w:id="143" w:author="Stefan Bjornander" w:date="2015-04-26T09:52:00Z">
        <w:r>
          <w:rPr>
            <w:noProof/>
          </w:rPr>
          <w:t>depending in which order the rules are applied.</w:t>
        </w:r>
      </w:ins>
    </w:p>
    <w:p w14:paraId="277CF48B" w14:textId="77777777" w:rsidR="00516DD1" w:rsidRDefault="00516DD1" w:rsidP="00516DD1">
      <w:pPr>
        <w:pStyle w:val="Code"/>
        <w:rPr>
          <w:ins w:id="144" w:author="Stefan Bjornander" w:date="2015-04-26T09:49:00Z"/>
        </w:rPr>
      </w:pPr>
      <w:ins w:id="145" w:author="Stefan Bjornander" w:date="2015-04-26T09:47:00Z">
        <w:r>
          <w:t>statement ::=</w:t>
        </w:r>
      </w:ins>
    </w:p>
    <w:p w14:paraId="7FBE5268" w14:textId="77777777" w:rsidR="00516DD1" w:rsidRDefault="00516DD1" w:rsidP="00516DD1">
      <w:pPr>
        <w:pStyle w:val="Code"/>
        <w:rPr>
          <w:ins w:id="146" w:author="Stefan Bjornander" w:date="2015-04-26T09:47:00Z"/>
        </w:rPr>
      </w:pPr>
      <w:ins w:id="147" w:author="Stefan Bjornander" w:date="2015-04-26T09:49:00Z">
        <w:r>
          <w:t xml:space="preserve">   </w:t>
        </w:r>
      </w:ins>
      <w:r>
        <w:t xml:space="preserve"> </w:t>
      </w:r>
      <w:ins w:id="148" w:author="Stefan Bjornander" w:date="2015-04-26T09:49:00Z">
        <w:r>
          <w:t xml:space="preserve">IF LEFT_PAREN </w:t>
        </w:r>
      </w:ins>
      <w:ins w:id="149" w:author="Stefan Bjornander" w:date="2015-04-26T10:08:00Z">
        <w:r>
          <w:t xml:space="preserve">logical_expression </w:t>
        </w:r>
      </w:ins>
      <w:ins w:id="150" w:author="Stefan Bjornander" w:date="2015-04-26T09:49:00Z">
        <w:r>
          <w:t>RIGHT_PAREN statement</w:t>
        </w:r>
      </w:ins>
    </w:p>
    <w:p w14:paraId="436C5EC9" w14:textId="77777777" w:rsidR="00516DD1" w:rsidRDefault="00516DD1" w:rsidP="00516DD1">
      <w:pPr>
        <w:pStyle w:val="Code"/>
        <w:rPr>
          <w:ins w:id="151" w:author="Stefan Bjornander" w:date="2015-04-26T09:49:00Z"/>
        </w:rPr>
      </w:pPr>
      <w:ins w:id="152" w:author="Stefan Bjornander" w:date="2015-04-26T09:49:00Z">
        <w:r>
          <w:t xml:space="preserve"> </w:t>
        </w:r>
      </w:ins>
      <w:r>
        <w:t xml:space="preserve"> </w:t>
      </w:r>
      <w:ins w:id="153" w:author="Stefan Bjornander" w:date="2015-04-26T09:49:00Z">
        <w:r>
          <w:t>|</w:t>
        </w:r>
      </w:ins>
      <w:r>
        <w:t xml:space="preserve"> </w:t>
      </w:r>
      <w:ins w:id="154" w:author="Stefan Bjornander" w:date="2015-04-26T09:49:00Z">
        <w:r>
          <w:t xml:space="preserve">IF LEFT_PAREN </w:t>
        </w:r>
      </w:ins>
      <w:ins w:id="155" w:author="Stefan Bjornander" w:date="2015-04-26T10:08:00Z">
        <w:r>
          <w:t xml:space="preserve">logical_expression </w:t>
        </w:r>
      </w:ins>
      <w:ins w:id="156" w:author="Stefan Bjornander" w:date="2015-04-26T09:49:00Z">
        <w:r>
          <w:t>RIGHT_PAREN statement ELSE statement</w:t>
        </w:r>
      </w:ins>
    </w:p>
    <w:p w14:paraId="2F7D1A5D" w14:textId="77777777" w:rsidR="00516DD1" w:rsidRDefault="00516DD1" w:rsidP="00516DD1">
      <w:pPr>
        <w:pStyle w:val="Code"/>
      </w:pPr>
      <w:ins w:id="157" w:author="Stefan Bjornander" w:date="2015-04-26T10:08:00Z">
        <w:r>
          <w:t xml:space="preserve">  | </w:t>
        </w:r>
      </w:ins>
      <w:r>
        <w:t>...</w:t>
      </w:r>
    </w:p>
    <w:p w14:paraId="6D69375A" w14:textId="77777777" w:rsidR="00516DD1" w:rsidRDefault="00516DD1" w:rsidP="00516DD1">
      <w:pPr>
        <w:rPr>
          <w:ins w:id="158" w:author="Stefan Bjornander" w:date="2015-04-26T09:47:00Z"/>
        </w:rPr>
        <w:pPrChange w:id="159" w:author="Stefan Bjornander" w:date="2015-04-26T09:25:00Z">
          <w:pPr>
            <w:pStyle w:val="Code"/>
          </w:pPr>
        </w:pPrChange>
      </w:pPr>
      <w:ins w:id="160" w:author="Stefan Bjornander" w:date="2015-04-26T09:51:00Z">
        <w:r>
          <w:rPr>
            <w:noProof/>
          </w:rPr>
          <w:t xml:space="preserve">To solve the problem, we need a more complicated </w:t>
        </w:r>
      </w:ins>
      <w:ins w:id="161" w:author="Stefan Bjornander" w:date="2015-04-26T09:53:00Z">
        <w:r>
          <w:rPr>
            <w:noProof/>
          </w:rPr>
          <w:t>set of rules</w:t>
        </w:r>
      </w:ins>
      <w:r>
        <w:rPr>
          <w:noProof/>
        </w:rPr>
        <w:t xml:space="preserve"> that works with open and closed statements.</w:t>
      </w:r>
      <w:ins w:id="162" w:author="Stefan Bjornander" w:date="2015-04-26T09:54:00Z">
        <w:r>
          <w:rPr>
            <w:noProof/>
          </w:rPr>
          <w:t xml:space="preserve"> The </w:t>
        </w:r>
      </w:ins>
      <w:ins w:id="163" w:author="Stefan Bjornander" w:date="2015-04-26T09:57:00Z">
        <w:r>
          <w:rPr>
            <w:noProof/>
          </w:rPr>
          <w:t xml:space="preserve">following set is unambiguous in that way that it always connects each </w:t>
        </w:r>
        <w:r>
          <w:rPr>
            <w:rStyle w:val="CodeInText"/>
            <w:noProof/>
            <w:rPrChange w:id="164" w:author="Stefan Bjornander" w:date="2015-04-26T09:58:00Z">
              <w:rPr>
                <w:rStyle w:val="CodeInText"/>
                <w:i w:val="0"/>
              </w:rPr>
            </w:rPrChange>
          </w:rPr>
          <w:t>else</w:t>
        </w:r>
        <w:r>
          <w:rPr>
            <w:noProof/>
          </w:rPr>
          <w:t xml:space="preserve"> with the</w:t>
        </w:r>
      </w:ins>
      <w:ins w:id="165" w:author="Stefan Bjornander" w:date="2015-04-26T09:58:00Z">
        <w:r>
          <w:rPr>
            <w:noProof/>
          </w:rPr>
          <w:t xml:space="preserve"> latest preceding</w:t>
        </w:r>
      </w:ins>
      <w:ins w:id="166" w:author="Stefan Bjornander" w:date="2015-04-26T09:57:00Z">
        <w:r>
          <w:rPr>
            <w:noProof/>
          </w:rPr>
          <w:t xml:space="preserve"> </w:t>
        </w:r>
      </w:ins>
      <w:ins w:id="167" w:author="Stefan Bjornander" w:date="2015-04-26T09:58:00Z">
        <w:r>
          <w:rPr>
            <w:rStyle w:val="CodeInText"/>
            <w:noProof/>
            <w:rPrChange w:id="168" w:author="Stefan Bjornander" w:date="2015-04-26T09:58:00Z">
              <w:rPr>
                <w:rStyle w:val="CodeInText"/>
                <w:i w:val="0"/>
              </w:rPr>
            </w:rPrChange>
          </w:rPr>
          <w:t>if</w:t>
        </w:r>
      </w:ins>
      <w:r>
        <w:rPr>
          <w:noProof/>
        </w:rPr>
        <w:t xml:space="preserve">, </w:t>
      </w:r>
      <w:r>
        <w:rPr>
          <w:noProof/>
        </w:rPr>
        <w:lastRenderedPageBreak/>
        <w:t>with compiles to the semantics of C. A theoretical explanation of the open-closed statement solution is beyond the scope of this book, but I recommend the Dragon Book by Aho et al. for a closer look.</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2D85E45" w14:textId="77777777" w:rsidR="00B77708" w:rsidRDefault="00B77708" w:rsidP="00B77708">
      <w:pPr>
        <w:pStyle w:val="Rubrik3"/>
      </w:pPr>
      <w:r>
        <w:t>The Forward-Jump Problem (Backpatching)</w:t>
      </w:r>
    </w:p>
    <w:p w14:paraId="11A53737" w14:textId="77777777" w:rsidR="00B77708" w:rsidRDefault="00B77708" w:rsidP="00B77708">
      <w:ins w:id="169" w:author="Stefan Bjornander" w:date="2015-04-26T09:25:00Z">
        <w:r>
          <w:t xml:space="preserve">When generating </w:t>
        </w:r>
      </w:ins>
      <w:r>
        <w:t xml:space="preserve">middle code instructions for </w:t>
      </w:r>
      <w:ins w:id="170" w:author="Stefan Bjornander" w:date="2015-04-26T09:25:00Z">
        <w:r>
          <w:t xml:space="preserve">expressions </w:t>
        </w:r>
      </w:ins>
      <w:r>
        <w:t>or</w:t>
      </w:r>
      <w:ins w:id="171" w:author="Stefan Bjornander" w:date="2015-04-26T09:25:00Z">
        <w:r>
          <w:t xml:space="preserve"> statement</w:t>
        </w:r>
      </w:ins>
      <w:r>
        <w:t>s</w:t>
      </w:r>
      <w:ins w:id="172" w:author="Stefan Bjornander" w:date="2015-04-26T09:25:00Z">
        <w:r>
          <w:t>, a common situation is that we</w:t>
        </w:r>
      </w:ins>
      <w:ins w:id="173" w:author="Stefan Bjornander" w:date="2015-04-26T09:26:00Z">
        <w:r>
          <w:t xml:space="preserve"> generate</w:t>
        </w:r>
      </w:ins>
      <w:r>
        <w:t xml:space="preserve"> forward jump instructions without yet knowing the target address. One way to solve the problem is to work with </w:t>
      </w:r>
      <w:r>
        <w:rPr>
          <w:rStyle w:val="CodeInText"/>
        </w:rPr>
        <w:t>backpatching</w:t>
      </w:r>
      <w:r>
        <w:t>, which means that we use sets to keep track of jump instructions with yet unknown target addresses that eventually becomes filled in when the target addresses have become known.</w:t>
      </w:r>
    </w:p>
    <w:p w14:paraId="0A43EAA9" w14:textId="77777777" w:rsidR="00B77708" w:rsidRDefault="00B77708" w:rsidP="00B77708">
      <w:r>
        <w:t xml:space="preserve">For instance, let us look at the while statement to the left. The parsing of expression  </w:t>
      </w:r>
      <w:r>
        <w:rPr>
          <w:rStyle w:val="CodeInText"/>
        </w:rPr>
        <w:t>a &lt; b</w:t>
      </w:r>
      <w: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15883798" w14:textId="77777777" w:rsidTr="00B77708">
        <w:tc>
          <w:tcPr>
            <w:tcW w:w="3116" w:type="dxa"/>
            <w:hideMark/>
          </w:tcPr>
          <w:p w14:paraId="6A8E1947" w14:textId="77777777" w:rsidR="00B77708" w:rsidRDefault="00B77708">
            <w:pPr>
              <w:pStyle w:val="Code"/>
            </w:pPr>
            <w:r>
              <w:t>while (a &lt; b)</w:t>
            </w:r>
          </w:p>
          <w:p w14:paraId="686CA85C" w14:textId="77777777" w:rsidR="00B77708" w:rsidRDefault="00B77708">
            <w:pPr>
              <w:pStyle w:val="Code"/>
            </w:pPr>
            <w:r>
              <w:t xml:space="preserve">  ++a;</w:t>
            </w:r>
          </w:p>
        </w:tc>
        <w:tc>
          <w:tcPr>
            <w:tcW w:w="3117" w:type="dxa"/>
            <w:hideMark/>
          </w:tcPr>
          <w:p w14:paraId="2B83BD05" w14:textId="77777777" w:rsidR="00B77708" w:rsidRDefault="00B77708">
            <w:pPr>
              <w:pStyle w:val="Code"/>
            </w:pPr>
            <w:r>
              <w:t>1. if a &lt; b goto ?</w:t>
            </w:r>
          </w:p>
          <w:p w14:paraId="77F73C5C" w14:textId="77777777" w:rsidR="00B77708" w:rsidRDefault="00B77708">
            <w:pPr>
              <w:pStyle w:val="Code"/>
            </w:pPr>
            <w:r>
              <w:t>2. goto ?</w:t>
            </w:r>
          </w:p>
        </w:tc>
        <w:tc>
          <w:tcPr>
            <w:tcW w:w="3117" w:type="dxa"/>
            <w:hideMark/>
          </w:tcPr>
          <w:p w14:paraId="62D38391" w14:textId="77777777" w:rsidR="00B77708" w:rsidRDefault="00B77708">
            <w:pPr>
              <w:pStyle w:val="Code"/>
            </w:pPr>
            <w:r>
              <w:t>a &lt; b: true set = {1}</w:t>
            </w:r>
          </w:p>
          <w:p w14:paraId="676B2C1D" w14:textId="77777777" w:rsidR="00B77708" w:rsidRDefault="00B77708">
            <w:pPr>
              <w:pStyle w:val="Code"/>
            </w:pPr>
            <w:r>
              <w:t xml:space="preserve">       false set = {2}</w:t>
            </w:r>
          </w:p>
        </w:tc>
      </w:tr>
    </w:tbl>
    <w:p w14:paraId="25C97AA4" w14:textId="77777777" w:rsidR="00B77708" w:rsidRDefault="00B77708" w:rsidP="00B77708">
      <w:r>
        <w:t xml:space="preserve">When parsing the while statement, the sets of the expression becomes backpatched:  If the </w:t>
      </w:r>
      <w:r>
        <w:rPr>
          <w:rStyle w:val="CodeInText"/>
        </w:rPr>
        <w:t>a &lt; b</w:t>
      </w:r>
      <w:r>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7AFBA8B" w14:textId="77777777" w:rsidTr="00B77708">
        <w:tc>
          <w:tcPr>
            <w:tcW w:w="3116" w:type="dxa"/>
            <w:hideMark/>
          </w:tcPr>
          <w:p w14:paraId="3D72B6CD" w14:textId="77777777" w:rsidR="00B77708" w:rsidRDefault="00B77708">
            <w:pPr>
              <w:pStyle w:val="Code"/>
            </w:pPr>
            <w:r>
              <w:t>1. if a &lt; b goto 3</w:t>
            </w:r>
          </w:p>
          <w:p w14:paraId="74DBAC6A" w14:textId="77777777" w:rsidR="00B77708" w:rsidRDefault="00B77708">
            <w:pPr>
              <w:pStyle w:val="Code"/>
            </w:pPr>
            <w:r>
              <w:t>2. goto 5</w:t>
            </w:r>
          </w:p>
          <w:p w14:paraId="2A724576" w14:textId="77777777" w:rsidR="00B77708" w:rsidRDefault="00B77708">
            <w:pPr>
              <w:pStyle w:val="Code"/>
            </w:pPr>
            <w:r>
              <w:t>3. ++a</w:t>
            </w:r>
          </w:p>
          <w:p w14:paraId="7CDF8985" w14:textId="77777777" w:rsidR="00B77708" w:rsidRDefault="00B77708">
            <w:pPr>
              <w:pStyle w:val="Code"/>
            </w:pPr>
            <w:r>
              <w:t>4. goto 1</w:t>
            </w:r>
          </w:p>
          <w:p w14:paraId="26ABA25D" w14:textId="77777777" w:rsidR="00B77708" w:rsidRDefault="00B77708">
            <w:pPr>
              <w:pStyle w:val="Code"/>
            </w:pPr>
            <w:r>
              <w:t>5. ...</w:t>
            </w:r>
          </w:p>
        </w:tc>
        <w:tc>
          <w:tcPr>
            <w:tcW w:w="3117" w:type="dxa"/>
          </w:tcPr>
          <w:p w14:paraId="218084C2" w14:textId="77777777" w:rsidR="00B77708" w:rsidRDefault="00B77708">
            <w:pPr>
              <w:pStyle w:val="Code"/>
            </w:pPr>
          </w:p>
        </w:tc>
        <w:tc>
          <w:tcPr>
            <w:tcW w:w="3117" w:type="dxa"/>
          </w:tcPr>
          <w:p w14:paraId="5A71B814" w14:textId="77777777" w:rsidR="00B77708" w:rsidRDefault="00B77708">
            <w:pPr>
              <w:pStyle w:val="Code"/>
            </w:pPr>
          </w:p>
        </w:tc>
      </w:tr>
    </w:tbl>
    <w:p w14:paraId="0B945A30" w14:textId="77777777" w:rsidR="00B77708" w:rsidRDefault="00B77708" w:rsidP="00B77708">
      <w:r>
        <w:t xml:space="preserve">If we instead let the while statement be surrounded by an </w:t>
      </w:r>
      <w:r>
        <w:rPr>
          <w:rStyle w:val="CodeInText"/>
        </w:rPr>
        <w:t>if-else</w:t>
      </w:r>
      <w:r>
        <w:t xml:space="preserve"> statement, we have both the true and false sets of the if expression </w:t>
      </w:r>
      <w:r>
        <w:rPr>
          <w:rStyle w:val="CodeInText"/>
        </w:rPr>
        <w:t>x &lt; y</w:t>
      </w:r>
      <w:r>
        <w:t xml:space="preserve"> and the sets of the while expression </w:t>
      </w:r>
      <w:r>
        <w:rPr>
          <w:rStyle w:val="CodeInText"/>
        </w:rPr>
        <w:t>a &lt; b</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F8D5B46" w14:textId="77777777" w:rsidTr="00B77708">
        <w:tc>
          <w:tcPr>
            <w:tcW w:w="3116" w:type="dxa"/>
          </w:tcPr>
          <w:p w14:paraId="5554A84C" w14:textId="77777777" w:rsidR="00B77708" w:rsidRDefault="00B77708">
            <w:pPr>
              <w:pStyle w:val="Code"/>
            </w:pPr>
            <w:r>
              <w:t>if (x &lt; y)</w:t>
            </w:r>
          </w:p>
          <w:p w14:paraId="2BC942AD" w14:textId="77777777" w:rsidR="00B77708" w:rsidRDefault="00B77708">
            <w:pPr>
              <w:pStyle w:val="Code"/>
            </w:pPr>
            <w:r>
              <w:t xml:space="preserve">  while (a &lt; b)</w:t>
            </w:r>
          </w:p>
          <w:p w14:paraId="630FC33C" w14:textId="77777777" w:rsidR="00B77708" w:rsidRDefault="00B77708">
            <w:pPr>
              <w:pStyle w:val="Code"/>
            </w:pPr>
            <w:r>
              <w:t xml:space="preserve">    ++a;</w:t>
            </w:r>
          </w:p>
          <w:p w14:paraId="6EC1AD36" w14:textId="77777777" w:rsidR="00B77708" w:rsidRDefault="00B77708">
            <w:pPr>
              <w:pStyle w:val="Code"/>
            </w:pPr>
            <w:r>
              <w:t>else</w:t>
            </w:r>
          </w:p>
          <w:p w14:paraId="171ED759" w14:textId="77777777" w:rsidR="00B77708" w:rsidRDefault="00B77708">
            <w:pPr>
              <w:pStyle w:val="Code"/>
            </w:pPr>
            <w:r>
              <w:t xml:space="preserve">  ++b;</w:t>
            </w:r>
          </w:p>
          <w:p w14:paraId="15382602" w14:textId="77777777" w:rsidR="00B77708" w:rsidRDefault="00B77708">
            <w:pPr>
              <w:pStyle w:val="Code"/>
            </w:pPr>
          </w:p>
        </w:tc>
        <w:tc>
          <w:tcPr>
            <w:tcW w:w="3117" w:type="dxa"/>
          </w:tcPr>
          <w:p w14:paraId="2616E8CE" w14:textId="77777777" w:rsidR="00B77708" w:rsidRDefault="00B77708">
            <w:pPr>
              <w:pStyle w:val="Code"/>
            </w:pPr>
            <w:r>
              <w:t>1. if x &lt; y goto ?</w:t>
            </w:r>
          </w:p>
          <w:p w14:paraId="57EDE4A7" w14:textId="77777777" w:rsidR="00B77708" w:rsidRDefault="00B77708">
            <w:pPr>
              <w:pStyle w:val="Code"/>
            </w:pPr>
            <w:r>
              <w:t>2. goto ?</w:t>
            </w:r>
          </w:p>
          <w:p w14:paraId="5C69AEE3" w14:textId="77777777" w:rsidR="00B77708" w:rsidRDefault="00B77708">
            <w:pPr>
              <w:pStyle w:val="Code"/>
            </w:pPr>
            <w:r>
              <w:t>3. if a &lt; b goto ?</w:t>
            </w:r>
          </w:p>
          <w:p w14:paraId="5D671A99" w14:textId="77777777" w:rsidR="00B77708" w:rsidRDefault="00B77708">
            <w:pPr>
              <w:pStyle w:val="Code"/>
            </w:pPr>
            <w:r>
              <w:t>4. goto ?</w:t>
            </w:r>
          </w:p>
          <w:p w14:paraId="57743B25" w14:textId="77777777" w:rsidR="00B77708" w:rsidRDefault="00B77708">
            <w:pPr>
              <w:pStyle w:val="Code"/>
            </w:pPr>
            <w:r>
              <w:t>5. ++a</w:t>
            </w:r>
          </w:p>
          <w:p w14:paraId="210DD2EF" w14:textId="77777777" w:rsidR="00B77708" w:rsidRDefault="00B77708">
            <w:pPr>
              <w:pStyle w:val="Code"/>
            </w:pPr>
            <w:r>
              <w:t>6. goto 3</w:t>
            </w:r>
          </w:p>
          <w:p w14:paraId="2A61E228" w14:textId="77777777" w:rsidR="00B77708" w:rsidRDefault="00B77708">
            <w:pPr>
              <w:pStyle w:val="Code"/>
            </w:pPr>
            <w:r>
              <w:t>7. goto 9</w:t>
            </w:r>
          </w:p>
          <w:p w14:paraId="082DEF60" w14:textId="77777777" w:rsidR="00B77708" w:rsidRDefault="00B77708">
            <w:pPr>
              <w:pStyle w:val="Code"/>
            </w:pPr>
            <w:r>
              <w:t>8. ++b</w:t>
            </w:r>
          </w:p>
          <w:p w14:paraId="6544FD5B" w14:textId="77777777" w:rsidR="00B77708" w:rsidRDefault="00B77708">
            <w:pPr>
              <w:pStyle w:val="Code"/>
            </w:pPr>
            <w:r>
              <w:t>9. ...</w:t>
            </w:r>
          </w:p>
          <w:p w14:paraId="22B870D7" w14:textId="77777777" w:rsidR="00B77708" w:rsidRDefault="00B77708">
            <w:pPr>
              <w:pStyle w:val="Code"/>
            </w:pPr>
          </w:p>
        </w:tc>
        <w:tc>
          <w:tcPr>
            <w:tcW w:w="3117" w:type="dxa"/>
            <w:hideMark/>
          </w:tcPr>
          <w:p w14:paraId="18CDA759" w14:textId="77777777" w:rsidR="00B77708" w:rsidRDefault="00B77708">
            <w:pPr>
              <w:pStyle w:val="Code"/>
            </w:pPr>
            <w:r>
              <w:t>x &lt; y: true set: {1}</w:t>
            </w:r>
          </w:p>
          <w:p w14:paraId="2499C080" w14:textId="77777777" w:rsidR="00B77708" w:rsidRDefault="00B77708">
            <w:pPr>
              <w:pStyle w:val="Code"/>
            </w:pPr>
            <w:r>
              <w:t xml:space="preserve">       false set: {2}</w:t>
            </w:r>
          </w:p>
          <w:p w14:paraId="397AA6B2" w14:textId="77777777" w:rsidR="00B77708" w:rsidRDefault="00B77708">
            <w:pPr>
              <w:pStyle w:val="Code"/>
            </w:pPr>
            <w:r>
              <w:t>a &lt; b: true set: {3}</w:t>
            </w:r>
          </w:p>
          <w:p w14:paraId="3159DD59" w14:textId="77777777" w:rsidR="00B77708" w:rsidRDefault="00B77708">
            <w:pPr>
              <w:pStyle w:val="Code"/>
            </w:pPr>
            <w:r>
              <w:t xml:space="preserve">       false set: {4}</w:t>
            </w:r>
          </w:p>
        </w:tc>
      </w:tr>
    </w:tbl>
    <w:p w14:paraId="4CF37242" w14:textId="77777777" w:rsidR="00B77708" w:rsidRDefault="00B77708" w:rsidP="00B77708">
      <w:r>
        <w:t xml:space="preserve">When the </w:t>
      </w:r>
      <w:r>
        <w:rPr>
          <w:rStyle w:val="CodeInText"/>
        </w:rPr>
        <w:t>if</w:t>
      </w:r>
      <w:r>
        <w:t xml:space="preserve"> and </w:t>
      </w:r>
      <w:r>
        <w:rPr>
          <w:rStyle w:val="CodeInText"/>
        </w:rPr>
        <w:t>while</w:t>
      </w:r>
      <w:r>
        <w:t xml:space="preserve"> statements become parsed the following call will occur:</w:t>
      </w:r>
    </w:p>
    <w:p w14:paraId="3273220C" w14:textId="77777777" w:rsidR="00B77708" w:rsidRDefault="00B77708" w:rsidP="00B77708">
      <w:pPr>
        <w:pStyle w:val="Code"/>
      </w:pPr>
      <w:r>
        <w:t>backpatch({1}, 3);</w:t>
      </w:r>
    </w:p>
    <w:p w14:paraId="05EDF88F" w14:textId="77777777" w:rsidR="00B77708" w:rsidRDefault="00B77708" w:rsidP="00B77708">
      <w:pPr>
        <w:pStyle w:val="Code"/>
      </w:pPr>
      <w:r>
        <w:lastRenderedPageBreak/>
        <w:t>backpatch({2}, 8);</w:t>
      </w:r>
    </w:p>
    <w:p w14:paraId="15654365" w14:textId="77777777" w:rsidR="00B77708" w:rsidRDefault="00B77708" w:rsidP="00B77708">
      <w:pPr>
        <w:pStyle w:val="Code"/>
      </w:pPr>
      <w:r>
        <w:t>backpatch({3}, 5);</w:t>
      </w:r>
    </w:p>
    <w:p w14:paraId="68D72B11" w14:textId="77777777" w:rsidR="00B77708" w:rsidRDefault="00B77708" w:rsidP="00B77708">
      <w:pPr>
        <w:pStyle w:val="Code"/>
      </w:pPr>
      <w:r>
        <w:t>backpatch({4}, 7);</w:t>
      </w:r>
    </w:p>
    <w:p w14:paraId="219C1FEB" w14:textId="77777777" w:rsidR="00B77708" w:rsidRDefault="00B77708" w:rsidP="00B7770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36B9225D" w14:textId="77777777" w:rsidTr="00B77708">
        <w:tc>
          <w:tcPr>
            <w:tcW w:w="3116" w:type="dxa"/>
            <w:hideMark/>
          </w:tcPr>
          <w:p w14:paraId="7D812DB2" w14:textId="77777777" w:rsidR="00B77708" w:rsidRDefault="00B77708">
            <w:pPr>
              <w:pStyle w:val="Code"/>
            </w:pPr>
            <w:r>
              <w:t>1. if x &lt; y goto 3</w:t>
            </w:r>
          </w:p>
          <w:p w14:paraId="5FC2EFC3" w14:textId="77777777" w:rsidR="00B77708" w:rsidRDefault="00B77708">
            <w:pPr>
              <w:pStyle w:val="Code"/>
              <w:tabs>
                <w:tab w:val="left" w:pos="1620"/>
              </w:tabs>
            </w:pPr>
            <w:r>
              <w:t>2. goto 8</w:t>
            </w:r>
            <w:r>
              <w:tab/>
            </w:r>
          </w:p>
          <w:p w14:paraId="5474ED78" w14:textId="77777777" w:rsidR="00B77708" w:rsidRDefault="00B77708">
            <w:pPr>
              <w:pStyle w:val="Code"/>
            </w:pPr>
            <w:r>
              <w:t>3. if a &lt; b goto 5</w:t>
            </w:r>
          </w:p>
          <w:p w14:paraId="24C7086F" w14:textId="77777777" w:rsidR="00B77708" w:rsidRDefault="00B77708">
            <w:pPr>
              <w:pStyle w:val="Code"/>
            </w:pPr>
            <w:r>
              <w:t>4. goto 7</w:t>
            </w:r>
          </w:p>
          <w:p w14:paraId="029B5D20" w14:textId="77777777" w:rsidR="00B77708" w:rsidRDefault="00B77708">
            <w:pPr>
              <w:pStyle w:val="Code"/>
            </w:pPr>
            <w:r>
              <w:t>5. ++a</w:t>
            </w:r>
          </w:p>
          <w:p w14:paraId="1D503D17" w14:textId="77777777" w:rsidR="00B77708" w:rsidRDefault="00B77708">
            <w:pPr>
              <w:pStyle w:val="Code"/>
            </w:pPr>
            <w:r>
              <w:t>6. goto 3</w:t>
            </w:r>
          </w:p>
          <w:p w14:paraId="2A445222" w14:textId="77777777" w:rsidR="00B77708" w:rsidRDefault="00B77708">
            <w:pPr>
              <w:pStyle w:val="Code"/>
            </w:pPr>
            <w:r>
              <w:t>7. goto 9</w:t>
            </w:r>
          </w:p>
          <w:p w14:paraId="1A0FA45E" w14:textId="77777777" w:rsidR="00B77708" w:rsidRDefault="00B77708">
            <w:pPr>
              <w:pStyle w:val="Code"/>
            </w:pPr>
            <w:r>
              <w:t>8. ++b</w:t>
            </w:r>
          </w:p>
          <w:p w14:paraId="65215E99" w14:textId="77777777" w:rsidR="00B77708" w:rsidRDefault="00B77708">
            <w:pPr>
              <w:pStyle w:val="Code"/>
            </w:pPr>
            <w:r>
              <w:t>9. ...</w:t>
            </w:r>
          </w:p>
        </w:tc>
        <w:tc>
          <w:tcPr>
            <w:tcW w:w="3117" w:type="dxa"/>
          </w:tcPr>
          <w:p w14:paraId="4C36F31D" w14:textId="77777777" w:rsidR="00B77708" w:rsidRDefault="00B77708">
            <w:pPr>
              <w:pStyle w:val="Code"/>
            </w:pPr>
          </w:p>
        </w:tc>
        <w:tc>
          <w:tcPr>
            <w:tcW w:w="3117" w:type="dxa"/>
          </w:tcPr>
          <w:p w14:paraId="73199013" w14:textId="77777777" w:rsidR="00B77708" w:rsidRDefault="00B77708">
            <w:pPr>
              <w:pStyle w:val="Code"/>
            </w:pPr>
          </w:p>
        </w:tc>
      </w:tr>
    </w:tbl>
    <w:p w14:paraId="77680E31" w14:textId="77777777" w:rsidR="00B77708" w:rsidRDefault="00B77708" w:rsidP="00B77708">
      <w:r>
        <w:t xml:space="preserve">The generated middle code above may appear ineffective, but the middle code optimizer of Chapter </w:t>
      </w:r>
      <w:r>
        <w:fldChar w:fldCharType="begin"/>
      </w:r>
      <w:r>
        <w:instrText xml:space="preserve"> REF _Ref417813097 \r \h </w:instrText>
      </w:r>
      <w:r>
        <w:fldChar w:fldCharType="separate"/>
      </w:r>
      <w:r>
        <w:t>14</w:t>
      </w:r>
      <w:r>
        <w:fldChar w:fldCharType="end"/>
      </w:r>
      <w: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64EB4CE4" w14:textId="77777777" w:rsidTr="00B77708">
        <w:tc>
          <w:tcPr>
            <w:tcW w:w="3116" w:type="dxa"/>
            <w:hideMark/>
          </w:tcPr>
          <w:p w14:paraId="6DF567C8" w14:textId="77777777" w:rsidR="00B77708" w:rsidRDefault="00B77708">
            <w:pPr>
              <w:pStyle w:val="Code"/>
            </w:pPr>
            <w:r>
              <w:t>1. if x &gt;= y goto 5</w:t>
            </w:r>
          </w:p>
          <w:p w14:paraId="7A9B58C4" w14:textId="77777777" w:rsidR="00B77708" w:rsidRDefault="00B77708">
            <w:pPr>
              <w:pStyle w:val="Code"/>
            </w:pPr>
            <w:r>
              <w:t>2. if a &gt;= b goto 6</w:t>
            </w:r>
          </w:p>
          <w:p w14:paraId="34A953CF" w14:textId="77777777" w:rsidR="00B77708" w:rsidRDefault="00B77708">
            <w:pPr>
              <w:pStyle w:val="Code"/>
            </w:pPr>
            <w:r>
              <w:t>3. ++a</w:t>
            </w:r>
          </w:p>
          <w:p w14:paraId="5F0108BC" w14:textId="77777777" w:rsidR="00B77708" w:rsidRDefault="00B77708">
            <w:pPr>
              <w:pStyle w:val="Code"/>
            </w:pPr>
            <w:r>
              <w:t>4. goto 2</w:t>
            </w:r>
          </w:p>
          <w:p w14:paraId="45B8FAA6" w14:textId="77777777" w:rsidR="00B77708" w:rsidRDefault="00B77708">
            <w:pPr>
              <w:pStyle w:val="Code"/>
            </w:pPr>
            <w:r>
              <w:t>5. ++b</w:t>
            </w:r>
          </w:p>
          <w:p w14:paraId="647490CA" w14:textId="77777777" w:rsidR="00B77708" w:rsidRDefault="00B77708">
            <w:pPr>
              <w:pStyle w:val="Code"/>
            </w:pPr>
            <w:r>
              <w:t>6. ...</w:t>
            </w:r>
          </w:p>
        </w:tc>
        <w:tc>
          <w:tcPr>
            <w:tcW w:w="3117" w:type="dxa"/>
          </w:tcPr>
          <w:p w14:paraId="66E37118" w14:textId="77777777" w:rsidR="00B77708" w:rsidRDefault="00B77708">
            <w:pPr>
              <w:pStyle w:val="Code"/>
            </w:pPr>
          </w:p>
        </w:tc>
        <w:tc>
          <w:tcPr>
            <w:tcW w:w="3117" w:type="dxa"/>
          </w:tcPr>
          <w:p w14:paraId="3E768C25" w14:textId="77777777" w:rsidR="00B77708" w:rsidRDefault="00B77708">
            <w:pPr>
              <w:pStyle w:val="Code"/>
            </w:pPr>
          </w:p>
        </w:tc>
      </w:tr>
    </w:tbl>
    <w:p w14:paraId="31F1C4C9" w14:textId="77777777" w:rsidR="00B77708" w:rsidRDefault="00B77708" w:rsidP="00B77708">
      <w: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B363219" w14:textId="77777777" w:rsidTr="00B77708">
        <w:tc>
          <w:tcPr>
            <w:tcW w:w="3116" w:type="dxa"/>
            <w:hideMark/>
          </w:tcPr>
          <w:p w14:paraId="23171376" w14:textId="77777777" w:rsidR="00B77708" w:rsidRDefault="00B77708">
            <w:pPr>
              <w:pStyle w:val="Code"/>
            </w:pPr>
            <w:r>
              <w:t>if ((a &lt; b) &amp;&amp; (c &lt; d))</w:t>
            </w:r>
          </w:p>
          <w:p w14:paraId="4752516F" w14:textId="77777777" w:rsidR="00B77708" w:rsidRDefault="00B77708">
            <w:pPr>
              <w:pStyle w:val="Code"/>
            </w:pPr>
            <w:r>
              <w:t xml:space="preserve">  ++a;</w:t>
            </w:r>
          </w:p>
          <w:p w14:paraId="3C0AF8AD" w14:textId="77777777" w:rsidR="00B77708" w:rsidRDefault="00B77708">
            <w:pPr>
              <w:pStyle w:val="Code"/>
            </w:pPr>
            <w:r>
              <w:t xml:space="preserve">else </w:t>
            </w:r>
          </w:p>
          <w:p w14:paraId="0BF2C72A" w14:textId="77777777" w:rsidR="00B77708" w:rsidRDefault="00B77708">
            <w:pPr>
              <w:pStyle w:val="Code"/>
            </w:pPr>
            <w:r>
              <w:t xml:space="preserve">  ++b;</w:t>
            </w:r>
          </w:p>
        </w:tc>
        <w:tc>
          <w:tcPr>
            <w:tcW w:w="3117" w:type="dxa"/>
            <w:hideMark/>
          </w:tcPr>
          <w:p w14:paraId="7BCF4037" w14:textId="77777777" w:rsidR="00B77708" w:rsidRDefault="00B77708">
            <w:pPr>
              <w:pStyle w:val="Code"/>
            </w:pPr>
            <w:r>
              <w:t>1. if a &lt; b goto ?</w:t>
            </w:r>
          </w:p>
          <w:p w14:paraId="58DF7364" w14:textId="77777777" w:rsidR="00B77708" w:rsidRDefault="00B77708">
            <w:pPr>
              <w:pStyle w:val="Code"/>
            </w:pPr>
            <w:r>
              <w:t>2. goto ?</w:t>
            </w:r>
          </w:p>
          <w:p w14:paraId="0F5AB572" w14:textId="77777777" w:rsidR="00B77708" w:rsidRDefault="00B77708">
            <w:pPr>
              <w:pStyle w:val="Code"/>
            </w:pPr>
            <w:r>
              <w:t>3. if c &lt; d goto ?</w:t>
            </w:r>
          </w:p>
          <w:p w14:paraId="25EFA265" w14:textId="77777777" w:rsidR="00B77708" w:rsidRDefault="00B77708">
            <w:pPr>
              <w:pStyle w:val="Code"/>
            </w:pPr>
            <w:r>
              <w:t>4. goto ?</w:t>
            </w:r>
          </w:p>
          <w:p w14:paraId="7535B735" w14:textId="77777777" w:rsidR="00B77708" w:rsidRDefault="00B77708">
            <w:pPr>
              <w:pStyle w:val="Code"/>
            </w:pPr>
            <w:r>
              <w:t>5. ++a</w:t>
            </w:r>
          </w:p>
          <w:p w14:paraId="28C26723" w14:textId="77777777" w:rsidR="00B77708" w:rsidRDefault="00B77708">
            <w:pPr>
              <w:pStyle w:val="Code"/>
            </w:pPr>
            <w:r>
              <w:t>6. goto 7</w:t>
            </w:r>
          </w:p>
          <w:p w14:paraId="44FB7F5C" w14:textId="77777777" w:rsidR="00B77708" w:rsidRDefault="00B77708">
            <w:pPr>
              <w:pStyle w:val="Code"/>
            </w:pPr>
            <w:r>
              <w:t>7. ++b</w:t>
            </w:r>
          </w:p>
          <w:p w14:paraId="7F51B77F" w14:textId="77777777" w:rsidR="00B77708" w:rsidRDefault="00B77708">
            <w:pPr>
              <w:pStyle w:val="Code"/>
            </w:pPr>
            <w:r>
              <w:t>8. ...</w:t>
            </w:r>
          </w:p>
        </w:tc>
        <w:tc>
          <w:tcPr>
            <w:tcW w:w="3117" w:type="dxa"/>
          </w:tcPr>
          <w:p w14:paraId="7CF9837C" w14:textId="77777777" w:rsidR="00B77708" w:rsidRDefault="00B77708">
            <w:pPr>
              <w:pStyle w:val="Code"/>
            </w:pPr>
          </w:p>
        </w:tc>
      </w:tr>
    </w:tbl>
    <w:p w14:paraId="392C9AE9" w14:textId="77777777" w:rsidR="00B77708" w:rsidRDefault="00B77708" w:rsidP="00B77708">
      <w:r>
        <w:t>When the first expression (</w:t>
      </w:r>
      <w:r>
        <w:rPr>
          <w:rStyle w:val="CodeInText"/>
        </w:rPr>
        <w:t>a &lt; b</w:t>
      </w:r>
      <w:r>
        <w:t xml:space="preserve">)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t>falses</w:t>
      </w:r>
      <w:proofErr w:type="spellEnd"/>
      <w: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A8AA41E" w14:textId="77777777" w:rsidTr="00B77708">
        <w:tc>
          <w:tcPr>
            <w:tcW w:w="3116" w:type="dxa"/>
            <w:hideMark/>
          </w:tcPr>
          <w:p w14:paraId="7F3FAE76" w14:textId="77777777" w:rsidR="00B77708" w:rsidRDefault="00B77708">
            <w:pPr>
              <w:pStyle w:val="Code"/>
            </w:pPr>
            <w:r>
              <w:t>1. if a &lt; b goto 3</w:t>
            </w:r>
          </w:p>
          <w:p w14:paraId="4914F28E" w14:textId="77777777" w:rsidR="00B77708" w:rsidRDefault="00B77708">
            <w:pPr>
              <w:pStyle w:val="Code"/>
            </w:pPr>
            <w:r>
              <w:t>2. goto ?</w:t>
            </w:r>
          </w:p>
          <w:p w14:paraId="43AA1E02" w14:textId="77777777" w:rsidR="00B77708" w:rsidRDefault="00B77708">
            <w:pPr>
              <w:pStyle w:val="Code"/>
            </w:pPr>
            <w:r>
              <w:t>3. if c &lt; d goto ?</w:t>
            </w:r>
          </w:p>
          <w:p w14:paraId="704E0632" w14:textId="77777777" w:rsidR="00B77708" w:rsidRDefault="00B77708">
            <w:pPr>
              <w:pStyle w:val="Code"/>
            </w:pPr>
            <w:r>
              <w:t>4. goto ?</w:t>
            </w:r>
          </w:p>
          <w:p w14:paraId="7C509356" w14:textId="77777777" w:rsidR="00B77708" w:rsidRDefault="00B77708">
            <w:pPr>
              <w:pStyle w:val="Code"/>
            </w:pPr>
            <w:r>
              <w:t>5. ++a</w:t>
            </w:r>
          </w:p>
          <w:p w14:paraId="3A314F17" w14:textId="77777777" w:rsidR="00B77708" w:rsidRDefault="00B77708">
            <w:pPr>
              <w:pStyle w:val="Code"/>
            </w:pPr>
            <w:r>
              <w:t>6. goto 7</w:t>
            </w:r>
          </w:p>
          <w:p w14:paraId="10B40125" w14:textId="77777777" w:rsidR="00B77708" w:rsidRDefault="00B77708">
            <w:pPr>
              <w:pStyle w:val="Code"/>
            </w:pPr>
            <w:r>
              <w:t>7. ++b</w:t>
            </w:r>
          </w:p>
        </w:tc>
        <w:tc>
          <w:tcPr>
            <w:tcW w:w="3117" w:type="dxa"/>
            <w:hideMark/>
          </w:tcPr>
          <w:p w14:paraId="649CAF79" w14:textId="77777777" w:rsidR="00B77708" w:rsidRDefault="00B77708">
            <w:pPr>
              <w:pStyle w:val="Code"/>
            </w:pPr>
            <w:r>
              <w:t>true set: {3}</w:t>
            </w:r>
          </w:p>
          <w:p w14:paraId="6A049649" w14:textId="77777777" w:rsidR="00B77708" w:rsidRDefault="00B77708">
            <w:pPr>
              <w:pStyle w:val="Code"/>
            </w:pPr>
            <w:r>
              <w:t>false set: {2, 4}</w:t>
            </w:r>
          </w:p>
        </w:tc>
        <w:tc>
          <w:tcPr>
            <w:tcW w:w="3117" w:type="dxa"/>
          </w:tcPr>
          <w:p w14:paraId="4D066CD9" w14:textId="77777777" w:rsidR="00B77708" w:rsidRDefault="00B77708">
            <w:pPr>
              <w:pStyle w:val="Code"/>
            </w:pPr>
          </w:p>
        </w:tc>
      </w:tr>
    </w:tbl>
    <w:p w14:paraId="03C6B9DD" w14:textId="77777777" w:rsidR="00B77708" w:rsidRDefault="00B77708" w:rsidP="00B77708">
      <w: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7CD10B2" w14:textId="77777777" w:rsidTr="00B77708">
        <w:tc>
          <w:tcPr>
            <w:tcW w:w="3116" w:type="dxa"/>
            <w:hideMark/>
          </w:tcPr>
          <w:p w14:paraId="79D51824" w14:textId="77777777" w:rsidR="00B77708" w:rsidRDefault="00B77708">
            <w:pPr>
              <w:pStyle w:val="Code"/>
            </w:pPr>
            <w:r>
              <w:t>if ((a &lt; b) || (c &lt; d))</w:t>
            </w:r>
          </w:p>
          <w:p w14:paraId="7F0C1A81" w14:textId="77777777" w:rsidR="00B77708" w:rsidRDefault="00B77708">
            <w:pPr>
              <w:pStyle w:val="Code"/>
            </w:pPr>
            <w:r>
              <w:t xml:space="preserve">  ++a;</w:t>
            </w:r>
          </w:p>
          <w:p w14:paraId="0E61C9C4" w14:textId="77777777" w:rsidR="00B77708" w:rsidRDefault="00B77708">
            <w:pPr>
              <w:pStyle w:val="Code"/>
            </w:pPr>
            <w:r>
              <w:t xml:space="preserve">else </w:t>
            </w:r>
          </w:p>
          <w:p w14:paraId="58862444" w14:textId="77777777" w:rsidR="00B77708" w:rsidRDefault="00B77708">
            <w:pPr>
              <w:pStyle w:val="Code"/>
            </w:pPr>
            <w:r>
              <w:lastRenderedPageBreak/>
              <w:t xml:space="preserve">  ++b;</w:t>
            </w:r>
          </w:p>
        </w:tc>
        <w:tc>
          <w:tcPr>
            <w:tcW w:w="3117" w:type="dxa"/>
            <w:hideMark/>
          </w:tcPr>
          <w:p w14:paraId="2D2A2A28" w14:textId="77777777" w:rsidR="00B77708" w:rsidRDefault="00B77708">
            <w:pPr>
              <w:pStyle w:val="Code"/>
            </w:pPr>
            <w:r>
              <w:lastRenderedPageBreak/>
              <w:t>1. if a &lt; b goto ?</w:t>
            </w:r>
          </w:p>
          <w:p w14:paraId="45A0181F" w14:textId="77777777" w:rsidR="00B77708" w:rsidRDefault="00B77708">
            <w:pPr>
              <w:pStyle w:val="Code"/>
            </w:pPr>
            <w:r>
              <w:t>2. goto 3</w:t>
            </w:r>
          </w:p>
          <w:p w14:paraId="29CA4411" w14:textId="77777777" w:rsidR="00B77708" w:rsidRDefault="00B77708">
            <w:pPr>
              <w:pStyle w:val="Code"/>
            </w:pPr>
            <w:r>
              <w:t>3. if c &lt; d goto ?</w:t>
            </w:r>
          </w:p>
          <w:p w14:paraId="4FA1FBBE" w14:textId="77777777" w:rsidR="00B77708" w:rsidRDefault="00B77708">
            <w:pPr>
              <w:pStyle w:val="Code"/>
            </w:pPr>
            <w:r>
              <w:lastRenderedPageBreak/>
              <w:t>4. goto ?</w:t>
            </w:r>
          </w:p>
          <w:p w14:paraId="14439160" w14:textId="77777777" w:rsidR="00B77708" w:rsidRDefault="00B77708">
            <w:pPr>
              <w:pStyle w:val="Code"/>
            </w:pPr>
            <w:r>
              <w:t>5. ++a</w:t>
            </w:r>
          </w:p>
          <w:p w14:paraId="7F2CD22F" w14:textId="77777777" w:rsidR="00B77708" w:rsidRDefault="00B77708">
            <w:pPr>
              <w:pStyle w:val="Code"/>
            </w:pPr>
            <w:r>
              <w:t>6. goto 7</w:t>
            </w:r>
          </w:p>
          <w:p w14:paraId="75884BC2" w14:textId="77777777" w:rsidR="00B77708" w:rsidRDefault="00B77708">
            <w:pPr>
              <w:pStyle w:val="Code"/>
            </w:pPr>
            <w:r>
              <w:t>7. ++b</w:t>
            </w:r>
          </w:p>
          <w:p w14:paraId="08CF46E5" w14:textId="77777777" w:rsidR="00B77708" w:rsidRDefault="00B77708">
            <w:pPr>
              <w:pStyle w:val="Code"/>
            </w:pPr>
            <w:r>
              <w:t>8. ...</w:t>
            </w:r>
          </w:p>
        </w:tc>
        <w:tc>
          <w:tcPr>
            <w:tcW w:w="3117" w:type="dxa"/>
            <w:hideMark/>
          </w:tcPr>
          <w:p w14:paraId="12DF6495" w14:textId="77777777" w:rsidR="00B77708" w:rsidRDefault="00B77708">
            <w:pPr>
              <w:pStyle w:val="Code"/>
            </w:pPr>
            <w:r>
              <w:lastRenderedPageBreak/>
              <w:t>true set: {1, 3}</w:t>
            </w:r>
          </w:p>
          <w:p w14:paraId="1F22741C" w14:textId="77777777" w:rsidR="00B77708" w:rsidRDefault="00B77708">
            <w:pPr>
              <w:pStyle w:val="Code"/>
            </w:pPr>
            <w:r>
              <w:t>false set: {4}</w:t>
            </w:r>
          </w:p>
        </w:tc>
      </w:tr>
    </w:tbl>
    <w:p w14:paraId="26983A1A" w14:textId="77777777" w:rsidR="00B77708" w:rsidRDefault="00B77708" w:rsidP="00B77708">
      <w:r>
        <w:t xml:space="preserve">The </w:t>
      </w:r>
      <w:r>
        <w:rPr>
          <w:rStyle w:val="CodeInText"/>
        </w:rPr>
        <w:t>Backpatch</w:t>
      </w:r>
      <w:r>
        <w:t xml:space="preserve"> class holds a set of static methods that backpatch a single address or a set of addresses. The first two methods call the last two methods with the current size of </w:t>
      </w:r>
      <w:proofErr w:type="spellStart"/>
      <w:r>
        <w:t>ther</w:t>
      </w:r>
      <w:proofErr w:type="spellEnd"/>
      <w: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Default="009D3EA8" w:rsidP="009D3EA8">
      <w:pPr>
        <w:pStyle w:val="Rubrik3"/>
        <w:numPr>
          <w:ilvl w:val="2"/>
          <w:numId w:val="145"/>
        </w:numPr>
      </w:pPr>
      <w:r>
        <w:t>Header Rules</w:t>
      </w:r>
    </w:p>
    <w:p w14:paraId="5888BF2C" w14:textId="77777777" w:rsidR="009D3EA8" w:rsidRDefault="009D3EA8" w:rsidP="009D3EA8">
      <w: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Pr>
          <w:rStyle w:val="CodeInText"/>
        </w:rPr>
        <w:t>Generate</w:t>
      </w:r>
      <w:r>
        <w:t xml:space="preserve"> class that does the actual work of type checking and middle code generation.</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lastRenderedPageBreak/>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lastRenderedPageBreak/>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240E9DA9" w:rsidR="00CD348D" w:rsidRDefault="00CD348D" w:rsidP="00CD348D">
      <w:pPr>
        <w:pStyle w:val="Code"/>
        <w:rPr>
          <w:highlight w:val="white"/>
        </w:rPr>
      </w:pPr>
      <w:r w:rsidRPr="00CD348D">
        <w:rPr>
          <w:highlight w:val="white"/>
        </w:rPr>
        <w:t xml:space="preserve">    }</w:t>
      </w:r>
    </w:p>
    <w:p w14:paraId="5FC314AA" w14:textId="0F30922D" w:rsidR="006445C4" w:rsidRDefault="006445C4" w:rsidP="006445C4">
      <w:pPr>
        <w:pStyle w:val="Rubrik3"/>
        <w:rPr>
          <w:highlight w:val="white"/>
        </w:rPr>
      </w:pPr>
      <w:r>
        <w:rPr>
          <w:highlight w:val="white"/>
        </w:rPr>
        <w:t>The Case Statement</w:t>
      </w:r>
    </w:p>
    <w:p w14:paraId="01B0E396" w14:textId="77777777" w:rsidR="006445C4" w:rsidRDefault="006445C4" w:rsidP="006445C4">
      <w:pPr>
        <w:pStyle w:val="CodeHeader"/>
      </w:pPr>
      <w:proofErr w:type="spellStart"/>
      <w:r>
        <w:t>MainParser.gppg</w:t>
      </w:r>
      <w:proofErr w:type="spellEnd"/>
    </w:p>
    <w:p w14:paraId="60B86B1B" w14:textId="77777777" w:rsidR="00F14066" w:rsidRDefault="00F14066" w:rsidP="00F14066">
      <w:pPr>
        <w:pStyle w:val="Code"/>
        <w:rPr>
          <w:highlight w:val="white"/>
          <w:lang w:val="sv-SE"/>
        </w:rPr>
      </w:pPr>
      <w:r>
        <w:rPr>
          <w:highlight w:val="white"/>
          <w:lang w:val="sv-SE"/>
        </w:rPr>
        <w:t xml:space="preserve">  | CASE constant_integral_expression COLON closed_statement {</w:t>
      </w:r>
    </w:p>
    <w:p w14:paraId="1DF1CAF2" w14:textId="77777777" w:rsidR="00F14066" w:rsidRDefault="00F14066" w:rsidP="00F14066">
      <w:pPr>
        <w:pStyle w:val="Code"/>
        <w:rPr>
          <w:highlight w:val="white"/>
          <w:lang w:val="sv-SE"/>
        </w:rPr>
      </w:pPr>
      <w:r>
        <w:rPr>
          <w:highlight w:val="white"/>
          <w:lang w:val="sv-SE"/>
        </w:rPr>
        <w:t xml:space="preserve">      $$ = MiddleCodeGenerator.CaseStatement($2, $4);</w:t>
      </w:r>
    </w:p>
    <w:p w14:paraId="60035B1D" w14:textId="77777777" w:rsidR="00F14066" w:rsidRDefault="00F14066" w:rsidP="00F14066">
      <w:pPr>
        <w:pStyle w:val="Code"/>
        <w:rPr>
          <w:highlight w:val="white"/>
          <w:lang w:val="sv-SE"/>
        </w:rPr>
      </w:pPr>
      <w:r>
        <w:rPr>
          <w:highlight w:val="white"/>
          <w:lang w:val="sv-S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3"/>
      </w:r>
      <w:r>
        <w:t>).</w:t>
      </w:r>
    </w:p>
    <w:p w14:paraId="56D656AD" w14:textId="7ECD7B12" w:rsidR="00F0575F" w:rsidRPr="00DE3A21" w:rsidRDefault="00F0575F" w:rsidP="00F0575F">
      <w:r>
        <w:lastRenderedPageBreak/>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t xml:space="preserve">      BigInteger caseValue = (BigInteger) </w:t>
      </w:r>
      <w:r>
        <w:rPr>
          <w:highlight w:val="white"/>
        </w:rPr>
        <w:t>expression</w:t>
      </w:r>
      <w:r w:rsidRPr="00CD348D">
        <w:rPr>
          <w:highlight w:val="white"/>
        </w:rPr>
        <w:t>.Symbol.Value;</w:t>
      </w:r>
    </w:p>
    <w:p w14:paraId="2BFCA2B2" w14:textId="226D72A8" w:rsidR="006C29C6" w:rsidRDefault="006C29C6" w:rsidP="006C29C6">
      <w:pPr>
        <w:rPr>
          <w:highlight w:val="white"/>
        </w:rPr>
      </w:pPr>
      <w:r>
        <w:rPr>
          <w:highlight w:val="white"/>
        </w:rPr>
        <w:t xml:space="preserve">We </w:t>
      </w:r>
      <w:r w:rsidR="002B152F">
        <w:rPr>
          <w:highlight w:val="white"/>
        </w:rPr>
        <w:t>extract</w:t>
      </w:r>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2052E780" w:rsidR="00CD348D" w:rsidRDefault="00CD348D" w:rsidP="00CD348D">
      <w:pPr>
        <w:pStyle w:val="Code"/>
        <w:rPr>
          <w:highlight w:val="white"/>
        </w:rPr>
      </w:pPr>
      <w:r w:rsidRPr="00CD348D">
        <w:rPr>
          <w:highlight w:val="white"/>
        </w:rPr>
        <w:t xml:space="preserve">    }</w:t>
      </w:r>
    </w:p>
    <w:p w14:paraId="079611F8" w14:textId="77777777" w:rsidR="0097551C" w:rsidRDefault="0097551C" w:rsidP="0097551C">
      <w:pPr>
        <w:pStyle w:val="Rubrik3"/>
        <w:numPr>
          <w:ilvl w:val="2"/>
          <w:numId w:val="120"/>
        </w:numPr>
      </w:pPr>
      <w:r>
        <w:t>The Default Statement</w:t>
      </w:r>
    </w:p>
    <w:p w14:paraId="233BFF8F" w14:textId="77777777" w:rsidR="0097551C" w:rsidRDefault="0097551C" w:rsidP="0097551C">
      <w:r>
        <w:t>The default statement have to comply with the following demands:</w:t>
      </w:r>
    </w:p>
    <w:p w14:paraId="4FC7C7B9" w14:textId="77777777" w:rsidR="0097551C" w:rsidRDefault="0097551C" w:rsidP="0097551C">
      <w:pPr>
        <w:pStyle w:val="Liststycke"/>
        <w:numPr>
          <w:ilvl w:val="0"/>
          <w:numId w:val="146"/>
        </w:numPr>
        <w:spacing w:line="256" w:lineRule="auto"/>
      </w:pPr>
      <w:proofErr w:type="spellStart"/>
      <w:r>
        <w:rPr>
          <w:rStyle w:val="CodeInText"/>
        </w:rPr>
        <w:t>Main.m_defaultStack</w:t>
      </w:r>
      <w:proofErr w:type="spellEnd"/>
      <w:r>
        <w:rPr>
          <w:rStyle w:val="CodeInText"/>
        </w:rPr>
        <w:t xml:space="preserve"> </w:t>
      </w:r>
      <w:r>
        <w:t>must not be empty. If it is empty, the default statements misses a surrounding switch statements.</w:t>
      </w:r>
    </w:p>
    <w:p w14:paraId="3E45D594" w14:textId="77777777" w:rsidR="0097551C" w:rsidRDefault="0097551C" w:rsidP="0097551C">
      <w:pPr>
        <w:pStyle w:val="Liststycke"/>
        <w:numPr>
          <w:ilvl w:val="0"/>
          <w:numId w:val="146"/>
        </w:numPr>
        <w:spacing w:line="256" w:lineRule="auto"/>
      </w:pPr>
      <w:r>
        <w:t xml:space="preserve">Since </w:t>
      </w:r>
      <w:proofErr w:type="spellStart"/>
      <w:r>
        <w:rPr>
          <w:rStyle w:val="CodeInText"/>
        </w:rPr>
        <w:t>Main.m_defaultStack</w:t>
      </w:r>
      <w:proofErr w:type="spellEnd"/>
      <w:r>
        <w:rPr>
          <w:rStyle w:val="CodeInText"/>
        </w:rPr>
        <w:t xml:space="preserve"> </w:t>
      </w:r>
      <w:r>
        <w:t xml:space="preserve">is not empty, there is at least one surrounding switch statement. We call </w:t>
      </w:r>
      <w:r>
        <w:rPr>
          <w:rStyle w:val="CodeInText"/>
        </w:rPr>
        <w:t>pop</w:t>
      </w:r>
      <w:r>
        <w:t xml:space="preserve"> to see if the top value is minus one. If it is not, there has already been a default statement in the closest surrounding switch statement. If it is minus one, there has not been </w:t>
      </w:r>
      <w:proofErr w:type="spellStart"/>
      <w:r>
        <w:t>a</w:t>
      </w:r>
      <w:proofErr w:type="spellEnd"/>
      <w:r>
        <w:t xml:space="preserve"> earlier default statement and we push the line number at the beginning of the statement following the default statement. Since the line numbers are numbered from zero, it cannot be minus one.</w:t>
      </w:r>
    </w:p>
    <w:p w14:paraId="07203506" w14:textId="77777777" w:rsidR="0097551C" w:rsidRDefault="0097551C" w:rsidP="0097551C">
      <w:pPr>
        <w:pStyle w:val="CodeHeader"/>
      </w:pPr>
      <w:proofErr w:type="spellStart"/>
      <w:r>
        <w:t>MainParser.gppg</w:t>
      </w:r>
      <w:proofErr w:type="spellEnd"/>
    </w:p>
    <w:p w14:paraId="097E02A8" w14:textId="77777777" w:rsidR="0097551C" w:rsidRPr="0097551C" w:rsidRDefault="0097551C" w:rsidP="0097551C">
      <w:pPr>
        <w:pStyle w:val="Code"/>
        <w:rPr>
          <w:highlight w:val="white"/>
        </w:rPr>
      </w:pPr>
      <w:r w:rsidRPr="0097551C">
        <w:rPr>
          <w:highlight w:val="white"/>
        </w:rPr>
        <w:t xml:space="preserve">  | DEFAULT COLON closed_statement {</w:t>
      </w:r>
    </w:p>
    <w:p w14:paraId="42388AEC" w14:textId="77777777" w:rsidR="0097551C" w:rsidRPr="0097551C" w:rsidRDefault="0097551C" w:rsidP="0097551C">
      <w:pPr>
        <w:pStyle w:val="Code"/>
        <w:rPr>
          <w:highlight w:val="white"/>
        </w:rPr>
      </w:pPr>
      <w:r w:rsidRPr="0097551C">
        <w:rPr>
          <w:highlight w:val="white"/>
        </w:rPr>
        <w:t xml:space="preserve">      $$ = MiddleCodeGenerator.DefaultStatement($3);</w:t>
      </w:r>
    </w:p>
    <w:p w14:paraId="2787DD89" w14:textId="2129CE2C" w:rsidR="0097551C" w:rsidRPr="00CD348D" w:rsidRDefault="0097551C" w:rsidP="00CD348D">
      <w:pPr>
        <w:pStyle w:val="Code"/>
        <w:rPr>
          <w:highlight w:val="white"/>
        </w:rPr>
      </w:pPr>
      <w:r w:rsidRPr="0097551C">
        <w:rPr>
          <w:highlight w:val="white"/>
        </w:rPr>
        <w:t xml:space="preserve">    }</w:t>
      </w:r>
    </w:p>
    <w:p w14:paraId="34B2F980" w14:textId="447B8F97" w:rsidR="00611FFC" w:rsidRDefault="00414F6D" w:rsidP="00611FFC">
      <w:r>
        <w:lastRenderedPageBreak/>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4CC3D808" w14:textId="50AC9327" w:rsidR="0097551C" w:rsidRPr="0097551C" w:rsidRDefault="00CD348D" w:rsidP="0097551C">
      <w:pPr>
        <w:pStyle w:val="Code"/>
        <w:rPr>
          <w:highlight w:val="white"/>
        </w:rPr>
      </w:pPr>
      <w:r w:rsidRPr="00CD348D">
        <w:rPr>
          <w:highlight w:val="white"/>
        </w:rPr>
        <w:t xml:space="preserve">    }</w:t>
      </w:r>
    </w:p>
    <w:p w14:paraId="3694DC85" w14:textId="0DE5A9F4"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 xml:space="preserve">Similar to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lastRenderedPageBreak/>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0C66EB6A" w14:textId="77777777" w:rsidR="00AB1522" w:rsidRDefault="00AB1522" w:rsidP="00AB1522">
      <w: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Default="00AB1522" w:rsidP="00AB1522">
      <w: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lastRenderedPageBreak/>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58DDE9F3" w14:textId="77777777" w:rsidR="002E4EB4" w:rsidRDefault="002E4EB4" w:rsidP="002E4EB4">
      <w:r>
        <w:t xml:space="preserve">The </w:t>
      </w:r>
      <w:r>
        <w:rPr>
          <w:rStyle w:val="KeyWord0"/>
        </w:rPr>
        <w:t>for</w:t>
      </w:r>
      <w: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Pr>
          <w:rStyle w:val="CodeInText"/>
        </w:rPr>
        <w:t>jump_marker</w:t>
      </w:r>
      <w:proofErr w:type="spellEnd"/>
      <w: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Default="002E4EB4" w:rsidP="002E4EB4">
      <w:r>
        <w:t>Finally, like the while case, the continue set is backpatched to the beginning of the test expression and the break set is backpatched to the beginning of the statement following the while statement.</w:t>
      </w:r>
    </w:p>
    <w:p w14:paraId="6A965189" w14:textId="002A27C3" w:rsidR="00564E09" w:rsidRDefault="00564E09" w:rsidP="00564E09">
      <w:r>
        <w:t xml:space="preserve">The for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lastRenderedPageBreak/>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test expression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lastRenderedPageBreak/>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 xml:space="preserve">Label and </w:t>
      </w:r>
      <w:proofErr w:type="spellStart"/>
      <w:r>
        <w:t>Goto</w:t>
      </w:r>
      <w:proofErr w:type="spellEnd"/>
      <w:r>
        <w:t xml:space="preserve"> Statement</w:t>
      </w:r>
    </w:p>
    <w:p w14:paraId="3D4A6642" w14:textId="0A759161"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w:t>
      </w:r>
      <w:r w:rsidR="002D6FCA">
        <w:t xml:space="preserve"> the</w:t>
      </w:r>
      <w:r>
        <w:t xml:space="preserve"> </w:t>
      </w:r>
      <w:r w:rsidRPr="002D6FCA">
        <w:rPr>
          <w:rStyle w:val="KeyWord0"/>
        </w:rPr>
        <w:t>goto</w:t>
      </w:r>
      <w:r>
        <w:t xml:space="preserve"> statements.</w:t>
      </w:r>
      <w:r w:rsidR="002D6FCA">
        <w:rPr>
          <w:rStyle w:val="Fotnotsreferens"/>
        </w:rPr>
        <w:footnoteReference w:id="4"/>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lastRenderedPageBreak/>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 xml:space="preserve">Its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57E8894B" w14:textId="77777777" w:rsidR="00B57EC7" w:rsidRDefault="001B22B5" w:rsidP="00017213">
      <w:pPr>
        <w:rPr>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p>
    <w:p w14:paraId="7F53F331" w14:textId="0EE7DAF7" w:rsidR="00017213" w:rsidRDefault="00017213" w:rsidP="00017213">
      <w:r>
        <w:t xml:space="preserve">The </w:t>
      </w:r>
      <w:proofErr w:type="spellStart"/>
      <w:r>
        <w:rPr>
          <w:rStyle w:val="CodeInText"/>
        </w:rPr>
        <w:t>generateReturnStatement</w:t>
      </w:r>
      <w:proofErr w:type="spellEnd"/>
      <w:r>
        <w:t xml:space="preserve"> method is </w:t>
      </w:r>
      <w:proofErr w:type="spellStart"/>
      <w:r>
        <w:t>surprisely</w:t>
      </w:r>
      <w:proofErr w:type="spellEnd"/>
      <w:r>
        <w:t xml:space="preserve"> complicated, which due to the fact the return statement shall be interpreted as an exit statement in case of the main function.</w:t>
      </w:r>
    </w:p>
    <w:p w14:paraId="36F34C12" w14:textId="77777777" w:rsidR="00B57EC7" w:rsidRDefault="00B57EC7" w:rsidP="00B57EC7">
      <w: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Default="00B57EC7" w:rsidP="00B57EC7">
      <w:r>
        <w:t xml:space="preserve">If the </w:t>
      </w:r>
      <w:proofErr w:type="spellStart"/>
      <w:r>
        <w:t>sorrounding</w:t>
      </w:r>
      <w:proofErr w:type="spellEnd"/>
      <w:r>
        <w:t xml:space="preserve"> function returns a pointer and the expression type is array, we compare the pointer type with array type. If the return expression is a string we check that the surrounding function’s return type is </w:t>
      </w:r>
      <w:r>
        <w:lastRenderedPageBreak/>
        <w:t>a pointer to a (signed or unsigned) character. Otherwise, we just cast the return expression to the surrounding function’s return type.</w:t>
      </w:r>
    </w:p>
    <w:p w14:paraId="36C5C1BF" w14:textId="77777777" w:rsidR="00B57EC7" w:rsidRDefault="00B57EC7" w:rsidP="00B57EC7">
      <w:r>
        <w:t xml:space="preserve">If the surrounding function is the </w:t>
      </w:r>
      <w:r>
        <w:rPr>
          <w:rStyle w:val="CodeInText"/>
        </w:rPr>
        <w:t>main</w:t>
      </w:r>
      <w:r>
        <w:t xml:space="preserve"> function, we cast the return expression to a signed short integer, since we already checked that </w:t>
      </w:r>
      <w:r>
        <w:rPr>
          <w:rStyle w:val="CodeInText"/>
        </w:rPr>
        <w:t>main</w:t>
      </w:r>
      <w:r>
        <w:t xml:space="preserve"> does not return </w:t>
      </w:r>
      <w:r>
        <w:rPr>
          <w:rStyle w:val="CodeInText"/>
        </w:rPr>
        <w:t>void</w:t>
      </w:r>
      <w:r>
        <w:t xml:space="preserve">, it has to return an integral type. If the surrounding function is not </w:t>
      </w:r>
      <w:r>
        <w:rPr>
          <w:rStyle w:val="CodeInText"/>
        </w:rPr>
        <w:t>main</w:t>
      </w:r>
      <w: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Default="00B57EC7" w:rsidP="00B57EC7">
      <w:r>
        <w:t xml:space="preserve">On the other hand, if there is no return expression we check that the surrounding function returns </w:t>
      </w:r>
      <w:r>
        <w:rPr>
          <w:rStyle w:val="CodeInText"/>
        </w:rPr>
        <w:t>void</w:t>
      </w:r>
      <w:r>
        <w:t xml:space="preserve">. If it is the main function, we add the </w:t>
      </w:r>
      <w:r>
        <w:rPr>
          <w:rStyle w:val="CodeInText"/>
        </w:rPr>
        <w:t>exit</w:t>
      </w:r>
      <w:r>
        <w:t xml:space="preserve"> middle code instruction with argument zero. If it is not, we just add the </w:t>
      </w:r>
      <w:r>
        <w:rPr>
          <w:rStyle w:val="CodeInText"/>
        </w:rPr>
        <w:t>return</w:t>
      </w:r>
      <w:r>
        <w:t xml:space="preserve"> middle code instruction without precede it with the setting of a return value.</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lastRenderedPageBreak/>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t>Optional</w:t>
      </w:r>
      <w:r>
        <w:t xml:space="preserve"> Expression Statement</w:t>
      </w:r>
    </w:p>
    <w:p w14:paraId="5E863082" w14:textId="4275A904" w:rsidR="00866410" w:rsidRDefault="00866410" w:rsidP="00866410">
      <w:r>
        <w:t>A statement can also be made up by an optional expression; that is, the statement is an expression followed by a semicolon, or simply a semicolon.</w:t>
      </w:r>
    </w:p>
    <w:p w14:paraId="5C6AAE1E" w14:textId="77777777" w:rsidR="006A7B9E" w:rsidRDefault="006A7B9E" w:rsidP="006A7B9E">
      <w: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fldChar w:fldCharType="begin"/>
      </w:r>
      <w:r>
        <w:instrText xml:space="preserve"> REF _Ref417813097 \r \h </w:instrText>
      </w:r>
      <w:r>
        <w:fldChar w:fldCharType="separate"/>
      </w:r>
      <w:r>
        <w:t>14</w:t>
      </w:r>
      <w:r>
        <w:fldChar w:fldCharType="end"/>
      </w:r>
      <w:r>
        <w:t>.</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438E8691"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DCD3ED8" w14:textId="50700BD5" w:rsidR="00FC1185" w:rsidRDefault="00FC1185" w:rsidP="004D298F">
      <w: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lastRenderedPageBreak/>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2C5934E7" w14:textId="17A9AE75" w:rsidR="00017213" w:rsidRDefault="00017213" w:rsidP="00017213">
      <w:pPr>
        <w:pStyle w:val="Rubrik3"/>
        <w:numPr>
          <w:ilvl w:val="2"/>
          <w:numId w:val="147"/>
        </w:numPr>
      </w:pPr>
      <w:r>
        <w:t>Load Register Statements</w:t>
      </w:r>
    </w:p>
    <w:p w14:paraId="63968383" w14:textId="533CE93D" w:rsidR="007A1CFF" w:rsidRPr="007A1CFF" w:rsidRDefault="007A1CFF" w:rsidP="007A1CFF">
      <w:pPr>
        <w:pStyle w:val="Rubrik2"/>
      </w:pPr>
      <w:r>
        <w:t>Start Here!</w:t>
      </w:r>
    </w:p>
    <w:p w14:paraId="754F4700" w14:textId="77777777" w:rsidR="00017213" w:rsidRDefault="00017213" w:rsidP="00017213">
      <w: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D63B6F8" w14:textId="77777777" w:rsidR="00017213" w:rsidRDefault="00017213" w:rsidP="00017213">
      <w:pPr>
        <w:pStyle w:val="CodeHeader"/>
      </w:pPr>
      <w:proofErr w:type="spellStart"/>
      <w:r>
        <w:t>MainParser.gppg</w:t>
      </w:r>
      <w:proofErr w:type="spellEnd"/>
    </w:p>
    <w:p w14:paraId="756F3E8D" w14:textId="77777777" w:rsidR="00017213" w:rsidRDefault="00017213" w:rsidP="00017213">
      <w:pPr>
        <w:pStyle w:val="Code"/>
      </w:pPr>
      <w:r>
        <w:t xml:space="preserve">  | LOAD_REGISTER LEFT_PAREN IDENTIFIER</w:t>
      </w:r>
    </w:p>
    <w:p w14:paraId="47BFAE2B" w14:textId="77777777" w:rsidR="00017213" w:rsidRDefault="00017213" w:rsidP="00017213">
      <w:pPr>
        <w:pStyle w:val="Code"/>
      </w:pPr>
      <w:r>
        <w:t xml:space="preserve">                  COMMA expression RIGHT_PAREN SEMICOLON {</w:t>
      </w:r>
    </w:p>
    <w:p w14:paraId="1F8986B5" w14:textId="77777777" w:rsidR="00017213" w:rsidRDefault="00017213" w:rsidP="00017213">
      <w:pPr>
        <w:pStyle w:val="Code"/>
      </w:pPr>
      <w:r>
        <w:t xml:space="preserve">      $$ = SyntaxTreeGenerator.generateLoadToRegisterStatement($3, $5);</w:t>
      </w:r>
    </w:p>
    <w:p w14:paraId="7A01947C" w14:textId="77777777" w:rsidR="00017213" w:rsidRDefault="00017213" w:rsidP="00017213">
      <w:pPr>
        <w:pStyle w:val="Code"/>
        <w:rPr>
          <w:b/>
        </w:rPr>
      </w:pPr>
      <w:r>
        <w:t xml:space="preserve">    }</w:t>
      </w:r>
    </w:p>
    <w:p w14:paraId="29AA44DF" w14:textId="77777777" w:rsidR="00017213" w:rsidRDefault="00017213" w:rsidP="00017213">
      <w:pPr>
        <w:pStyle w:val="CodeHeader"/>
      </w:pPr>
      <w:proofErr w:type="spellStart"/>
      <w:r>
        <w:lastRenderedPageBreak/>
        <w:t>MiddleCodeGenerator.cs</w:t>
      </w:r>
      <w:proofErr w:type="spellEnd"/>
    </w:p>
    <w:p w14:paraId="0420E12D" w14:textId="77777777" w:rsidR="00017213" w:rsidRDefault="00017213" w:rsidP="00017213">
      <w:pPr>
        <w:pStyle w:val="Code"/>
      </w:pPr>
      <w:r>
        <w:t xml:space="preserve">  public static SyntaxTree generateLoadToRegisterStatement(String name,</w:t>
      </w:r>
    </w:p>
    <w:p w14:paraId="7C6B3DBB" w14:textId="77777777" w:rsidR="00017213" w:rsidRDefault="00017213" w:rsidP="00017213">
      <w:pPr>
        <w:pStyle w:val="Code"/>
      </w:pPr>
      <w:r>
        <w:t xml:space="preserve">                                                           SyntaxTree expression) {</w:t>
      </w:r>
    </w:p>
    <w:p w14:paraId="392C2C97" w14:textId="77777777" w:rsidR="00017213" w:rsidRDefault="00017213" w:rsidP="00017213">
      <w:pPr>
        <w:pStyle w:val="Code"/>
      </w:pPr>
      <w:r>
        <w:t xml:space="preserve">    Assert.error(expression.getType().isIntegralOrPointer() ||</w:t>
      </w:r>
    </w:p>
    <w:p w14:paraId="6EB767DB" w14:textId="77777777" w:rsidR="00017213" w:rsidRDefault="00017213" w:rsidP="00017213">
      <w:pPr>
        <w:pStyle w:val="Code"/>
      </w:pPr>
      <w:r>
        <w:t xml:space="preserve">                 expression.getType().isArray(), expression,</w:t>
      </w:r>
    </w:p>
    <w:p w14:paraId="0D1835F2" w14:textId="77777777" w:rsidR="00017213" w:rsidRDefault="00017213" w:rsidP="00017213">
      <w:pPr>
        <w:pStyle w:val="Code"/>
      </w:pPr>
      <w:r>
        <w:t xml:space="preserve">                 "not an integral or a pointer type");</w:t>
      </w:r>
    </w:p>
    <w:p w14:paraId="74DA4247" w14:textId="77777777" w:rsidR="00017213" w:rsidRDefault="00017213" w:rsidP="00017213">
      <w:pPr>
        <w:pStyle w:val="Code"/>
      </w:pPr>
      <w:r>
        <w:t xml:space="preserve">    Register register = generateRegister(name);</w:t>
      </w:r>
    </w:p>
    <w:p w14:paraId="742D94ED" w14:textId="77777777" w:rsidR="00017213" w:rsidRDefault="00017213" w:rsidP="00017213">
      <w:pPr>
        <w:pStyle w:val="Code"/>
      </w:pPr>
      <w:r>
        <w:t xml:space="preserve">    int size = expression.getType().isArray() ? TypeSize.PointerSize</w:t>
      </w:r>
    </w:p>
    <w:p w14:paraId="13B7411C" w14:textId="77777777" w:rsidR="00017213" w:rsidRDefault="00017213" w:rsidP="00017213">
      <w:pPr>
        <w:pStyle w:val="Code"/>
      </w:pPr>
      <w:r>
        <w:t xml:space="preserve">                                        : expression.getType().getSize();</w:t>
      </w:r>
    </w:p>
    <w:p w14:paraId="78499022" w14:textId="77777777" w:rsidR="00017213" w:rsidRDefault="00017213" w:rsidP="00017213">
      <w:pPr>
        <w:pStyle w:val="Code"/>
      </w:pPr>
      <w:r>
        <w:t xml:space="preserve">    Assert.error(ObjectCode.registerSize(register) == size,</w:t>
      </w:r>
    </w:p>
    <w:p w14:paraId="392B54B3" w14:textId="77777777" w:rsidR="00017213" w:rsidRDefault="00017213" w:rsidP="00017213">
      <w:pPr>
        <w:pStyle w:val="Code"/>
      </w:pPr>
      <w:r>
        <w:t xml:space="preserve">                 expression, "incorrect expression type size");</w:t>
      </w:r>
    </w:p>
    <w:p w14:paraId="4E5D23AE" w14:textId="77777777" w:rsidR="00017213" w:rsidRDefault="00017213" w:rsidP="00017213">
      <w:pPr>
        <w:pStyle w:val="Code"/>
      </w:pPr>
    </w:p>
    <w:p w14:paraId="662E9D14" w14:textId="77777777" w:rsidR="00017213" w:rsidRDefault="00017213" w:rsidP="00017213">
      <w:pPr>
        <w:pStyle w:val="Code"/>
      </w:pPr>
      <w:r>
        <w:t xml:space="preserve">    SyntaxTree loadTree =</w:t>
      </w:r>
    </w:p>
    <w:p w14:paraId="254D046C" w14:textId="77777777" w:rsidR="00017213" w:rsidRDefault="00017213" w:rsidP="00017213">
      <w:pPr>
        <w:pStyle w:val="Code"/>
      </w:pPr>
      <w:r>
        <w:t xml:space="preserve">      new SyntaxTree(MiddleOperator.LoadToRegister, register);</w:t>
      </w:r>
    </w:p>
    <w:p w14:paraId="16AF7C41" w14:textId="77777777" w:rsidR="00017213" w:rsidRDefault="00017213" w:rsidP="00017213">
      <w:pPr>
        <w:pStyle w:val="Code"/>
      </w:pPr>
      <w:r>
        <w:t xml:space="preserve">    loadTree.addChild(expression);</w:t>
      </w:r>
    </w:p>
    <w:p w14:paraId="653E74FF" w14:textId="77777777" w:rsidR="00017213" w:rsidRDefault="00017213" w:rsidP="00017213">
      <w:pPr>
        <w:pStyle w:val="Code"/>
      </w:pPr>
      <w:r>
        <w:t xml:space="preserve">    return loadTree;</w:t>
      </w:r>
    </w:p>
    <w:p w14:paraId="281B3AFF" w14:textId="77777777" w:rsidR="00017213" w:rsidRDefault="00017213" w:rsidP="00017213">
      <w:pPr>
        <w:pStyle w:val="Code"/>
      </w:pPr>
      <w:r>
        <w:t xml:space="preserve">  }</w:t>
      </w:r>
    </w:p>
    <w:p w14:paraId="37B312BE" w14:textId="77777777" w:rsidR="00017213" w:rsidRDefault="00017213" w:rsidP="00017213">
      <w:pPr>
        <w:pStyle w:val="Code"/>
      </w:pPr>
    </w:p>
    <w:p w14:paraId="6BE2CF26" w14:textId="77777777" w:rsidR="00017213" w:rsidRDefault="00017213" w:rsidP="00017213">
      <w:pPr>
        <w:pStyle w:val="Code"/>
      </w:pPr>
      <w:r>
        <w:t xml:space="preserve">  private static Register generateRegister(String registerName) {</w:t>
      </w:r>
    </w:p>
    <w:p w14:paraId="7731D39F" w14:textId="77777777" w:rsidR="00017213" w:rsidRDefault="00017213" w:rsidP="00017213">
      <w:pPr>
        <w:pStyle w:val="Code"/>
      </w:pPr>
      <w:r>
        <w:t xml:space="preserve">    try {</w:t>
      </w:r>
    </w:p>
    <w:p w14:paraId="4D906D7A" w14:textId="77777777" w:rsidR="00017213" w:rsidRDefault="00017213" w:rsidP="00017213">
      <w:pPr>
        <w:pStyle w:val="Code"/>
      </w:pPr>
      <w:r>
        <w:t xml:space="preserve">      return Register.valueOf(registerName);</w:t>
      </w:r>
    </w:p>
    <w:p w14:paraId="38C4BEC2" w14:textId="77777777" w:rsidR="00017213" w:rsidRDefault="00017213" w:rsidP="00017213">
      <w:pPr>
        <w:pStyle w:val="Code"/>
      </w:pPr>
      <w:r>
        <w:t xml:space="preserve">    }</w:t>
      </w:r>
    </w:p>
    <w:p w14:paraId="6ED6DF5B" w14:textId="77777777" w:rsidR="00017213" w:rsidRDefault="00017213" w:rsidP="00017213">
      <w:pPr>
        <w:pStyle w:val="Code"/>
      </w:pPr>
      <w:r>
        <w:t xml:space="preserve">    catch (IllegalArgumentException exception) {</w:t>
      </w:r>
    </w:p>
    <w:p w14:paraId="44439FD1" w14:textId="77777777" w:rsidR="00017213" w:rsidRDefault="00017213" w:rsidP="00017213">
      <w:pPr>
        <w:pStyle w:val="Code"/>
      </w:pPr>
      <w:r>
        <w:t xml:space="preserve">      Assert.error(registerName, "invalid register name");</w:t>
      </w:r>
    </w:p>
    <w:p w14:paraId="7156F535" w14:textId="77777777" w:rsidR="00017213" w:rsidRDefault="00017213" w:rsidP="00017213">
      <w:pPr>
        <w:pStyle w:val="Code"/>
      </w:pPr>
      <w:r>
        <w:t xml:space="preserve">      return null;</w:t>
      </w:r>
    </w:p>
    <w:p w14:paraId="3009DBC1" w14:textId="77777777" w:rsidR="00017213" w:rsidRDefault="00017213" w:rsidP="00017213">
      <w:pPr>
        <w:pStyle w:val="Code"/>
      </w:pPr>
      <w:r>
        <w:t xml:space="preserve">    }</w:t>
      </w:r>
    </w:p>
    <w:p w14:paraId="05404B5E" w14:textId="77777777" w:rsidR="00017213" w:rsidRDefault="00017213" w:rsidP="00017213">
      <w:pPr>
        <w:pStyle w:val="Code"/>
      </w:pPr>
      <w:r>
        <w:t xml:space="preserve">  }</w:t>
      </w:r>
    </w:p>
    <w:p w14:paraId="0E97F6DF" w14:textId="77777777" w:rsidR="00017213" w:rsidRDefault="00017213" w:rsidP="00017213">
      <w:pPr>
        <w:pStyle w:val="Rubrik3"/>
      </w:pPr>
      <w:r>
        <w:t>Store Register Statements</w:t>
      </w:r>
    </w:p>
    <w:p w14:paraId="76E67272" w14:textId="77777777" w:rsidR="00017213" w:rsidRDefault="00017213" w:rsidP="00017213">
      <w:r>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01C16A6A" w14:textId="77777777" w:rsidR="00017213" w:rsidRDefault="00017213" w:rsidP="00017213">
      <w:pPr>
        <w:pStyle w:val="CodeHeader"/>
      </w:pPr>
      <w:proofErr w:type="spellStart"/>
      <w:r>
        <w:t>MainParser.gppg</w:t>
      </w:r>
      <w:proofErr w:type="spellEnd"/>
    </w:p>
    <w:p w14:paraId="741C26AB" w14:textId="77777777" w:rsidR="00017213" w:rsidRDefault="00017213" w:rsidP="00017213">
      <w:pPr>
        <w:pStyle w:val="Code"/>
      </w:pPr>
      <w:r>
        <w:t xml:space="preserve">  | STORE_REGISTER LEFT_PAREN IDENTIFIER</w:t>
      </w:r>
    </w:p>
    <w:p w14:paraId="770456DF" w14:textId="77777777" w:rsidR="00017213" w:rsidRDefault="00017213" w:rsidP="00017213">
      <w:pPr>
        <w:pStyle w:val="Code"/>
      </w:pPr>
      <w:r>
        <w:t xml:space="preserve">                   COMMA expression RIGHT_PAREN SEMICOLON {</w:t>
      </w:r>
    </w:p>
    <w:p w14:paraId="7C859761" w14:textId="77777777" w:rsidR="00017213" w:rsidRDefault="00017213" w:rsidP="00017213">
      <w:pPr>
        <w:pStyle w:val="Code"/>
      </w:pPr>
      <w:r>
        <w:t xml:space="preserve">      $$ = SyntaxTreeGenerator.generateSaveFromRegisterStatement($3, $5);</w:t>
      </w:r>
    </w:p>
    <w:p w14:paraId="2C0D5382" w14:textId="77777777" w:rsidR="00017213" w:rsidRDefault="00017213" w:rsidP="00017213">
      <w:pPr>
        <w:pStyle w:val="Code"/>
        <w:rPr>
          <w:b/>
        </w:rPr>
      </w:pPr>
      <w:r>
        <w:t xml:space="preserve">    }</w:t>
      </w:r>
    </w:p>
    <w:p w14:paraId="16497207" w14:textId="77777777" w:rsidR="00017213" w:rsidRDefault="00017213" w:rsidP="00017213">
      <w:pPr>
        <w:pStyle w:val="CodeHeader"/>
      </w:pPr>
      <w:proofErr w:type="spellStart"/>
      <w:r>
        <w:t>GenerateSyntaxTree.java</w:t>
      </w:r>
      <w:proofErr w:type="spellEnd"/>
    </w:p>
    <w:p w14:paraId="1AA83B2E" w14:textId="77777777" w:rsidR="00017213" w:rsidRDefault="00017213" w:rsidP="00017213">
      <w:pPr>
        <w:pStyle w:val="Code"/>
      </w:pPr>
      <w:r>
        <w:t xml:space="preserve">  public static SyntaxTree generateSaveFromRegisterStatement(String name,</w:t>
      </w:r>
    </w:p>
    <w:p w14:paraId="42F315DF" w14:textId="77777777" w:rsidR="00017213" w:rsidRDefault="00017213" w:rsidP="00017213">
      <w:pPr>
        <w:pStyle w:val="Code"/>
      </w:pPr>
      <w:r>
        <w:t xml:space="preserve">                                                             SyntaxTree expression){</w:t>
      </w:r>
    </w:p>
    <w:p w14:paraId="029AF4C4" w14:textId="77777777" w:rsidR="00017213" w:rsidRDefault="00017213" w:rsidP="00017213">
      <w:pPr>
        <w:pStyle w:val="Code"/>
      </w:pPr>
      <w:r>
        <w:t xml:space="preserve">    Assert.error(isLeftValue(expression), expression, "not a left-value");</w:t>
      </w:r>
    </w:p>
    <w:p w14:paraId="0DACB422" w14:textId="77777777" w:rsidR="00017213" w:rsidRDefault="00017213" w:rsidP="00017213">
      <w:pPr>
        <w:pStyle w:val="Code"/>
      </w:pPr>
      <w:r>
        <w:t xml:space="preserve">    Assert.error(expression.getType().isIntegralOrPointer(), expression,</w:t>
      </w:r>
    </w:p>
    <w:p w14:paraId="35874748" w14:textId="77777777" w:rsidR="00017213" w:rsidRDefault="00017213" w:rsidP="00017213">
      <w:pPr>
        <w:pStyle w:val="Code"/>
      </w:pPr>
      <w:r>
        <w:t xml:space="preserve">                 "not an integral or a pointer type");</w:t>
      </w:r>
    </w:p>
    <w:p w14:paraId="21C67837" w14:textId="77777777" w:rsidR="00017213" w:rsidRDefault="00017213" w:rsidP="00017213">
      <w:pPr>
        <w:pStyle w:val="Code"/>
      </w:pPr>
      <w:r>
        <w:t xml:space="preserve">    Register register = generateRegister(name);</w:t>
      </w:r>
    </w:p>
    <w:p w14:paraId="55FE8E67" w14:textId="77777777" w:rsidR="00017213" w:rsidRDefault="00017213" w:rsidP="00017213">
      <w:pPr>
        <w:pStyle w:val="Code"/>
      </w:pPr>
      <w:r>
        <w:t xml:space="preserve">    Assert.error(ObjectCode.registerSize(register) ==</w:t>
      </w:r>
    </w:p>
    <w:p w14:paraId="21A9D6A4" w14:textId="77777777" w:rsidR="00017213" w:rsidRDefault="00017213" w:rsidP="00017213">
      <w:pPr>
        <w:pStyle w:val="Code"/>
      </w:pPr>
      <w:r>
        <w:t xml:space="preserve">                 expression.getType().getSize(), expression,</w:t>
      </w:r>
    </w:p>
    <w:p w14:paraId="0B9C2786" w14:textId="77777777" w:rsidR="00017213" w:rsidRDefault="00017213" w:rsidP="00017213">
      <w:pPr>
        <w:pStyle w:val="Code"/>
      </w:pPr>
      <w:r>
        <w:t xml:space="preserve">                 "incorrect expression type size");</w:t>
      </w:r>
    </w:p>
    <w:p w14:paraId="00A50046" w14:textId="77777777" w:rsidR="00017213" w:rsidRDefault="00017213" w:rsidP="00017213">
      <w:pPr>
        <w:pStyle w:val="Code"/>
      </w:pPr>
    </w:p>
    <w:p w14:paraId="55082092" w14:textId="77777777" w:rsidR="00017213" w:rsidRDefault="00017213" w:rsidP="00017213">
      <w:pPr>
        <w:pStyle w:val="Code"/>
      </w:pPr>
      <w:r>
        <w:t xml:space="preserve">    SyntaxTree saveTree =</w:t>
      </w:r>
    </w:p>
    <w:p w14:paraId="33D66226" w14:textId="77777777" w:rsidR="00017213" w:rsidRDefault="00017213" w:rsidP="00017213">
      <w:pPr>
        <w:pStyle w:val="Code"/>
      </w:pPr>
      <w:r>
        <w:t xml:space="preserve">      new SyntaxTree(MiddleOperator.SaveFromRegister, register);</w:t>
      </w:r>
    </w:p>
    <w:p w14:paraId="42801A54" w14:textId="77777777" w:rsidR="00017213" w:rsidRDefault="00017213" w:rsidP="00017213">
      <w:pPr>
        <w:pStyle w:val="Code"/>
      </w:pPr>
      <w:r>
        <w:t xml:space="preserve">    saveTree.addChild(expression);</w:t>
      </w:r>
    </w:p>
    <w:p w14:paraId="477EF024" w14:textId="77777777" w:rsidR="00017213" w:rsidRDefault="00017213" w:rsidP="00017213">
      <w:pPr>
        <w:pStyle w:val="Code"/>
      </w:pPr>
      <w:r>
        <w:t xml:space="preserve">    return saveTree;</w:t>
      </w:r>
    </w:p>
    <w:p w14:paraId="6BCF76EF" w14:textId="77777777" w:rsidR="00017213" w:rsidRDefault="00017213" w:rsidP="00017213">
      <w:pPr>
        <w:pStyle w:val="Code"/>
      </w:pPr>
      <w:r>
        <w:lastRenderedPageBreak/>
        <w:t xml:space="preserve">  }</w:t>
      </w:r>
      <w:r>
        <w:tab/>
      </w:r>
    </w:p>
    <w:p w14:paraId="11129135" w14:textId="77777777" w:rsidR="00017213" w:rsidRDefault="00017213" w:rsidP="00017213">
      <w:pPr>
        <w:pStyle w:val="Rubrik3"/>
      </w:pPr>
      <w:r>
        <w:t>Clear Registers Statements</w:t>
      </w:r>
    </w:p>
    <w:p w14:paraId="105964C4" w14:textId="77777777" w:rsidR="00017213" w:rsidRDefault="00017213" w:rsidP="00017213">
      <w:r>
        <w:t xml:space="preserve">The clear register statement simple clears the values of all register. However, it does not physically clear the values, but rather inform the object code generator of Chapter </w:t>
      </w:r>
      <w:r>
        <w:fldChar w:fldCharType="begin"/>
      </w:r>
      <w:r>
        <w:instrText xml:space="preserve"> REF _Ref419628490 \r \h </w:instrText>
      </w:r>
      <w:r>
        <w:fldChar w:fldCharType="separate"/>
      </w:r>
      <w:r>
        <w:t>15</w:t>
      </w:r>
      <w:r>
        <w:fldChar w:fldCharType="end"/>
      </w:r>
      <w:r>
        <w:t xml:space="preserve"> that the values of the all registers shall be discarded.</w:t>
      </w:r>
    </w:p>
    <w:p w14:paraId="507B63C2" w14:textId="77777777" w:rsidR="00017213" w:rsidRDefault="00017213" w:rsidP="00017213">
      <w:pPr>
        <w:pStyle w:val="CodeHeader"/>
      </w:pPr>
      <w:proofErr w:type="spellStart"/>
      <w:r>
        <w:t>MainParser.gppg</w:t>
      </w:r>
      <w:proofErr w:type="spellEnd"/>
    </w:p>
    <w:p w14:paraId="28AED7EE" w14:textId="77777777" w:rsidR="00017213" w:rsidRDefault="00017213" w:rsidP="00017213">
      <w:pPr>
        <w:pStyle w:val="Code"/>
      </w:pPr>
      <w:r>
        <w:t xml:space="preserve">  | CLEAR_REGISTERS LEFT_PAREN RIGHT_PAREN SEMICOLON {</w:t>
      </w:r>
    </w:p>
    <w:p w14:paraId="569E7FC1" w14:textId="77777777" w:rsidR="00017213" w:rsidRDefault="00017213" w:rsidP="00017213">
      <w:pPr>
        <w:pStyle w:val="Code"/>
      </w:pPr>
      <w:r>
        <w:t xml:space="preserve">      $$ = SyntaxTreeGenerator.generateClearRegistersStatement();</w:t>
      </w:r>
    </w:p>
    <w:p w14:paraId="1997F518" w14:textId="77777777" w:rsidR="00017213" w:rsidRDefault="00017213" w:rsidP="00017213">
      <w:pPr>
        <w:pStyle w:val="Code"/>
        <w:rPr>
          <w:b/>
        </w:rPr>
      </w:pPr>
      <w:r>
        <w:t xml:space="preserve">    }</w:t>
      </w:r>
    </w:p>
    <w:p w14:paraId="75A2555C" w14:textId="77777777" w:rsidR="00017213" w:rsidRDefault="00017213" w:rsidP="00017213">
      <w:pPr>
        <w:pStyle w:val="CodeHeader"/>
      </w:pPr>
      <w:proofErr w:type="spellStart"/>
      <w:r>
        <w:t>GenerateSyntaxTree.java</w:t>
      </w:r>
      <w:proofErr w:type="spellEnd"/>
    </w:p>
    <w:p w14:paraId="6FB19ABD" w14:textId="77777777" w:rsidR="00017213" w:rsidRDefault="00017213" w:rsidP="00017213">
      <w:pPr>
        <w:pStyle w:val="Code"/>
      </w:pPr>
      <w:r>
        <w:t xml:space="preserve">  public static SyntaxTree generateClearRegistersStatement() {</w:t>
      </w:r>
    </w:p>
    <w:p w14:paraId="0B8A294B" w14:textId="77777777" w:rsidR="00017213" w:rsidRDefault="00017213" w:rsidP="00017213">
      <w:pPr>
        <w:pStyle w:val="Code"/>
      </w:pPr>
      <w:r>
        <w:t xml:space="preserve">    return (new SyntaxTree(MiddleOperator.ClearRegisters));</w:t>
      </w:r>
    </w:p>
    <w:p w14:paraId="4E5ED3A0" w14:textId="77777777" w:rsidR="00017213" w:rsidRDefault="00017213" w:rsidP="00017213">
      <w:pPr>
        <w:pStyle w:val="Code"/>
      </w:pPr>
      <w:r>
        <w:t xml:space="preserve">  }</w:t>
      </w:r>
    </w:p>
    <w:p w14:paraId="26E96F80" w14:textId="77777777" w:rsidR="00017213" w:rsidRDefault="00017213" w:rsidP="00017213">
      <w:pPr>
        <w:pStyle w:val="Rubrik3"/>
        <w:tabs>
          <w:tab w:val="num" w:pos="360"/>
        </w:tabs>
      </w:pPr>
      <w:r>
        <w:t xml:space="preserve">Store </w:t>
      </w:r>
      <w:proofErr w:type="spellStart"/>
      <w:r>
        <w:t>Flagbyte</w:t>
      </w:r>
      <w:proofErr w:type="spellEnd"/>
      <w:r>
        <w:t xml:space="preserve"> Statements</w:t>
      </w:r>
    </w:p>
    <w:p w14:paraId="64675B30" w14:textId="77777777" w:rsidR="00017213" w:rsidRDefault="00017213" w:rsidP="00017213">
      <w:pPr>
        <w:pStyle w:val="CodeHeader"/>
      </w:pPr>
      <w:proofErr w:type="spellStart"/>
      <w:r>
        <w:t>MainParser.gppg</w:t>
      </w:r>
      <w:proofErr w:type="spellEnd"/>
    </w:p>
    <w:p w14:paraId="6C222A89" w14:textId="77777777" w:rsidR="00017213" w:rsidRDefault="00017213" w:rsidP="00017213">
      <w:pPr>
        <w:pStyle w:val="Code"/>
      </w:pPr>
      <w:r>
        <w:t xml:space="preserve">  | STORE_FLAGBYTE LEFT_PAREN expression RIGHT_PAREN SEMICOLON {</w:t>
      </w:r>
    </w:p>
    <w:p w14:paraId="75C6AB66" w14:textId="77777777" w:rsidR="00017213" w:rsidRDefault="00017213" w:rsidP="00017213">
      <w:pPr>
        <w:pStyle w:val="Code"/>
      </w:pPr>
      <w:r>
        <w:t xml:space="preserve">      $$ = SyntaxTreeGenerator.generateSaveFlagByteRegisterStatement($3);</w:t>
      </w:r>
    </w:p>
    <w:p w14:paraId="61AA5BF8" w14:textId="77777777" w:rsidR="00017213" w:rsidRDefault="00017213" w:rsidP="00017213">
      <w:pPr>
        <w:pStyle w:val="Code"/>
        <w:rPr>
          <w:b/>
        </w:rPr>
      </w:pPr>
      <w:r>
        <w:t xml:space="preserve">    }</w:t>
      </w:r>
    </w:p>
    <w:p w14:paraId="5F9712EE" w14:textId="77777777" w:rsidR="00017213" w:rsidRDefault="00017213" w:rsidP="00017213">
      <w:pPr>
        <w:pStyle w:val="CodeHeader"/>
      </w:pPr>
      <w:proofErr w:type="spellStart"/>
      <w:r>
        <w:t>GenerateSyntaxTree.java</w:t>
      </w:r>
      <w:proofErr w:type="spellEnd"/>
    </w:p>
    <w:p w14:paraId="41BE2C7F" w14:textId="77777777" w:rsidR="00017213" w:rsidRDefault="00017213" w:rsidP="00017213">
      <w:pPr>
        <w:pStyle w:val="Code"/>
      </w:pPr>
      <w:r>
        <w:t xml:space="preserve">  public static SyntaxTree generateSaveFlagByteRegisterStatement</w:t>
      </w:r>
    </w:p>
    <w:p w14:paraId="37BDDD87" w14:textId="77777777" w:rsidR="00017213" w:rsidRDefault="00017213" w:rsidP="00017213">
      <w:pPr>
        <w:pStyle w:val="Code"/>
      </w:pPr>
      <w:r>
        <w:t xml:space="preserve">                                               (SyntaxTree expression) {</w:t>
      </w:r>
    </w:p>
    <w:p w14:paraId="09E85246" w14:textId="77777777" w:rsidR="00017213" w:rsidRDefault="00017213" w:rsidP="00017213">
      <w:pPr>
        <w:pStyle w:val="Code"/>
      </w:pPr>
      <w:r>
        <w:t xml:space="preserve">    Assert.error(isLeftValue(expression), expression, "not a left-value");</w:t>
      </w:r>
    </w:p>
    <w:p w14:paraId="30A8ECD2" w14:textId="77777777" w:rsidR="00017213" w:rsidRDefault="00017213" w:rsidP="00017213">
      <w:pPr>
        <w:pStyle w:val="Code"/>
      </w:pPr>
      <w:r>
        <w:t xml:space="preserve">    Assert.error(expression.getType().isIntegral(), expression, "not an integral type");</w:t>
      </w:r>
    </w:p>
    <w:p w14:paraId="5B920044" w14:textId="77777777" w:rsidR="00017213" w:rsidRDefault="00017213" w:rsidP="00017213">
      <w:pPr>
        <w:pStyle w:val="Code"/>
      </w:pPr>
      <w:r>
        <w:t xml:space="preserve">    Assert.error(expression.getType().getSize() == Type.ShortSize, expression,</w:t>
      </w:r>
    </w:p>
    <w:p w14:paraId="0B211197" w14:textId="77777777" w:rsidR="00017213" w:rsidRDefault="00017213" w:rsidP="00017213">
      <w:pPr>
        <w:pStyle w:val="Code"/>
      </w:pPr>
      <w:r>
        <w:t xml:space="preserve">                 "incorrect expression type size");    </w:t>
      </w:r>
    </w:p>
    <w:p w14:paraId="0EAC7C04" w14:textId="77777777" w:rsidR="00017213" w:rsidRDefault="00017213" w:rsidP="00017213">
      <w:pPr>
        <w:pStyle w:val="Code"/>
      </w:pPr>
    </w:p>
    <w:p w14:paraId="0A1E54BD" w14:textId="77777777" w:rsidR="00017213" w:rsidRDefault="00017213" w:rsidP="00017213">
      <w:pPr>
        <w:pStyle w:val="Code"/>
      </w:pPr>
      <w:r>
        <w:t xml:space="preserve">    SyntaxTree storeTree = new SyntaxTree(MiddleOperator.SaveFromFlagByte);</w:t>
      </w:r>
    </w:p>
    <w:p w14:paraId="48A57B60" w14:textId="77777777" w:rsidR="00017213" w:rsidRDefault="00017213" w:rsidP="00017213">
      <w:pPr>
        <w:pStyle w:val="Code"/>
      </w:pPr>
      <w:r>
        <w:t xml:space="preserve">    storeTree.addChild(expression);</w:t>
      </w:r>
    </w:p>
    <w:p w14:paraId="0F7AEBDE" w14:textId="77777777" w:rsidR="00017213" w:rsidRDefault="00017213" w:rsidP="00017213">
      <w:pPr>
        <w:pStyle w:val="Code"/>
      </w:pPr>
      <w:r>
        <w:t xml:space="preserve">    return storeTree;</w:t>
      </w:r>
    </w:p>
    <w:p w14:paraId="79B75CE4" w14:textId="77777777" w:rsidR="00017213" w:rsidRDefault="00017213" w:rsidP="00017213">
      <w:pPr>
        <w:pStyle w:val="Code"/>
      </w:pPr>
      <w:r>
        <w:t xml:space="preserve">  }</w:t>
      </w:r>
    </w:p>
    <w:p w14:paraId="0A738E58" w14:textId="77777777" w:rsidR="00017213" w:rsidRDefault="00017213" w:rsidP="00017213">
      <w:pPr>
        <w:pStyle w:val="Rubrik3"/>
        <w:tabs>
          <w:tab w:val="num" w:pos="360"/>
        </w:tabs>
      </w:pPr>
      <w:r>
        <w:t>Jump Register Statements</w:t>
      </w:r>
    </w:p>
    <w:p w14:paraId="0E286EA8" w14:textId="77777777" w:rsidR="00017213" w:rsidRDefault="00017213" w:rsidP="00017213">
      <w:r>
        <w:t>When performing a call to a function which address is stored in a pointer variables we need to store the address in a register and jump to that register.</w:t>
      </w:r>
    </w:p>
    <w:p w14:paraId="4029EEB6" w14:textId="77777777" w:rsidR="00017213" w:rsidRDefault="00017213" w:rsidP="00017213">
      <w:pPr>
        <w:pStyle w:val="CodeHeader"/>
      </w:pPr>
      <w:proofErr w:type="spellStart"/>
      <w:r>
        <w:t>MainParser.gppg</w:t>
      </w:r>
      <w:proofErr w:type="spellEnd"/>
    </w:p>
    <w:p w14:paraId="23B78121" w14:textId="77777777" w:rsidR="00017213" w:rsidRDefault="00017213" w:rsidP="00017213">
      <w:pPr>
        <w:pStyle w:val="Code"/>
      </w:pPr>
      <w:r>
        <w:t xml:space="preserve">  | JUMP_REGISTER LEFT_PAREN IDENTIFIER RIGHT_PAREN SEMICOLON {</w:t>
      </w:r>
    </w:p>
    <w:p w14:paraId="51E18DA1" w14:textId="77777777" w:rsidR="00017213" w:rsidRDefault="00017213" w:rsidP="00017213">
      <w:pPr>
        <w:pStyle w:val="Code"/>
      </w:pPr>
      <w:r>
        <w:t xml:space="preserve">      $$ = SyntaxTreeGenerator.generateJumpRegisterStatement($3);</w:t>
      </w:r>
    </w:p>
    <w:p w14:paraId="55032DA2" w14:textId="77777777" w:rsidR="00017213" w:rsidRDefault="00017213" w:rsidP="00017213">
      <w:pPr>
        <w:pStyle w:val="Code"/>
        <w:rPr>
          <w:b/>
        </w:rPr>
      </w:pPr>
      <w:r>
        <w:t xml:space="preserve">    }</w:t>
      </w:r>
    </w:p>
    <w:p w14:paraId="75FA7903" w14:textId="77777777" w:rsidR="00017213" w:rsidRDefault="00017213" w:rsidP="00017213">
      <w:pPr>
        <w:pStyle w:val="CodeHeader"/>
      </w:pPr>
      <w:proofErr w:type="spellStart"/>
      <w:r>
        <w:t>GenerateSyntaxTree.java</w:t>
      </w:r>
      <w:proofErr w:type="spellEnd"/>
    </w:p>
    <w:p w14:paraId="25016E23" w14:textId="77777777" w:rsidR="00017213" w:rsidRDefault="00017213" w:rsidP="00017213">
      <w:pPr>
        <w:pStyle w:val="Code"/>
      </w:pPr>
      <w:r>
        <w:t xml:space="preserve">  public static SyntaxTree generateJumpRegisterStatement(String name) {</w:t>
      </w:r>
    </w:p>
    <w:p w14:paraId="42EB0CE8" w14:textId="77777777" w:rsidR="00017213" w:rsidRDefault="00017213" w:rsidP="00017213">
      <w:pPr>
        <w:pStyle w:val="Code"/>
      </w:pPr>
      <w:r>
        <w:t xml:space="preserve">    Register register = generateRegister(name);</w:t>
      </w:r>
    </w:p>
    <w:p w14:paraId="4E5AF21A" w14:textId="77777777" w:rsidR="00017213" w:rsidRDefault="00017213" w:rsidP="00017213">
      <w:pPr>
        <w:pStyle w:val="Code"/>
      </w:pPr>
      <w:r>
        <w:t xml:space="preserve">    return (new SyntaxTree(MiddleOperator.JumpRegister, register));</w:t>
      </w:r>
    </w:p>
    <w:p w14:paraId="1206B6C6" w14:textId="77777777" w:rsidR="00017213" w:rsidRDefault="00017213" w:rsidP="00017213">
      <w:pPr>
        <w:pStyle w:val="Code"/>
        <w:rPr>
          <w:rFonts w:ascii="Times New Roman" w:eastAsiaTheme="majorEastAsia" w:hAnsi="Times New Roman" w:cstheme="majorBidi"/>
          <w:b/>
          <w:noProof w:val="0"/>
          <w:sz w:val="32"/>
          <w:szCs w:val="24"/>
        </w:rPr>
      </w:pPr>
      <w:r>
        <w:t xml:space="preserve">  }</w:t>
      </w:r>
    </w:p>
    <w:p w14:paraId="269E8FEA" w14:textId="77777777" w:rsidR="00017213" w:rsidRDefault="00017213" w:rsidP="00017213">
      <w:pPr>
        <w:pStyle w:val="Rubrik3"/>
      </w:pPr>
      <w:r>
        <w:t>Interrupt Statements</w:t>
      </w:r>
    </w:p>
    <w:p w14:paraId="2C03D083" w14:textId="77777777" w:rsidR="00017213" w:rsidRDefault="00017213" w:rsidP="00017213">
      <w:r>
        <w:t>When making system calls, an interrupt occurs. The operand is an integral value of short size (1 byte).</w:t>
      </w:r>
    </w:p>
    <w:p w14:paraId="2962F687" w14:textId="77777777" w:rsidR="00017213" w:rsidRDefault="00017213" w:rsidP="00017213">
      <w:pPr>
        <w:pStyle w:val="CodeHeader"/>
      </w:pPr>
      <w:proofErr w:type="spellStart"/>
      <w:r>
        <w:lastRenderedPageBreak/>
        <w:t>MainParser.gppg</w:t>
      </w:r>
      <w:proofErr w:type="spellEnd"/>
    </w:p>
    <w:p w14:paraId="549850B7" w14:textId="77777777" w:rsidR="00017213" w:rsidRDefault="00017213" w:rsidP="00017213">
      <w:pPr>
        <w:pStyle w:val="Code"/>
      </w:pPr>
      <w:r>
        <w:t xml:space="preserve">  | INTERRUPT LEFT_PAREN constant_expression RIGHT_PAREN SEMICOLON {</w:t>
      </w:r>
    </w:p>
    <w:p w14:paraId="725D54BE" w14:textId="77777777" w:rsidR="00017213" w:rsidRDefault="00017213" w:rsidP="00017213">
      <w:pPr>
        <w:pStyle w:val="Code"/>
      </w:pPr>
      <w:r>
        <w:t xml:space="preserve">      $$ = SyntaxTreeGenerator.generateInterruptStatement($3);</w:t>
      </w:r>
    </w:p>
    <w:p w14:paraId="0188FC2E" w14:textId="77777777" w:rsidR="00017213" w:rsidRDefault="00017213" w:rsidP="00017213">
      <w:pPr>
        <w:pStyle w:val="Code"/>
        <w:rPr>
          <w:b/>
        </w:rPr>
      </w:pPr>
      <w:r>
        <w:t xml:space="preserve">    };</w:t>
      </w:r>
    </w:p>
    <w:p w14:paraId="7F3F2DA0" w14:textId="77777777" w:rsidR="00017213" w:rsidRDefault="00017213" w:rsidP="00017213">
      <w:pPr>
        <w:pStyle w:val="CodeHeader"/>
      </w:pPr>
      <w:proofErr w:type="spellStart"/>
      <w:r>
        <w:t>GenerateSyntaxTree.java</w:t>
      </w:r>
      <w:proofErr w:type="spellEnd"/>
    </w:p>
    <w:p w14:paraId="35C646D1" w14:textId="77777777" w:rsidR="00017213" w:rsidRDefault="00017213" w:rsidP="00017213">
      <w:pPr>
        <w:pStyle w:val="Code"/>
      </w:pPr>
      <w:r>
        <w:t xml:space="preserve">  public static SyntaxTree generateInterruptStatement</w:t>
      </w:r>
    </w:p>
    <w:p w14:paraId="12979054" w14:textId="77777777" w:rsidR="00017213" w:rsidRDefault="00017213" w:rsidP="00017213">
      <w:pPr>
        <w:pStyle w:val="Code"/>
      </w:pPr>
      <w:r>
        <w:t xml:space="preserve">                                            (SyntaxTree interruptTree) {</w:t>
      </w:r>
    </w:p>
    <w:p w14:paraId="5B88962B" w14:textId="77777777" w:rsidR="00017213" w:rsidRDefault="00017213" w:rsidP="00017213">
      <w:pPr>
        <w:pStyle w:val="Code"/>
      </w:pPr>
      <w:r>
        <w:t xml:space="preserve">    Object value = interruptTree.getSymbol().getValue();</w:t>
      </w:r>
    </w:p>
    <w:p w14:paraId="21F5DD8B" w14:textId="77777777" w:rsidR="00017213" w:rsidRDefault="00017213" w:rsidP="00017213">
      <w:pPr>
        <w:pStyle w:val="Code"/>
      </w:pPr>
      <w:r>
        <w:t xml:space="preserve">    int intValue = ((BigInteger) value).intValue();</w:t>
      </w:r>
    </w:p>
    <w:p w14:paraId="7040E2E1" w14:textId="77777777" w:rsidR="00017213" w:rsidRDefault="00017213" w:rsidP="00017213">
      <w:pPr>
        <w:pStyle w:val="Code"/>
      </w:pPr>
      <w:r>
        <w:t xml:space="preserve">    Assert.error((intValue &gt;= 0) &amp;&amp; (intValue &lt;= 255),</w:t>
      </w:r>
    </w:p>
    <w:p w14:paraId="044CB339" w14:textId="77777777" w:rsidR="00017213" w:rsidRDefault="00017213" w:rsidP="00017213">
      <w:pPr>
        <w:pStyle w:val="Code"/>
      </w:pPr>
      <w:r>
        <w:t xml:space="preserve">                 "interrupt value out of range");</w:t>
      </w:r>
    </w:p>
    <w:p w14:paraId="0D845153" w14:textId="77777777" w:rsidR="00017213" w:rsidRDefault="00017213" w:rsidP="00017213">
      <w:pPr>
        <w:pStyle w:val="Code"/>
      </w:pPr>
      <w:r>
        <w:t xml:space="preserve">    return (new SyntaxTree(MiddleOperator.Interrupt,</w:t>
      </w:r>
    </w:p>
    <w:p w14:paraId="283098CC" w14:textId="77777777" w:rsidR="00017213" w:rsidRDefault="00017213" w:rsidP="00017213">
      <w:pPr>
        <w:pStyle w:val="Code"/>
      </w:pPr>
      <w:r>
        <w:t xml:space="preserve">                           interruptTree.getSymbol()));</w:t>
      </w:r>
    </w:p>
    <w:p w14:paraId="3E5A96E7" w14:textId="22C72195" w:rsidR="00FB6AA4" w:rsidRPr="004D5DB0" w:rsidRDefault="00017213" w:rsidP="00FB6AA4">
      <w:pPr>
        <w:pStyle w:val="Code"/>
      </w:pPr>
      <w:r>
        <w:t xml:space="preserve">  }</w:t>
      </w: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562B20B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0976D3CA"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 xml:space="preserve">_ASSIGN     </w:t>
      </w:r>
      <w:r w:rsidR="001C3E1B">
        <w:rPr>
          <w:highlight w:val="white"/>
          <w:lang w:val="sv-SE"/>
        </w:rPr>
        <w:t xml:space="preserve"> </w:t>
      </w:r>
      <w:r>
        <w:rPr>
          <w:highlight w:val="white"/>
          <w:lang w:val="sv-SE"/>
        </w:rPr>
        <w:t xml:space="preserve">    { $$ = MiddleOperator.Bitwise</w:t>
      </w:r>
      <w:r w:rsidR="00414C74">
        <w:rPr>
          <w:highlight w:val="white"/>
          <w:lang w:val="sv-SE"/>
        </w:rPr>
        <w:t>Or</w:t>
      </w:r>
      <w:r>
        <w:rPr>
          <w:highlight w:val="white"/>
          <w:lang w:val="sv-SE"/>
        </w:rPr>
        <w:t xml:space="preserve">; </w:t>
      </w:r>
      <w:r w:rsidR="001C3E1B">
        <w:rPr>
          <w:highlight w:val="white"/>
          <w:lang w:val="sv-SE"/>
        </w:rPr>
        <w:t xml:space="preserve"> </w:t>
      </w:r>
      <w:r>
        <w:rPr>
          <w:highlight w:val="white"/>
          <w:lang w:val="sv-SE"/>
        </w:rPr>
        <w:t xml:space="preserve">    }</w:t>
      </w:r>
    </w:p>
    <w:p w14:paraId="481455EC" w14:textId="7307B34F"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5C43AA">
        <w:rPr>
          <w:rStyle w:val="KeyWord0"/>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is </w:t>
      </w:r>
      <w:r w:rsidR="002B1DB0">
        <w:rPr>
          <w:highlight w:val="white"/>
          <w:lang w:val="sv-SE"/>
        </w:rPr>
        <w:t xml:space="preserve">at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9"/>
    <w:bookmarkEnd w:id="60"/>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 xml:space="preserve">First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7BC035C3" w14:textId="77777777" w:rsidR="00636360" w:rsidRDefault="00636360" w:rsidP="00636360">
      <w:pPr>
        <w:pStyle w:val="Rubrik3"/>
      </w:pPr>
      <w:r>
        <w:t>Prefix Expression</w:t>
      </w:r>
    </w:p>
    <w:p w14:paraId="17DB7A32" w14:textId="77777777" w:rsidR="00636360" w:rsidRDefault="00636360" w:rsidP="00636360">
      <w:r>
        <w:t>In C, there are several prefix expressions:</w:t>
      </w:r>
    </w:p>
    <w:p w14:paraId="59EB897C" w14:textId="77777777" w:rsidR="00636360" w:rsidRDefault="00636360" w:rsidP="00636360">
      <w:pPr>
        <w:pStyle w:val="Liststycke"/>
        <w:numPr>
          <w:ilvl w:val="0"/>
          <w:numId w:val="148"/>
        </w:numPr>
        <w:spacing w:line="256" w:lineRule="auto"/>
      </w:pPr>
      <w:r>
        <w:t>Unary add and minus</w:t>
      </w:r>
    </w:p>
    <w:p w14:paraId="3C06322A" w14:textId="77777777" w:rsidR="00636360" w:rsidRDefault="00636360" w:rsidP="00636360">
      <w:pPr>
        <w:pStyle w:val="Liststycke"/>
        <w:numPr>
          <w:ilvl w:val="0"/>
          <w:numId w:val="148"/>
        </w:numPr>
        <w:spacing w:line="256" w:lineRule="auto"/>
      </w:pPr>
      <w:r>
        <w:t>Logical not</w:t>
      </w:r>
    </w:p>
    <w:p w14:paraId="54BF401C" w14:textId="77777777" w:rsidR="00636360" w:rsidRDefault="00636360" w:rsidP="00636360">
      <w:pPr>
        <w:pStyle w:val="Liststycke"/>
        <w:numPr>
          <w:ilvl w:val="0"/>
          <w:numId w:val="148"/>
        </w:numPr>
        <w:spacing w:line="256" w:lineRule="auto"/>
      </w:pPr>
      <w:r>
        <w:t>Bitwise not</w:t>
      </w:r>
    </w:p>
    <w:p w14:paraId="480B5D9E" w14:textId="77777777" w:rsidR="00636360" w:rsidRDefault="00636360" w:rsidP="00636360">
      <w:pPr>
        <w:pStyle w:val="Liststycke"/>
        <w:numPr>
          <w:ilvl w:val="0"/>
          <w:numId w:val="148"/>
        </w:numPr>
        <w:spacing w:line="256" w:lineRule="auto"/>
      </w:pPr>
      <w:r>
        <w:t xml:space="preserve">The </w:t>
      </w:r>
      <w:proofErr w:type="spellStart"/>
      <w:r>
        <w:rPr>
          <w:rStyle w:val="CodeInText"/>
        </w:rPr>
        <w:t>sizeof</w:t>
      </w:r>
      <w:proofErr w:type="spellEnd"/>
      <w:r>
        <w:t xml:space="preserve"> operator</w:t>
      </w:r>
    </w:p>
    <w:p w14:paraId="7713625E" w14:textId="77777777" w:rsidR="00636360" w:rsidRDefault="00636360" w:rsidP="00636360">
      <w:pPr>
        <w:pStyle w:val="Liststycke"/>
        <w:numPr>
          <w:ilvl w:val="0"/>
          <w:numId w:val="148"/>
        </w:numPr>
        <w:spacing w:line="256" w:lineRule="auto"/>
      </w:pPr>
      <w:r>
        <w:t>The address operator</w:t>
      </w:r>
    </w:p>
    <w:p w14:paraId="3DB1A689" w14:textId="77777777" w:rsidR="00636360" w:rsidRDefault="00636360" w:rsidP="00636360">
      <w:pPr>
        <w:pStyle w:val="Liststycke"/>
        <w:numPr>
          <w:ilvl w:val="0"/>
          <w:numId w:val="148"/>
        </w:numPr>
        <w:spacing w:line="256" w:lineRule="auto"/>
      </w:pPr>
      <w:r>
        <w:lastRenderedPageBreak/>
        <w:t xml:space="preserve">The </w:t>
      </w:r>
      <w:proofErr w:type="spellStart"/>
      <w:r>
        <w:t>dereferenceence</w:t>
      </w:r>
      <w:proofErr w:type="spellEnd"/>
      <w:r>
        <w:t xml:space="preserve"> operator</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5C3F5614" w:rsidR="003F2683" w:rsidRDefault="003F2683" w:rsidP="003F2683">
      <w:pPr>
        <w:pStyle w:val="Rubrik3"/>
        <w:rPr>
          <w:highlight w:val="white"/>
        </w:rPr>
      </w:pPr>
      <w:r>
        <w:rPr>
          <w:highlight w:val="white"/>
        </w:rPr>
        <w:t>Logical Not Expression</w:t>
      </w:r>
    </w:p>
    <w:p w14:paraId="7CE7C86D" w14:textId="77777777" w:rsidR="00C63ED3" w:rsidRDefault="00C63ED3" w:rsidP="00C63ED3">
      <w:r>
        <w:t>The logical-not operator just swaps the true and false sets of its operand.</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lastRenderedPageBreak/>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6BFB0E03" w:rsidR="00A23642" w:rsidRDefault="00A23642" w:rsidP="00A23642">
      <w:pPr>
        <w:pStyle w:val="Rubrik3"/>
        <w:rPr>
          <w:highlight w:val="white"/>
        </w:rPr>
      </w:pPr>
      <w:r>
        <w:rPr>
          <w:highlight w:val="white"/>
        </w:rPr>
        <w:t xml:space="preserve">The </w:t>
      </w:r>
      <w:proofErr w:type="spellStart"/>
      <w:r w:rsidR="00C71031">
        <w:rPr>
          <w:highlight w:val="white"/>
        </w:rPr>
        <w:t>S</w:t>
      </w:r>
      <w:r>
        <w:rPr>
          <w:highlight w:val="white"/>
        </w:rPr>
        <w:t>izeof</w:t>
      </w:r>
      <w:proofErr w:type="spellEnd"/>
      <w:r>
        <w:rPr>
          <w:highlight w:val="white"/>
        </w:rPr>
        <w:t xml:space="preserve"> Expression</w:t>
      </w:r>
    </w:p>
    <w:p w14:paraId="46FE60BA" w14:textId="77777777" w:rsidR="003C67C0" w:rsidRDefault="003C67C0" w:rsidP="003C67C0">
      <w:r>
        <w:t xml:space="preserve">The </w:t>
      </w:r>
      <w:proofErr w:type="spellStart"/>
      <w:r>
        <w:rPr>
          <w:rStyle w:val="CodeInText"/>
        </w:rPr>
        <w:t>sizeof</w:t>
      </w:r>
      <w:proofErr w:type="spellEnd"/>
      <w:r>
        <w:rPr>
          <w:rStyle w:val="CodeInText"/>
        </w:rPr>
        <w:t>-operator</w:t>
      </w:r>
      <w:r>
        <w:t xml:space="preserve"> takes an expression or a type inside parenthesis as operand. The operator is not allowed on function or bitfields.</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is not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is not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lastRenderedPageBreak/>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is not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4E45171D" w14:textId="77777777" w:rsidR="00E22A3B" w:rsidRDefault="00E22A3B" w:rsidP="00E22A3B">
      <w: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lastRenderedPageBreak/>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0A6FB5B7" w14:textId="77777777" w:rsidR="00F573E1" w:rsidRDefault="00F573E1" w:rsidP="00F573E1">
      <w:r>
        <w:t>The dereference operator takes a pointer or array as operand.</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4449250C" w14:textId="77777777" w:rsidR="00907CC4" w:rsidRDefault="00907CC4" w:rsidP="00907CC4">
      <w:r>
        <w:t>The postfix increment and decrement change the operand and return the original value. The operand has to be a left-value of arithmetic or pointer type.</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lastRenderedPageBreak/>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w:t>
      </w:r>
      <w:r w:rsidR="006745ED">
        <w:rPr>
          <w:highlight w:val="white"/>
        </w:rPr>
        <w:lastRenderedPageBreak/>
        <w:t xml:space="preserve">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lastRenderedPageBreak/>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054F401C" w14:textId="77777777" w:rsidR="00A74D16" w:rsidRDefault="00A74D16" w:rsidP="00A74D16">
      <w:r>
        <w:t>The arrow operator takes a pointer to a struct or union as operand. The result symbol has the operand as address symbol and the member offset as offset.</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lastRenderedPageBreak/>
        <w:t xml:space="preserve">    }</w:t>
      </w:r>
    </w:p>
    <w:p w14:paraId="15D1C366" w14:textId="63EE8C58" w:rsidR="00F92056" w:rsidRPr="00117B9F" w:rsidRDefault="00F92056" w:rsidP="00F92056">
      <w:pPr>
        <w:pStyle w:val="Rubrik3"/>
        <w:rPr>
          <w:highlight w:val="white"/>
        </w:rPr>
      </w:pPr>
      <w:r>
        <w:rPr>
          <w:highlight w:val="white"/>
        </w:rPr>
        <w:t>Index Expression</w:t>
      </w:r>
    </w:p>
    <w:p w14:paraId="1A63BA86" w14:textId="77777777" w:rsidR="00EC7214" w:rsidRDefault="00EC7214" w:rsidP="00EC7214">
      <w:r>
        <w:t>The index operator takes a pointer or array and an integral. We have three cases:</w:t>
      </w:r>
    </w:p>
    <w:p w14:paraId="7EF76398" w14:textId="77777777" w:rsidR="00EC7214" w:rsidRDefault="00EC7214" w:rsidP="00EC7214">
      <w:pPr>
        <w:pStyle w:val="Liststycke"/>
        <w:numPr>
          <w:ilvl w:val="0"/>
          <w:numId w:val="149"/>
        </w:numPr>
        <w:spacing w:line="256" w:lineRule="auto"/>
      </w:pPr>
      <w:r>
        <w:t>The index is constant, in which case we treat the operator as if it was the arrow operator.</w:t>
      </w:r>
    </w:p>
    <w:p w14:paraId="73B4B1E8" w14:textId="77777777" w:rsidR="00EC7214" w:rsidRDefault="00EC7214" w:rsidP="00EC7214">
      <w:pPr>
        <w:pStyle w:val="Liststycke"/>
        <w:numPr>
          <w:ilvl w:val="0"/>
          <w:numId w:val="149"/>
        </w:numPr>
        <w:spacing w:line="256" w:lineRule="auto"/>
      </w:pPr>
      <w:r>
        <w:t>The index is not constant and the array or pointer type size is one, in which case we generate that add the index to the pointer or array.</w:t>
      </w:r>
    </w:p>
    <w:p w14:paraId="7619FC80" w14:textId="77777777" w:rsidR="00EC7214" w:rsidRDefault="00EC7214" w:rsidP="00EC7214">
      <w:pPr>
        <w:pStyle w:val="Liststycke"/>
        <w:numPr>
          <w:ilvl w:val="0"/>
          <w:numId w:val="149"/>
        </w:numPr>
        <w:spacing w:line="256" w:lineRule="auto"/>
      </w:pPr>
      <w:r>
        <w:t>The index is not constant and the array or pointer type size is greater than, in which case we also need to generate code that multiply the index with the type size.</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lastRenderedPageBreak/>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lastRenderedPageBreak/>
        <w:t>Dot Expression</w:t>
      </w:r>
    </w:p>
    <w:p w14:paraId="15B7AA71" w14:textId="77777777" w:rsidR="00E26192" w:rsidRDefault="00E26192" w:rsidP="00E26192">
      <w: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Default="00E26192" w:rsidP="00E26192">
      <w:r>
        <w:t>If the operand does not have an address symbol, it is a regular variable. Then we just create a temporary symbol with the same storage and increase the offset with the member offset.</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lastRenderedPageBreak/>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6B6E4B00" w14:textId="77777777" w:rsidR="00727422" w:rsidRDefault="00727422" w:rsidP="00727422">
      <w:r>
        <w:t>When calling a function, first we need to check the number of actual and formal parameters, which shall be equal. Unless the function is elliptic, in which case the actual parameter list can be longer.</w:t>
      </w:r>
    </w:p>
    <w:p w14:paraId="014032EB" w14:textId="73144605" w:rsidR="00727422" w:rsidRDefault="00727422" w:rsidP="00727422">
      <w:r>
        <w:t xml:space="preserve">Each regular actual parameter is transformed to the type of the formal parameter, and each extra actual parameter is subjected to the type promotion described in Section </w:t>
      </w:r>
      <w:r>
        <w:fldChar w:fldCharType="begin"/>
      </w:r>
      <w:r>
        <w:instrText xml:space="preserve"> REF _Ref418350730 \r \h </w:instrText>
      </w:r>
      <w:r>
        <w:fldChar w:fldCharType="separate"/>
      </w:r>
      <w:r>
        <w:t>6.3.6</w:t>
      </w:r>
      <w:r>
        <w:fldChar w:fldCharType="end"/>
      </w:r>
      <w:r>
        <w:t>. Unless the return type is void, we place the result value in a temporary symbol.</w:t>
      </w:r>
    </w:p>
    <w:p w14:paraId="517BDFE1" w14:textId="77777777" w:rsidR="003F2C3E" w:rsidRDefault="003F2C3E" w:rsidP="003F2C3E">
      <w:r>
        <w:t>Each actual parameter is checked. For a regular parameter (</w:t>
      </w:r>
      <w:proofErr w:type="spellStart"/>
      <w:r>
        <w:rPr>
          <w:rStyle w:val="CodeInText"/>
        </w:rPr>
        <w:t>paramType</w:t>
      </w:r>
      <w:proofErr w:type="spellEnd"/>
      <w: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Default="003F2C3E" w:rsidP="003F2C3E">
      <w:r>
        <w:t>For an extra parameter: a char is converted to an integer and a float is converted to a double.</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lastRenderedPageBreak/>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lastRenderedPageBreak/>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7963F03F" w14:textId="77777777" w:rsidR="00D35E46" w:rsidRDefault="00D35E46" w:rsidP="00D35E46">
      <w:r>
        <w:t xml:space="preserve">Each parameter is converted from a possible logical type to an integer by calling </w:t>
      </w:r>
      <w:proofErr w:type="spellStart"/>
      <w:r>
        <w:rPr>
          <w:rStyle w:val="CodeInText"/>
        </w:rPr>
        <w:t>Generate.generateIntegerExpression</w:t>
      </w:r>
      <w:proofErr w:type="spellEnd"/>
      <w:r>
        <w:t>.</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lastRenderedPageBreak/>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lastRenderedPageBreak/>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r>
        <w:rPr>
          <w:highlight w:val="white"/>
        </w:rPr>
        <w:t>Primary Expressions</w:t>
      </w:r>
    </w:p>
    <w:p w14:paraId="3B47BA8A" w14:textId="382B41F9" w:rsid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0E0F7697" w14:textId="77777777" w:rsidR="0095311C" w:rsidRDefault="0095311C" w:rsidP="0095311C">
      <w:r>
        <w:t>A primary expression is an identifier, which symbol we look up in the symbol table, a value, which we store in the global space, or an expression surrounded by parenthesis.</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lastRenderedPageBreak/>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3404CC8F" w:rsidR="0062119D" w:rsidRDefault="0062119D" w:rsidP="0062119D">
      <w:pPr>
        <w:pStyle w:val="CodeHeader"/>
      </w:pPr>
      <w:proofErr w:type="spellStart"/>
      <w:r>
        <w:t>MainParser.gppg</w:t>
      </w:r>
      <w:proofErr w:type="spellEnd"/>
    </w:p>
    <w:p w14:paraId="60C32F9F" w14:textId="0F97182B" w:rsidR="00075655" w:rsidRDefault="00075655" w:rsidP="00075655">
      <w:pPr>
        <w:pStyle w:val="Rubrik1"/>
      </w:pPr>
      <w:bookmarkStart w:id="174" w:name="_Toc481936158"/>
      <w:r>
        <w:lastRenderedPageBreak/>
        <w:t>Parsing</w:t>
      </w:r>
    </w:p>
    <w:p w14:paraId="590BE92E" w14:textId="1CC8DC96" w:rsidR="00E40B78" w:rsidRPr="00EC76D5" w:rsidRDefault="00E40B78" w:rsidP="00E40B78">
      <w:pPr>
        <w:pStyle w:val="Rubrik2"/>
      </w:pPr>
      <w:r w:rsidRPr="00EC76D5">
        <w:t>Statements</w:t>
      </w:r>
      <w:bookmarkEnd w:id="174"/>
    </w:p>
    <w:p w14:paraId="38FD637A" w14:textId="77777777" w:rsidR="00E40B78" w:rsidRPr="00EC76D5" w:rsidRDefault="00E40B78" w:rsidP="00E40B78">
      <w:pPr>
        <w:pStyle w:val="Rubrik3"/>
      </w:pPr>
      <w:bookmarkStart w:id="175" w:name="_Ref417993054"/>
      <w:bookmarkStart w:id="176" w:name="_Toc481936159"/>
      <w:r w:rsidRPr="00EC76D5">
        <w:t>The Forward-Jump Problem (Backpatching)</w:t>
      </w:r>
      <w:bookmarkEnd w:id="175"/>
      <w:bookmarkEnd w:id="176"/>
    </w:p>
    <w:p w14:paraId="6BDE0A05" w14:textId="77777777" w:rsidR="00E40B78" w:rsidRPr="00EC76D5" w:rsidRDefault="00E40B78" w:rsidP="00E40B78">
      <w:ins w:id="177" w:author="Stefan Bjornander" w:date="2015-04-26T09:25:00Z">
        <w:r w:rsidRPr="00EC76D5">
          <w:t xml:space="preserve">When generating </w:t>
        </w:r>
      </w:ins>
      <w:r w:rsidRPr="00EC76D5">
        <w:t xml:space="preserve">middle code instructions for </w:t>
      </w:r>
      <w:ins w:id="178" w:author="Stefan Bjornander" w:date="2015-04-26T09:25:00Z">
        <w:r w:rsidRPr="00EC76D5">
          <w:t xml:space="preserve">expressions </w:t>
        </w:r>
      </w:ins>
      <w:r w:rsidRPr="00EC76D5">
        <w:t>or</w:t>
      </w:r>
      <w:ins w:id="179" w:author="Stefan Bjornander" w:date="2015-04-26T09:25:00Z">
        <w:r w:rsidRPr="00EC76D5">
          <w:t xml:space="preserve"> statement</w:t>
        </w:r>
      </w:ins>
      <w:r w:rsidRPr="00EC76D5">
        <w:t>s</w:t>
      </w:r>
      <w:ins w:id="180" w:author="Stefan Bjornander" w:date="2015-04-26T09:25:00Z">
        <w:r w:rsidRPr="00EC76D5">
          <w:t>, a common situation is that we</w:t>
        </w:r>
      </w:ins>
      <w:ins w:id="181"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lastRenderedPageBreak/>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xml:space="preserve">)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EC76D5">
        <w:t>falses</w:t>
      </w:r>
      <w:proofErr w:type="spellEnd"/>
      <w:r w:rsidRPr="00EC76D5">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w:t>
      </w:r>
      <w:proofErr w:type="spellStart"/>
      <w:r w:rsidRPr="00EC76D5">
        <w:t>ther</w:t>
      </w:r>
      <w:proofErr w:type="spellEnd"/>
      <w:r w:rsidRPr="00EC76D5">
        <w:t xml:space="preserve"> middle code list as target address. In this way, the target address becomes the next middle code instruction to become generated. More </w:t>
      </w:r>
      <w:r w:rsidRPr="00EC76D5">
        <w:lastRenderedPageBreak/>
        <w:t>specifically, the backpatching is performed by setting the third address of the middle code, since the third address is always the jump address in conditional and unconditional jump instructions.</w:t>
      </w:r>
    </w:p>
    <w:p w14:paraId="2B462B1F" w14:textId="358ADA96" w:rsidR="00E40B78" w:rsidRPr="00EC76D5" w:rsidRDefault="00E40B78" w:rsidP="00E40B78">
      <w:pPr>
        <w:pStyle w:val="Rubrik3"/>
      </w:pPr>
      <w:bookmarkStart w:id="182" w:name="_Toc481936160"/>
      <w:r w:rsidRPr="00EC76D5">
        <w:t>The if-else Problem (Open and Closed Statements)</w:t>
      </w:r>
      <w:bookmarkEnd w:id="182"/>
    </w:p>
    <w:p w14:paraId="3DF101EE" w14:textId="79AC1993" w:rsidR="00E40B78" w:rsidRPr="00EC76D5" w:rsidRDefault="00E40B78">
      <w:pPr>
        <w:rPr>
          <w:ins w:id="183" w:author="Stefan Bjornander" w:date="2015-04-26T09:44:00Z"/>
        </w:rPr>
        <w:pPrChange w:id="184" w:author="Stefan Bjornander" w:date="2015-04-26T09:25:00Z">
          <w:pPr>
            <w:pStyle w:val="Code"/>
          </w:pPr>
        </w:pPrChange>
      </w:pPr>
      <w:ins w:id="185" w:author="Stefan Bjornander" w:date="2015-04-26T09:27:00Z">
        <w:r w:rsidRPr="00EC76D5">
          <w:t xml:space="preserve">The </w:t>
        </w:r>
        <w:r w:rsidRPr="00EC76D5">
          <w:rPr>
            <w:rStyle w:val="CodeInText"/>
            <w:rPrChange w:id="186" w:author="Stefan Bjornander" w:date="2015-04-26T09:43:00Z">
              <w:rPr/>
            </w:rPrChange>
          </w:rPr>
          <w:t>if-else</w:t>
        </w:r>
        <w:r w:rsidRPr="00EC76D5">
          <w:t xml:space="preserve"> problem</w:t>
        </w:r>
      </w:ins>
      <w:ins w:id="187" w:author="Stefan Bjornander" w:date="2015-04-26T09:28:00Z">
        <w:r w:rsidRPr="00EC76D5">
          <w:rPr>
            <w:rStyle w:val="Fotnotsreferens"/>
          </w:rPr>
          <w:footnoteReference w:id="5"/>
        </w:r>
      </w:ins>
      <w:ins w:id="200" w:author="Stefan Bjornander" w:date="2015-04-26T09:27:00Z">
        <w:r w:rsidRPr="00EC76D5">
          <w:t xml:space="preserve"> </w:t>
        </w:r>
      </w:ins>
      <w:del w:id="201" w:author="Stefan Bjornander" w:date="2015-04-26T09:43:00Z">
        <w:r w:rsidRPr="00EC76D5" w:rsidDel="003E7372">
          <w:delText xml:space="preserve">In </w:delText>
        </w:r>
      </w:del>
      <w:ins w:id="202" w:author="Stefan Bjornander" w:date="2015-04-26T09:45:00Z">
        <w:r w:rsidRPr="00EC76D5">
          <w:t xml:space="preserve">is the problem of </w:t>
        </w:r>
      </w:ins>
      <w:ins w:id="203" w:author="Stefan Bjornander" w:date="2015-04-26T09:51:00Z">
        <w:r w:rsidRPr="00EC76D5">
          <w:t>syntac</w:t>
        </w:r>
      </w:ins>
      <w:ins w:id="204" w:author="Stefan Bjornander" w:date="2015-04-26T09:53:00Z">
        <w:r w:rsidRPr="00EC76D5">
          <w:t xml:space="preserve">tically </w:t>
        </w:r>
      </w:ins>
      <w:ins w:id="205" w:author="Stefan Bjornander" w:date="2015-04-26T09:45:00Z">
        <w:r w:rsidRPr="00EC76D5">
          <w:t xml:space="preserve">interpret </w:t>
        </w:r>
      </w:ins>
      <w:del w:id="206" w:author="Stefan Bjornander" w:date="2015-04-26T09:45:00Z">
        <w:r w:rsidRPr="00EC76D5" w:rsidDel="007E082A">
          <w:delText xml:space="preserve">the </w:delText>
        </w:r>
      </w:del>
      <w:ins w:id="207" w:author="Stefan Bjornander" w:date="2015-04-26T09:45:00Z">
        <w:r w:rsidRPr="00EC76D5">
          <w:t>the leftmost source code below.</w:t>
        </w:r>
      </w:ins>
      <w:ins w:id="208" w:author="Stefan Bjornander" w:date="2015-04-26T09:47:00Z">
        <w:r w:rsidRPr="00EC76D5">
          <w:t xml:space="preserve"> Semantically, the middle interpretation </w:t>
        </w:r>
      </w:ins>
      <w:r w:rsidR="009D3EB8" w:rsidRPr="00EC76D5">
        <w:t xml:space="preserve">of the left statement </w:t>
      </w:r>
      <w:ins w:id="209" w:author="Stefan Bjornander" w:date="2015-04-26T09:47:00Z">
        <w:r w:rsidRPr="00EC76D5">
          <w:t xml:space="preserve">is the correct one, each </w:t>
        </w:r>
        <w:r w:rsidRPr="00EC76D5">
          <w:rPr>
            <w:rStyle w:val="CodeInText"/>
            <w:rPrChange w:id="210" w:author="Stefan Bjornander" w:date="2015-04-26T09:48:00Z">
              <w:rPr/>
            </w:rPrChange>
          </w:rPr>
          <w:t>else</w:t>
        </w:r>
        <w:r w:rsidRPr="00EC76D5">
          <w:t xml:space="preserve"> shall be</w:t>
        </w:r>
      </w:ins>
      <w:ins w:id="211" w:author="Stefan Bjornander" w:date="2015-04-26T09:58:00Z">
        <w:r w:rsidRPr="00EC76D5">
          <w:t xml:space="preserve"> connected</w:t>
        </w:r>
      </w:ins>
      <w:ins w:id="212" w:author="Stefan Bjornander" w:date="2015-04-26T09:47:00Z">
        <w:r w:rsidRPr="00EC76D5">
          <w:t xml:space="preserve"> to the </w:t>
        </w:r>
      </w:ins>
      <w:ins w:id="213" w:author="Stefan Bjornander" w:date="2015-04-26T09:59:00Z">
        <w:r w:rsidRPr="00EC76D5">
          <w:t xml:space="preserve">latest preceding </w:t>
        </w:r>
      </w:ins>
      <w:ins w:id="214" w:author="Stefan Bjornander" w:date="2015-04-26T09:48:00Z">
        <w:r w:rsidRPr="00EC76D5">
          <w:rPr>
            <w:rStyle w:val="CodeInText"/>
            <w:rPrChange w:id="215"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16"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217">
          <w:tblGrid>
            <w:gridCol w:w="3116"/>
            <w:gridCol w:w="3117"/>
            <w:gridCol w:w="3117"/>
          </w:tblGrid>
        </w:tblGridChange>
      </w:tblGrid>
      <w:tr w:rsidR="00E40B78" w:rsidRPr="00EC76D5" w14:paraId="3D16FFF3" w14:textId="77777777" w:rsidTr="00756C64">
        <w:trPr>
          <w:ins w:id="218" w:author="Stefan Bjornander" w:date="2015-04-26T09:44:00Z"/>
        </w:trPr>
        <w:tc>
          <w:tcPr>
            <w:tcW w:w="3116" w:type="dxa"/>
            <w:tcPrChange w:id="219" w:author="Stefan Bjornander" w:date="2015-04-26T09:46:00Z">
              <w:tcPr>
                <w:tcW w:w="3116" w:type="dxa"/>
              </w:tcPr>
            </w:tcPrChange>
          </w:tcPr>
          <w:p w14:paraId="61E3CDBE" w14:textId="77777777" w:rsidR="00E40B78" w:rsidRPr="00EC76D5" w:rsidRDefault="00E40B78" w:rsidP="00756C64">
            <w:pPr>
              <w:pStyle w:val="Code"/>
              <w:rPr>
                <w:ins w:id="220" w:author="Stefan Bjornander" w:date="2015-04-26T09:44:00Z"/>
              </w:rPr>
            </w:pPr>
            <w:ins w:id="221" w:author="Stefan Bjornander" w:date="2015-04-26T09:44:00Z">
              <w:r w:rsidRPr="00EC76D5">
                <w:t>if (a &lt; b)</w:t>
              </w:r>
            </w:ins>
          </w:p>
          <w:p w14:paraId="7B58DA65" w14:textId="77777777" w:rsidR="00E40B78" w:rsidRPr="00EC76D5" w:rsidRDefault="00E40B78" w:rsidP="00756C64">
            <w:pPr>
              <w:pStyle w:val="Code"/>
              <w:rPr>
                <w:ins w:id="222" w:author="Stefan Bjornander" w:date="2015-04-26T09:44:00Z"/>
              </w:rPr>
            </w:pPr>
            <w:ins w:id="223" w:author="Stefan Bjornander" w:date="2015-04-26T09:44:00Z">
              <w:r w:rsidRPr="00EC76D5">
                <w:t xml:space="preserve">  if (c &lt; d)</w:t>
              </w:r>
            </w:ins>
          </w:p>
          <w:p w14:paraId="1ABF55DF" w14:textId="77777777" w:rsidR="00E40B78" w:rsidRPr="00EC76D5" w:rsidRDefault="00E40B78" w:rsidP="00756C64">
            <w:pPr>
              <w:pStyle w:val="Code"/>
              <w:rPr>
                <w:ins w:id="224" w:author="Stefan Bjornander" w:date="2015-04-26T09:44:00Z"/>
              </w:rPr>
            </w:pPr>
            <w:ins w:id="225" w:author="Stefan Bjornander" w:date="2015-04-26T09:44:00Z">
              <w:r w:rsidRPr="00EC76D5">
                <w:t xml:space="preserve">    e = 1;</w:t>
              </w:r>
            </w:ins>
          </w:p>
          <w:p w14:paraId="394E052F" w14:textId="77777777" w:rsidR="00E40B78" w:rsidRPr="00EC76D5" w:rsidRDefault="00E40B78" w:rsidP="00756C64">
            <w:pPr>
              <w:pStyle w:val="Code"/>
              <w:rPr>
                <w:ins w:id="226" w:author="Stefan Bjornander" w:date="2015-04-26T09:44:00Z"/>
              </w:rPr>
            </w:pPr>
            <w:ins w:id="227" w:author="Stefan Bjornander" w:date="2015-04-26T09:44:00Z">
              <w:r w:rsidRPr="00EC76D5">
                <w:t xml:space="preserve">  else</w:t>
              </w:r>
            </w:ins>
          </w:p>
          <w:p w14:paraId="0129A642" w14:textId="77777777" w:rsidR="00E40B78" w:rsidRPr="00EC76D5" w:rsidDel="007E082A" w:rsidRDefault="00E40B78" w:rsidP="00756C64">
            <w:pPr>
              <w:pStyle w:val="Code"/>
              <w:rPr>
                <w:ins w:id="228" w:author="Stefan Bjornander" w:date="2015-04-26T09:44:00Z"/>
                <w:del w:id="229" w:author="Stefan Bjornander" w:date="2015-04-26T09:44:00Z"/>
              </w:rPr>
            </w:pPr>
            <w:ins w:id="230" w:author="Stefan Bjornander" w:date="2015-04-26T09:44:00Z">
              <w:r w:rsidRPr="00EC76D5">
                <w:t xml:space="preserve">    f = 2;</w:t>
              </w:r>
            </w:ins>
          </w:p>
          <w:p w14:paraId="35DBDEB6" w14:textId="77777777" w:rsidR="00E40B78" w:rsidRPr="00EC76D5" w:rsidRDefault="00E40B78">
            <w:pPr>
              <w:pStyle w:val="Code"/>
              <w:rPr>
                <w:ins w:id="231" w:author="Stefan Bjornander" w:date="2015-04-26T09:44:00Z"/>
              </w:rPr>
              <w:pPrChange w:id="232" w:author="Stefan Bjornander" w:date="2015-04-26T09:44:00Z">
                <w:pPr/>
              </w:pPrChange>
            </w:pPr>
          </w:p>
        </w:tc>
        <w:tc>
          <w:tcPr>
            <w:tcW w:w="3117" w:type="dxa"/>
            <w:tcPrChange w:id="233" w:author="Stefan Bjornander" w:date="2015-04-26T09:46:00Z">
              <w:tcPr>
                <w:tcW w:w="3117" w:type="dxa"/>
              </w:tcPr>
            </w:tcPrChange>
          </w:tcPr>
          <w:p w14:paraId="4EFBB074" w14:textId="77777777" w:rsidR="00E40B78" w:rsidRPr="00EC76D5" w:rsidRDefault="00E40B78" w:rsidP="00756C64">
            <w:pPr>
              <w:pStyle w:val="Code"/>
            </w:pPr>
            <w:moveToRangeStart w:id="234" w:author="Stefan Bjornander" w:date="2015-04-26T09:44:00Z" w:name="move417804826"/>
            <w:moveTo w:id="235" w:author="Stefan Bjornander" w:date="2015-04-26T09:44:00Z">
              <w:r w:rsidRPr="00EC76D5">
                <w:t>if (a &lt; b) {</w:t>
              </w:r>
            </w:moveTo>
          </w:p>
          <w:p w14:paraId="28AD2A42" w14:textId="77777777" w:rsidR="00E40B78" w:rsidRPr="00EC76D5" w:rsidRDefault="00E40B78" w:rsidP="00756C64">
            <w:pPr>
              <w:pStyle w:val="Code"/>
            </w:pPr>
            <w:moveTo w:id="236" w:author="Stefan Bjornander" w:date="2015-04-26T09:44:00Z">
              <w:r w:rsidRPr="00EC76D5">
                <w:t xml:space="preserve">  if (c &lt; d)</w:t>
              </w:r>
            </w:moveTo>
          </w:p>
          <w:p w14:paraId="163AF0D5" w14:textId="77777777" w:rsidR="00E40B78" w:rsidRPr="00EC76D5" w:rsidRDefault="00E40B78" w:rsidP="00756C64">
            <w:pPr>
              <w:pStyle w:val="Code"/>
            </w:pPr>
            <w:moveTo w:id="237" w:author="Stefan Bjornander" w:date="2015-04-26T09:44:00Z">
              <w:r w:rsidRPr="00EC76D5">
                <w:t xml:space="preserve">    e = 1;</w:t>
              </w:r>
            </w:moveTo>
          </w:p>
          <w:p w14:paraId="6E35E076" w14:textId="77777777" w:rsidR="00E40B78" w:rsidRPr="00EC76D5" w:rsidRDefault="00E40B78" w:rsidP="00756C64">
            <w:pPr>
              <w:pStyle w:val="Code"/>
            </w:pPr>
            <w:moveTo w:id="238" w:author="Stefan Bjornander" w:date="2015-04-26T09:44:00Z">
              <w:r w:rsidRPr="00EC76D5">
                <w:t xml:space="preserve">  else</w:t>
              </w:r>
            </w:moveTo>
          </w:p>
          <w:p w14:paraId="23F0FAD7" w14:textId="77777777" w:rsidR="00E40B78" w:rsidRPr="00EC76D5" w:rsidRDefault="00E40B78" w:rsidP="00756C64">
            <w:pPr>
              <w:pStyle w:val="Code"/>
            </w:pPr>
            <w:moveTo w:id="239" w:author="Stefan Bjornander" w:date="2015-04-26T09:44:00Z">
              <w:r w:rsidRPr="00EC76D5">
                <w:t xml:space="preserve">    f = 2;</w:t>
              </w:r>
            </w:moveTo>
          </w:p>
          <w:p w14:paraId="6ED3DA34" w14:textId="77777777" w:rsidR="00E40B78" w:rsidRPr="00EC76D5" w:rsidDel="007E082A" w:rsidRDefault="00E40B78" w:rsidP="00756C64">
            <w:pPr>
              <w:pStyle w:val="Code"/>
              <w:rPr>
                <w:del w:id="240" w:author="Stefan Bjornander" w:date="2015-04-26T09:45:00Z"/>
              </w:rPr>
            </w:pPr>
            <w:moveTo w:id="241" w:author="Stefan Bjornander" w:date="2015-04-26T09:44:00Z">
              <w:r w:rsidRPr="00EC76D5">
                <w:t>}</w:t>
              </w:r>
            </w:moveTo>
          </w:p>
          <w:p w14:paraId="5066DD66" w14:textId="77777777" w:rsidR="00E40B78" w:rsidRPr="00EC76D5" w:rsidDel="007E082A" w:rsidRDefault="00E40B78" w:rsidP="00756C64">
            <w:pPr>
              <w:pStyle w:val="Code"/>
              <w:rPr>
                <w:del w:id="242" w:author="Stefan Bjornander" w:date="2015-04-26T09:45:00Z"/>
              </w:rPr>
            </w:pPr>
          </w:p>
          <w:moveToRangeEnd w:id="234"/>
          <w:p w14:paraId="15486A19" w14:textId="77777777" w:rsidR="00E40B78" w:rsidRPr="00EC76D5" w:rsidRDefault="00E40B78">
            <w:pPr>
              <w:pStyle w:val="Code"/>
              <w:rPr>
                <w:ins w:id="243" w:author="Stefan Bjornander" w:date="2015-04-26T09:44:00Z"/>
              </w:rPr>
              <w:pPrChange w:id="244" w:author="Stefan Bjornander" w:date="2015-04-26T09:45:00Z">
                <w:pPr/>
              </w:pPrChange>
            </w:pPr>
          </w:p>
        </w:tc>
        <w:tc>
          <w:tcPr>
            <w:tcW w:w="3117" w:type="dxa"/>
            <w:tcPrChange w:id="245" w:author="Stefan Bjornander" w:date="2015-04-26T09:46:00Z">
              <w:tcPr>
                <w:tcW w:w="3117" w:type="dxa"/>
              </w:tcPr>
            </w:tcPrChange>
          </w:tcPr>
          <w:p w14:paraId="161B04F8" w14:textId="77777777" w:rsidR="00E40B78" w:rsidRPr="00EC76D5" w:rsidRDefault="00E40B78" w:rsidP="00756C64">
            <w:pPr>
              <w:pStyle w:val="Code"/>
            </w:pPr>
            <w:ins w:id="246" w:author="Stefan Bjornander" w:date="2015-04-26T09:45:00Z">
              <w:r w:rsidRPr="00EC76D5">
                <w:t>if (a &lt; b)</w:t>
              </w:r>
            </w:ins>
          </w:p>
          <w:p w14:paraId="259A674D" w14:textId="77777777" w:rsidR="00E40B78" w:rsidRPr="00EC76D5" w:rsidRDefault="00E40B78" w:rsidP="00756C64">
            <w:pPr>
              <w:pStyle w:val="Code"/>
            </w:pPr>
            <w:ins w:id="247" w:author="Stefan Bjornander" w:date="2015-04-26T09:45:00Z">
              <w:r w:rsidRPr="00EC76D5">
                <w:t xml:space="preserve">  if (c &lt; d) {</w:t>
              </w:r>
            </w:ins>
          </w:p>
          <w:p w14:paraId="2F79BA35" w14:textId="77777777" w:rsidR="00E40B78" w:rsidRPr="00EC76D5" w:rsidRDefault="00E40B78" w:rsidP="00756C64">
            <w:pPr>
              <w:pStyle w:val="Code"/>
            </w:pPr>
            <w:ins w:id="248" w:author="Stefan Bjornander" w:date="2015-04-26T09:45:00Z">
              <w:r w:rsidRPr="00EC76D5">
                <w:t xml:space="preserve">    e = 1;</w:t>
              </w:r>
            </w:ins>
          </w:p>
          <w:p w14:paraId="6BE956CC" w14:textId="77777777" w:rsidR="00E40B78" w:rsidRPr="00EC76D5" w:rsidRDefault="00E40B78" w:rsidP="00756C64">
            <w:pPr>
              <w:pStyle w:val="Code"/>
            </w:pPr>
            <w:ins w:id="249" w:author="Stefan Bjornander" w:date="2015-04-26T09:45:00Z">
              <w:r w:rsidRPr="00EC76D5">
                <w:t xml:space="preserve">  }</w:t>
              </w:r>
            </w:ins>
          </w:p>
          <w:p w14:paraId="71B3BE40" w14:textId="77777777" w:rsidR="00E40B78" w:rsidRPr="00EC76D5" w:rsidRDefault="00E40B78" w:rsidP="00756C64">
            <w:pPr>
              <w:pStyle w:val="Code"/>
            </w:pPr>
            <w:ins w:id="250" w:author="Stefan Bjornander" w:date="2015-04-26T09:45:00Z">
              <w:r w:rsidRPr="00EC76D5">
                <w:t>else</w:t>
              </w:r>
            </w:ins>
          </w:p>
          <w:p w14:paraId="17969E0E" w14:textId="77777777" w:rsidR="00E40B78" w:rsidRPr="00EC76D5" w:rsidDel="007E082A" w:rsidRDefault="00E40B78" w:rsidP="00756C64">
            <w:pPr>
              <w:pStyle w:val="Code"/>
              <w:rPr>
                <w:del w:id="251" w:author="Stefan Bjornander" w:date="2015-04-26T09:45:00Z"/>
              </w:rPr>
            </w:pPr>
            <w:ins w:id="252" w:author="Stefan Bjornander" w:date="2015-04-26T09:45:00Z">
              <w:r w:rsidRPr="00EC76D5">
                <w:t xml:space="preserve">  f = 2;</w:t>
              </w:r>
            </w:ins>
          </w:p>
          <w:p w14:paraId="083A3BDB" w14:textId="77777777" w:rsidR="00E40B78" w:rsidRPr="00EC76D5" w:rsidRDefault="00E40B78">
            <w:pPr>
              <w:pStyle w:val="Code"/>
              <w:rPr>
                <w:ins w:id="253" w:author="Stefan Bjornander" w:date="2015-04-26T09:44:00Z"/>
              </w:rPr>
              <w:pPrChange w:id="254" w:author="Stefan Bjornander" w:date="2015-04-26T09:45:00Z">
                <w:pPr/>
              </w:pPrChange>
            </w:pPr>
          </w:p>
        </w:tc>
      </w:tr>
    </w:tbl>
    <w:p w14:paraId="3665DA61" w14:textId="77777777" w:rsidR="00E40B78" w:rsidRPr="00EC76D5" w:rsidRDefault="00E40B78" w:rsidP="00E40B78">
      <w:pPr>
        <w:pStyle w:val="Code"/>
        <w:rPr>
          <w:ins w:id="255" w:author="Stefan Bjornander" w:date="2015-04-26T09:49:00Z"/>
        </w:rPr>
      </w:pPr>
    </w:p>
    <w:p w14:paraId="7C77918D" w14:textId="2CE8676E" w:rsidR="00E40B78" w:rsidRPr="00EC76D5" w:rsidRDefault="00E40B78">
      <w:pPr>
        <w:rPr>
          <w:ins w:id="256" w:author="Stefan Bjornander" w:date="2015-04-26T09:52:00Z"/>
        </w:rPr>
        <w:pPrChange w:id="257" w:author="Stefan Bjornander" w:date="2015-04-26T09:51:00Z">
          <w:pPr>
            <w:pStyle w:val="Code"/>
          </w:pPr>
        </w:pPrChange>
      </w:pPr>
      <w:r w:rsidRPr="00EC76D5">
        <w:t xml:space="preserve">Below is a simple set of statement rules. Unfortunately, they are </w:t>
      </w:r>
      <w:ins w:id="258" w:author="Stefan Bjornander" w:date="2015-04-26T09:53:00Z">
        <w:r w:rsidRPr="00EC76D5">
          <w:t>ambiguous</w:t>
        </w:r>
      </w:ins>
      <w:ins w:id="259" w:author="Stefan Bjornander" w:date="2015-04-26T09:50:00Z">
        <w:r w:rsidRPr="00EC76D5">
          <w:t xml:space="preserve"> in that way that </w:t>
        </w:r>
      </w:ins>
      <w:ins w:id="260" w:author="Stefan Bjornander" w:date="2015-04-26T09:52:00Z">
        <w:r w:rsidRPr="00EC76D5">
          <w:t xml:space="preserve">the </w:t>
        </w:r>
      </w:ins>
      <w:r w:rsidRPr="00EC76D5">
        <w:t xml:space="preserve">an </w:t>
      </w:r>
      <w:ins w:id="261" w:author="Stefan Bjornander" w:date="2015-04-26T09:52:00Z">
        <w:r w:rsidRPr="00EC76D5">
          <w:rPr>
            <w:rStyle w:val="CodeInText"/>
            <w:rPrChange w:id="262"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263" w:author="Stefan Bjornander" w:date="2015-04-26T09:52:00Z">
        <w:r w:rsidRPr="00EC76D5">
          <w:t xml:space="preserve"> </w:t>
        </w:r>
        <w:r w:rsidRPr="00EC76D5">
          <w:rPr>
            <w:rStyle w:val="CodeInText"/>
            <w:rPrChange w:id="264" w:author="Stefan Bjornander" w:date="2015-04-26T09:58:00Z">
              <w:rPr/>
            </w:rPrChange>
          </w:rPr>
          <w:t>if</w:t>
        </w:r>
        <w:r w:rsidRPr="00EC76D5">
          <w:t xml:space="preserve">, </w:t>
        </w:r>
      </w:ins>
      <w:r w:rsidRPr="00EC76D5">
        <w:t xml:space="preserve">resulting in both the middle and rightmost semantically interpretation above, </w:t>
      </w:r>
      <w:ins w:id="265" w:author="Stefan Bjornander" w:date="2015-04-26T09:52:00Z">
        <w:r w:rsidRPr="00EC76D5">
          <w:t>depending in which order the rules are applied.</w:t>
        </w:r>
      </w:ins>
    </w:p>
    <w:p w14:paraId="1217D805" w14:textId="77777777" w:rsidR="00E40B78" w:rsidRPr="00EC76D5" w:rsidRDefault="00E40B78" w:rsidP="00E40B78">
      <w:pPr>
        <w:pStyle w:val="Code"/>
        <w:rPr>
          <w:ins w:id="266" w:author="Stefan Bjornander" w:date="2015-04-26T09:49:00Z"/>
        </w:rPr>
      </w:pPr>
      <w:ins w:id="267" w:author="Stefan Bjornander" w:date="2015-04-26T09:47:00Z">
        <w:r w:rsidRPr="00EC76D5">
          <w:t>statement ::=</w:t>
        </w:r>
      </w:ins>
    </w:p>
    <w:p w14:paraId="37C6ECCB" w14:textId="77777777" w:rsidR="00E40B78" w:rsidRPr="00EC76D5" w:rsidRDefault="00E40B78" w:rsidP="00E40B78">
      <w:pPr>
        <w:pStyle w:val="Code"/>
        <w:rPr>
          <w:ins w:id="268" w:author="Stefan Bjornander" w:date="2015-04-26T09:47:00Z"/>
        </w:rPr>
      </w:pPr>
      <w:ins w:id="269" w:author="Stefan Bjornander" w:date="2015-04-26T09:49:00Z">
        <w:r w:rsidRPr="00EC76D5">
          <w:t xml:space="preserve">   </w:t>
        </w:r>
      </w:ins>
      <w:r w:rsidRPr="00EC76D5">
        <w:t xml:space="preserve"> </w:t>
      </w:r>
      <w:ins w:id="270" w:author="Stefan Bjornander" w:date="2015-04-26T09:49:00Z">
        <w:r w:rsidRPr="00EC76D5">
          <w:t xml:space="preserve">IF LEFT_PAREN </w:t>
        </w:r>
      </w:ins>
      <w:ins w:id="271" w:author="Stefan Bjornander" w:date="2015-04-26T10:08:00Z">
        <w:r w:rsidRPr="00EC76D5">
          <w:t xml:space="preserve">logical_expression </w:t>
        </w:r>
      </w:ins>
      <w:ins w:id="272" w:author="Stefan Bjornander" w:date="2015-04-26T09:49:00Z">
        <w:r w:rsidRPr="00EC76D5">
          <w:t>RIGHT_PAREN statement</w:t>
        </w:r>
      </w:ins>
    </w:p>
    <w:p w14:paraId="6576EB54" w14:textId="77777777" w:rsidR="00E40B78" w:rsidRPr="00EC76D5" w:rsidRDefault="00E40B78" w:rsidP="00E40B78">
      <w:pPr>
        <w:pStyle w:val="Code"/>
        <w:rPr>
          <w:ins w:id="273" w:author="Stefan Bjornander" w:date="2015-04-26T09:49:00Z"/>
        </w:rPr>
      </w:pPr>
      <w:ins w:id="274" w:author="Stefan Bjornander" w:date="2015-04-26T09:49:00Z">
        <w:r w:rsidRPr="00EC76D5">
          <w:t xml:space="preserve"> </w:t>
        </w:r>
      </w:ins>
      <w:r w:rsidRPr="00EC76D5">
        <w:t xml:space="preserve"> </w:t>
      </w:r>
      <w:ins w:id="275" w:author="Stefan Bjornander" w:date="2015-04-26T09:49:00Z">
        <w:r w:rsidRPr="00EC76D5">
          <w:t>|</w:t>
        </w:r>
      </w:ins>
      <w:r w:rsidRPr="00EC76D5">
        <w:t xml:space="preserve"> </w:t>
      </w:r>
      <w:ins w:id="276" w:author="Stefan Bjornander" w:date="2015-04-26T09:49:00Z">
        <w:r w:rsidRPr="00EC76D5">
          <w:t xml:space="preserve">IF LEFT_PAREN </w:t>
        </w:r>
      </w:ins>
      <w:ins w:id="277" w:author="Stefan Bjornander" w:date="2015-04-26T10:08:00Z">
        <w:r w:rsidRPr="00EC76D5">
          <w:t xml:space="preserve">logical_expression </w:t>
        </w:r>
      </w:ins>
      <w:ins w:id="278" w:author="Stefan Bjornander" w:date="2015-04-26T09:49:00Z">
        <w:r w:rsidRPr="00EC76D5">
          <w:t>RIGHT_PAREN statement ELSE statement</w:t>
        </w:r>
      </w:ins>
    </w:p>
    <w:p w14:paraId="10E46555" w14:textId="77777777" w:rsidR="00343F16" w:rsidRPr="00EC76D5" w:rsidRDefault="00E40B78" w:rsidP="00E40B78">
      <w:pPr>
        <w:pStyle w:val="Code"/>
      </w:pPr>
      <w:ins w:id="279" w:author="Stefan Bjornander" w:date="2015-04-26T10:08:00Z">
        <w:r w:rsidRPr="00EC76D5">
          <w:t xml:space="preserve">  | </w:t>
        </w:r>
      </w:ins>
      <w:r w:rsidR="00343F16" w:rsidRPr="00EC76D5">
        <w:t>...</w:t>
      </w:r>
    </w:p>
    <w:p w14:paraId="31CAC726" w14:textId="77777777" w:rsidR="00E40B78" w:rsidRPr="00EC76D5" w:rsidRDefault="00E40B78">
      <w:pPr>
        <w:rPr>
          <w:ins w:id="280" w:author="Stefan Bjornander" w:date="2015-04-26T09:47:00Z"/>
        </w:rPr>
        <w:pPrChange w:id="281" w:author="Stefan Bjornander" w:date="2015-04-26T09:25:00Z">
          <w:pPr>
            <w:pStyle w:val="Code"/>
          </w:pPr>
        </w:pPrChange>
      </w:pPr>
      <w:ins w:id="282" w:author="Stefan Bjornander" w:date="2015-04-26T09:51:00Z">
        <w:r w:rsidRPr="00EC76D5">
          <w:t xml:space="preserve">To solve the problem, we need a more complicated </w:t>
        </w:r>
      </w:ins>
      <w:ins w:id="283" w:author="Stefan Bjornander" w:date="2015-04-26T09:53:00Z">
        <w:r w:rsidRPr="00EC76D5">
          <w:t>set of rules</w:t>
        </w:r>
      </w:ins>
      <w:r w:rsidRPr="00EC76D5">
        <w:t xml:space="preserve"> that works with open and closed statements.</w:t>
      </w:r>
      <w:ins w:id="284" w:author="Stefan Bjornander" w:date="2015-04-26T09:54:00Z">
        <w:r w:rsidRPr="00EC76D5">
          <w:t xml:space="preserve"> The </w:t>
        </w:r>
      </w:ins>
      <w:ins w:id="285" w:author="Stefan Bjornander" w:date="2015-04-26T09:57:00Z">
        <w:r w:rsidRPr="00EC76D5">
          <w:t xml:space="preserve">following set is unambiguous in that way that it always connects each </w:t>
        </w:r>
        <w:r w:rsidRPr="00EC76D5">
          <w:rPr>
            <w:rStyle w:val="CodeInText"/>
            <w:rPrChange w:id="286" w:author="Stefan Bjornander" w:date="2015-04-26T09:58:00Z">
              <w:rPr/>
            </w:rPrChange>
          </w:rPr>
          <w:t>else</w:t>
        </w:r>
        <w:r w:rsidRPr="00EC76D5">
          <w:t xml:space="preserve"> with the</w:t>
        </w:r>
      </w:ins>
      <w:ins w:id="287" w:author="Stefan Bjornander" w:date="2015-04-26T09:58:00Z">
        <w:r w:rsidRPr="00EC76D5">
          <w:t xml:space="preserve"> latest preceding</w:t>
        </w:r>
      </w:ins>
      <w:ins w:id="288" w:author="Stefan Bjornander" w:date="2015-04-26T09:57:00Z">
        <w:r w:rsidRPr="00EC76D5">
          <w:t xml:space="preserve"> </w:t>
        </w:r>
      </w:ins>
      <w:ins w:id="289" w:author="Stefan Bjornander" w:date="2015-04-26T09:58:00Z">
        <w:r w:rsidRPr="00EC76D5">
          <w:rPr>
            <w:rStyle w:val="CodeInText"/>
            <w:rPrChange w:id="290" w:author="Stefan Bjornander" w:date="2015-04-26T09:58:00Z">
              <w:rPr/>
            </w:rPrChange>
          </w:rPr>
          <w:t>if</w:t>
        </w:r>
      </w:ins>
      <w:r w:rsidRPr="00EC76D5">
        <w:t xml:space="preserve">, with compiles to the semantics of C. A theoretical explanation of the open-closed statement solution is beyond the scope of this book, but I recommend the Dragon Book by </w:t>
      </w:r>
      <w:proofErr w:type="spellStart"/>
      <w:r w:rsidRPr="00EC76D5">
        <w:t>Aho</w:t>
      </w:r>
      <w:proofErr w:type="spellEnd"/>
      <w:r w:rsidRPr="00EC76D5">
        <w:t xml:space="preserve"> et al. for a closer look.</w:t>
      </w:r>
    </w:p>
    <w:p w14:paraId="4B46D72B" w14:textId="77777777" w:rsidR="00E40B78" w:rsidRPr="00EC76D5" w:rsidRDefault="00E40B78">
      <w:pPr>
        <w:pStyle w:val="Code"/>
        <w:rPr>
          <w:ins w:id="291" w:author="Stefan Bjornander" w:date="2015-04-26T10:07:00Z"/>
        </w:rPr>
        <w:pPrChange w:id="292" w:author="Stefan Bjornander" w:date="2015-04-26T10:07:00Z">
          <w:pPr/>
        </w:pPrChange>
      </w:pPr>
      <w:ins w:id="293" w:author="Stefan Bjornander" w:date="2015-04-26T10:07:00Z">
        <w:r w:rsidRPr="00EC76D5">
          <w:t>statement ::=</w:t>
        </w:r>
      </w:ins>
    </w:p>
    <w:p w14:paraId="77B968B4" w14:textId="77777777" w:rsidR="00E40B78" w:rsidRPr="00EC76D5" w:rsidRDefault="00E40B78">
      <w:pPr>
        <w:pStyle w:val="Code"/>
        <w:rPr>
          <w:ins w:id="294" w:author="Stefan Bjornander" w:date="2015-04-26T10:07:00Z"/>
        </w:rPr>
        <w:pPrChange w:id="295" w:author="Stefan Bjornander" w:date="2015-04-26T10:07:00Z">
          <w:pPr/>
        </w:pPrChange>
      </w:pPr>
      <w:ins w:id="296" w:author="Stefan Bjornander" w:date="2015-04-26T10:07:00Z">
        <w:r w:rsidRPr="00EC76D5">
          <w:t xml:space="preserve">    open_statement</w:t>
        </w:r>
      </w:ins>
    </w:p>
    <w:p w14:paraId="1EF2CAA9" w14:textId="77777777" w:rsidR="00E40B78" w:rsidRPr="00EC76D5" w:rsidRDefault="00E40B78" w:rsidP="00E40B78">
      <w:pPr>
        <w:pStyle w:val="Code"/>
        <w:rPr>
          <w:ins w:id="297" w:author="Stefan Bjornander" w:date="2015-04-26T10:07:00Z"/>
        </w:rPr>
      </w:pPr>
      <w:ins w:id="298" w:author="Stefan Bjornander" w:date="2015-04-26T10:07:00Z">
        <w:r w:rsidRPr="00EC76D5">
          <w:t xml:space="preserve">  | closed_statement;</w:t>
        </w:r>
      </w:ins>
    </w:p>
    <w:p w14:paraId="6355863E" w14:textId="77777777" w:rsidR="00E40B78" w:rsidRPr="00EC76D5" w:rsidRDefault="00E40B78" w:rsidP="00E40B78">
      <w:pPr>
        <w:pStyle w:val="Code"/>
        <w:rPr>
          <w:ins w:id="299" w:author="Stefan Bjornander" w:date="2015-04-26T10:07:00Z"/>
        </w:rPr>
      </w:pPr>
    </w:p>
    <w:p w14:paraId="630BD1FC" w14:textId="77777777" w:rsidR="00E40B78" w:rsidRPr="00EC76D5" w:rsidRDefault="00E40B78" w:rsidP="00E40B78">
      <w:pPr>
        <w:pStyle w:val="Code"/>
        <w:rPr>
          <w:ins w:id="300" w:author="Stefan Bjornander" w:date="2015-04-26T10:08:00Z"/>
        </w:rPr>
      </w:pPr>
      <w:ins w:id="301" w:author="Stefan Bjornander" w:date="2015-04-26T10:08:00Z">
        <w:r w:rsidRPr="00EC76D5">
          <w:t>open_statement ::=</w:t>
        </w:r>
      </w:ins>
    </w:p>
    <w:p w14:paraId="5783AC1A" w14:textId="77777777" w:rsidR="00E40B78" w:rsidRPr="00EC76D5" w:rsidRDefault="00E40B78" w:rsidP="00E40B78">
      <w:pPr>
        <w:pStyle w:val="Code"/>
        <w:rPr>
          <w:ins w:id="302" w:author="Stefan Bjornander" w:date="2015-04-26T10:08:00Z"/>
        </w:rPr>
      </w:pPr>
      <w:ins w:id="303"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304" w:author="Stefan Bjornander" w:date="2015-04-26T10:09:00Z"/>
        </w:rPr>
      </w:pPr>
      <w:ins w:id="305" w:author="Stefan Bjornander" w:date="2015-04-26T10:08:00Z">
        <w:r w:rsidRPr="00EC76D5">
          <w:t xml:space="preserve">  | IF LEFT_PAREN logical_expression RIGHT_PAREN</w:t>
        </w:r>
      </w:ins>
      <w:ins w:id="306" w:author="Stefan Bjornander" w:date="2015-04-26T10:09:00Z">
        <w:r w:rsidRPr="00EC76D5">
          <w:t xml:space="preserve"> </w:t>
        </w:r>
      </w:ins>
      <w:ins w:id="307" w:author="Stefan Bjornander" w:date="2015-04-26T10:08:00Z">
        <w:r w:rsidRPr="00EC76D5">
          <w:t>closed_statement</w:t>
        </w:r>
      </w:ins>
    </w:p>
    <w:p w14:paraId="2FEA6E67" w14:textId="77777777" w:rsidR="00E40B78" w:rsidRPr="00EC76D5" w:rsidRDefault="00E40B78" w:rsidP="00E40B78">
      <w:pPr>
        <w:pStyle w:val="Code"/>
        <w:rPr>
          <w:ins w:id="308" w:author="Stefan Bjornander" w:date="2015-04-26T10:08:00Z"/>
        </w:rPr>
      </w:pPr>
      <w:ins w:id="309" w:author="Stefan Bjornander" w:date="2015-04-26T10:09:00Z">
        <w:r w:rsidRPr="00EC76D5">
          <w:t xml:space="preserve">   </w:t>
        </w:r>
      </w:ins>
      <w:ins w:id="310" w:author="Stefan Bjornander" w:date="2015-04-26T10:08:00Z">
        <w:r w:rsidRPr="00EC76D5">
          <w:t xml:space="preserve"> ELSE open_statement</w:t>
        </w:r>
      </w:ins>
    </w:p>
    <w:p w14:paraId="4F9A42DA" w14:textId="77777777" w:rsidR="00E40B78" w:rsidRPr="00EC76D5" w:rsidRDefault="00E40B78" w:rsidP="00E40B78">
      <w:pPr>
        <w:pStyle w:val="Code"/>
        <w:rPr>
          <w:ins w:id="311" w:author="Stefan Bjornander" w:date="2015-04-26T10:08:00Z"/>
        </w:rPr>
      </w:pPr>
      <w:ins w:id="312" w:author="Stefan Bjornander" w:date="2015-04-26T10:08:00Z">
        <w:r w:rsidRPr="00EC76D5">
          <w:t xml:space="preserve">  | </w:t>
        </w:r>
      </w:ins>
      <w:ins w:id="313" w:author="Stefan Bjornander" w:date="2015-04-26T10:09:00Z">
        <w:r w:rsidRPr="00EC76D5">
          <w:t>SWITCH</w:t>
        </w:r>
      </w:ins>
      <w:ins w:id="314"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315" w:author="Stefan Bjornander" w:date="2015-04-26T10:08:00Z"/>
        </w:rPr>
      </w:pPr>
      <w:ins w:id="316"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317" w:author="Stefan Bjornander" w:date="2015-04-26T10:08:00Z"/>
        </w:rPr>
      </w:pPr>
      <w:ins w:id="318" w:author="Stefan Bjornander" w:date="2015-04-26T10:08:00Z">
        <w:r w:rsidRPr="00EC76D5">
          <w:t xml:space="preserve">  | </w:t>
        </w:r>
      </w:ins>
      <w:ins w:id="319" w:author="Stefan Bjornander" w:date="2015-04-26T10:10:00Z">
        <w:r w:rsidRPr="00EC76D5">
          <w:t>WHILE</w:t>
        </w:r>
      </w:ins>
      <w:ins w:id="320" w:author="Stefan Bjornander" w:date="2015-04-26T10:11:00Z">
        <w:r w:rsidRPr="00EC76D5">
          <w:t xml:space="preserve"> </w:t>
        </w:r>
      </w:ins>
      <w:ins w:id="321"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322" w:author="Stefan Bjornander" w:date="2015-04-26T10:08:00Z">
        <w:r w:rsidRPr="00EC76D5">
          <w:t xml:space="preserve">  | </w:t>
        </w:r>
      </w:ins>
      <w:ins w:id="323" w:author="Stefan Bjornander" w:date="2015-04-26T10:11:00Z">
        <w:r w:rsidRPr="00EC76D5">
          <w:t>FOR</w:t>
        </w:r>
      </w:ins>
      <w:ins w:id="324" w:author="Stefan Bjornander" w:date="2015-04-26T10:08:00Z">
        <w:r w:rsidRPr="00EC76D5">
          <w:t xml:space="preserve"> LEFT_PAREN optional_expression </w:t>
        </w:r>
      </w:ins>
      <w:r w:rsidRPr="00EC76D5">
        <w:t>SEMICOLON</w:t>
      </w:r>
      <w:ins w:id="325" w:author="Stefan Bjornander" w:date="2015-04-26T10:11:00Z">
        <w:r w:rsidRPr="00EC76D5">
          <w:t xml:space="preserve"> </w:t>
        </w:r>
      </w:ins>
      <w:ins w:id="326" w:author="Stefan Bjornander" w:date="2015-04-26T10:08:00Z">
        <w:r w:rsidRPr="00EC76D5">
          <w:t>optional_logical_expression</w:t>
        </w:r>
      </w:ins>
    </w:p>
    <w:p w14:paraId="2420C32A" w14:textId="77777777" w:rsidR="00E40B78" w:rsidRPr="00EC76D5" w:rsidRDefault="00E40B78" w:rsidP="00E40B78">
      <w:pPr>
        <w:pStyle w:val="Code"/>
        <w:rPr>
          <w:ins w:id="327" w:author="Stefan Bjornander" w:date="2015-04-26T10:08:00Z"/>
        </w:rPr>
      </w:pPr>
      <w:r w:rsidRPr="00EC76D5">
        <w:t xml:space="preserve">    SEMICOLON </w:t>
      </w:r>
      <w:ins w:id="328" w:author="Stefan Bjornander" w:date="2015-04-26T10:08:00Z">
        <w:r w:rsidRPr="00EC76D5">
          <w:t>optional_expression RIGHT_PAREN</w:t>
        </w:r>
      </w:ins>
      <w:ins w:id="329" w:author="Stefan Bjornander" w:date="2015-04-26T10:12:00Z">
        <w:r w:rsidRPr="00EC76D5">
          <w:t xml:space="preserve"> </w:t>
        </w:r>
      </w:ins>
      <w:ins w:id="330" w:author="Stefan Bjornander" w:date="2015-04-26T10:08:00Z">
        <w:r w:rsidRPr="00EC76D5">
          <w:t>open_statement</w:t>
        </w:r>
      </w:ins>
    </w:p>
    <w:p w14:paraId="17EBF282" w14:textId="77777777" w:rsidR="00E40B78" w:rsidRPr="00EC76D5" w:rsidRDefault="00E40B78" w:rsidP="00E40B78">
      <w:pPr>
        <w:pStyle w:val="Code"/>
        <w:rPr>
          <w:ins w:id="331" w:author="Stefan Bjornander" w:date="2015-04-26T10:12:00Z"/>
        </w:rPr>
      </w:pPr>
      <w:ins w:id="332" w:author="Stefan Bjornander" w:date="2015-04-26T10:08:00Z">
        <w:r w:rsidRPr="00EC76D5">
          <w:t xml:space="preserve">  | IDENTIFIER COLON open_statement</w:t>
        </w:r>
      </w:ins>
      <w:ins w:id="333" w:author="Stefan Bjornander" w:date="2015-04-26T10:12:00Z">
        <w:r w:rsidRPr="00EC76D5">
          <w:t>;</w:t>
        </w:r>
      </w:ins>
    </w:p>
    <w:p w14:paraId="51C32D4F" w14:textId="77777777" w:rsidR="00E40B78" w:rsidRPr="00EC76D5" w:rsidRDefault="00E40B78" w:rsidP="00E40B78">
      <w:pPr>
        <w:pStyle w:val="Code"/>
        <w:rPr>
          <w:ins w:id="334" w:author="Stefan Bjornander" w:date="2015-04-26T10:08:00Z"/>
        </w:rPr>
      </w:pPr>
    </w:p>
    <w:p w14:paraId="47ADFF7F" w14:textId="77777777" w:rsidR="00E40B78" w:rsidRPr="00EC76D5" w:rsidRDefault="00E40B78" w:rsidP="00E40B78">
      <w:pPr>
        <w:pStyle w:val="Code"/>
        <w:rPr>
          <w:ins w:id="335" w:author="Stefan Bjornander" w:date="2015-04-26T10:08:00Z"/>
        </w:rPr>
      </w:pPr>
      <w:ins w:id="336" w:author="Stefan Bjornander" w:date="2015-04-26T10:08:00Z">
        <w:r w:rsidRPr="00EC76D5">
          <w:t>closed_statement ::=</w:t>
        </w:r>
      </w:ins>
    </w:p>
    <w:p w14:paraId="792F9622" w14:textId="77777777" w:rsidR="00E40B78" w:rsidRPr="00EC76D5" w:rsidRDefault="00E40B78" w:rsidP="00E40B78">
      <w:pPr>
        <w:pStyle w:val="Code"/>
      </w:pPr>
      <w:ins w:id="337"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338" w:author="Stefan Bjornander" w:date="2015-04-26T10:08:00Z"/>
        </w:rPr>
      </w:pPr>
      <w:r w:rsidRPr="00EC76D5">
        <w:t xml:space="preserve">   </w:t>
      </w:r>
      <w:ins w:id="339" w:author="Stefan Bjornander" w:date="2015-04-26T10:08:00Z">
        <w:r w:rsidRPr="00EC76D5">
          <w:t xml:space="preserve"> ELSE</w:t>
        </w:r>
      </w:ins>
      <w:ins w:id="340" w:author="Stefan Bjornander" w:date="2015-04-26T10:13:00Z">
        <w:r w:rsidRPr="00EC76D5">
          <w:t xml:space="preserve"> </w:t>
        </w:r>
      </w:ins>
      <w:ins w:id="341" w:author="Stefan Bjornander" w:date="2015-04-26T10:08:00Z">
        <w:r w:rsidRPr="00EC76D5">
          <w:t>closed_statement</w:t>
        </w:r>
      </w:ins>
    </w:p>
    <w:p w14:paraId="4ED34033" w14:textId="77777777" w:rsidR="00E40B78" w:rsidRPr="00EC76D5" w:rsidRDefault="00E40B78" w:rsidP="00E40B78">
      <w:pPr>
        <w:pStyle w:val="Code"/>
        <w:rPr>
          <w:ins w:id="342" w:author="Stefan Bjornander" w:date="2015-04-26T10:08:00Z"/>
        </w:rPr>
      </w:pPr>
      <w:ins w:id="343" w:author="Stefan Bjornander" w:date="2015-04-26T10:08:00Z">
        <w:r w:rsidRPr="00EC76D5">
          <w:t xml:space="preserve">  | </w:t>
        </w:r>
      </w:ins>
      <w:ins w:id="344" w:author="Stefan Bjornander" w:date="2015-04-26T10:13:00Z">
        <w:r w:rsidRPr="00EC76D5">
          <w:t>SWITCH</w:t>
        </w:r>
      </w:ins>
      <w:ins w:id="345"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346" w:author="Stefan Bjornander" w:date="2015-04-26T10:08:00Z"/>
        </w:rPr>
      </w:pPr>
      <w:ins w:id="347" w:author="Stefan Bjornander" w:date="2015-04-26T10:08:00Z">
        <w:r w:rsidRPr="00EC76D5">
          <w:t xml:space="preserve">  | </w:t>
        </w:r>
      </w:ins>
      <w:ins w:id="348" w:author="Stefan Bjornander" w:date="2015-04-26T10:13:00Z">
        <w:r w:rsidRPr="00EC76D5">
          <w:t xml:space="preserve">WHILE </w:t>
        </w:r>
      </w:ins>
      <w:ins w:id="349"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350" w:author="Stefan Bjornander" w:date="2015-04-26T10:08:00Z">
        <w:r w:rsidRPr="00EC76D5">
          <w:t xml:space="preserve">  | </w:t>
        </w:r>
      </w:ins>
      <w:ins w:id="351" w:author="Stefan Bjornander" w:date="2015-04-26T10:14:00Z">
        <w:r w:rsidRPr="00EC76D5">
          <w:t>FOR</w:t>
        </w:r>
      </w:ins>
      <w:ins w:id="352" w:author="Stefan Bjornander" w:date="2015-04-26T10:08:00Z">
        <w:r w:rsidRPr="00EC76D5">
          <w:t xml:space="preserve"> LEFT_PAREN optional_expression </w:t>
        </w:r>
      </w:ins>
      <w:r w:rsidRPr="00EC76D5">
        <w:t>SEMICOLON</w:t>
      </w:r>
      <w:ins w:id="353" w:author="Stefan Bjornander" w:date="2015-04-26T10:14:00Z">
        <w:r w:rsidRPr="00EC76D5">
          <w:t xml:space="preserve"> </w:t>
        </w:r>
      </w:ins>
      <w:ins w:id="354" w:author="Stefan Bjornander" w:date="2015-04-26T10:08:00Z">
        <w:r w:rsidRPr="00EC76D5">
          <w:t>optional_logical_expression</w:t>
        </w:r>
      </w:ins>
    </w:p>
    <w:p w14:paraId="16B3D23B" w14:textId="77777777" w:rsidR="00E40B78" w:rsidRPr="00EC76D5" w:rsidRDefault="00E40B78" w:rsidP="00E40B78">
      <w:pPr>
        <w:pStyle w:val="Code"/>
        <w:rPr>
          <w:ins w:id="355" w:author="Stefan Bjornander" w:date="2015-04-26T10:08:00Z"/>
        </w:rPr>
      </w:pPr>
      <w:r w:rsidRPr="00EC76D5">
        <w:t xml:space="preserve">    SEMICOLON </w:t>
      </w:r>
      <w:ins w:id="356" w:author="Stefan Bjornander" w:date="2015-04-26T10:08:00Z">
        <w:r w:rsidRPr="00EC76D5">
          <w:t>optional_expression RIGHT_PAREN closed_statement</w:t>
        </w:r>
      </w:ins>
    </w:p>
    <w:p w14:paraId="0B94DF67" w14:textId="77777777" w:rsidR="00E40B78" w:rsidRPr="00EC76D5" w:rsidRDefault="00E40B78" w:rsidP="00E40B78">
      <w:pPr>
        <w:pStyle w:val="Code"/>
        <w:rPr>
          <w:ins w:id="357" w:author="Stefan Bjornander" w:date="2015-04-26T10:08:00Z"/>
        </w:rPr>
      </w:pPr>
      <w:ins w:id="358" w:author="Stefan Bjornander" w:date="2015-04-26T10:08:00Z">
        <w:r w:rsidRPr="00EC76D5">
          <w:lastRenderedPageBreak/>
          <w:t xml:space="preserve">  | DO statement WHILE LEFT_PAREN </w:t>
        </w:r>
      </w:ins>
      <w:r w:rsidRPr="00EC76D5">
        <w:t>logical_</w:t>
      </w:r>
      <w:ins w:id="359"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360" w:author="Stefan Bjornander" w:date="2015-04-26T10:08:00Z"/>
        </w:rPr>
      </w:pPr>
      <w:ins w:id="361"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362" w:author="Stefan Bjornander" w:date="2015-04-26T10:08:00Z"/>
        </w:rPr>
      </w:pPr>
      <w:ins w:id="363"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364" w:author="Stefan Bjornander" w:date="2015-04-26T10:08:00Z"/>
        </w:rPr>
      </w:pPr>
      <w:ins w:id="365" w:author="Stefan Bjornander" w:date="2015-04-26T10:08:00Z">
        <w:r w:rsidRPr="00EC76D5">
          <w:t xml:space="preserve">  | DEFAULT COLON closed_statement</w:t>
        </w:r>
      </w:ins>
    </w:p>
    <w:p w14:paraId="0015A796" w14:textId="77777777" w:rsidR="00E40B78" w:rsidRPr="00EC76D5" w:rsidRDefault="00E40B78" w:rsidP="00E40B78">
      <w:pPr>
        <w:pStyle w:val="Code"/>
      </w:pPr>
      <w:ins w:id="366"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367" w:author="Stefan Bjornander" w:date="2015-04-26T10:08:00Z"/>
        </w:rPr>
      </w:pPr>
      <w:ins w:id="368"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369" w:author="Stefan Bjornander" w:date="2015-04-26T10:08:00Z"/>
        </w:rPr>
      </w:pPr>
      <w:ins w:id="370"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371" w:author="Stefan Bjornander" w:date="2015-04-26T10:08:00Z"/>
        </w:rPr>
      </w:pPr>
      <w:ins w:id="372"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373" w:author="Stefan Bjornander" w:date="2015-04-26T10:08:00Z"/>
        </w:rPr>
      </w:pPr>
      <w:ins w:id="374"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375" w:author="Stefan Bjornander" w:date="2015-04-26T10:08:00Z">
        <w:r w:rsidRPr="00EC76D5">
          <w:t xml:space="preserve">  | declaration</w:t>
        </w:r>
      </w:ins>
      <w:r w:rsidRPr="00EC76D5">
        <w:t>;</w:t>
      </w:r>
      <w:moveFromRangeStart w:id="376" w:author="Stefan Bjornander" w:date="2015-04-26T09:44:00Z" w:name="move417804826"/>
      <w:moveFrom w:id="377" w:author="Stefan Bjornander" w:date="2015-04-26T09:44:00Z">
        <w:r w:rsidRPr="00EC76D5" w:rsidDel="007E082A">
          <w:t>if (a &lt; b) {</w:t>
        </w:r>
      </w:moveFrom>
    </w:p>
    <w:moveFromRangeEnd w:id="376"/>
    <w:p w14:paraId="3F843372" w14:textId="1C8E9B3B" w:rsidR="00E40B78" w:rsidRPr="00EC76D5" w:rsidRDefault="002E67B8" w:rsidP="00E40B78">
      <w:pPr>
        <w:pStyle w:val="CodeHeader"/>
      </w:pPr>
      <w:proofErr w:type="spellStart"/>
      <w:r>
        <w:t>MainParser.gppg</w:t>
      </w:r>
      <w:proofErr w:type="spellEnd"/>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proofErr w:type="spellStart"/>
      <w:r w:rsidRPr="00EC76D5">
        <w:t>SyntaxTreeGenerator.java</w:t>
      </w:r>
      <w:proofErr w:type="spellEnd"/>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378" w:name="_Toc481936161"/>
      <w:r w:rsidRPr="00EC76D5">
        <w:t>Header Rules</w:t>
      </w:r>
      <w:bookmarkEnd w:id="378"/>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proofErr w:type="spellStart"/>
      <w:r>
        <w:t>MainParser.gppg</w:t>
      </w:r>
      <w:proofErr w:type="spellEnd"/>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lastRenderedPageBreak/>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379" w:name="_Toc481936162"/>
      <w:r w:rsidRPr="00EC76D5">
        <w:t>If Statements</w:t>
      </w:r>
      <w:bookmarkEnd w:id="379"/>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proofErr w:type="spellStart"/>
      <w:r>
        <w:t>MainParser.gppg</w:t>
      </w:r>
      <w:proofErr w:type="spellEnd"/>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proofErr w:type="spellStart"/>
      <w:r>
        <w:t>MiddleCodeGenerator.cs</w:t>
      </w:r>
      <w:proofErr w:type="spellEnd"/>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380" w:name="_Toc481936163"/>
      <w:r w:rsidRPr="00EC76D5">
        <w:t>Switch Statements</w:t>
      </w:r>
      <w:bookmarkEnd w:id="380"/>
    </w:p>
    <w:p w14:paraId="6DEF8FDA" w14:textId="77777777" w:rsidR="00E40B78" w:rsidRPr="00EC76D5" w:rsidRDefault="00E40B78" w:rsidP="00E40B78">
      <w:r w:rsidRPr="00EC76D5">
        <w:t xml:space="preserve">The </w:t>
      </w:r>
      <w:proofErr w:type="spellStart"/>
      <w:r w:rsidRPr="00EC76D5">
        <w:rPr>
          <w:rStyle w:val="CodeInText"/>
        </w:rPr>
        <w:t>prepareSwitchStatement</w:t>
      </w:r>
      <w:proofErr w:type="spellEnd"/>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proofErr w:type="spellStart"/>
      <w:r>
        <w:t>MainParser.gppg</w:t>
      </w:r>
      <w:proofErr w:type="spellEnd"/>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proofErr w:type="spellStart"/>
      <w:r w:rsidRPr="00EC76D5">
        <w:rPr>
          <w:rStyle w:val="CodeInText"/>
        </w:rPr>
        <w:t>generateSwitchStatement</w:t>
      </w:r>
      <w:proofErr w:type="spellEnd"/>
      <w:r w:rsidRPr="00EC76D5">
        <w:t xml:space="preserve"> method generates middle code jump instructions for each of the case statements, which are stored in the </w:t>
      </w:r>
      <w:proofErr w:type="spellStart"/>
      <w:r w:rsidRPr="00EC76D5">
        <w:rPr>
          <w:rStyle w:val="CodeInText"/>
        </w:rPr>
        <w:t>Main.</w:t>
      </w:r>
      <w:r w:rsidR="007C0FFA">
        <w:rPr>
          <w:rStyle w:val="CodeInText"/>
        </w:rPr>
        <w:t>m_caseMapStack</w:t>
      </w:r>
      <w:proofErr w:type="spellEnd"/>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lastRenderedPageBreak/>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proofErr w:type="spellStart"/>
      <w:r>
        <w:t>MiddleCodeGenerator.cs</w:t>
      </w:r>
      <w:proofErr w:type="spellEnd"/>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381" w:name="_Toc481936164"/>
      <w:r w:rsidRPr="00EC76D5">
        <w:t>Case Statements</w:t>
      </w:r>
      <w:bookmarkEnd w:id="381"/>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proofErr w:type="spellStart"/>
      <w:r w:rsidRPr="00EC76D5">
        <w:rPr>
          <w:rStyle w:val="CodeInText"/>
        </w:rPr>
        <w:t>Main.</w:t>
      </w:r>
      <w:r w:rsidR="007C0FFA">
        <w:rPr>
          <w:rStyle w:val="CodeInText"/>
        </w:rPr>
        <w:t>m_caseMapStack</w:t>
      </w:r>
      <w:proofErr w:type="spellEnd"/>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m_caseMapStack</w:t>
      </w:r>
      <w:proofErr w:type="spellEnd"/>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6"/>
      </w:r>
      <w:r w:rsidRPr="00EC76D5">
        <w:t>).</w:t>
      </w:r>
    </w:p>
    <w:p w14:paraId="339E0BCB" w14:textId="19EF79A0" w:rsidR="00E40B78" w:rsidRPr="00EC76D5" w:rsidRDefault="002E67B8" w:rsidP="00E40B78">
      <w:pPr>
        <w:pStyle w:val="CodeHeader"/>
      </w:pPr>
      <w:proofErr w:type="spellStart"/>
      <w:r>
        <w:t>MainParser.gppg</w:t>
      </w:r>
      <w:proofErr w:type="spellEnd"/>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proofErr w:type="spellStart"/>
      <w:r>
        <w:lastRenderedPageBreak/>
        <w:t>MiddleCodeGenerator.cs</w:t>
      </w:r>
      <w:proofErr w:type="spellEnd"/>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382" w:name="_Toc481936165"/>
      <w:r w:rsidRPr="00EC76D5">
        <w:t>While Statements</w:t>
      </w:r>
      <w:bookmarkEnd w:id="382"/>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EC76D5">
        <w:rPr>
          <w:rStyle w:val="CodeInText"/>
        </w:rPr>
        <w:t>jump_marker</w:t>
      </w:r>
      <w:proofErr w:type="spellEnd"/>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proofErr w:type="spellStart"/>
      <w:r>
        <w:t>MainParser.gppg</w:t>
      </w:r>
      <w:proofErr w:type="spellEnd"/>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proofErr w:type="spellStart"/>
      <w:r>
        <w:t>MiddleCodeGenerator.cs</w:t>
      </w:r>
      <w:proofErr w:type="spellEnd"/>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383" w:name="_Toc481936166"/>
      <w:r w:rsidRPr="00EC76D5">
        <w:t>For Statements</w:t>
      </w:r>
      <w:bookmarkEnd w:id="383"/>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18421BEC" w:rsidR="00E40B78" w:rsidRPr="00EC76D5" w:rsidRDefault="00E40B78" w:rsidP="00E40B78">
      <w:r w:rsidRPr="00EC76D5">
        <w:t xml:space="preserve">The </w:t>
      </w:r>
      <w:r w:rsidRPr="00D45D52">
        <w:rPr>
          <w:rStyle w:val="KeyWord0"/>
        </w:rPr>
        <w:t>for</w:t>
      </w:r>
      <w:r w:rsidRPr="00EC76D5">
        <w:t xml:space="preserve">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w:t>
      </w:r>
      <w:r w:rsidRPr="00EC76D5">
        <w:lastRenderedPageBreak/>
        <w:t xml:space="preserve">backpatched to beginning of the test expression. </w:t>
      </w:r>
      <w:r w:rsidR="00BA060A" w:rsidRPr="00EC76D5">
        <w:t>Like</w:t>
      </w:r>
      <w:r w:rsidRPr="00EC76D5">
        <w:t xml:space="preserve"> the while case, in order to make sure that the for statement is followed by jump statement the </w:t>
      </w:r>
      <w:proofErr w:type="spellStart"/>
      <w:r w:rsidRPr="00EC76D5">
        <w:rPr>
          <w:rStyle w:val="CodeInText"/>
        </w:rPr>
        <w:t>jump_marker</w:t>
      </w:r>
      <w:proofErr w:type="spellEnd"/>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w:t>
      </w:r>
      <w:r w:rsidR="003F2069">
        <w:t>infinitive</w:t>
      </w:r>
      <w:r w:rsidRPr="00EC76D5">
        <w:t xml:space="preserv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proofErr w:type="spellStart"/>
      <w:r>
        <w:t>MainParser.gppg</w:t>
      </w:r>
      <w:proofErr w:type="spellEnd"/>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proofErr w:type="spellStart"/>
      <w:r w:rsidRPr="00EC76D5">
        <w:t>SyntaxTreeGeneration</w:t>
      </w:r>
      <w:r w:rsidR="00542316" w:rsidRPr="00EC76D5">
        <w:t>.java</w:t>
      </w:r>
      <w:proofErr w:type="spellEnd"/>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384" w:name="_Toc481936167"/>
      <w:r w:rsidRPr="00EC76D5">
        <w:t>Label Statements</w:t>
      </w:r>
      <w:bookmarkEnd w:id="384"/>
    </w:p>
    <w:p w14:paraId="5E25B6AF" w14:textId="77777777" w:rsidR="00E40B78" w:rsidRPr="00EC76D5" w:rsidRDefault="00E40B78" w:rsidP="00E40B78">
      <w:r w:rsidRPr="00EC76D5">
        <w:t xml:space="preserve">The label statement is quite simple, we just add the name of the label together with the line number of the beginning of the statement following the label to </w:t>
      </w:r>
      <w:proofErr w:type="spellStart"/>
      <w:r w:rsidRPr="00EC76D5">
        <w:t>Main.LabelMap</w:t>
      </w:r>
      <w:proofErr w:type="spellEnd"/>
      <w:r w:rsidRPr="00EC76D5">
        <w:t xml:space="preserve"> and check that the label has not been added already. The labels are used as targets of </w:t>
      </w:r>
      <w:proofErr w:type="spellStart"/>
      <w:r w:rsidRPr="00EC76D5">
        <w:t>goto</w:t>
      </w:r>
      <w:proofErr w:type="spellEnd"/>
      <w:r w:rsidRPr="00EC76D5">
        <w:t xml:space="preserve"> statements</w:t>
      </w:r>
      <w:r w:rsidRPr="00EC76D5">
        <w:rPr>
          <w:rStyle w:val="Fotnotsreferens"/>
        </w:rPr>
        <w:footnoteReference w:id="7"/>
      </w:r>
      <w:r w:rsidRPr="00EC76D5">
        <w:t>.</w:t>
      </w:r>
    </w:p>
    <w:p w14:paraId="67DE2D71" w14:textId="3E8A86DE" w:rsidR="00E40B78" w:rsidRPr="00EC76D5" w:rsidRDefault="002E67B8" w:rsidP="00E40B78">
      <w:pPr>
        <w:pStyle w:val="CodeHeader"/>
      </w:pPr>
      <w:proofErr w:type="spellStart"/>
      <w:r>
        <w:t>MainParser.gppg</w:t>
      </w:r>
      <w:proofErr w:type="spellEnd"/>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proofErr w:type="spellStart"/>
      <w:r>
        <w:t>MiddleCodeGenerator.cs</w:t>
      </w:r>
      <w:proofErr w:type="spellEnd"/>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385" w:name="_Toc481936168"/>
      <w:r w:rsidRPr="00EC76D5">
        <w:lastRenderedPageBreak/>
        <w:t>Closed statement</w:t>
      </w:r>
      <w:bookmarkEnd w:id="385"/>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proofErr w:type="spellStart"/>
      <w:r w:rsidRPr="00EC76D5">
        <w:rPr>
          <w:rStyle w:val="CodeInText"/>
        </w:rPr>
        <w:t>generateIfElseStatement</w:t>
      </w:r>
      <w:proofErr w:type="spellEnd"/>
      <w:r w:rsidRPr="00EC76D5">
        <w:t xml:space="preserve">, </w:t>
      </w:r>
      <w:proofErr w:type="spellStart"/>
      <w:r w:rsidRPr="00EC76D5">
        <w:rPr>
          <w:rStyle w:val="CodeInText"/>
        </w:rPr>
        <w:t>generateSwitchStatement</w:t>
      </w:r>
      <w:proofErr w:type="spellEnd"/>
      <w:r w:rsidRPr="00EC76D5">
        <w:t xml:space="preserve">, </w:t>
      </w:r>
      <w:proofErr w:type="spellStart"/>
      <w:r w:rsidRPr="00EC76D5">
        <w:rPr>
          <w:rStyle w:val="CodeInText"/>
        </w:rPr>
        <w:t>generateWhileStatement</w:t>
      </w:r>
      <w:proofErr w:type="spellEnd"/>
      <w:r w:rsidRPr="00EC76D5">
        <w:t xml:space="preserve">, </w:t>
      </w:r>
      <w:proofErr w:type="spellStart"/>
      <w:r w:rsidRPr="00EC76D5">
        <w:rPr>
          <w:rStyle w:val="CodeInText"/>
        </w:rPr>
        <w:t>generateForStatement</w:t>
      </w:r>
      <w:proofErr w:type="spellEnd"/>
      <w:r w:rsidRPr="00EC76D5">
        <w:t xml:space="preserve">, and </w:t>
      </w:r>
      <w:proofErr w:type="spellStart"/>
      <w:r w:rsidRPr="00EC76D5">
        <w:rPr>
          <w:rStyle w:val="CodeInText"/>
        </w:rPr>
        <w:t>generateCaseStatement</w:t>
      </w:r>
      <w:proofErr w:type="spellEnd"/>
      <w:r w:rsidRPr="00EC76D5">
        <w:t>.</w:t>
      </w:r>
    </w:p>
    <w:p w14:paraId="68B151CB" w14:textId="2DF43E59" w:rsidR="00E40B78" w:rsidRPr="00EC76D5" w:rsidRDefault="002E67B8" w:rsidP="00E40B78">
      <w:pPr>
        <w:pStyle w:val="CodeHeader"/>
      </w:pPr>
      <w:proofErr w:type="spellStart"/>
      <w:r>
        <w:t>MainParser.gppg</w:t>
      </w:r>
      <w:proofErr w:type="spellEnd"/>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386" w:name="_Toc481936169"/>
      <w:r w:rsidRPr="00EC76D5">
        <w:t>Do Statements</w:t>
      </w:r>
      <w:bookmarkEnd w:id="386"/>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proofErr w:type="spellStart"/>
      <w:r>
        <w:t>MainParser.gppg</w:t>
      </w:r>
      <w:proofErr w:type="spellEnd"/>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proofErr w:type="spellStart"/>
      <w:r>
        <w:lastRenderedPageBreak/>
        <w:t>MiddleCodeGenerator.cs</w:t>
      </w:r>
      <w:proofErr w:type="spellEnd"/>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387" w:name="_Toc481936170"/>
      <w:r w:rsidRPr="00EC76D5">
        <w:t>Block Statements</w:t>
      </w:r>
      <w:bookmarkEnd w:id="387"/>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proofErr w:type="spellStart"/>
      <w:r>
        <w:t>MainParser.gppg</w:t>
      </w:r>
      <w:proofErr w:type="spellEnd"/>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proofErr w:type="spellStart"/>
      <w:r>
        <w:t>MiddleCodeGenerator.cs</w:t>
      </w:r>
      <w:proofErr w:type="spellEnd"/>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388" w:name="_Toc481936171"/>
      <w:r w:rsidRPr="00EC76D5">
        <w:t>Default Statements</w:t>
      </w:r>
      <w:bookmarkEnd w:id="388"/>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w:t>
      </w:r>
      <w:proofErr w:type="spellStart"/>
      <w:r w:rsidRPr="00EC76D5">
        <w:t>a</w:t>
      </w:r>
      <w:proofErr w:type="spellEnd"/>
      <w:r w:rsidRPr="00EC76D5">
        <w:t xml:space="preserve">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proofErr w:type="spellStart"/>
      <w:r>
        <w:t>MainParser.gppg</w:t>
      </w:r>
      <w:proofErr w:type="spellEnd"/>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proofErr w:type="spellStart"/>
      <w:r>
        <w:t>MiddleCodeGenerator.cs</w:t>
      </w:r>
      <w:proofErr w:type="spellEnd"/>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389" w:name="_Toc481936172"/>
      <w:r w:rsidRPr="00EC76D5">
        <w:lastRenderedPageBreak/>
        <w:t>Break Statements</w:t>
      </w:r>
      <w:bookmarkEnd w:id="389"/>
    </w:p>
    <w:p w14:paraId="3A6DBAC5" w14:textId="47380F8B" w:rsidR="00E40B78" w:rsidRPr="00EC76D5" w:rsidRDefault="00E40B78" w:rsidP="00E40B78">
      <w:r w:rsidRPr="00EC76D5">
        <w:t xml:space="preserve">The break statement checks that </w:t>
      </w:r>
      <w:proofErr w:type="spellStart"/>
      <w:r w:rsidRPr="00EC76D5">
        <w:rPr>
          <w:rStyle w:val="CodeInText"/>
        </w:rPr>
        <w:t>Main.</w:t>
      </w:r>
      <w:r w:rsidR="007C0FFA">
        <w:rPr>
          <w:rStyle w:val="CodeInText"/>
        </w:rPr>
        <w:t>m_breakSetStack</w:t>
      </w:r>
      <w:proofErr w:type="spellEnd"/>
      <w:r w:rsidR="007C0FFA">
        <w:rPr>
          <w:rStyle w:val="CodeInText"/>
        </w:rPr>
        <w:t xml:space="preserve"> </w:t>
      </w:r>
      <w:r w:rsidRPr="00EC76D5">
        <w:t xml:space="preserve">is not empty, which would indicate that we do not have a </w:t>
      </w:r>
      <w:proofErr w:type="spellStart"/>
      <w:r w:rsidRPr="00EC76D5">
        <w:t>surronding</w:t>
      </w:r>
      <w:proofErr w:type="spellEnd"/>
      <w:r w:rsidRPr="00EC76D5">
        <w:t xml:space="preserve"> while, for, do, or switch statement, and add the line number of the beginning of the next statement to the set on the top of the stack similar to the continue case above. Note that the break statement unlike the continue statement may be </w:t>
      </w:r>
      <w:proofErr w:type="spellStart"/>
      <w:r w:rsidRPr="00EC76D5">
        <w:t>surrondered</w:t>
      </w:r>
      <w:proofErr w:type="spellEnd"/>
      <w:r w:rsidRPr="00EC76D5">
        <w:t xml:space="preserve"> by a switch statement.</w:t>
      </w:r>
    </w:p>
    <w:p w14:paraId="1EA2D815" w14:textId="6E33CAEA" w:rsidR="00E40B78" w:rsidRPr="00EC76D5" w:rsidRDefault="002E67B8" w:rsidP="00E40B78">
      <w:pPr>
        <w:pStyle w:val="CodeHeader"/>
      </w:pPr>
      <w:proofErr w:type="spellStart"/>
      <w:r>
        <w:t>MainParser.gppg</w:t>
      </w:r>
      <w:proofErr w:type="spellEnd"/>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proofErr w:type="spellStart"/>
      <w:r>
        <w:t>MiddleCodeGenerator.cs</w:t>
      </w:r>
      <w:proofErr w:type="spellEnd"/>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390" w:name="_Toc481936173"/>
      <w:r w:rsidRPr="00EC76D5">
        <w:t>Continue Statements</w:t>
      </w:r>
      <w:bookmarkEnd w:id="390"/>
    </w:p>
    <w:p w14:paraId="269AF74E" w14:textId="09E466DF" w:rsidR="00102592" w:rsidRPr="00EC76D5" w:rsidRDefault="00102592" w:rsidP="00102592">
      <w:r w:rsidRPr="00EC76D5">
        <w:t xml:space="preserve">The continue statement checks that </w:t>
      </w:r>
      <w:proofErr w:type="spellStart"/>
      <w:r w:rsidRPr="00EC76D5">
        <w:rPr>
          <w:rStyle w:val="CodeInText"/>
        </w:rPr>
        <w:t>Main.</w:t>
      </w:r>
      <w:r w:rsidR="00B13BF7">
        <w:rPr>
          <w:rStyle w:val="CodeInText"/>
        </w:rPr>
        <w:t>m_continueSetStack</w:t>
      </w:r>
      <w:proofErr w:type="spellEnd"/>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proofErr w:type="spellStart"/>
      <w:r>
        <w:t>MainParser.gppg</w:t>
      </w:r>
      <w:proofErr w:type="spellEnd"/>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proofErr w:type="spellStart"/>
      <w:r>
        <w:t>MiddleCodeGenerator.cs</w:t>
      </w:r>
      <w:proofErr w:type="spellEnd"/>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391" w:name="_Toc481936174"/>
      <w:proofErr w:type="spellStart"/>
      <w:r w:rsidRPr="00EC76D5">
        <w:t>Goto</w:t>
      </w:r>
      <w:proofErr w:type="spellEnd"/>
      <w:r w:rsidRPr="00EC76D5">
        <w:t xml:space="preserve"> Statements</w:t>
      </w:r>
      <w:bookmarkEnd w:id="391"/>
    </w:p>
    <w:p w14:paraId="7B9EF605" w14:textId="77777777" w:rsidR="00E40B78" w:rsidRPr="00EC76D5" w:rsidRDefault="00E40B78" w:rsidP="00E40B78">
      <w:r w:rsidRPr="00EC76D5">
        <w:t xml:space="preserve">The </w:t>
      </w:r>
      <w:proofErr w:type="spellStart"/>
      <w:r w:rsidRPr="00EC76D5">
        <w:t>goto</w:t>
      </w:r>
      <w:proofErr w:type="spellEnd"/>
      <w:r w:rsidRPr="00EC76D5">
        <w:t xml:space="preserve"> statement stores the name of the label and the line number of the beginning of the following statement in </w:t>
      </w:r>
      <w:proofErr w:type="spellStart"/>
      <w:r w:rsidRPr="00EC76D5">
        <w:rPr>
          <w:rStyle w:val="CodeInText"/>
        </w:rPr>
        <w:t>Main.GotoMap</w:t>
      </w:r>
      <w:proofErr w:type="spellEnd"/>
      <w:r w:rsidRPr="00EC76D5">
        <w:t xml:space="preserve">. The </w:t>
      </w:r>
      <w:proofErr w:type="spellStart"/>
      <w:r w:rsidRPr="00EC76D5">
        <w:t>gotos</w:t>
      </w:r>
      <w:proofErr w:type="spellEnd"/>
      <w:r w:rsidRPr="00EC76D5">
        <w:t xml:space="preserve"> will </w:t>
      </w:r>
      <w:proofErr w:type="spellStart"/>
      <w:r w:rsidRPr="00EC76D5">
        <w:t>eventlually</w:t>
      </w:r>
      <w:proofErr w:type="spellEnd"/>
      <w:r w:rsidRPr="00EC76D5">
        <w:t xml:space="preserve"> be matched to the </w:t>
      </w:r>
      <w:proofErr w:type="spellStart"/>
      <w:r w:rsidRPr="00EC76D5">
        <w:t>lables</w:t>
      </w:r>
      <w:proofErr w:type="spellEnd"/>
      <w:r w:rsidRPr="00EC76D5">
        <w:t xml:space="preserve"> in </w:t>
      </w:r>
      <w:proofErr w:type="spellStart"/>
      <w:r w:rsidRPr="00EC76D5">
        <w:rPr>
          <w:rStyle w:val="CodeInText"/>
        </w:rPr>
        <w:t>Main.LabelMap</w:t>
      </w:r>
      <w:proofErr w:type="spellEnd"/>
      <w:r w:rsidRPr="00EC76D5">
        <w:t>.</w:t>
      </w:r>
    </w:p>
    <w:p w14:paraId="1C512331" w14:textId="1C54697C" w:rsidR="00E40B78" w:rsidRPr="00EC76D5" w:rsidRDefault="002E67B8" w:rsidP="00E40B78">
      <w:pPr>
        <w:pStyle w:val="CodeHeader"/>
      </w:pPr>
      <w:proofErr w:type="spellStart"/>
      <w:r>
        <w:t>MainParser.gppg</w:t>
      </w:r>
      <w:proofErr w:type="spellEnd"/>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proofErr w:type="spellStart"/>
      <w:r>
        <w:t>MiddleCodeGenerator.cs</w:t>
      </w:r>
      <w:proofErr w:type="spellEnd"/>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392" w:name="_Toc481936175"/>
      <w:r w:rsidRPr="00EC76D5">
        <w:t>Return Statements</w:t>
      </w:r>
      <w:bookmarkEnd w:id="392"/>
    </w:p>
    <w:p w14:paraId="207A2F90" w14:textId="77777777" w:rsidR="00E40B78" w:rsidRPr="00EC76D5" w:rsidRDefault="00E40B78" w:rsidP="00E40B78">
      <w:r w:rsidRPr="00EC76D5">
        <w:t xml:space="preserve">The </w:t>
      </w:r>
      <w:proofErr w:type="spellStart"/>
      <w:r w:rsidRPr="00EC76D5">
        <w:rPr>
          <w:rStyle w:val="CodeInText"/>
        </w:rPr>
        <w:t>generateReturnStatement</w:t>
      </w:r>
      <w:proofErr w:type="spellEnd"/>
      <w:r w:rsidRPr="00EC76D5">
        <w:t xml:space="preserve"> method is </w:t>
      </w:r>
      <w:proofErr w:type="spellStart"/>
      <w:r w:rsidRPr="00EC76D5">
        <w:t>surprisely</w:t>
      </w:r>
      <w:proofErr w:type="spellEnd"/>
      <w:r w:rsidRPr="00EC76D5">
        <w:t xml:space="preserve"> complicated, which due to the fact the return statement shall be interpreted as an exit statement in case of the main function.</w:t>
      </w:r>
    </w:p>
    <w:p w14:paraId="0A7F6D99" w14:textId="02D3CA04" w:rsidR="00E40B78" w:rsidRPr="00EC76D5" w:rsidRDefault="002E67B8" w:rsidP="00E40B78">
      <w:pPr>
        <w:pStyle w:val="CodeHeader"/>
      </w:pPr>
      <w:proofErr w:type="spellStart"/>
      <w:r>
        <w:t>MainParser.gppg</w:t>
      </w:r>
      <w:proofErr w:type="spellEnd"/>
    </w:p>
    <w:p w14:paraId="4DAE1AB6" w14:textId="77777777" w:rsidR="008F4FA3" w:rsidRPr="00EC76D5" w:rsidRDefault="008F4FA3" w:rsidP="008F4FA3">
      <w:pPr>
        <w:pStyle w:val="Code"/>
      </w:pPr>
      <w:r w:rsidRPr="00EC76D5">
        <w:lastRenderedPageBreak/>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proofErr w:type="spellStart"/>
      <w:r>
        <w:t>MiddleCodeGenerator.cs</w:t>
      </w:r>
      <w:proofErr w:type="spellEnd"/>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 xml:space="preserve">If the </w:t>
      </w:r>
      <w:proofErr w:type="spellStart"/>
      <w:r w:rsidRPr="00EC76D5">
        <w:t>sorrounding</w:t>
      </w:r>
      <w:proofErr w:type="spellEnd"/>
      <w:r w:rsidRPr="00EC76D5">
        <w:t xml:space="preserve">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lastRenderedPageBreak/>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393" w:name="_Toc481936176"/>
      <w:r w:rsidRPr="00EC76D5">
        <w:t>Expression Statements</w:t>
      </w:r>
      <w:bookmarkEnd w:id="393"/>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proofErr w:type="spellStart"/>
      <w:r>
        <w:t>MainParser.gppg</w:t>
      </w:r>
      <w:proofErr w:type="spellEnd"/>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proofErr w:type="spellStart"/>
      <w:r>
        <w:t>MiddleCodeGenerator.cs</w:t>
      </w:r>
      <w:proofErr w:type="spellEnd"/>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394" w:name="_Toc481936177"/>
      <w:r w:rsidRPr="00EC76D5">
        <w:t>Declaration Statements</w:t>
      </w:r>
      <w:bookmarkEnd w:id="394"/>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proofErr w:type="spellStart"/>
      <w:r>
        <w:t>MainParser.gppg</w:t>
      </w:r>
      <w:proofErr w:type="spellEnd"/>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t xml:space="preserve">    }</w:t>
      </w:r>
    </w:p>
    <w:p w14:paraId="4C4DBADA" w14:textId="3453DE98" w:rsidR="00C63D72" w:rsidRPr="00EC76D5" w:rsidRDefault="000C6576" w:rsidP="00C63D72">
      <w:pPr>
        <w:pStyle w:val="CodeHeader"/>
      </w:pPr>
      <w:proofErr w:type="spellStart"/>
      <w:r>
        <w:t>MiddleCodeGenerator.cs</w:t>
      </w:r>
      <w:proofErr w:type="spellEnd"/>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395" w:name="_Toc481936178"/>
      <w:r w:rsidRPr="00EC76D5">
        <w:t>Load Register Statements</w:t>
      </w:r>
      <w:bookmarkEnd w:id="395"/>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proofErr w:type="spellStart"/>
      <w:r>
        <w:t>MainParser.gppg</w:t>
      </w:r>
      <w:proofErr w:type="spellEnd"/>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proofErr w:type="spellStart"/>
      <w:r>
        <w:t>MiddleCodeGenerator.cs</w:t>
      </w:r>
      <w:proofErr w:type="spellEnd"/>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lastRenderedPageBreak/>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96" w:name="_Toc481936179"/>
      <w:r w:rsidRPr="00EC76D5">
        <w:t>Store Register Statements</w:t>
      </w:r>
      <w:bookmarkEnd w:id="396"/>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proofErr w:type="spellStart"/>
      <w:r>
        <w:t>MainParser.gppg</w:t>
      </w:r>
      <w:proofErr w:type="spellEnd"/>
    </w:p>
    <w:p w14:paraId="7375A850" w14:textId="77777777" w:rsidR="00E521CF" w:rsidRPr="00EC76D5" w:rsidRDefault="00E521CF" w:rsidP="00E521CF">
      <w:pPr>
        <w:pStyle w:val="Code"/>
      </w:pPr>
      <w:r w:rsidRPr="00EC76D5">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proofErr w:type="spellStart"/>
      <w:r w:rsidRPr="00EC76D5">
        <w:t>GenerateSyntaxTree.java</w:t>
      </w:r>
      <w:proofErr w:type="spellEnd"/>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97" w:name="_Toc481936180"/>
      <w:r w:rsidRPr="00EC76D5">
        <w:lastRenderedPageBreak/>
        <w:t>Clear Registers Statements</w:t>
      </w:r>
      <w:bookmarkEnd w:id="397"/>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proofErr w:type="spellStart"/>
      <w:r>
        <w:t>MainParser.gppg</w:t>
      </w:r>
      <w:proofErr w:type="spellEnd"/>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proofErr w:type="spellStart"/>
      <w:r w:rsidRPr="00EC76D5">
        <w:t>GenerateSyntaxTree.java</w:t>
      </w:r>
      <w:proofErr w:type="spellEnd"/>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98" w:name="_Toc481936181"/>
      <w:r w:rsidRPr="00EC76D5">
        <w:t xml:space="preserve">Store </w:t>
      </w:r>
      <w:proofErr w:type="spellStart"/>
      <w:r w:rsidRPr="00EC76D5">
        <w:t>Flagbyte</w:t>
      </w:r>
      <w:proofErr w:type="spellEnd"/>
      <w:r w:rsidRPr="00EC76D5">
        <w:t xml:space="preserve"> Statements</w:t>
      </w:r>
      <w:bookmarkEnd w:id="398"/>
    </w:p>
    <w:p w14:paraId="0378B328" w14:textId="51654ED9" w:rsidR="00E40B78" w:rsidRPr="00EC76D5" w:rsidRDefault="002E67B8" w:rsidP="00E40B78">
      <w:pPr>
        <w:pStyle w:val="CodeHeader"/>
      </w:pPr>
      <w:proofErr w:type="spellStart"/>
      <w:r>
        <w:t>MainParser.gppg</w:t>
      </w:r>
      <w:proofErr w:type="spellEnd"/>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proofErr w:type="spellStart"/>
      <w:r w:rsidRPr="00EC76D5">
        <w:t>GenerateSyntaxTree.java</w:t>
      </w:r>
      <w:proofErr w:type="spellEnd"/>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t xml:space="preserve">  }</w:t>
      </w:r>
    </w:p>
    <w:p w14:paraId="743A0F74" w14:textId="568105B2" w:rsidR="00E40B78" w:rsidRPr="00EC76D5" w:rsidRDefault="00E40B78" w:rsidP="00E40B78">
      <w:pPr>
        <w:pStyle w:val="Rubrik3"/>
        <w:numPr>
          <w:ilvl w:val="2"/>
          <w:numId w:val="78"/>
        </w:numPr>
      </w:pPr>
      <w:bookmarkStart w:id="399" w:name="_Toc481936182"/>
      <w:r w:rsidRPr="00EC76D5">
        <w:t>Jump Register Statements</w:t>
      </w:r>
      <w:bookmarkEnd w:id="399"/>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proofErr w:type="spellStart"/>
      <w:r>
        <w:t>MainParser.gppg</w:t>
      </w:r>
      <w:proofErr w:type="spellEnd"/>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proofErr w:type="spellStart"/>
      <w:r w:rsidRPr="00EC76D5">
        <w:t>GenerateSyntaxTree.java</w:t>
      </w:r>
      <w:proofErr w:type="spellEnd"/>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400" w:name="_Toc481936183"/>
      <w:r w:rsidRPr="00EC76D5">
        <w:t>Interrupt Statements</w:t>
      </w:r>
      <w:bookmarkEnd w:id="400"/>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proofErr w:type="spellStart"/>
      <w:r>
        <w:t>MainParser.gppg</w:t>
      </w:r>
      <w:proofErr w:type="spellEnd"/>
    </w:p>
    <w:p w14:paraId="06AC1088" w14:textId="77777777" w:rsidR="001E1FD8" w:rsidRPr="00EC76D5" w:rsidRDefault="001E1FD8" w:rsidP="009F4510">
      <w:pPr>
        <w:pStyle w:val="Code"/>
      </w:pPr>
      <w:r w:rsidRPr="00EC76D5">
        <w:lastRenderedPageBreak/>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proofErr w:type="spellStart"/>
      <w:r w:rsidRPr="00EC76D5">
        <w:t>GenerateSyntaxTree.java</w:t>
      </w:r>
      <w:proofErr w:type="spellEnd"/>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401" w:name="_Toc481936184"/>
      <w:r w:rsidRPr="00EC76D5">
        <w:t>Expressions</w:t>
      </w:r>
      <w:bookmarkEnd w:id="401"/>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402" w:name="_Toc481936185"/>
      <w:r w:rsidRPr="00EC76D5">
        <w:t>Precedence and Associativity</w:t>
      </w:r>
      <w:bookmarkEnd w:id="402"/>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lastRenderedPageBreak/>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proofErr w:type="spellStart"/>
            <w:r w:rsidRPr="00EC76D5">
              <w:rPr>
                <w:rStyle w:val="CodeInText"/>
              </w:rPr>
              <w:t>sizeof</w:t>
            </w:r>
            <w:proofErr w:type="spellEnd"/>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403" w:name="_Toc481936186"/>
      <w:r w:rsidRPr="00EC76D5">
        <w:t>Syntax Tree Generation Methods</w:t>
      </w:r>
      <w:bookmarkEnd w:id="403"/>
    </w:p>
    <w:p w14:paraId="4E06814E" w14:textId="77777777" w:rsidR="008514DF" w:rsidRPr="00EC76D5" w:rsidRDefault="008514DF" w:rsidP="008514DF">
      <w:pPr>
        <w:pStyle w:val="CodeHeader"/>
      </w:pPr>
      <w:proofErr w:type="spellStart"/>
      <w:r w:rsidRPr="00EC76D5">
        <w:t>GenerateSyntaxTree.java</w:t>
      </w:r>
      <w:proofErr w:type="spellEnd"/>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404" w:name="_Toc481936187"/>
      <w:r w:rsidRPr="00EC76D5">
        <w:t>Comma Expression</w:t>
      </w:r>
      <w:bookmarkEnd w:id="404"/>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proofErr w:type="spellStart"/>
      <w:r>
        <w:t>MainParser.gppg</w:t>
      </w:r>
      <w:proofErr w:type="spellEnd"/>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lastRenderedPageBreak/>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proofErr w:type="spellStart"/>
      <w:r w:rsidRPr="00EC76D5">
        <w:rPr>
          <w:rStyle w:val="CodeInText"/>
        </w:rPr>
        <w:t>generateCommaExpression</w:t>
      </w:r>
      <w:proofErr w:type="spellEnd"/>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proofErr w:type="spellStart"/>
      <w:r w:rsidRPr="00EC76D5">
        <w:t>GenerateSyntaxTree.java</w:t>
      </w:r>
      <w:proofErr w:type="spellEnd"/>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405" w:name="_Toc481936188"/>
      <w:r w:rsidRPr="00EC76D5">
        <w:t>Logical Expression</w:t>
      </w:r>
      <w:bookmarkEnd w:id="405"/>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false. If the expression is constant we can </w:t>
      </w:r>
      <w:proofErr w:type="spellStart"/>
      <w:r w:rsidRPr="00EC76D5">
        <w:t>detmine</w:t>
      </w:r>
      <w:proofErr w:type="spellEnd"/>
      <w:r w:rsidRPr="00EC76D5">
        <w:t xml:space="preserve"> its value </w:t>
      </w:r>
      <w:proofErr w:type="spellStart"/>
      <w:r w:rsidRPr="00EC76D5">
        <w:t>alrady</w:t>
      </w:r>
      <w:proofErr w:type="spellEnd"/>
      <w:r w:rsidRPr="00EC76D5">
        <w:t xml:space="preserve"> at compile-time and only generate one jump statement.</w:t>
      </w:r>
    </w:p>
    <w:p w14:paraId="01736580" w14:textId="6C10595C" w:rsidR="00E40B78" w:rsidRPr="00EC76D5" w:rsidRDefault="00E40B78" w:rsidP="00E40B78">
      <w:r w:rsidRPr="00EC76D5">
        <w:t xml:space="preserve">The </w:t>
      </w:r>
      <w:proofErr w:type="spellStart"/>
      <w:r w:rsidRPr="00EC76D5">
        <w:rPr>
          <w:rStyle w:val="CodeInText"/>
        </w:rPr>
        <w:t>generateLogicalExpression</w:t>
      </w:r>
      <w:proofErr w:type="spellEnd"/>
      <w:r w:rsidRPr="00EC76D5">
        <w:t xml:space="preserve"> method makes sure the expression already is logical (the </w:t>
      </w:r>
      <w:proofErr w:type="spellStart"/>
      <w:r w:rsidRPr="00EC76D5">
        <w:rPr>
          <w:rStyle w:val="CodeInText"/>
        </w:rPr>
        <w:t>m_sort</w:t>
      </w:r>
      <w:proofErr w:type="spellEnd"/>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proofErr w:type="spellStart"/>
      <w:r w:rsidRPr="00EC76D5">
        <w:rPr>
          <w:rStyle w:val="CodeInText"/>
        </w:rPr>
        <w:t>Main.MiddleCodeList</w:t>
      </w:r>
      <w:proofErr w:type="spellEnd"/>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lastRenderedPageBreak/>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406" w:name="_Toc481936189"/>
      <w:r w:rsidRPr="00EC76D5">
        <w:t>Integer Expressions</w:t>
      </w:r>
      <w:bookmarkEnd w:id="406"/>
    </w:p>
    <w:p w14:paraId="573D32C7" w14:textId="77777777" w:rsidR="00E40B78" w:rsidRPr="00EC76D5" w:rsidRDefault="00E40B78" w:rsidP="00E40B78">
      <w:r w:rsidRPr="00EC76D5">
        <w:t xml:space="preserve">The </w:t>
      </w:r>
      <w:proofErr w:type="spellStart"/>
      <w:r w:rsidRPr="00EC76D5">
        <w:rPr>
          <w:rStyle w:val="CodeInText"/>
        </w:rPr>
        <w:t>generateIntegerExpression</w:t>
      </w:r>
      <w:proofErr w:type="spellEnd"/>
      <w:r w:rsidRPr="00EC76D5">
        <w:t xml:space="preserve"> method can be considered the opposite of </w:t>
      </w:r>
      <w:proofErr w:type="spellStart"/>
      <w:r w:rsidRPr="00EC76D5">
        <w:rPr>
          <w:rStyle w:val="CodeInText"/>
        </w:rPr>
        <w:t>generateLogicalExpression</w:t>
      </w:r>
      <w:proofErr w:type="spellEnd"/>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lastRenderedPageBreak/>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407" w:name="_Ref418350730"/>
      <w:bookmarkStart w:id="408" w:name="_Toc481936190"/>
      <w:r w:rsidRPr="00EC76D5">
        <w:t>Integral and Floating Promotion</w:t>
      </w:r>
      <w:bookmarkEnd w:id="407"/>
      <w:bookmarkEnd w:id="408"/>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8"/>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409" w:name="_Ref418012645"/>
      <w:bookmarkStart w:id="410" w:name="_Toc481936191"/>
      <w:r w:rsidRPr="00EC76D5">
        <w:t>Arithmetic Conversion</w:t>
      </w:r>
      <w:bookmarkEnd w:id="409"/>
      <w:bookmarkEnd w:id="410"/>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9"/>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411" w:name="_Toc481936192"/>
      <w:r w:rsidRPr="00EC76D5">
        <w:t>Assignment Expression</w:t>
      </w:r>
      <w:bookmarkEnd w:id="411"/>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proofErr w:type="spellStart"/>
      <w:r>
        <w:lastRenderedPageBreak/>
        <w:t>MainParser.gppg</w:t>
      </w:r>
      <w:proofErr w:type="spellEnd"/>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proofErr w:type="spellStart"/>
      <w:r w:rsidRPr="00EC76D5">
        <w:t>GenerateSyntaxTree.java</w:t>
      </w:r>
      <w:proofErr w:type="spellEnd"/>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412" w:name="_Toc481936193"/>
      <w:r w:rsidRPr="00EC76D5">
        <w:t>Conditional Expression</w:t>
      </w:r>
      <w:bookmarkEnd w:id="412"/>
    </w:p>
    <w:p w14:paraId="1ABB853D" w14:textId="77777777" w:rsidR="00E40B78" w:rsidRPr="00EC76D5" w:rsidRDefault="00E40B78" w:rsidP="00E40B78">
      <w:r w:rsidRPr="00EC76D5">
        <w:t xml:space="preserve">The conditional operator applies lazy evaluation, which means that only </w:t>
      </w:r>
      <w:proofErr w:type="spellStart"/>
      <w:r w:rsidRPr="00EC76D5">
        <w:t>on</w:t>
      </w:r>
      <w:proofErr w:type="spellEnd"/>
      <w:r w:rsidRPr="00EC76D5">
        <w:t xml:space="preserve"> of the true or false expression will be evaluated.</w:t>
      </w:r>
    </w:p>
    <w:p w14:paraId="26F34509" w14:textId="66BB6C48" w:rsidR="00E40B78" w:rsidRPr="00EC76D5" w:rsidRDefault="002E67B8" w:rsidP="00E40B78">
      <w:pPr>
        <w:pStyle w:val="CodeHeader"/>
      </w:pPr>
      <w:proofErr w:type="spellStart"/>
      <w:r>
        <w:t>MainParser.gppg</w:t>
      </w:r>
      <w:proofErr w:type="spellEnd"/>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proofErr w:type="spellStart"/>
      <w:r w:rsidRPr="00EC76D5">
        <w:t>GenerateSyntaxTree.java</w:t>
      </w:r>
      <w:proofErr w:type="spellEnd"/>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lastRenderedPageBreak/>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413" w:name="_Toc481936194"/>
      <w:r w:rsidRPr="00EC76D5">
        <w:t>Constant Expression</w:t>
      </w:r>
      <w:bookmarkEnd w:id="413"/>
    </w:p>
    <w:p w14:paraId="067730A8" w14:textId="77777777" w:rsidR="00E40B78" w:rsidRPr="00EC76D5" w:rsidRDefault="00E40B78" w:rsidP="00E40B78">
      <w:r w:rsidRPr="00EC76D5">
        <w:t xml:space="preserve">On several occasions in the grammar, a constant expression is required. Therefore, the </w:t>
      </w:r>
      <w:proofErr w:type="spellStart"/>
      <w:r w:rsidRPr="00EC76D5">
        <w:rPr>
          <w:rStyle w:val="CodeInText"/>
        </w:rPr>
        <w:t>constant_expression</w:t>
      </w:r>
      <w:proofErr w:type="spellEnd"/>
      <w:r w:rsidRPr="00EC76D5">
        <w:t xml:space="preserve"> rule returns a regular expression after checking that it actually is constant.</w:t>
      </w:r>
    </w:p>
    <w:p w14:paraId="25924468" w14:textId="1285984D" w:rsidR="00E40B78" w:rsidRPr="00EC76D5" w:rsidRDefault="002E67B8" w:rsidP="00E40B78">
      <w:pPr>
        <w:pStyle w:val="CodeHeader"/>
      </w:pPr>
      <w:proofErr w:type="spellStart"/>
      <w:r>
        <w:t>MainParser.gppg</w:t>
      </w:r>
      <w:proofErr w:type="spellEnd"/>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414" w:name="_Toc481936195"/>
      <w:r w:rsidRPr="00EC76D5">
        <w:t>Logical Expression</w:t>
      </w:r>
      <w:bookmarkEnd w:id="414"/>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proofErr w:type="spellStart"/>
      <w:r>
        <w:t>MainParser.gppg</w:t>
      </w:r>
      <w:proofErr w:type="spellEnd"/>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proofErr w:type="spellStart"/>
      <w:r w:rsidRPr="00EC76D5">
        <w:t>GenerateSyntaxTree.java</w:t>
      </w:r>
      <w:proofErr w:type="spellEnd"/>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415" w:name="_Toc481936196"/>
      <w:r w:rsidRPr="00EC76D5">
        <w:lastRenderedPageBreak/>
        <w:t>Bitwise Expression</w:t>
      </w:r>
      <w:bookmarkEnd w:id="415"/>
    </w:p>
    <w:p w14:paraId="17B79F7A" w14:textId="77777777" w:rsidR="00E40B78" w:rsidRPr="00EC76D5" w:rsidRDefault="00E40B78" w:rsidP="00E40B78">
      <w:r w:rsidRPr="00EC76D5">
        <w:t xml:space="preserve">Unlike the logical expressions in the previous section, the </w:t>
      </w:r>
      <w:proofErr w:type="spellStart"/>
      <w:r w:rsidRPr="00EC76D5">
        <w:rPr>
          <w:rStyle w:val="CodeInText"/>
        </w:rPr>
        <w:t>inclucise</w:t>
      </w:r>
      <w:proofErr w:type="spellEnd"/>
      <w:r w:rsidRPr="00EC76D5">
        <w:rPr>
          <w:rStyle w:val="CodeInText"/>
        </w:rPr>
        <w:t>-or</w:t>
      </w:r>
      <w:r w:rsidRPr="00EC76D5">
        <w:t xml:space="preserve">, </w:t>
      </w:r>
      <w:r w:rsidRPr="00EC76D5">
        <w:rPr>
          <w:rStyle w:val="CodeInText"/>
        </w:rPr>
        <w:t>exclusive-or</w:t>
      </w:r>
      <w:r w:rsidRPr="00EC76D5">
        <w:t xml:space="preserve"> and </w:t>
      </w:r>
      <w:proofErr w:type="spellStart"/>
      <w:r w:rsidRPr="00EC76D5">
        <w:rPr>
          <w:rStyle w:val="CodeInText"/>
        </w:rPr>
        <w:t>and</w:t>
      </w:r>
      <w:proofErr w:type="spellEnd"/>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proofErr w:type="spellStart"/>
      <w:r>
        <w:t>MainParser.gppg</w:t>
      </w:r>
      <w:proofErr w:type="spellEnd"/>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t xml:space="preserve">    };</w:t>
      </w:r>
    </w:p>
    <w:p w14:paraId="19B70E8A" w14:textId="10153CDD" w:rsidR="00E40B78" w:rsidRPr="00EC76D5" w:rsidRDefault="009A5FF5" w:rsidP="00E40B78">
      <w:pPr>
        <w:pStyle w:val="CodeHeader"/>
      </w:pPr>
      <w:proofErr w:type="spellStart"/>
      <w:r w:rsidRPr="00EC76D5">
        <w:t>GenerateSyntaxTree.java</w:t>
      </w:r>
      <w:proofErr w:type="spellEnd"/>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416" w:name="_Toc481936197"/>
      <w:r w:rsidRPr="00EC76D5">
        <w:t>Equality Expressions</w:t>
      </w:r>
      <w:bookmarkEnd w:id="416"/>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proofErr w:type="spellStart"/>
      <w:r>
        <w:t>MainParser.gppg</w:t>
      </w:r>
      <w:proofErr w:type="spellEnd"/>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lastRenderedPageBreak/>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proofErr w:type="spellStart"/>
      <w:r w:rsidRPr="00EC76D5">
        <w:t>GenerateSyntaxTree.java</w:t>
      </w:r>
      <w:proofErr w:type="spellEnd"/>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t xml:space="preserve">  }</w:t>
      </w:r>
    </w:p>
    <w:p w14:paraId="225A1426" w14:textId="40ED72E3" w:rsidR="00E40B78" w:rsidRPr="00EC76D5" w:rsidRDefault="00E40B78" w:rsidP="00E40B78">
      <w:pPr>
        <w:pStyle w:val="Rubrik3"/>
      </w:pPr>
      <w:bookmarkStart w:id="417" w:name="_Toc481936198"/>
      <w:r w:rsidRPr="00EC76D5">
        <w:t>Relation Expressions</w:t>
      </w:r>
      <w:bookmarkEnd w:id="417"/>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proofErr w:type="spellStart"/>
      <w:r>
        <w:t>MainParser.gppg</w:t>
      </w:r>
      <w:proofErr w:type="spellEnd"/>
    </w:p>
    <w:p w14:paraId="2E996EBF" w14:textId="77777777" w:rsidR="009F769A" w:rsidRPr="00EC76D5" w:rsidRDefault="009F769A" w:rsidP="009F769A">
      <w:pPr>
        <w:pStyle w:val="Code"/>
      </w:pPr>
      <w:r w:rsidRPr="00EC76D5">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proofErr w:type="spellStart"/>
      <w:r w:rsidRPr="00EC76D5">
        <w:t>GenerateSyntaxTree.java</w:t>
      </w:r>
      <w:proofErr w:type="spellEnd"/>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lastRenderedPageBreak/>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418" w:name="_Toc481936199"/>
      <w:r w:rsidRPr="00EC76D5">
        <w:t>Shift Expression</w:t>
      </w:r>
      <w:bookmarkEnd w:id="418"/>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proofErr w:type="spellStart"/>
      <w:r>
        <w:t>MainParser.gppg</w:t>
      </w:r>
      <w:proofErr w:type="spellEnd"/>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proofErr w:type="spellStart"/>
      <w:r w:rsidRPr="00EC76D5">
        <w:t>GenerateSyntaxTree.java</w:t>
      </w:r>
      <w:proofErr w:type="spellEnd"/>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419" w:name="_Toc481936200"/>
      <w:r w:rsidRPr="00EC76D5">
        <w:t>Arithmetic Expression</w:t>
      </w:r>
      <w:bookmarkEnd w:id="419"/>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proofErr w:type="spellStart"/>
      <w:r>
        <w:t>MainParser.gppg</w:t>
      </w:r>
      <w:proofErr w:type="spellEnd"/>
    </w:p>
    <w:p w14:paraId="3DCB8ED4" w14:textId="77777777" w:rsidR="00C62B9E" w:rsidRPr="00EC76D5" w:rsidRDefault="00C62B9E" w:rsidP="00C62B9E">
      <w:pPr>
        <w:pStyle w:val="Code"/>
      </w:pPr>
      <w:r w:rsidRPr="00EC76D5">
        <w:lastRenderedPageBreak/>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proofErr w:type="spellStart"/>
      <w:r w:rsidRPr="00EC76D5">
        <w:t>GenerateSyntaxTree.java</w:t>
      </w:r>
      <w:proofErr w:type="spellEnd"/>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lastRenderedPageBreak/>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420" w:name="_Toc481936201"/>
      <w:r w:rsidRPr="00EC76D5">
        <w:t>Cast Expression</w:t>
      </w:r>
      <w:bookmarkEnd w:id="420"/>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proofErr w:type="spellStart"/>
      <w:r>
        <w:t>MainParser.gppg</w:t>
      </w:r>
      <w:proofErr w:type="spellEnd"/>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proofErr w:type="spellStart"/>
      <w:r w:rsidRPr="00EC76D5">
        <w:t>GenerateSyntaxTree.java</w:t>
      </w:r>
      <w:proofErr w:type="spellEnd"/>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421" w:name="_Toc481936202"/>
      <w:r w:rsidRPr="00EC76D5">
        <w:t>Prefix Expression</w:t>
      </w:r>
      <w:bookmarkEnd w:id="421"/>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proofErr w:type="spellStart"/>
      <w:r w:rsidRPr="00EC76D5">
        <w:rPr>
          <w:rStyle w:val="CodeInText"/>
        </w:rPr>
        <w:t>sizeof</w:t>
      </w:r>
      <w:proofErr w:type="spellEnd"/>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proofErr w:type="spellStart"/>
      <w:r w:rsidR="00B02345">
        <w:t>dereference</w:t>
      </w:r>
      <w:r w:rsidRPr="00EC76D5">
        <w:t>ence</w:t>
      </w:r>
      <w:proofErr w:type="spellEnd"/>
      <w:r w:rsidRPr="00EC76D5">
        <w:t xml:space="preserve"> operator</w:t>
      </w:r>
    </w:p>
    <w:p w14:paraId="4E527F0A" w14:textId="6449847E" w:rsidR="00E40B78" w:rsidRPr="00EC76D5" w:rsidRDefault="002E67B8" w:rsidP="00E40B78">
      <w:pPr>
        <w:pStyle w:val="CodeHeader"/>
      </w:pPr>
      <w:proofErr w:type="spellStart"/>
      <w:r>
        <w:t>MainParser.gppg</w:t>
      </w:r>
      <w:proofErr w:type="spellEnd"/>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422" w:name="_Toc481936203"/>
      <w:r w:rsidRPr="00EC76D5">
        <w:t>Unary Arithmetic Expression</w:t>
      </w:r>
      <w:bookmarkEnd w:id="422"/>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proofErr w:type="spellStart"/>
      <w:r>
        <w:t>MainParser.gppg</w:t>
      </w:r>
      <w:proofErr w:type="spellEnd"/>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lastRenderedPageBreak/>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proofErr w:type="spellStart"/>
      <w:r w:rsidRPr="00EC76D5">
        <w:t>GenerateSyntaxTree.java</w:t>
      </w:r>
      <w:proofErr w:type="spellEnd"/>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423" w:name="_Toc481936204"/>
      <w:r w:rsidRPr="00EC76D5">
        <w:t>Prefix Increment and Decrement</w:t>
      </w:r>
      <w:bookmarkEnd w:id="423"/>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proofErr w:type="spellStart"/>
      <w:r>
        <w:t>MainParser.gppg</w:t>
      </w:r>
      <w:proofErr w:type="spellEnd"/>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proofErr w:type="spellStart"/>
      <w:r w:rsidRPr="00EC76D5">
        <w:t>GenerateSyntaxTree.java</w:t>
      </w:r>
      <w:proofErr w:type="spellEnd"/>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424" w:name="_Toc481936205"/>
      <w:r w:rsidRPr="00EC76D5">
        <w:t>Logical Not</w:t>
      </w:r>
      <w:bookmarkEnd w:id="424"/>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proofErr w:type="spellStart"/>
      <w:r>
        <w:t>MainParser.gppg</w:t>
      </w:r>
      <w:proofErr w:type="spellEnd"/>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proofErr w:type="spellStart"/>
      <w:r w:rsidRPr="00EC76D5">
        <w:t>GenerateSyntaxTree.java</w:t>
      </w:r>
      <w:proofErr w:type="spellEnd"/>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425" w:name="_Toc481936206"/>
      <w:r w:rsidRPr="00EC76D5">
        <w:lastRenderedPageBreak/>
        <w:t>Bitwise Not</w:t>
      </w:r>
      <w:bookmarkEnd w:id="425"/>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proofErr w:type="spellStart"/>
      <w:r>
        <w:t>MainParser.gppg</w:t>
      </w:r>
      <w:proofErr w:type="spellEnd"/>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proofErr w:type="spellStart"/>
      <w:r w:rsidRPr="00EC76D5">
        <w:t>GenerateSyntaxTree.java</w:t>
      </w:r>
      <w:proofErr w:type="spellEnd"/>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426" w:name="_Toc481936207"/>
      <w:proofErr w:type="spellStart"/>
      <w:r w:rsidRPr="00EC76D5">
        <w:t>sizeof</w:t>
      </w:r>
      <w:bookmarkEnd w:id="426"/>
      <w:proofErr w:type="spellEnd"/>
    </w:p>
    <w:p w14:paraId="721ED7E1" w14:textId="77777777" w:rsidR="00E40B78" w:rsidRPr="00EC76D5" w:rsidRDefault="00E40B78" w:rsidP="00E40B78">
      <w:r w:rsidRPr="00EC76D5">
        <w:t xml:space="preserve">The </w:t>
      </w:r>
      <w:proofErr w:type="spellStart"/>
      <w:r w:rsidRPr="00EC76D5">
        <w:rPr>
          <w:rStyle w:val="CodeInText"/>
        </w:rPr>
        <w:t>sizeof</w:t>
      </w:r>
      <w:proofErr w:type="spellEnd"/>
      <w:r w:rsidRPr="00EC76D5">
        <w:rPr>
          <w:rStyle w:val="CodeInText"/>
        </w:rPr>
        <w:t>-operator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proofErr w:type="spellStart"/>
      <w:r>
        <w:t>MainParser.gppg</w:t>
      </w:r>
      <w:proofErr w:type="spellEnd"/>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proofErr w:type="spellStart"/>
      <w:r w:rsidRPr="00EC76D5">
        <w:t>GenerateSyntaxTree.java</w:t>
      </w:r>
      <w:proofErr w:type="spellEnd"/>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427" w:name="_Toc481936208"/>
      <w:r w:rsidRPr="00EC76D5">
        <w:t>Address Expression</w:t>
      </w:r>
      <w:bookmarkEnd w:id="427"/>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proofErr w:type="spellStart"/>
      <w:r>
        <w:t>MainParser.gppg</w:t>
      </w:r>
      <w:proofErr w:type="spellEnd"/>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lastRenderedPageBreak/>
        <w:t xml:space="preserve">    }</w:t>
      </w:r>
    </w:p>
    <w:p w14:paraId="712FA9AD" w14:textId="341891A7" w:rsidR="00E40B78" w:rsidRPr="00EC76D5" w:rsidRDefault="009A5FF5" w:rsidP="00953C1A">
      <w:pPr>
        <w:pStyle w:val="CodeHeader"/>
      </w:pPr>
      <w:proofErr w:type="spellStart"/>
      <w:r w:rsidRPr="00EC76D5">
        <w:t>GenerateSyntaxTree.java</w:t>
      </w:r>
      <w:proofErr w:type="spellEnd"/>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428" w:name="_Toc481936209"/>
      <w:r>
        <w:t>Dereference</w:t>
      </w:r>
      <w:r w:rsidR="00E40B78" w:rsidRPr="00EC76D5">
        <w:t xml:space="preserve"> Expression</w:t>
      </w:r>
      <w:bookmarkEnd w:id="428"/>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proofErr w:type="spellStart"/>
      <w:r>
        <w:t>MainParser.gppg</w:t>
      </w:r>
      <w:proofErr w:type="spellEnd"/>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proofErr w:type="spellStart"/>
      <w:r w:rsidRPr="00EC76D5">
        <w:t>GenerateSyntaxTree.java</w:t>
      </w:r>
      <w:proofErr w:type="spellEnd"/>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t xml:space="preserve">  }</w:t>
      </w:r>
    </w:p>
    <w:p w14:paraId="0AA719FE" w14:textId="27EF64D9" w:rsidR="00E40B78" w:rsidRPr="00EC76D5" w:rsidRDefault="00E40B78" w:rsidP="00B143BF">
      <w:pPr>
        <w:pStyle w:val="Rubrik3"/>
      </w:pPr>
      <w:bookmarkStart w:id="429" w:name="_Toc481936210"/>
      <w:r w:rsidRPr="00EC76D5">
        <w:t>Postfix Expression</w:t>
      </w:r>
      <w:bookmarkEnd w:id="429"/>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proofErr w:type="spellStart"/>
      <w:r>
        <w:t>MainParser.gppg</w:t>
      </w:r>
      <w:proofErr w:type="spellEnd"/>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430" w:name="_Toc481936211"/>
      <w:r w:rsidRPr="00EC76D5">
        <w:t>Postfix Increment and Decrement</w:t>
      </w:r>
      <w:bookmarkEnd w:id="430"/>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proofErr w:type="spellStart"/>
      <w:r>
        <w:t>MainParser.gppg</w:t>
      </w:r>
      <w:proofErr w:type="spellEnd"/>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proofErr w:type="spellStart"/>
      <w:r w:rsidRPr="00EC76D5">
        <w:t>GenerateSyntaxTree.java</w:t>
      </w:r>
      <w:proofErr w:type="spellEnd"/>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lastRenderedPageBreak/>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431" w:name="_Toc481936212"/>
      <w:r w:rsidRPr="00EC76D5">
        <w:t>Dot</w:t>
      </w:r>
      <w:bookmarkEnd w:id="431"/>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proofErr w:type="spellStart"/>
      <w:r>
        <w:t>MainParser.gppg</w:t>
      </w:r>
      <w:proofErr w:type="spellEnd"/>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proofErr w:type="spellStart"/>
      <w:r w:rsidRPr="00EC76D5">
        <w:t>GenerateSyntaxTree.java</w:t>
      </w:r>
      <w:proofErr w:type="spellEnd"/>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432" w:name="_Toc481936213"/>
      <w:r w:rsidRPr="00EC76D5">
        <w:t>Arrow</w:t>
      </w:r>
      <w:bookmarkEnd w:id="432"/>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proofErr w:type="spellStart"/>
      <w:r>
        <w:t>MainParser.gppg</w:t>
      </w:r>
      <w:proofErr w:type="spellEnd"/>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proofErr w:type="spellStart"/>
      <w:r w:rsidRPr="00EC76D5">
        <w:t>GenerateSyntaxTree.java</w:t>
      </w:r>
      <w:proofErr w:type="spellEnd"/>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lastRenderedPageBreak/>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433" w:name="_Toc481936214"/>
      <w:r w:rsidRPr="00EC76D5">
        <w:t>Index</w:t>
      </w:r>
      <w:bookmarkEnd w:id="433"/>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proofErr w:type="spellStart"/>
      <w:r>
        <w:t>MainParser.gppg</w:t>
      </w:r>
      <w:proofErr w:type="spellEnd"/>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proofErr w:type="spellStart"/>
      <w:r w:rsidRPr="00EC76D5">
        <w:t>GenerateSyntaxTree.java</w:t>
      </w:r>
      <w:proofErr w:type="spellEnd"/>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434" w:name="_Toc481936215"/>
      <w:r w:rsidRPr="00EC76D5">
        <w:lastRenderedPageBreak/>
        <w:t>Function Call</w:t>
      </w:r>
      <w:bookmarkEnd w:id="434"/>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proofErr w:type="spellStart"/>
      <w:r>
        <w:t>MainParser.gppg</w:t>
      </w:r>
      <w:proofErr w:type="spellEnd"/>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proofErr w:type="spellStart"/>
      <w:r w:rsidRPr="00EC76D5">
        <w:t>GenerateSyntaxTree.java</w:t>
      </w:r>
      <w:proofErr w:type="spellEnd"/>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lastRenderedPageBreak/>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proofErr w:type="spellStart"/>
      <w:r w:rsidRPr="00EC76D5">
        <w:rPr>
          <w:rStyle w:val="CodeInText"/>
        </w:rPr>
        <w:t>paramType</w:t>
      </w:r>
      <w:proofErr w:type="spellEnd"/>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435" w:name="_Toc481936216"/>
      <w:r w:rsidRPr="00EC76D5">
        <w:t>Parameter Argument List</w:t>
      </w:r>
      <w:bookmarkEnd w:id="435"/>
    </w:p>
    <w:p w14:paraId="6A2AA5C6" w14:textId="77777777" w:rsidR="00E40B78" w:rsidRPr="00EC76D5" w:rsidRDefault="00E40B78" w:rsidP="00E40B78">
      <w:r w:rsidRPr="00EC76D5">
        <w:t xml:space="preserve">Each parameter is converted from a possible logical type to an integer by calling </w:t>
      </w:r>
      <w:proofErr w:type="spellStart"/>
      <w:r w:rsidRPr="00EC76D5">
        <w:rPr>
          <w:rStyle w:val="CodeInText"/>
        </w:rPr>
        <w:t>Generate.generateIntegerExpression</w:t>
      </w:r>
      <w:proofErr w:type="spellEnd"/>
      <w:r w:rsidRPr="00EC76D5">
        <w:t>.</w:t>
      </w:r>
    </w:p>
    <w:p w14:paraId="012693FF" w14:textId="0E84E0DB" w:rsidR="00E40B78" w:rsidRPr="00EC76D5" w:rsidRDefault="002E67B8" w:rsidP="00E40B78">
      <w:pPr>
        <w:pStyle w:val="CodeHeader"/>
      </w:pPr>
      <w:proofErr w:type="spellStart"/>
      <w:r>
        <w:t>MainParser.gppg</w:t>
      </w:r>
      <w:proofErr w:type="spellEnd"/>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lastRenderedPageBreak/>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436" w:name="_Toc481936217"/>
      <w:r w:rsidRPr="00EC76D5">
        <w:t>Primary Expression</w:t>
      </w:r>
      <w:bookmarkEnd w:id="436"/>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proofErr w:type="spellStart"/>
      <w:r>
        <w:t>MainParser.gppg</w:t>
      </w:r>
      <w:proofErr w:type="spellEnd"/>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proofErr w:type="spellStart"/>
      <w:r w:rsidRPr="00EC76D5">
        <w:t>GenerateSyntaxTree.java</w:t>
      </w:r>
      <w:proofErr w:type="spellEnd"/>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1B90A95A" w:rsidR="005B693F" w:rsidRPr="00EC76D5" w:rsidRDefault="005B693F" w:rsidP="005B693F">
      <w:pPr>
        <w:pStyle w:val="Code"/>
      </w:pPr>
      <w:r w:rsidRPr="00EC76D5">
        <w:t xml:space="preserve">  }</w:t>
      </w:r>
    </w:p>
    <w:p w14:paraId="6E112520" w14:textId="1C0A6528" w:rsidR="00B63078" w:rsidRPr="00EC76D5" w:rsidRDefault="005B693F" w:rsidP="00B63078">
      <w:pPr>
        <w:pStyle w:val="Code"/>
      </w:pPr>
      <w:r w:rsidRPr="00EC76D5">
        <w:t>}</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lastRenderedPageBreak/>
              <w:t>s</w:t>
            </w:r>
            <w:r w:rsidR="00F51B66" w:rsidRPr="00EC76D5">
              <w:t xml:space="preserve"> * 0</w:t>
            </w:r>
          </w:p>
        </w:tc>
        <w:tc>
          <w:tcPr>
            <w:tcW w:w="3117" w:type="dxa"/>
          </w:tcPr>
          <w:p w14:paraId="6462CF09" w14:textId="77777777" w:rsidR="007F15AC" w:rsidRPr="00EC76D5" w:rsidRDefault="00F51B66" w:rsidP="00D846D1">
            <w:r w:rsidRPr="00EC76D5">
              <w:lastRenderedPageBreak/>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lastRenderedPageBreak/>
              <w:t>0</w:t>
            </w:r>
          </w:p>
        </w:tc>
      </w:tr>
      <w:tr w:rsidR="005A6543" w:rsidRPr="00EC76D5" w14:paraId="32382488" w14:textId="77777777" w:rsidTr="005A6543">
        <w:tc>
          <w:tcPr>
            <w:tcW w:w="3116" w:type="dxa"/>
          </w:tcPr>
          <w:p w14:paraId="6AF25FE5" w14:textId="4C5904CB" w:rsidR="005A6543" w:rsidRPr="00EC76D5" w:rsidRDefault="00696DFA" w:rsidP="00D846D1">
            <w:r w:rsidRPr="00EC76D5">
              <w:lastRenderedPageBreak/>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proofErr w:type="spellStart"/>
      <w:r w:rsidR="00FB554B" w:rsidRPr="00EC76D5">
        <w:rPr>
          <w:rStyle w:val="CodeInText0"/>
        </w:rPr>
        <w:t>BigInteger</w:t>
      </w:r>
      <w:proofErr w:type="spellEnd"/>
      <w:r w:rsidR="00FB554B" w:rsidRPr="00EC76D5">
        <w:t xml:space="preserve"> zero value or the </w:t>
      </w:r>
      <w:proofErr w:type="spellStart"/>
      <w:r w:rsidR="00FB554B" w:rsidRPr="00EC76D5">
        <w:rPr>
          <w:rStyle w:val="CodeInText0"/>
        </w:rPr>
        <w:t>BigDecimal</w:t>
      </w:r>
      <w:proofErr w:type="spellEnd"/>
      <w:r w:rsidR="00FB554B" w:rsidRPr="00EC76D5">
        <w:t xml:space="preserve"> zero value.</w:t>
      </w:r>
      <w:r w:rsidR="00A532F0" w:rsidRPr="00EC76D5">
        <w:t xml:space="preserve"> In the same way, a symbol is one if it equals the </w:t>
      </w:r>
      <w:proofErr w:type="spellStart"/>
      <w:r w:rsidR="00A532F0" w:rsidRPr="00EC76D5">
        <w:rPr>
          <w:rStyle w:val="CodeInText0"/>
        </w:rPr>
        <w:t>BigInteger</w:t>
      </w:r>
      <w:proofErr w:type="spellEnd"/>
      <w:r w:rsidR="00A532F0" w:rsidRPr="00EC76D5">
        <w:t xml:space="preserve"> one value or the </w:t>
      </w:r>
      <w:proofErr w:type="spellStart"/>
      <w:r w:rsidR="00A532F0" w:rsidRPr="00EC76D5">
        <w:rPr>
          <w:rStyle w:val="CodeInText0"/>
        </w:rPr>
        <w:t>BigDecimal</w:t>
      </w:r>
      <w:proofErr w:type="spellEnd"/>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5DDC3879" w14:textId="1C2B615D" w:rsidR="00D358DA" w:rsidRPr="00EC76D5" w:rsidRDefault="00A532F0" w:rsidP="00A532F0">
      <w:r w:rsidRPr="00EC76D5">
        <w:lastRenderedPageBreak/>
        <w:t xml:space="preserve">The </w:t>
      </w:r>
      <w:proofErr w:type="spellStart"/>
      <w:r w:rsidRPr="00EC76D5">
        <w:rPr>
          <w:rStyle w:val="CodeInText0"/>
        </w:rPr>
        <w:t>isTrue</w:t>
      </w:r>
      <w:proofErr w:type="spellEnd"/>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1538D0D6" w14:textId="1682EDD1" w:rsidR="004743B6" w:rsidRPr="00EC76D5" w:rsidRDefault="004743B6" w:rsidP="006A31DF">
      <w:pPr>
        <w:pStyle w:val="Rubrik1"/>
      </w:pPr>
      <w:bookmarkStart w:id="437" w:name="_Toc481936412"/>
      <w:r w:rsidRPr="00EC76D5">
        <w:lastRenderedPageBreak/>
        <w:t>The Middle Code</w:t>
      </w:r>
      <w:bookmarkEnd w:id="437"/>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2AFC83C2" w14:textId="77777777" w:rsidR="00FA2EEF"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454F5751" w14:textId="55D38510" w:rsidR="003141FA" w:rsidRPr="00EC76D5" w:rsidRDefault="002F35C1" w:rsidP="003141FA">
      <w:pPr>
        <w:pStyle w:val="Rubrik1"/>
      </w:pPr>
      <w:r>
        <w:lastRenderedPageBreak/>
        <w:t>Initializer</w:t>
      </w:r>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438" w:author="Stefan Bjornander" w:date="2015-04-25T17:28:00Z">
        <w:r w:rsidRPr="00EC76D5">
          <w:t xml:space="preserve">to check that </w:t>
        </w:r>
      </w:ins>
      <w:del w:id="439" w:author="Stefan Bjornander" w:date="2015-04-25T17:28:00Z">
        <w:r w:rsidRPr="00EC76D5" w:rsidDel="00A35C17">
          <w:delText>a way to make sure</w:delText>
        </w:r>
      </w:del>
      <w:ins w:id="440" w:author="Stefan Bjornander" w:date="2015-04-25T17:27:00Z">
        <w:r w:rsidRPr="00EC76D5">
          <w:t xml:space="preserve">the </w:t>
        </w:r>
      </w:ins>
      <w:r w:rsidR="00266D64">
        <w:t>initialized</w:t>
      </w:r>
      <w:r w:rsidRPr="00EC76D5">
        <w:t xml:space="preserve"> </w:t>
      </w:r>
      <w:ins w:id="441"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442" w:author="Stefan Bjornander" w:date="2015-04-25T17:29:00Z"/>
        </w:rPr>
        <w:pPrChange w:id="443" w:author="Stefan Bjornander" w:date="2015-04-25T17:29:00Z">
          <w:pPr>
            <w:pStyle w:val="Code"/>
          </w:pPr>
        </w:pPrChange>
      </w:pPr>
      <w:bookmarkStart w:id="444" w:name="_Toc481936415"/>
      <w:ins w:id="445" w:author="Stefan Bjornander" w:date="2015-04-25T17:28:00Z">
        <w:r w:rsidRPr="00EC76D5">
          <w:t xml:space="preserve">Static </w:t>
        </w:r>
      </w:ins>
      <w:r w:rsidR="00C37108">
        <w:t>Initialization</w:t>
      </w:r>
      <w:bookmarkEnd w:id="444"/>
    </w:p>
    <w:p w14:paraId="35D2C9AA" w14:textId="31769B89" w:rsidR="003141FA" w:rsidRPr="00EC76D5" w:rsidRDefault="003141FA">
      <w:pPr>
        <w:pPrChange w:id="446" w:author="Stefan Bjornander" w:date="2015-04-25T17:29:00Z">
          <w:pPr>
            <w:pStyle w:val="Rubrik3"/>
          </w:pPr>
        </w:pPrChange>
      </w:pPr>
      <w:ins w:id="447" w:author="Stefan Bjornander" w:date="2015-04-25T17:29:00Z">
        <w:r w:rsidRPr="00EC76D5">
          <w:t xml:space="preserve">Static </w:t>
        </w:r>
      </w:ins>
      <w:r w:rsidR="00F4217C">
        <w:t>initialization</w:t>
      </w:r>
      <w:ins w:id="448" w:author="Stefan Bjornander" w:date="2015-04-25T17:29:00Z">
        <w:r w:rsidRPr="00EC76D5">
          <w:t xml:space="preserve"> occurs when a static variable </w:t>
        </w:r>
      </w:ins>
      <w:r w:rsidRPr="00EC76D5">
        <w:t>becomes</w:t>
      </w:r>
      <w:ins w:id="449" w:author="Stefan Bjornander" w:date="2015-04-25T17:29:00Z">
        <w:r w:rsidRPr="00EC76D5">
          <w:t xml:space="preserve"> </w:t>
        </w:r>
      </w:ins>
      <w:r w:rsidR="00266D64">
        <w:t>initialized</w:t>
      </w:r>
      <w:ins w:id="450" w:author="Stefan Bjornander" w:date="2015-04-25T17:29:00Z">
        <w:r w:rsidRPr="00EC76D5">
          <w:t>.</w:t>
        </w:r>
      </w:ins>
      <w:ins w:id="451" w:author="Stefan Bjornander" w:date="2015-04-25T17:32:00Z">
        <w:r w:rsidRPr="00EC76D5">
          <w:t xml:space="preserve"> The </w:t>
        </w:r>
      </w:ins>
      <w:r w:rsidR="00F4217C">
        <w:t>initialization</w:t>
      </w:r>
      <w:ins w:id="452" w:author="Stefan Bjornander" w:date="2015-04-25T17:32:00Z">
        <w:r w:rsidRPr="00EC76D5">
          <w:t xml:space="preserve"> value has to be constant and known at compile time. No code is generated, instead a m</w:t>
        </w:r>
      </w:ins>
      <w:r w:rsidRPr="00EC76D5">
        <w:t>e</w:t>
      </w:r>
      <w:ins w:id="453"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proofErr w:type="spellStart"/>
      <w:r w:rsidRPr="00EC76D5">
        <w:t>Generate</w:t>
      </w:r>
      <w:r w:rsidR="002F35C1">
        <w:t>Initializer</w:t>
      </w:r>
      <w:r w:rsidRPr="00EC76D5">
        <w:t>.java</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proofErr w:type="spellStart"/>
      <w:r w:rsidR="005779B0">
        <w:t>initializator</w:t>
      </w:r>
      <w:proofErr w:type="spellEnd"/>
      <w:r w:rsidR="005779B0">
        <w:t xml:space="preserve"> </w:t>
      </w:r>
      <w:r w:rsidRPr="00EC76D5">
        <w:t>is a string, the address is stored in the access map and a zero address is stored in the block, it will later be properly looked up  and set by the linker.</w:t>
      </w:r>
    </w:p>
    <w:p w14:paraId="14D3803F" w14:textId="2EB3B96B" w:rsidR="003141FA" w:rsidRPr="00EC76D5" w:rsidRDefault="003141FA" w:rsidP="003141FA">
      <w:pPr>
        <w:pStyle w:val="Code"/>
      </w:pPr>
    </w:p>
    <w:p w14:paraId="10EBA903" w14:textId="345473BE" w:rsidR="003141FA" w:rsidRPr="00EC76D5" w:rsidRDefault="003141FA">
      <w:pPr>
        <w:pStyle w:val="Rubrik3"/>
        <w:rPr>
          <w:ins w:id="454" w:author="Stefan Bjornander" w:date="2015-04-25T17:33:00Z"/>
        </w:rPr>
        <w:pPrChange w:id="455" w:author="Stefan Bjornander" w:date="2015-04-25T17:33:00Z">
          <w:pPr>
            <w:pStyle w:val="Code"/>
          </w:pPr>
        </w:pPrChange>
      </w:pPr>
      <w:bookmarkStart w:id="456" w:name="_Toc481936416"/>
      <w:ins w:id="457" w:author="Stefan Bjornander" w:date="2015-04-25T17:33:00Z">
        <w:r w:rsidRPr="00EC76D5">
          <w:t xml:space="preserve">Stack </w:t>
        </w:r>
      </w:ins>
      <w:r w:rsidR="00C37108">
        <w:t>Initialization</w:t>
      </w:r>
      <w:bookmarkEnd w:id="456"/>
    </w:p>
    <w:p w14:paraId="3BBF8D70" w14:textId="3C8AD8E2" w:rsidR="003141FA" w:rsidRPr="00EC76D5" w:rsidRDefault="003141FA">
      <w:pPr>
        <w:pPrChange w:id="458" w:author="Stefan Bjornander" w:date="2015-04-25T17:33:00Z">
          <w:pPr>
            <w:pStyle w:val="Code"/>
          </w:pPr>
        </w:pPrChange>
      </w:pPr>
      <w:ins w:id="459" w:author="Stefan Bjornander" w:date="2015-04-25T17:33:00Z">
        <w:r w:rsidRPr="00EC76D5">
          <w:t xml:space="preserve">Stack </w:t>
        </w:r>
      </w:ins>
      <w:r w:rsidR="00F4217C">
        <w:t>initialization</w:t>
      </w:r>
      <w:del w:id="460" w:author="Stefan Bjornander" w:date="2015-04-25T17:33:00Z">
        <w:r w:rsidRPr="00EC76D5" w:rsidDel="004F1667">
          <w:delText xml:space="preserve">  </w:delText>
        </w:r>
      </w:del>
      <w:ins w:id="461" w:author="Stefan Bjornander" w:date="2015-04-25T17:33:00Z">
        <w:r w:rsidRPr="00EC76D5">
          <w:t xml:space="preserve"> occurs when an auto or register </w:t>
        </w:r>
      </w:ins>
      <w:ins w:id="462" w:author="Stefan Bjornander" w:date="2015-04-25T17:34:00Z">
        <w:r w:rsidRPr="00EC76D5">
          <w:t xml:space="preserve">variable becomes </w:t>
        </w:r>
      </w:ins>
      <w:r w:rsidR="00266D64">
        <w:t>initialized</w:t>
      </w:r>
      <w:ins w:id="463" w:author="Stefan Bjornander" w:date="2015-04-25T17:34:00Z">
        <w:r w:rsidRPr="00EC76D5">
          <w:t xml:space="preserve">. Since the </w:t>
        </w:r>
      </w:ins>
      <w:r w:rsidR="00F4217C">
        <w:t>initialization</w:t>
      </w:r>
      <w:ins w:id="464" w:author="Stefan Bjornander" w:date="2015-04-25T17:34:00Z">
        <w:r w:rsidRPr="00EC76D5">
          <w:t xml:space="preserve"> value can be non-</w:t>
        </w:r>
      </w:ins>
      <w:ins w:id="465" w:author="Stefan Bjornander" w:date="2015-04-25T17:46:00Z">
        <w:r w:rsidRPr="00EC76D5">
          <w:t>constant</w:t>
        </w:r>
      </w:ins>
      <w:ins w:id="466" w:author="Stefan Bjornander" w:date="2015-04-25T17:34:00Z">
        <w:r w:rsidRPr="00EC76D5">
          <w:t xml:space="preserve">, no memory block is created. Instead, </w:t>
        </w:r>
      </w:ins>
      <w:ins w:id="467" w:author="Stefan Bjornander" w:date="2015-04-25T17:46:00Z">
        <w:r w:rsidRPr="00EC76D5">
          <w:t>a se</w:t>
        </w:r>
      </w:ins>
      <w:r w:rsidRPr="00EC76D5">
        <w:t>quence</w:t>
      </w:r>
      <w:ins w:id="468" w:author="Stefan Bjornander" w:date="2015-04-25T17:46:00Z">
        <w:r w:rsidRPr="00EC76D5">
          <w:t xml:space="preserve"> of assign</w:t>
        </w:r>
      </w:ins>
      <w:r w:rsidRPr="00EC76D5">
        <w:t>ment</w:t>
      </w:r>
      <w:ins w:id="469" w:author="Stefan Bjornander" w:date="2015-04-25T17:46:00Z">
        <w:r w:rsidRPr="00EC76D5">
          <w:t xml:space="preserve"> instruction</w:t>
        </w:r>
      </w:ins>
      <w:ins w:id="470" w:author="Stefan Bjornander" w:date="2015-04-25T18:25:00Z">
        <w:r w:rsidRPr="00EC76D5">
          <w:t>s</w:t>
        </w:r>
      </w:ins>
      <w:ins w:id="471" w:author="Stefan Bjornander" w:date="2015-04-25T17:46:00Z">
        <w:r w:rsidRPr="00EC76D5">
          <w:t xml:space="preserve"> is added</w:t>
        </w:r>
      </w:ins>
      <w:r w:rsidRPr="00EC76D5">
        <w:t xml:space="preserve"> to the </w:t>
      </w:r>
      <w:ins w:id="472" w:author="Stefan Bjornander" w:date="2015-04-25T17:46:00Z">
        <w:r w:rsidRPr="00EC76D5">
          <w:t>mid</w:t>
        </w:r>
      </w:ins>
      <w:ins w:id="473" w:author="Stefan Bjornander" w:date="2015-04-25T18:25:00Z">
        <w:r w:rsidRPr="00EC76D5">
          <w:t>dle</w:t>
        </w:r>
      </w:ins>
      <w:ins w:id="474" w:author="Stefan Bjornander" w:date="2015-04-25T17:46:00Z">
        <w:r w:rsidRPr="00EC76D5">
          <w:t xml:space="preserve"> code.</w:t>
        </w:r>
      </w:ins>
    </w:p>
    <w:p w14:paraId="023307E0" w14:textId="09D56C04" w:rsidR="009E04D0" w:rsidRPr="00EC76D5" w:rsidRDefault="009E04D0" w:rsidP="009E04D0">
      <w:pPr>
        <w:pStyle w:val="Code"/>
      </w:pPr>
    </w:p>
    <w:p w14:paraId="3D1C8AC0" w14:textId="5E3F3CB9" w:rsidR="002A4B3E" w:rsidRDefault="00B73D32" w:rsidP="003F62B8">
      <w:pPr>
        <w:pStyle w:val="Rubrik1"/>
      </w:pPr>
      <w:bookmarkStart w:id="475" w:name="_Ref417813097"/>
      <w:bookmarkStart w:id="476"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proofErr w:type="spellStart"/>
      <w:r w:rsidRPr="00095E9A">
        <w:t>maskToStorageMap</w:t>
      </w:r>
      <w:proofErr w:type="spellEnd"/>
      <w:r>
        <w:t xml:space="preserve"> and </w:t>
      </w:r>
      <w:proofErr w:type="spellStart"/>
      <w:r w:rsidRPr="00095E9A">
        <w:t>maskToSortMap</w:t>
      </w:r>
      <w:proofErr w:type="spellEnd"/>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lastRenderedPageBreak/>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77777777" w:rsidR="00297092" w:rsidRPr="002F4EEE" w:rsidRDefault="00297092" w:rsidP="002F4EEE">
      <w:pPr>
        <w:pStyle w:val="Code"/>
        <w:rPr>
          <w:highlight w:val="white"/>
        </w:rPr>
      </w:pPr>
      <w:r w:rsidRPr="002F4EEE">
        <w:rPr>
          <w:highlight w:val="white"/>
        </w:rPr>
        <w:t xml:space="preserve">      new Dictionary&lt;int, Sort&gt;() {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7777777" w:rsidR="00297092" w:rsidRPr="002F4EEE" w:rsidRDefault="00297092" w:rsidP="002F4EEE">
      <w:pPr>
        <w:pStyle w:val="Code"/>
        <w:rPr>
          <w:highlight w:val="white"/>
        </w:rPr>
      </w:pPr>
      <w:r w:rsidRPr="002F4EEE">
        <w:rPr>
          <w:highlight w:val="white"/>
        </w:rPr>
        <w:t xml:space="preserve">        {(int) Mask.Char, Sort.Signed_Char},</w:t>
      </w:r>
    </w:p>
    <w:p w14:paraId="506F2146" w14:textId="77777777" w:rsidR="00297092" w:rsidRPr="002F4EEE" w:rsidRDefault="00297092" w:rsidP="002F4EEE">
      <w:pPr>
        <w:pStyle w:val="Code"/>
        <w:rPr>
          <w:highlight w:val="white"/>
        </w:rPr>
      </w:pPr>
      <w:r w:rsidRPr="002F4EEE">
        <w:rPr>
          <w:highlight w:val="white"/>
        </w:rPr>
        <w:t xml:space="preserve">        {(int) Mask.SignedChar, Sort.Signed_Char},</w:t>
      </w:r>
    </w:p>
    <w:p w14:paraId="525C69D9" w14:textId="77777777" w:rsidR="00297092" w:rsidRPr="002F4EEE" w:rsidRDefault="00297092" w:rsidP="002F4EEE">
      <w:pPr>
        <w:pStyle w:val="Code"/>
        <w:rPr>
          <w:highlight w:val="white"/>
        </w:rPr>
      </w:pPr>
      <w:r w:rsidRPr="002F4EEE">
        <w:rPr>
          <w:highlight w:val="white"/>
        </w:rPr>
        <w:t xml:space="preserve">        {(int) Mask.UnsignedChar, Sort.Unsigned_Char},</w:t>
      </w:r>
    </w:p>
    <w:p w14:paraId="3E55877E" w14:textId="77777777" w:rsidR="00297092" w:rsidRPr="002F4EEE" w:rsidRDefault="00297092" w:rsidP="002F4EEE">
      <w:pPr>
        <w:pStyle w:val="Code"/>
        <w:rPr>
          <w:highlight w:val="white"/>
        </w:rPr>
      </w:pPr>
      <w:r w:rsidRPr="002F4EEE">
        <w:rPr>
          <w:highlight w:val="white"/>
        </w:rPr>
        <w:t xml:space="preserve">        {(int) Mask.Short, Sort.Signed_Short_Int},</w:t>
      </w:r>
    </w:p>
    <w:p w14:paraId="723BC88F" w14:textId="77777777" w:rsidR="00297092" w:rsidRPr="002F4EEE" w:rsidRDefault="00297092" w:rsidP="002F4EEE">
      <w:pPr>
        <w:pStyle w:val="Code"/>
        <w:rPr>
          <w:highlight w:val="white"/>
        </w:rPr>
      </w:pPr>
      <w:r w:rsidRPr="002F4EEE">
        <w:rPr>
          <w:highlight w:val="white"/>
        </w:rPr>
        <w:t xml:space="preserve">        {(int) Mask.ShortInt, Sort.Signed_Short_Int},</w:t>
      </w:r>
    </w:p>
    <w:p w14:paraId="7A8A0357" w14:textId="77777777" w:rsidR="00297092" w:rsidRPr="002F4EEE" w:rsidRDefault="00297092" w:rsidP="002F4EEE">
      <w:pPr>
        <w:pStyle w:val="Code"/>
        <w:rPr>
          <w:highlight w:val="white"/>
        </w:rPr>
      </w:pPr>
      <w:r w:rsidRPr="002F4EEE">
        <w:rPr>
          <w:highlight w:val="white"/>
        </w:rPr>
        <w:t xml:space="preserve">        {(int) Mask.SignedShort, Sort.Signed_Short_Int},</w:t>
      </w:r>
    </w:p>
    <w:p w14:paraId="1BAF284E" w14:textId="77777777" w:rsidR="00297092" w:rsidRPr="002F4EEE" w:rsidRDefault="00297092" w:rsidP="002F4EEE">
      <w:pPr>
        <w:pStyle w:val="Code"/>
        <w:rPr>
          <w:highlight w:val="white"/>
        </w:rPr>
      </w:pPr>
      <w:r w:rsidRPr="002F4EEE">
        <w:rPr>
          <w:highlight w:val="white"/>
        </w:rPr>
        <w:t xml:space="preserve">        {(int) Mask.SignedShortInt, Sort.Signed_Short_Int},</w:t>
      </w:r>
    </w:p>
    <w:p w14:paraId="29A9EA04" w14:textId="77777777" w:rsidR="00297092" w:rsidRPr="002F4EEE" w:rsidRDefault="00297092" w:rsidP="002F4EEE">
      <w:pPr>
        <w:pStyle w:val="Code"/>
        <w:rPr>
          <w:highlight w:val="white"/>
        </w:rPr>
      </w:pPr>
      <w:r w:rsidRPr="002F4EEE">
        <w:rPr>
          <w:highlight w:val="white"/>
        </w:rPr>
        <w:t xml:space="preserve">        {(int) Mask.UnsignedShort, Sort.Unsigned_Short_Int},</w:t>
      </w:r>
    </w:p>
    <w:p w14:paraId="76835F56" w14:textId="77777777" w:rsidR="00297092" w:rsidRPr="002F4EEE" w:rsidRDefault="00297092" w:rsidP="002F4EEE">
      <w:pPr>
        <w:pStyle w:val="Code"/>
        <w:rPr>
          <w:highlight w:val="white"/>
        </w:rPr>
      </w:pPr>
      <w:r w:rsidRPr="002F4EEE">
        <w:rPr>
          <w:highlight w:val="white"/>
        </w:rPr>
        <w:t xml:space="preserve">        {(int) Mask.UnsignedShortInt, Sort.Unsigned_Short_Int},</w:t>
      </w:r>
    </w:p>
    <w:p w14:paraId="28ED55D0" w14:textId="77777777" w:rsidR="00297092" w:rsidRPr="002F4EEE" w:rsidRDefault="00297092" w:rsidP="002F4EEE">
      <w:pPr>
        <w:pStyle w:val="Code"/>
        <w:rPr>
          <w:highlight w:val="white"/>
        </w:rPr>
      </w:pPr>
      <w:r w:rsidRPr="002F4EEE">
        <w:rPr>
          <w:highlight w:val="white"/>
        </w:rPr>
        <w:t xml:space="preserve">        {(int) Mask.Int, Sort.Signed_Int},</w:t>
      </w:r>
    </w:p>
    <w:p w14:paraId="3401D1DF" w14:textId="77777777" w:rsidR="00297092" w:rsidRPr="002F4EEE" w:rsidRDefault="00297092" w:rsidP="002F4EEE">
      <w:pPr>
        <w:pStyle w:val="Code"/>
        <w:rPr>
          <w:highlight w:val="white"/>
        </w:rPr>
      </w:pPr>
      <w:r w:rsidRPr="002F4EEE">
        <w:rPr>
          <w:highlight w:val="white"/>
        </w:rPr>
        <w:t xml:space="preserve">        {(int) Mask.Signed, Sort.Signed_Int},</w:t>
      </w:r>
    </w:p>
    <w:p w14:paraId="44DD3286" w14:textId="77777777" w:rsidR="00297092" w:rsidRPr="002F4EEE" w:rsidRDefault="00297092" w:rsidP="002F4EEE">
      <w:pPr>
        <w:pStyle w:val="Code"/>
        <w:rPr>
          <w:highlight w:val="white"/>
        </w:rPr>
      </w:pPr>
      <w:r w:rsidRPr="002F4EEE">
        <w:rPr>
          <w:highlight w:val="white"/>
        </w:rPr>
        <w:t xml:space="preserve">        {(int) Mask.SignedInt, Sort.Signed_Int},</w:t>
      </w:r>
    </w:p>
    <w:p w14:paraId="74E828B3" w14:textId="77777777" w:rsidR="00297092" w:rsidRPr="002F4EEE" w:rsidRDefault="00297092" w:rsidP="002F4EEE">
      <w:pPr>
        <w:pStyle w:val="Code"/>
        <w:rPr>
          <w:highlight w:val="white"/>
        </w:rPr>
      </w:pPr>
      <w:r w:rsidRPr="002F4EEE">
        <w:rPr>
          <w:highlight w:val="white"/>
        </w:rPr>
        <w:t xml:space="preserve">        {(int) Mask.Unsigned, Sort.Unsigned_Int},</w:t>
      </w:r>
    </w:p>
    <w:p w14:paraId="096E5C0F" w14:textId="77777777" w:rsidR="00297092" w:rsidRPr="002F4EEE" w:rsidRDefault="00297092" w:rsidP="002F4EEE">
      <w:pPr>
        <w:pStyle w:val="Code"/>
        <w:rPr>
          <w:highlight w:val="white"/>
        </w:rPr>
      </w:pPr>
      <w:r w:rsidRPr="002F4EEE">
        <w:rPr>
          <w:highlight w:val="white"/>
        </w:rPr>
        <w:t xml:space="preserve">        {(int) Mask.UnsignedInt, Sort.Unsigned_Int},</w:t>
      </w:r>
    </w:p>
    <w:p w14:paraId="69CE56D5" w14:textId="77777777" w:rsidR="00297092" w:rsidRPr="002F4EEE" w:rsidRDefault="00297092" w:rsidP="002F4EEE">
      <w:pPr>
        <w:pStyle w:val="Code"/>
        <w:rPr>
          <w:highlight w:val="white"/>
        </w:rPr>
      </w:pPr>
      <w:r w:rsidRPr="002F4EEE">
        <w:rPr>
          <w:highlight w:val="white"/>
        </w:rPr>
        <w:t xml:space="preserve">        {(int) Mask.Long, Sort.Signed_Long_Int},</w:t>
      </w:r>
    </w:p>
    <w:p w14:paraId="2BE609BD" w14:textId="77777777" w:rsidR="00297092" w:rsidRPr="002F4EEE" w:rsidRDefault="00297092" w:rsidP="002F4EEE">
      <w:pPr>
        <w:pStyle w:val="Code"/>
        <w:rPr>
          <w:highlight w:val="white"/>
        </w:rPr>
      </w:pPr>
      <w:r w:rsidRPr="002F4EEE">
        <w:rPr>
          <w:highlight w:val="white"/>
        </w:rPr>
        <w:t xml:space="preserve">        {(int) Mask.LongInt, Sort.Signed_Long_Int},</w:t>
      </w:r>
    </w:p>
    <w:p w14:paraId="331061C4" w14:textId="77777777" w:rsidR="00297092" w:rsidRPr="002F4EEE" w:rsidRDefault="00297092" w:rsidP="002F4EEE">
      <w:pPr>
        <w:pStyle w:val="Code"/>
        <w:rPr>
          <w:highlight w:val="white"/>
        </w:rPr>
      </w:pPr>
      <w:r w:rsidRPr="002F4EEE">
        <w:rPr>
          <w:highlight w:val="white"/>
        </w:rPr>
        <w:t xml:space="preserve">        {(int) Mask.SignedLong, Sort.Signed_Long_Int},</w:t>
      </w:r>
    </w:p>
    <w:p w14:paraId="16836855" w14:textId="77777777" w:rsidR="00297092" w:rsidRPr="002F4EEE" w:rsidRDefault="00297092" w:rsidP="002F4EEE">
      <w:pPr>
        <w:pStyle w:val="Code"/>
        <w:rPr>
          <w:highlight w:val="white"/>
        </w:rPr>
      </w:pPr>
      <w:r w:rsidRPr="002F4EEE">
        <w:rPr>
          <w:highlight w:val="white"/>
        </w:rPr>
        <w:t xml:space="preserve">        {(int) Mask.SignedLongInt, Sort.Signed_Long_Int},</w:t>
      </w:r>
    </w:p>
    <w:p w14:paraId="4A464D56" w14:textId="77777777" w:rsidR="00297092" w:rsidRPr="002F4EEE" w:rsidRDefault="00297092" w:rsidP="002F4EEE">
      <w:pPr>
        <w:pStyle w:val="Code"/>
        <w:rPr>
          <w:highlight w:val="white"/>
        </w:rPr>
      </w:pPr>
      <w:r w:rsidRPr="002F4EEE">
        <w:rPr>
          <w:highlight w:val="white"/>
        </w:rPr>
        <w:t xml:space="preserve">        {(int) Mask.UnsignedLong, Sort.Unsigned_Long_Int},</w:t>
      </w:r>
    </w:p>
    <w:p w14:paraId="0611A886" w14:textId="77777777" w:rsidR="00297092" w:rsidRPr="002F4EEE" w:rsidRDefault="00297092" w:rsidP="002F4EEE">
      <w:pPr>
        <w:pStyle w:val="Code"/>
        <w:rPr>
          <w:highlight w:val="white"/>
        </w:rPr>
      </w:pPr>
      <w:r w:rsidRPr="002F4EEE">
        <w:rPr>
          <w:highlight w:val="white"/>
        </w:rPr>
        <w:t xml:space="preserve">        {(int) Mask.UnsignedLongInt, Sort.Unsigned_Long_Int},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77777777" w:rsidR="00297092" w:rsidRPr="002F4EEE" w:rsidRDefault="00297092" w:rsidP="002F4EEE">
      <w:pPr>
        <w:pStyle w:val="Code"/>
        <w:rPr>
          <w:highlight w:val="white"/>
        </w:rPr>
      </w:pPr>
      <w:r w:rsidRPr="002F4EEE">
        <w:rPr>
          <w:highlight w:val="white"/>
        </w:rPr>
        <w:t xml:space="preserve">        {(int) Mask.LongDouble, Sort.Long_Double}</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lastRenderedPageBreak/>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w:t>
      </w:r>
      <w:r w:rsidR="00F26A06">
        <w:rPr>
          <w:highlight w:val="white"/>
        </w:rPr>
        <w:lastRenderedPageBreak/>
        <w:t xml:space="preserve">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lastRenderedPageBreak/>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lastRenderedPageBreak/>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lastRenderedPageBreak/>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 xml:space="preserve">We iterate </w:t>
      </w:r>
      <w:proofErr w:type="spellStart"/>
      <w:r>
        <w:rPr>
          <w:highlight w:val="white"/>
        </w:rPr>
        <w:t>throught</w:t>
      </w:r>
      <w:proofErr w:type="spellEnd"/>
      <w:r>
        <w:rPr>
          <w:highlight w:val="white"/>
        </w:rPr>
        <w:t xml:space="preserve">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lastRenderedPageBreak/>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0A3EF941" w14:textId="77F3D066" w:rsidR="00201DA2" w:rsidRDefault="00201DA2" w:rsidP="00201DA2">
      <w:r>
        <w:t>As the name implies, the symbol table is a table holding symbols. It also holds struct and union tags (but not enumeration tags). Moreover, there is one symbol table for the global space, one table for each function, and one table for each block in a function. In this way, the symbol tables form a hierarchy where each table has a reference to its parent table (except the table for the global space, which table parent reference is null), and a set of references to its child tables.</w:t>
      </w:r>
    </w:p>
    <w:p w14:paraId="1A8F0E5A" w14:textId="77777777" w:rsidR="00752AC1" w:rsidRDefault="00752AC1" w:rsidP="00752AC1">
      <w:r>
        <w:t xml:space="preserve">The symbol table keeps track of the values, types, function, and variables of the code, variables defined by the programmer and well as temporary variables introduced by the compiler. The term symbol table is misleading since there actually is a stack of tables, where is table has a reference to the parent table, the parent reference table for the global space table is null. The current table is stored in </w:t>
      </w:r>
      <w:proofErr w:type="spellStart"/>
      <w:r>
        <w:rPr>
          <w:rStyle w:val="CodeInText"/>
        </w:rPr>
        <w:t>Main.CurrentTable</w:t>
      </w:r>
      <w:proofErr w:type="spellEnd"/>
      <w:r>
        <w:t xml:space="preserve"> (see Chapter </w:t>
      </w:r>
      <w:r>
        <w:fldChar w:fldCharType="begin"/>
      </w:r>
      <w:r>
        <w:instrText xml:space="preserve"> REF _Ref418406175 \r \h </w:instrText>
      </w:r>
      <w:r>
        <w:fldChar w:fldCharType="separate"/>
      </w:r>
      <w:r>
        <w:t>20</w:t>
      </w:r>
      <w:r>
        <w:fldChar w:fldCharType="end"/>
      </w:r>
      <w:r>
        <w:t>). The symbol table has set of features:</w:t>
      </w:r>
    </w:p>
    <w:p w14:paraId="7D26518F" w14:textId="77777777" w:rsidR="00752AC1" w:rsidRDefault="00752AC1" w:rsidP="00752AC1">
      <w:pPr>
        <w:pStyle w:val="Liststycke"/>
        <w:numPr>
          <w:ilvl w:val="0"/>
          <w:numId w:val="143"/>
        </w:numPr>
        <w:spacing w:line="256" w:lineRule="auto"/>
      </w:pPr>
      <w:r>
        <w:rPr>
          <w:rStyle w:val="CodeInText"/>
        </w:rPr>
        <w:t>Table Identity</w:t>
      </w:r>
      <w:r>
        <w:t>. Each table is given a unique consecutive integer value.</w:t>
      </w:r>
    </w:p>
    <w:p w14:paraId="4213C400" w14:textId="77777777" w:rsidR="00752AC1" w:rsidRDefault="00752AC1" w:rsidP="00752AC1">
      <w:pPr>
        <w:pStyle w:val="Liststycke"/>
        <w:numPr>
          <w:ilvl w:val="0"/>
          <w:numId w:val="143"/>
        </w:numPr>
        <w:spacing w:line="256" w:lineRule="auto"/>
      </w:pPr>
      <w:r>
        <w:rPr>
          <w:rStyle w:val="CodeInText"/>
        </w:rPr>
        <w:t>Scope</w:t>
      </w:r>
      <w:r>
        <w:t>. A table can the scopes Global, Function, Block, Struct, Union, or Enumeration.</w:t>
      </w:r>
    </w:p>
    <w:p w14:paraId="0B5300F4" w14:textId="77777777" w:rsidR="00752AC1" w:rsidRDefault="00752AC1" w:rsidP="00752AC1">
      <w:pPr>
        <w:pStyle w:val="Liststycke"/>
        <w:numPr>
          <w:ilvl w:val="0"/>
          <w:numId w:val="143"/>
        </w:numPr>
        <w:spacing w:line="256" w:lineRule="auto"/>
      </w:pPr>
      <w:r>
        <w:rPr>
          <w:rStyle w:val="CodeInText"/>
        </w:rPr>
        <w:t>Parent Table</w:t>
      </w:r>
      <w:r>
        <w:t xml:space="preserve">. Each table has apparent table which </w:t>
      </w:r>
      <w:proofErr w:type="spellStart"/>
      <w:r>
        <w:rPr>
          <w:rStyle w:val="CodeInText"/>
        </w:rPr>
        <w:t>Main.CurrentTable</w:t>
      </w:r>
      <w:proofErr w:type="spellEnd"/>
      <w:r>
        <w:t xml:space="preserve"> is set to when the table reaches its end-of-scope.</w:t>
      </w:r>
    </w:p>
    <w:p w14:paraId="0A585906" w14:textId="77777777" w:rsidR="00752AC1" w:rsidRDefault="00752AC1" w:rsidP="00752AC1">
      <w:pPr>
        <w:pStyle w:val="Liststycke"/>
        <w:numPr>
          <w:ilvl w:val="0"/>
          <w:numId w:val="143"/>
        </w:numPr>
        <w:spacing w:line="256" w:lineRule="auto"/>
      </w:pPr>
      <w:r>
        <w:rPr>
          <w:rStyle w:val="CodeInText"/>
        </w:rPr>
        <w:t>Entry List.</w:t>
      </w:r>
      <w:r>
        <w:t xml:space="preserve"> The entries of the symbol table is stored in the entry list. An entry can be a symbol or a block, represented by another entry list.</w:t>
      </w:r>
    </w:p>
    <w:p w14:paraId="7A5C007C" w14:textId="77777777" w:rsidR="00752AC1" w:rsidRDefault="00752AC1" w:rsidP="00752AC1">
      <w:pPr>
        <w:pStyle w:val="Liststycke"/>
        <w:numPr>
          <w:ilvl w:val="0"/>
          <w:numId w:val="143"/>
        </w:numPr>
        <w:spacing w:line="256" w:lineRule="auto"/>
      </w:pPr>
      <w:r>
        <w:rPr>
          <w:rStyle w:val="CodeInText"/>
        </w:rPr>
        <w:t>Tag List.</w:t>
      </w:r>
      <w:r>
        <w:t xml:space="preserve"> Parallel to the entry list, there is also a tag list, holding tags of structs or unions, but not </w:t>
      </w:r>
      <w:proofErr w:type="spellStart"/>
      <w:r>
        <w:t>enums</w:t>
      </w:r>
      <w:proofErr w:type="spellEnd"/>
      <w:r>
        <w:t>.</w:t>
      </w:r>
    </w:p>
    <w:p w14:paraId="368B95ED" w14:textId="77777777" w:rsidR="00752AC1" w:rsidRDefault="00752AC1" w:rsidP="00752AC1">
      <w:pPr>
        <w:pStyle w:val="Liststycke"/>
        <w:numPr>
          <w:ilvl w:val="0"/>
          <w:numId w:val="143"/>
        </w:numPr>
        <w:spacing w:line="256" w:lineRule="auto"/>
      </w:pPr>
      <w:r>
        <w:rPr>
          <w:rStyle w:val="CodeInText"/>
        </w:rPr>
        <w:t>Size</w:t>
      </w:r>
      <w:r>
        <w:t>. The size of the symbol table is the sum of the sizes of all its entries and is of interest when dimensioning the size of a function’s activation record.</w:t>
      </w:r>
    </w:p>
    <w:p w14:paraId="5A08517A" w14:textId="3B5EFE31"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lastRenderedPageBreak/>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 xml:space="preserve">The static set holds all static symbols. Note that symbol of static, extern, or typedef storage are not given an offset, since they </w:t>
      </w:r>
      <w:proofErr w:type="spellStart"/>
      <w:r>
        <w:rPr>
          <w:highlight w:val="white"/>
        </w:rPr>
        <w:t>ar</w:t>
      </w:r>
      <w:proofErr w:type="spellEnd"/>
      <w:r>
        <w:rPr>
          <w:highlight w:val="white"/>
        </w:rPr>
        <w:t xml:space="preserve">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lastRenderedPageBreak/>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 xml:space="preserve">The </w:t>
      </w:r>
      <w:r w:rsidRPr="00FC52DE">
        <w:rPr>
          <w:rStyle w:val="KeyWord0"/>
          <w:highlight w:val="white"/>
        </w:rPr>
        <w:t>Scope</w:t>
      </w:r>
      <w:r>
        <w:rPr>
          <w:highlight w:val="white"/>
        </w:rPr>
        <w:t xml:space="preserve">, </w:t>
      </w:r>
      <w:r w:rsidRPr="00FC52DE">
        <w:rPr>
          <w:rStyle w:val="KeyWord0"/>
          <w:highlight w:val="white"/>
        </w:rPr>
        <w:t>ParentTable</w:t>
      </w:r>
      <w:r>
        <w:rPr>
          <w:highlight w:val="white"/>
        </w:rPr>
        <w:t xml:space="preserve">, </w:t>
      </w:r>
      <w:r w:rsidRPr="00FC52DE">
        <w:rPr>
          <w:rStyle w:val="KeyWord0"/>
          <w:highlight w:val="white"/>
        </w:rPr>
        <w:t>EntryMap</w:t>
      </w:r>
      <w:r>
        <w:rPr>
          <w:highlight w:val="white"/>
        </w:rPr>
        <w:t xml:space="preserve">, and </w:t>
      </w:r>
      <w:r w:rsidRPr="00FC52DE">
        <w:rPr>
          <w:rStyle w:val="KeyWord0"/>
          <w:highlight w:val="white"/>
        </w:rPr>
        <w:t>CurrentOffset</w:t>
      </w:r>
      <w:r>
        <w:rPr>
          <w:highlight w:val="white"/>
        </w:rPr>
        <w:t xml:space="preserve">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1F12AC5B" w:rsid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21CD9ED1" w14:textId="77777777" w:rsidR="00A63536" w:rsidRDefault="00A63536" w:rsidP="00A63536">
      <w:r>
        <w:t>When adding a symbol with a name we have to check a few things:</w:t>
      </w:r>
    </w:p>
    <w:p w14:paraId="68526DCC" w14:textId="77777777" w:rsidR="00A63536" w:rsidRDefault="00A63536" w:rsidP="00A63536">
      <w:pPr>
        <w:pStyle w:val="Liststycke"/>
        <w:numPr>
          <w:ilvl w:val="0"/>
          <w:numId w:val="144"/>
        </w:numPr>
        <w:spacing w:line="256" w:lineRule="auto"/>
      </w:pPr>
      <w:r>
        <w:t>If the symbol is extern it cannot be initialized (its value is not-null).</w:t>
      </w:r>
    </w:p>
    <w:p w14:paraId="3D4B1BF4" w14:textId="77777777" w:rsidR="00A63536" w:rsidRDefault="00A63536" w:rsidP="00A63536">
      <w:pPr>
        <w:pStyle w:val="Liststycke"/>
        <w:numPr>
          <w:ilvl w:val="0"/>
          <w:numId w:val="144"/>
        </w:numPr>
        <w:spacing w:line="256" w:lineRule="auto"/>
      </w:pPr>
      <w:r>
        <w:lastRenderedPageBreak/>
        <w:t xml:space="preserve">We look up the entry list, and if we find another symbol with the same name, we check whether at least one of the symbols is extern. If it is, the symbols shall have equals types. If the new symbols is extern, </w:t>
      </w:r>
      <w:proofErr w:type="spellStart"/>
      <w:r>
        <w:t>weare</w:t>
      </w:r>
      <w:proofErr w:type="spellEnd"/>
      <w:r>
        <w:t xml:space="preserve"> finished and we just return. If the old symbol is extern, we remove it and stored the new symbol in the entry list. If not at least one of the symbols is extern, an error message is reported.</w:t>
      </w:r>
    </w:p>
    <w:p w14:paraId="057C2840" w14:textId="77777777" w:rsidR="00A63536" w:rsidRDefault="00A63536" w:rsidP="00A63536">
      <w:r>
        <w:t>It is easier to add or erase a tag. If it is already added an error message is reported. When removing the tag, the tag associated to the name is returned, or null is it not stored in the map.</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 xml:space="preserve">If there is a </w:t>
      </w:r>
      <w:proofErr w:type="spellStart"/>
      <w:r>
        <w:rPr>
          <w:highlight w:val="white"/>
        </w:rPr>
        <w:t>sembol</w:t>
      </w:r>
      <w:proofErr w:type="spellEnd"/>
      <w:r>
        <w:rPr>
          <w:highlight w:val="white"/>
        </w:rPr>
        <w:t xml:space="preserve"> in the table with the same name, at least one of </w:t>
      </w:r>
      <w:proofErr w:type="spellStart"/>
      <w:r>
        <w:rPr>
          <w:highlight w:val="white"/>
        </w:rPr>
        <w:t>the4</w:t>
      </w:r>
      <w:proofErr w:type="spellEnd"/>
      <w:r>
        <w:rPr>
          <w:highlight w:val="white"/>
        </w:rPr>
        <w:t xml:space="preserve">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w:t>
      </w:r>
      <w:proofErr w:type="spellStart"/>
      <w:r w:rsidR="00E50109">
        <w:rPr>
          <w:highlight w:val="white"/>
        </w:rPr>
        <w:t>isa</w:t>
      </w:r>
      <w:proofErr w:type="spellEnd"/>
      <w:r w:rsidR="00E50109">
        <w:rPr>
          <w:highlight w:val="white"/>
        </w:rPr>
        <w:t xml:space="preserve"> given auto storage from 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w:t>
      </w:r>
      <w:proofErr w:type="spellStart"/>
      <w:r>
        <w:rPr>
          <w:highlight w:val="white"/>
        </w:rPr>
        <w:t>fianelly</w:t>
      </w:r>
      <w:proofErr w:type="spellEnd"/>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0196565" w:rsidR="008F5511" w:rsidRDefault="007C17B1" w:rsidP="007C17B1">
      <w:pPr>
        <w:rPr>
          <w:highlight w:val="white"/>
        </w:rPr>
      </w:pPr>
      <w:r>
        <w:rPr>
          <w:highlight w:val="white"/>
        </w:rPr>
        <w:lastRenderedPageBreak/>
        <w:t xml:space="preserve">The </w:t>
      </w:r>
      <w:r w:rsidRPr="00A66A7D">
        <w:rPr>
          <w:rStyle w:val="KeyWord0"/>
          <w:highlight w:val="white"/>
        </w:rPr>
        <w:t>LookupSymbol</w:t>
      </w:r>
      <w:r>
        <w:rPr>
          <w:highlight w:val="white"/>
        </w:rPr>
        <w:t xml:space="preserve"> looks up the symbol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537E2BBA" w14:textId="77777777" w:rsidR="00A63536" w:rsidRDefault="00A63536" w:rsidP="00A63536">
      <w:r>
        <w:t xml:space="preserve">The </w:t>
      </w:r>
      <w:proofErr w:type="spellStart"/>
      <w:r>
        <w:rPr>
          <w:rStyle w:val="CodeInText"/>
        </w:rPr>
        <w:t>lookupList</w:t>
      </w:r>
      <w:proofErr w:type="spellEnd"/>
      <w:r>
        <w:t xml:space="preserve"> method searches the current table for a symbol with the given name, while </w:t>
      </w:r>
      <w:proofErr w:type="spellStart"/>
      <w:r>
        <w:rPr>
          <w:rStyle w:val="CodeInText"/>
        </w:rPr>
        <w:t>lookupSymbol</w:t>
      </w:r>
      <w:proofErr w:type="spellEnd"/>
      <w:r>
        <w:t xml:space="preserve"> searches the table hierarchy recursively upwards by calling </w:t>
      </w:r>
      <w:proofErr w:type="spellStart"/>
      <w:r>
        <w:rPr>
          <w:rStyle w:val="CodeInText"/>
        </w:rPr>
        <w:t>lookupList</w:t>
      </w:r>
      <w:proofErr w:type="spellEnd"/>
      <w:r>
        <w:t xml:space="preserve"> until it finds a symbol with the given name or the parent table is null, which will happen when the table of the global space has been searched.</w:t>
      </w:r>
    </w:p>
    <w:p w14:paraId="2A606719" w14:textId="77777777" w:rsidR="00A63536" w:rsidRDefault="00A63536" w:rsidP="00A63536">
      <w:r>
        <w:t>A tag is recursively looked up in a similar manner.</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with an already occupied name. However, in that 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 xml:space="preserve">If the neither the old nor the new member is null, we report an error since it is not allowed </w:t>
      </w:r>
      <w:proofErr w:type="spellStart"/>
      <w:r>
        <w:rPr>
          <w:highlight w:val="white"/>
        </w:rPr>
        <w:t>top</w:t>
      </w:r>
      <w:proofErr w:type="spellEnd"/>
      <w:r>
        <w:rPr>
          <w:highlight w:val="white"/>
        </w:rPr>
        <w:t xml:space="preserve">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lastRenderedPageBreak/>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3ABD8E8E" w:rsid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477" w:author="Stefan Bjornander" w:date="2015-04-25T18:27:00Z">
        <w:r w:rsidR="00AE29E2">
          <w:t>If the storage specifier is omitted</w:t>
        </w:r>
      </w:ins>
      <w:r w:rsidR="00AE29E2">
        <w:t>,</w:t>
      </w:r>
      <w:ins w:id="478" w:author="Stefan Bjornander" w:date="2015-04-25T18:27:00Z">
        <w:r w:rsidR="00AE29E2">
          <w:t xml:space="preserve"> </w:t>
        </w:r>
      </w:ins>
      <w:r w:rsidR="0077469C">
        <w:t xml:space="preserve">a function becomes extern while </w:t>
      </w:r>
      <w:ins w:id="479" w:author="Stefan Bjornander" w:date="2015-04-25T18:27:00Z">
        <w:r w:rsidR="00AE29E2">
          <w:t xml:space="preserve">a global variable </w:t>
        </w:r>
      </w:ins>
      <w:r w:rsidR="00AE29E2">
        <w:t>becomes</w:t>
      </w:r>
      <w:ins w:id="480" w:author="Stefan Bjornander" w:date="2015-04-25T18:27:00Z">
        <w:r w:rsidR="00AE29E2">
          <w:t xml:space="preserve"> static </w:t>
        </w:r>
      </w:ins>
      <w:r w:rsidR="00B50B44">
        <w:t xml:space="preserve">and </w:t>
      </w:r>
      <w:r w:rsidR="00AE29E2">
        <w:t>a</w:t>
      </w:r>
      <w:ins w:id="481" w:author="Stefan Bjornander" w:date="2015-04-25T18:27:00Z">
        <w:r w:rsidR="00AE29E2">
          <w:t xml:space="preserve"> local variable </w:t>
        </w:r>
      </w:ins>
      <w:r w:rsidR="00AE29E2">
        <w:t>becomes</w:t>
      </w:r>
      <w:ins w:id="482" w:author="Stefan Bjornander" w:date="2015-04-25T18:28:00Z">
        <w:r w:rsidR="00AE29E2">
          <w:t xml:space="preserve"> auto.</w:t>
        </w:r>
      </w:ins>
      <w:r w:rsidR="00AE29E2">
        <w:t xml:space="preserve"> In this book, t</w:t>
      </w:r>
      <w:ins w:id="483" w:author="Stefan Bjornander" w:date="2015-04-25T16:11:00Z">
        <w:r w:rsidR="00AE29E2">
          <w:t xml:space="preserve">he </w:t>
        </w:r>
      </w:ins>
      <w:r w:rsidR="00AE29E2">
        <w:t>only difference between an auto or register symbol is that the address operator cannot be applied to a register symbol.</w:t>
      </w:r>
    </w:p>
    <w:p w14:paraId="0874DB35" w14:textId="77777777" w:rsidR="00201DA2" w:rsidRDefault="00201DA2" w:rsidP="00201DA2">
      <w:pPr>
        <w:rPr>
          <w:ins w:id="484" w:author="Stefan Bjornander" w:date="2015-04-25T16:22:00Z"/>
        </w:rPr>
      </w:pPr>
      <w:ins w:id="485" w:author="Stefan Bjornander" w:date="2015-04-25T16:11:00Z">
        <w:r>
          <w:t xml:space="preserve">A symbol can hold the storage </w:t>
        </w:r>
      </w:ins>
      <w:ins w:id="486" w:author="Stefan Bjornander" w:date="2015-04-25T18:26:00Z">
        <w:r>
          <w:rPr>
            <w:rStyle w:val="CodeInText"/>
            <w:rPrChange w:id="487" w:author="Stefan Bjornander" w:date="2015-04-25T18:26:00Z">
              <w:rPr>
                <w:rStyle w:val="CodeInText"/>
                <w:i w:val="0"/>
              </w:rPr>
            </w:rPrChange>
          </w:rPr>
          <w:t>Typedef</w:t>
        </w:r>
        <w:r>
          <w:t xml:space="preserve">, </w:t>
        </w:r>
        <w:r>
          <w:rPr>
            <w:rStyle w:val="CodeInText"/>
            <w:rPrChange w:id="488" w:author="Stefan Bjornander" w:date="2015-04-25T18:26:00Z">
              <w:rPr>
                <w:rStyle w:val="CodeInText"/>
                <w:i w:val="0"/>
              </w:rPr>
            </w:rPrChange>
          </w:rPr>
          <w:t>Static</w:t>
        </w:r>
        <w:r>
          <w:t xml:space="preserve">, </w:t>
        </w:r>
        <w:r>
          <w:rPr>
            <w:rStyle w:val="CodeInText"/>
            <w:rPrChange w:id="489" w:author="Stefan Bjornander" w:date="2015-04-25T18:26:00Z">
              <w:rPr>
                <w:rStyle w:val="CodeInText"/>
                <w:i w:val="0"/>
              </w:rPr>
            </w:rPrChange>
          </w:rPr>
          <w:t>Extern</w:t>
        </w:r>
        <w:r>
          <w:t xml:space="preserve">, </w:t>
        </w:r>
        <w:r>
          <w:rPr>
            <w:rStyle w:val="CodeInText"/>
            <w:rPrChange w:id="490" w:author="Stefan Bjornander" w:date="2015-04-25T18:26:00Z">
              <w:rPr>
                <w:rStyle w:val="CodeInText"/>
                <w:i w:val="0"/>
              </w:rPr>
            </w:rPrChange>
          </w:rPr>
          <w:t>Auto</w:t>
        </w:r>
        <w:r>
          <w:t xml:space="preserve">, and </w:t>
        </w:r>
        <w:r>
          <w:rPr>
            <w:rStyle w:val="CodeInText"/>
            <w:rPrChange w:id="491" w:author="Stefan Bjornander" w:date="2015-04-25T18:26:00Z">
              <w:rPr>
                <w:rStyle w:val="CodeInText"/>
                <w:i w:val="0"/>
              </w:rPr>
            </w:rPrChange>
          </w:rPr>
          <w:t>Register</w:t>
        </w:r>
        <w:r>
          <w:t>.</w:t>
        </w:r>
      </w:ins>
      <w:ins w:id="492" w:author="Stefan Bjornander" w:date="2015-04-25T18:27:00Z">
        <w:r>
          <w:t xml:space="preserve"> If the storage specifier is omitted, a global variable is regarded as static, and a local variable is </w:t>
        </w:r>
      </w:ins>
      <w:ins w:id="493" w:author="Stefan Bjornander" w:date="2015-04-25T18:28:00Z">
        <w:r>
          <w:t>regarded as auto. T</w:t>
        </w:r>
      </w:ins>
      <w:ins w:id="494" w:author="Stefan Bjornander" w:date="2015-04-25T16:11:00Z">
        <w:r>
          <w:t xml:space="preserve">he Register storage has been included for the sake of completeness, but in this book is has no effect. On every occasion, </w:t>
        </w:r>
      </w:ins>
      <w:ins w:id="495" w:author="Stefan Bjornander" w:date="2015-04-25T18:28:00Z">
        <w:r>
          <w:t xml:space="preserve">a </w:t>
        </w:r>
      </w:ins>
      <w:ins w:id="496" w:author="Stefan Bjornander" w:date="2015-04-25T16:12:00Z">
        <w:r>
          <w:t xml:space="preserve">symbol with </w:t>
        </w:r>
      </w:ins>
      <w:ins w:id="497" w:author="Stefan Bjornander" w:date="2015-04-25T16:11:00Z">
        <w:r>
          <w:t xml:space="preserve">the Auto </w:t>
        </w:r>
      </w:ins>
      <w:ins w:id="498" w:author="Stefan Bjornander" w:date="2015-04-25T16:12:00Z">
        <w:r>
          <w:t>or</w:t>
        </w:r>
      </w:ins>
      <w:ins w:id="499" w:author="Stefan Bjornander" w:date="2015-04-25T16:11:00Z">
        <w:r>
          <w:t xml:space="preserve"> Register storage are </w:t>
        </w:r>
      </w:ins>
      <w:ins w:id="500" w:author="Stefan Bjornander" w:date="2015-04-25T16:12:00Z">
        <w:r>
          <w:t>treated equally.</w:t>
        </w:r>
      </w:ins>
      <w:ins w:id="501" w:author="Stefan Bjornander" w:date="2015-04-25T18:29:00Z">
        <w:r>
          <w:t xml:space="preserve"> </w:t>
        </w:r>
      </w:ins>
      <w:ins w:id="502" w:author="Stefan Bjornander" w:date="2015-04-25T18:28:00Z">
        <w:r>
          <w:t>Moreover, a symbol has a name, type, and potential value.</w:t>
        </w:r>
      </w:ins>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03" w:author="Stefan Bjornander" w:date="2015-04-25T18:27:00Z">
        <w:r>
          <w:t xml:space="preserve">If the storage specifier is omitted a global variable is regarded as static and a local variable is </w:t>
        </w:r>
      </w:ins>
      <w:ins w:id="504" w:author="Stefan Bjornander" w:date="2015-04-25T18:28:00Z">
        <w:r>
          <w:t>regarded as auto.</w:t>
        </w:r>
      </w:ins>
      <w:r>
        <w:t xml:space="preserve"> In this book, t</w:t>
      </w:r>
      <w:ins w:id="505"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lastRenderedPageBreak/>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06" w:author="Stefan Bjornander" w:date="2015-04-25T10:11:00Z">
            <w:rPr>
              <w:rStyle w:val="CodeInText"/>
              <w:i w:val="0"/>
            </w:rPr>
          </w:rPrChange>
        </w:rPr>
        <w:t>typedef</w:t>
      </w:r>
      <w:r>
        <w:t>, in the table.</w:t>
      </w:r>
      <w:ins w:id="507" w:author="Stefan Bjornander" w:date="2015-04-25T10:11:00Z">
        <w:r>
          <w:t xml:space="preserve"> In some compiler technique </w:t>
        </w:r>
      </w:ins>
      <w:r w:rsidR="00440B10">
        <w:t>textbooks,</w:t>
      </w:r>
      <w:ins w:id="508" w:author="Stefan Bjornander" w:date="2015-04-25T10:11:00Z">
        <w:r>
          <w:t xml:space="preserve"> the table is called</w:t>
        </w:r>
      </w:ins>
      <w:ins w:id="509" w:author="Stefan Bjornander" w:date="2015-04-25T10:14:00Z">
        <w:r>
          <w:t xml:space="preserve"> the </w:t>
        </w:r>
        <w:r>
          <w:rPr>
            <w:rStyle w:val="CodeInText"/>
            <w:rPrChange w:id="510"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 xml:space="preserve">When dereferencing a symbol with the </w:t>
      </w:r>
      <w:proofErr w:type="spellStart"/>
      <w:r>
        <w:rPr>
          <w:highlight w:val="white"/>
        </w:rPr>
        <w:t>derefernce</w:t>
      </w:r>
      <w:proofErr w:type="spellEnd"/>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lastRenderedPageBreak/>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lastRenderedPageBreak/>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lastRenderedPageBreak/>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lastRenderedPageBreak/>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proofErr w:type="spellStart"/>
      <w:r>
        <w:rPr>
          <w:rStyle w:val="CodeInText"/>
        </w:rPr>
        <w:t>enum</w:t>
      </w:r>
      <w:proofErr w:type="spellEnd"/>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11" w:author="Stefan Bjornander" w:date="2015-04-25T10:17:00Z">
          <w:pPr>
            <w:pStyle w:val="Rubrik2"/>
          </w:pPr>
        </w:pPrChange>
      </w:pPr>
      <w:ins w:id="512" w:author="Stefan Bjornander" w:date="2015-04-25T10:17:00Z">
        <w:r>
          <w:t xml:space="preserve">The </w:t>
        </w:r>
        <w:r>
          <w:rPr>
            <w:rStyle w:val="CodeInText"/>
          </w:rPr>
          <w:t>Type</w:t>
        </w:r>
        <w:r>
          <w:t xml:space="preserve"> class hold information about a type. The </w:t>
        </w:r>
      </w:ins>
      <w:ins w:id="513" w:author="Stefan Bjornander" w:date="2015-04-25T10:18:00Z">
        <w:r>
          <w:t xml:space="preserve">default </w:t>
        </w:r>
      </w:ins>
      <w:ins w:id="514" w:author="Stefan Bjornander" w:date="2015-04-25T10:17:00Z">
        <w:r>
          <w:t xml:space="preserve">constructor </w:t>
        </w:r>
      </w:ins>
      <w:ins w:id="515" w:author="Stefan Bjornander" w:date="2015-04-25T10:18:00Z">
        <w:r>
          <w:t xml:space="preserve">is </w:t>
        </w:r>
      </w:ins>
      <w:ins w:id="516" w:author="Stefan Bjornander" w:date="2015-04-25T10:17:00Z">
        <w:r>
          <w:t>private</w:t>
        </w:r>
      </w:ins>
      <w:ins w:id="517" w:author="Stefan Bjornander" w:date="2015-04-25T10:18:00Z">
        <w:r>
          <w:t>, which makes it impossible to</w:t>
        </w:r>
      </w:ins>
      <w:ins w:id="518" w:author="Stefan Bjornander" w:date="2015-04-25T10:21:00Z">
        <w:r>
          <w:t xml:space="preserve"> explicitly</w:t>
        </w:r>
      </w:ins>
      <w:ins w:id="519" w:author="Stefan Bjornander" w:date="2015-04-25T10:18:00Z">
        <w:r>
          <w:t xml:space="preserve"> </w:t>
        </w:r>
      </w:ins>
      <w:ins w:id="520" w:author="Stefan Bjornander" w:date="2015-04-25T10:21:00Z">
        <w:r>
          <w:t xml:space="preserve">create type objects. </w:t>
        </w:r>
      </w:ins>
      <w:ins w:id="521" w:author="Stefan Bjornander" w:date="2015-04-25T10:25:00Z">
        <w:r>
          <w:t>Instead</w:t>
        </w:r>
      </w:ins>
      <w:ins w:id="522" w:author="Stefan Bjornander" w:date="2015-04-25T10:21:00Z">
        <w:r>
          <w:t xml:space="preserve">, </w:t>
        </w:r>
      </w:ins>
      <w:ins w:id="523" w:author="Stefan Bjornander" w:date="2015-04-25T10:25:00Z">
        <w:r>
          <w:t xml:space="preserve">there is a series of static </w:t>
        </w:r>
      </w:ins>
      <w:r>
        <w:rPr>
          <w:rStyle w:val="CodeInText0"/>
        </w:rPr>
        <w:t>create</w:t>
      </w:r>
      <w:r>
        <w:t>-</w:t>
      </w:r>
      <w:ins w:id="524" w:author="Stefan Bjornander" w:date="2015-04-25T10:25:00Z">
        <w:r>
          <w:t xml:space="preserve">methods that create and return a </w:t>
        </w:r>
      </w:ins>
      <w:r>
        <w:t>T</w:t>
      </w:r>
      <w:ins w:id="525"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proofErr w:type="spellStart"/>
      <w:r>
        <w:t>Sort.cs</w:t>
      </w:r>
      <w:proofErr w:type="spellEnd"/>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26" w:author="Stefan Bjornander" w:date="2015-04-25T10:33:00Z"/>
          <w:color w:val="auto"/>
        </w:rPr>
        <w:pPrChange w:id="527"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28" w:author="Stefan Bjornander" w:date="2015-04-25T10:40:00Z">
          <w:pPr>
            <w:pStyle w:val="Rubrik3"/>
          </w:pPr>
        </w:pPrChange>
      </w:pPr>
      <w:ins w:id="529" w:author="Stefan Bjornander" w:date="2015-04-25T10:41:00Z">
        <w:r>
          <w:t>Contrary</w:t>
        </w:r>
      </w:ins>
      <w:ins w:id="530" w:author="Stefan Bjornander" w:date="2015-04-25T10:40:00Z">
        <w:r>
          <w:t xml:space="preserve"> to some other languages, there is no logical type in C. </w:t>
        </w:r>
      </w:ins>
      <w:ins w:id="531" w:author="Stefan Bjornander" w:date="2015-04-25T10:41:00Z">
        <w:r>
          <w:t xml:space="preserve">However, as C applies </w:t>
        </w:r>
        <w:r>
          <w:rPr>
            <w:rStyle w:val="CodeInText"/>
          </w:rPr>
          <w:t>lazy evaluation</w:t>
        </w:r>
        <w:r>
          <w:t>, we need a logical type.</w:t>
        </w:r>
      </w:ins>
      <w:r>
        <w:t xml:space="preserve"> Lazy evaluation </w:t>
      </w:r>
      <w:ins w:id="532"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w:t>
      </w:r>
      <w:r>
        <w:lastRenderedPageBreak/>
        <w:t xml:space="preserve">first expression is true or false, only the second or the third expression is evaluated. </w:t>
      </w:r>
      <w:ins w:id="533" w:author="Stefan Bjornander" w:date="2015-04-25T10:42:00Z">
        <w:r>
          <w:t>The</w:t>
        </w:r>
      </w:ins>
      <w:r>
        <w:t xml:space="preserve"> logical</w:t>
      </w:r>
      <w:ins w:id="534" w:author="Stefan Bjornander" w:date="2015-04-25T10:42:00Z">
        <w:r>
          <w:t xml:space="preserve"> type holds the </w:t>
        </w:r>
      </w:ins>
      <w:ins w:id="535" w:author="Stefan Bjornander" w:date="2015-04-25T10:43:00Z">
        <w:r>
          <w:t xml:space="preserve">two </w:t>
        </w:r>
      </w:ins>
      <w:ins w:id="536" w:author="Stefan Bjornander" w:date="2015-04-25T10:42:00Z">
        <w:r>
          <w:t xml:space="preserve">sets </w:t>
        </w:r>
        <w:proofErr w:type="spellStart"/>
        <w:r>
          <w:rPr>
            <w:rStyle w:val="CodeInText"/>
            <w:color w:val="auto"/>
            <w:rPrChange w:id="537" w:author="Stefan Bjornander" w:date="2015-04-25T10:42:00Z">
              <w:rPr>
                <w:rStyle w:val="CodeInText"/>
                <w:i w:val="0"/>
              </w:rPr>
            </w:rPrChange>
          </w:rPr>
          <w:t>m_trueSet</w:t>
        </w:r>
        <w:proofErr w:type="spellEnd"/>
        <w:r>
          <w:t xml:space="preserve"> and </w:t>
        </w:r>
        <w:proofErr w:type="spellStart"/>
        <w:r>
          <w:rPr>
            <w:rStyle w:val="CodeInText"/>
            <w:color w:val="auto"/>
            <w:rPrChange w:id="538" w:author="Stefan Bjornander" w:date="2015-04-25T10:42:00Z">
              <w:rPr>
                <w:rStyle w:val="CodeInText"/>
                <w:i w:val="0"/>
              </w:rPr>
            </w:rPrChange>
          </w:rPr>
          <w:t>m_falseSet</w:t>
        </w:r>
        <w:proofErr w:type="spellEnd"/>
        <w:r>
          <w:t xml:space="preserve">, which hold </w:t>
        </w:r>
      </w:ins>
      <w:ins w:id="539" w:author="Stefan Bjornander" w:date="2015-04-25T10:43:00Z">
        <w:r>
          <w:t>middle code address</w:t>
        </w:r>
      </w:ins>
      <w:ins w:id="540" w:author="Stefan Bjornander" w:date="2015-04-25T10:44:00Z">
        <w:r>
          <w:t>es</w:t>
        </w:r>
      </w:ins>
      <w:ins w:id="541" w:author="Stefan Bjornander" w:date="2015-04-25T10:43:00Z">
        <w:r>
          <w:t xml:space="preserve"> to jumps </w:t>
        </w:r>
      </w:ins>
      <w:r>
        <w:t>instructions that</w:t>
      </w:r>
      <w:ins w:id="542" w:author="Stefan Bjornander" w:date="2015-04-25T10:44:00Z">
        <w:r>
          <w:t xml:space="preserve"> will later be filled with the address</w:t>
        </w:r>
      </w:ins>
      <w:r>
        <w:t>es</w:t>
      </w:r>
      <w:ins w:id="543" w:author="Stefan Bjornander" w:date="2015-04-25T10:44:00Z">
        <w:r>
          <w:t xml:space="preserve"> to jump </w:t>
        </w:r>
      </w:ins>
      <w:r>
        <w:t xml:space="preserve">to </w:t>
      </w:r>
      <w:ins w:id="544"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45" w:author="Stefan Bjornander" w:date="2015-04-25T10:39:00Z">
          <w:pPr>
            <w:pStyle w:val="Rubrik3"/>
            <w:tabs>
              <w:tab w:val="num" w:pos="360"/>
            </w:tabs>
          </w:pPr>
        </w:pPrChange>
      </w:pPr>
      <w:ins w:id="546" w:author="Stefan Bjornander" w:date="2015-04-25T10:39:00Z">
        <w:r>
          <w:t>The bi</w:t>
        </w:r>
      </w:ins>
      <w:r>
        <w:t>t</w:t>
      </w:r>
      <w:ins w:id="547" w:author="Stefan Bjornander" w:date="2015-04-25T10:39:00Z">
        <w:r>
          <w:t xml:space="preserve">field type is basically an integral type, with the addition of the bitfield mask that is used </w:t>
        </w:r>
      </w:ins>
      <w:ins w:id="548" w:author="Stefan Bjornander" w:date="2015-04-25T10:40:00Z">
        <w:r>
          <w:t>when a bitfield variable is assigned a value to set the unused bits to zero.</w:t>
        </w:r>
      </w:ins>
      <w:ins w:id="549"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50" w:author="Stefan Bjornander" w:date="2015-04-25T10:59:00Z">
          <w:pPr>
            <w:pStyle w:val="Rubrik3"/>
          </w:pPr>
        </w:pPrChange>
      </w:pPr>
      <w:ins w:id="551" w:author="Stefan Bjornander" w:date="2015-04-25T11:02:00Z">
        <w:r>
          <w:t xml:space="preserve">The type pointed at is null when the type is created, it will later be set by the </w:t>
        </w:r>
      </w:ins>
      <w:r>
        <w:t>declarator</w:t>
      </w:r>
      <w:ins w:id="552" w:author="Stefan Bjornander" w:date="2015-04-25T11:02:00Z">
        <w:r>
          <w:t xml:space="preserve"> type.</w:t>
        </w:r>
      </w:ins>
      <w:ins w:id="553"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54" w:author="Stefan Bjornander" w:date="2015-04-25T11:00:00Z">
          <w:pPr>
            <w:pStyle w:val="Rubrik3"/>
          </w:pPr>
        </w:pPrChange>
      </w:pPr>
      <w:ins w:id="555" w:author="Stefan Bjornander" w:date="2015-04-25T11:00:00Z">
        <w:r>
          <w:t>The array size can be zero, when the type is created. In that case it will later be set by the length of its ini</w:t>
        </w:r>
      </w:ins>
      <w:ins w:id="556" w:author="Stefan Bjornander" w:date="2015-04-25T11:01:00Z">
        <w:r>
          <w:t xml:space="preserve">tialization </w:t>
        </w:r>
      </w:ins>
      <w:ins w:id="557"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58" w:author="Stefan Bjornander" w:date="2015-04-25T11:04:00Z">
          <w:pPr>
            <w:pStyle w:val="Rubrik3"/>
          </w:pPr>
        </w:pPrChange>
      </w:pPr>
      <w:ins w:id="559"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proofErr w:type="spellStart"/>
      <w:r>
        <w:rPr>
          <w:highlight w:val="white"/>
        </w:rPr>
        <w:t>Som</w:t>
      </w:r>
      <w:proofErr w:type="spellEnd"/>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lastRenderedPageBreak/>
        <w:t xml:space="preserve">We add the names of the list to a set, and check that they holds the same size. If </w:t>
      </w:r>
      <w:proofErr w:type="spellStart"/>
      <w:r>
        <w:rPr>
          <w:highlight w:val="white"/>
        </w:rPr>
        <w:t>the</w:t>
      </w:r>
      <w:proofErr w:type="spellEnd"/>
      <w:r>
        <w:rPr>
          <w:highlight w:val="white"/>
        </w:rPr>
        <w:t xml:space="preserve"> do not, there is at least two names with the </w:t>
      </w:r>
      <w:proofErr w:type="spellStart"/>
      <w:r>
        <w:rPr>
          <w:highlight w:val="white"/>
        </w:rPr>
        <w:t>sam</w:t>
      </w:r>
      <w:proofErr w:type="spellEnd"/>
      <w:r>
        <w:rPr>
          <w:highlight w:val="white"/>
        </w:rPr>
        <w:t xml:space="preserve">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lastRenderedPageBreak/>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proofErr w:type="spellStart"/>
      <w:r>
        <w:rPr>
          <w:rStyle w:val="CodeInText0"/>
        </w:rPr>
        <w:t>m_hasTag</w:t>
      </w:r>
      <w:proofErr w:type="spellEnd"/>
      <w:r>
        <w:t xml:space="preserve"> field is that an untagged struct or union with no defined variables shall raise a warning, since it is a meaningless declaration:</w:t>
      </w: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60" w:author="Stefan Bjornander" w:date="2015-04-25T10:38:00Z">
          <w:pPr>
            <w:pStyle w:val="Rubrik3"/>
          </w:pPr>
        </w:pPrChange>
      </w:pPr>
      <w:ins w:id="561" w:author="Stefan Bjornander" w:date="2015-04-25T10:38:00Z">
        <w:r>
          <w:t>The enumeration type (</w:t>
        </w:r>
        <w:proofErr w:type="spellStart"/>
        <w:r>
          <w:rPr>
            <w:rStyle w:val="CodeInText"/>
            <w:color w:val="auto"/>
            <w:rPrChange w:id="562" w:author="Stefan Bjornander" w:date="2015-04-25T10:38:00Z">
              <w:rPr>
                <w:rStyle w:val="CodeInText"/>
                <w:i w:val="0"/>
              </w:rPr>
            </w:rPrChange>
          </w:rPr>
          <w:t>enum</w:t>
        </w:r>
        <w:proofErr w:type="spellEnd"/>
        <w:r>
          <w:t xml:space="preserve">) is stored as an assigned integer. However, the </w:t>
        </w:r>
        <w:r>
          <w:rPr>
            <w:rStyle w:val="CodeInText"/>
          </w:rPr>
          <w:t>Specifi</w:t>
        </w:r>
      </w:ins>
      <w:r>
        <w:rPr>
          <w:rStyle w:val="CodeInText"/>
        </w:rPr>
        <w:t>er</w:t>
      </w:r>
      <w:ins w:id="563"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64" w:author="Stefan Bjornander" w:date="2015-04-25T10:38:00Z">
        <w:r>
          <w:t xml:space="preserve">needs to know if the type is </w:t>
        </w:r>
        <w:proofErr w:type="spellStart"/>
        <w:r>
          <w:t>enum</w:t>
        </w:r>
        <w:proofErr w:type="spellEnd"/>
        <w:r>
          <w:t xml:space="preserve"> </w:t>
        </w:r>
      </w:ins>
      <w:r>
        <w:t>to</w:t>
      </w:r>
      <w:ins w:id="565" w:author="Stefan Bjornander" w:date="2015-04-25T10:38:00Z">
        <w:r>
          <w:t xml:space="preserve"> initialize its value. </w:t>
        </w:r>
      </w:ins>
      <w:r>
        <w:t>Therefore,</w:t>
      </w:r>
      <w:ins w:id="566" w:author="Stefan Bjornander" w:date="2015-04-25T10:38:00Z">
        <w:r>
          <w:t xml:space="preserve"> we add the </w:t>
        </w:r>
        <w:proofErr w:type="spellStart"/>
        <w:r>
          <w:rPr>
            <w:rStyle w:val="CodeInText"/>
            <w:color w:val="auto"/>
            <w:rPrChange w:id="567" w:author="Stefan Bjornander" w:date="2015-04-25T10:39:00Z">
              <w:rPr>
                <w:rStyle w:val="CodeInText"/>
                <w:i w:val="0"/>
              </w:rPr>
            </w:rPrChange>
          </w:rPr>
          <w:t>m_enum</w:t>
        </w:r>
        <w:proofErr w:type="spellEnd"/>
        <w:r>
          <w:t xml:space="preserve"> field and the </w:t>
        </w:r>
      </w:ins>
      <w:proofErr w:type="spellStart"/>
      <w:r>
        <w:rPr>
          <w:rStyle w:val="CodeInText"/>
        </w:rPr>
        <w:t>isEnumeration</w:t>
      </w:r>
      <w:proofErr w:type="spellEnd"/>
      <w:ins w:id="568"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1ACBF843" w14:textId="77777777" w:rsidR="003903B8" w:rsidRDefault="003903B8" w:rsidP="003903B8">
      <w:pPr>
        <w:rPr>
          <w:ins w:id="569" w:author="Stefan Bjornander" w:date="2015-04-25T11:15:00Z"/>
        </w:rPr>
        <w:pPrChange w:id="570" w:author="Stefan Bjornander" w:date="2015-04-25T14:54:00Z">
          <w:pPr>
            <w:pStyle w:val="Rubrik3"/>
          </w:pPr>
        </w:pPrChange>
      </w:pPr>
      <w:ins w:id="571" w:author="Stefan Bjornander" w:date="2015-04-25T14:54:00Z">
        <w:r>
          <w:t xml:space="preserve">Each type has a size, even though void </w:t>
        </w:r>
      </w:ins>
      <w:ins w:id="572" w:author="Stefan Bjornander" w:date="2015-04-25T16:04:00Z">
        <w:r>
          <w:t>and</w:t>
        </w:r>
      </w:ins>
      <w:ins w:id="573" w:author="Stefan Bjornander" w:date="2015-04-25T14:54:00Z">
        <w:r>
          <w:t xml:space="preserve"> function ha</w:t>
        </w:r>
      </w:ins>
      <w:ins w:id="574" w:author="Stefan Bjornander" w:date="2015-04-25T16:04:00Z">
        <w:r>
          <w:t>ve</w:t>
        </w:r>
      </w:ins>
      <w:ins w:id="575" w:author="Stefan Bjornander" w:date="2015-04-25T14:54:00Z">
        <w:r>
          <w:t xml:space="preserve"> size zero. The size of an array is its size times the size of its type</w:t>
        </w:r>
      </w:ins>
      <w:ins w:id="576" w:author="Stefan Bjornander" w:date="2015-04-25T14:55:00Z">
        <w:r>
          <w:t xml:space="preserve">, the size of a struct is the sum of the sizes of its members, and the size of a union is the size of its </w:t>
        </w:r>
      </w:ins>
      <w:ins w:id="577" w:author="Stefan Bjornander" w:date="2015-04-25T16:04:00Z">
        <w:r>
          <w:t>largest</w:t>
        </w:r>
      </w:ins>
      <w:ins w:id="578" w:author="Stefan Bjornander" w:date="2015-04-25T14:55:00Z">
        <w:r>
          <w:t xml:space="preserve"> member. Not</w:t>
        </w:r>
      </w:ins>
      <w:ins w:id="579" w:author="Stefan Bjornander" w:date="2015-04-25T16:04:00Z">
        <w:r>
          <w:t>e</w:t>
        </w:r>
      </w:ins>
      <w:ins w:id="580" w:author="Stefan Bjornander" w:date="2015-04-25T14:55:00Z">
        <w:r>
          <w:t xml:space="preserve"> that a pointer always has the same size, regardless of what it points at.</w:t>
        </w:r>
      </w:ins>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5F438FA" w:rsidR="004409FB" w:rsidRDefault="004409FB">
      <w:pPr>
        <w:rPr>
          <w:noProof/>
        </w:rPr>
      </w:pPr>
      <w:ins w:id="581" w:author="Stefan Bjornander" w:date="2015-04-25T11:37:00Z">
        <w:r>
          <w:t xml:space="preserve">It is possible to define an array without </w:t>
        </w:r>
      </w:ins>
      <w:ins w:id="582" w:author="Stefan Bjornander" w:date="2015-04-25T11:38:00Z">
        <w:r>
          <w:rPr>
            <w:noProof/>
          </w:rPr>
          <w:t xml:space="preserve">stating its size, </w:t>
        </w:r>
      </w:ins>
      <w:ins w:id="583" w:author="Stefan Bjornander" w:date="2015-04-25T14:31:00Z">
        <w:r>
          <w:rPr>
            <w:noProof/>
          </w:rPr>
          <w:t>in which case the array is given the size zero. I</w:t>
        </w:r>
      </w:ins>
      <w:ins w:id="584" w:author="Stefan Bjornander" w:date="2015-04-25T11:38:00Z">
        <w:r>
          <w:rPr>
            <w:noProof/>
          </w:rPr>
          <w:t>n that case</w:t>
        </w:r>
      </w:ins>
      <w:ins w:id="585" w:author="Stefan Bjornander" w:date="2015-04-25T14:31:00Z">
        <w:r>
          <w:rPr>
            <w:noProof/>
          </w:rPr>
          <w:t>,</w:t>
        </w:r>
      </w:ins>
      <w:ins w:id="586" w:author="Stefan Bjornander" w:date="2015-04-25T11:38:00Z">
        <w:r>
          <w:rPr>
            <w:noProof/>
          </w:rPr>
          <w:t xml:space="preserve"> </w:t>
        </w:r>
      </w:ins>
      <w:ins w:id="587" w:author="Stefan Bjornander" w:date="2015-04-25T14:31:00Z">
        <w:r>
          <w:rPr>
            <w:noProof/>
          </w:rPr>
          <w:t>the</w:t>
        </w:r>
      </w:ins>
      <w:ins w:id="588" w:author="Stefan Bjornander" w:date="2015-04-25T11:38:00Z">
        <w:r>
          <w:rPr>
            <w:noProof/>
          </w:rPr>
          <w:t xml:space="preserve"> </w:t>
        </w:r>
      </w:ins>
      <w:ins w:id="589" w:author="Stefan Bjornander" w:date="2015-04-25T14:31:00Z">
        <w:r>
          <w:rPr>
            <w:noProof/>
          </w:rPr>
          <w:t xml:space="preserve">array </w:t>
        </w:r>
      </w:ins>
      <w:ins w:id="590" w:author="Stefan Bjornander" w:date="2015-04-25T11:38:00Z">
        <w:r>
          <w:rPr>
            <w:noProof/>
          </w:rPr>
          <w:t xml:space="preserve">size must be determined by the size of its initialization list. </w:t>
        </w:r>
      </w:ins>
      <w:ins w:id="591" w:author="Stefan Bjornander" w:date="2015-04-25T11:39:00Z">
        <w:r>
          <w:rPr>
            <w:noProof/>
          </w:rPr>
          <w:t xml:space="preserve">However, if the </w:t>
        </w:r>
      </w:ins>
      <w:ins w:id="592" w:author="Stefan Bjornander" w:date="2015-04-25T11:40:00Z">
        <w:r>
          <w:rPr>
            <w:noProof/>
          </w:rPr>
          <w:t xml:space="preserve">array </w:t>
        </w:r>
      </w:ins>
      <w:ins w:id="593" w:author="Stefan Bjornander" w:date="2015-04-25T11:39:00Z">
        <w:r>
          <w:rPr>
            <w:noProof/>
          </w:rPr>
          <w:t xml:space="preserve">definition </w:t>
        </w:r>
      </w:ins>
      <w:ins w:id="594" w:author="Stefan Bjornander" w:date="2015-04-25T11:40:00Z">
        <w:r>
          <w:rPr>
            <w:noProof/>
          </w:rPr>
          <w:t>lacks</w:t>
        </w:r>
      </w:ins>
      <w:ins w:id="595" w:author="Stefan Bjornander" w:date="2015-04-25T11:39:00Z">
        <w:r>
          <w:rPr>
            <w:noProof/>
          </w:rPr>
          <w:t xml:space="preserve"> an initialization list</w:t>
        </w:r>
      </w:ins>
      <w:ins w:id="596" w:author="Stefan Bjornander" w:date="2015-04-25T11:40:00Z">
        <w:r>
          <w:rPr>
            <w:noProof/>
          </w:rPr>
          <w:t xml:space="preserve">, the array </w:t>
        </w:r>
      </w:ins>
      <w:ins w:id="597" w:author="Stefan Bjornander" w:date="2015-04-25T14:31:00Z">
        <w:r>
          <w:rPr>
            <w:noProof/>
          </w:rPr>
          <w:t xml:space="preserve">keeps the size zero and is considered </w:t>
        </w:r>
      </w:ins>
      <w:ins w:id="598" w:author="Stefan Bjornander" w:date="2015-04-25T11:40:00Z">
        <w:r>
          <w:rPr>
            <w:noProof/>
          </w:rPr>
          <w:t>incomplete</w:t>
        </w:r>
      </w:ins>
      <w:ins w:id="599" w:author="Stefan Bjornander" w:date="2015-04-25T11:39:00Z">
        <w:r>
          <w:rPr>
            <w:noProof/>
          </w:rPr>
          <w:t>.</w:t>
        </w:r>
      </w:ins>
      <w:ins w:id="600" w:author="Stefan Bjornander" w:date="2015-04-25T14:30:00Z">
        <w:r>
          <w:rPr>
            <w:noProof/>
          </w:rPr>
          <w:t xml:space="preserve"> In the same</w:t>
        </w:r>
      </w:ins>
      <w:ins w:id="601" w:author="Stefan Bjornander" w:date="2015-04-25T14:33:00Z">
        <w:r>
          <w:rPr>
            <w:noProof/>
          </w:rPr>
          <w:t xml:space="preserve"> way</w:t>
        </w:r>
      </w:ins>
      <w:ins w:id="602" w:author="Stefan Bjornander" w:date="2015-04-25T14:30:00Z">
        <w:r>
          <w:rPr>
            <w:noProof/>
          </w:rPr>
          <w:t xml:space="preserve">, it is possible to define only the </w:t>
        </w:r>
      </w:ins>
      <w:ins w:id="603" w:author="Stefan Bjornander" w:date="2015-04-25T14:32:00Z">
        <w:r>
          <w:rPr>
            <w:noProof/>
          </w:rPr>
          <w:t>n</w:t>
        </w:r>
      </w:ins>
      <w:ins w:id="604" w:author="Stefan Bjornander" w:date="2015-04-25T14:33:00Z">
        <w:r>
          <w:rPr>
            <w:noProof/>
          </w:rPr>
          <w:t>ame tag</w:t>
        </w:r>
      </w:ins>
      <w:ins w:id="605" w:author="Stefan Bjornander" w:date="2015-04-25T14:30:00Z">
        <w:r>
          <w:rPr>
            <w:noProof/>
          </w:rPr>
          <w:t xml:space="preserve"> of a struct</w:t>
        </w:r>
      </w:ins>
      <w:ins w:id="606" w:author="Stefan Bjornander" w:date="2015-04-25T14:33:00Z">
        <w:r>
          <w:rPr>
            <w:noProof/>
          </w:rPr>
          <w:t xml:space="preserve"> or union</w:t>
        </w:r>
      </w:ins>
      <w:ins w:id="607" w:author="Stefan Bjornander" w:date="2015-04-25T14:30:00Z">
        <w:r>
          <w:rPr>
            <w:noProof/>
          </w:rPr>
          <w:t xml:space="preserve">, with its </w:t>
        </w:r>
      </w:ins>
      <w:ins w:id="608" w:author="Stefan Bjornander" w:date="2015-04-25T14:33:00Z">
        <w:r>
          <w:rPr>
            <w:noProof/>
          </w:rPr>
          <w:t xml:space="preserve">member </w:t>
        </w:r>
      </w:ins>
      <w:r>
        <w:rPr>
          <w:noProof/>
        </w:rPr>
        <w:t>map</w:t>
      </w:r>
      <w:ins w:id="609" w:author="Stefan Bjornander" w:date="2015-04-25T14:33:00Z">
        <w:r>
          <w:rPr>
            <w:noProof/>
          </w:rPr>
          <w:t xml:space="preserve"> </w:t>
        </w:r>
      </w:ins>
      <w:ins w:id="610" w:author="Stefan Bjornander" w:date="2015-04-25T14:30:00Z">
        <w:r>
          <w:rPr>
            <w:noProof/>
          </w:rPr>
          <w:t xml:space="preserve">to be defined later. </w:t>
        </w:r>
      </w:ins>
      <w:ins w:id="611" w:author="Stefan Bjornander" w:date="2015-04-25T14:32:00Z">
        <w:r>
          <w:rPr>
            <w:noProof/>
          </w:rPr>
          <w:t xml:space="preserve">In that case, the member </w:t>
        </w:r>
      </w:ins>
      <w:r>
        <w:rPr>
          <w:noProof/>
        </w:rPr>
        <w:t>map</w:t>
      </w:r>
      <w:ins w:id="612" w:author="Stefan Bjornander" w:date="2015-04-25T14:32:00Z">
        <w:r>
          <w:rPr>
            <w:noProof/>
          </w:rPr>
          <w:t xml:space="preserve"> is given the value null, which is keep if the </w:t>
        </w:r>
      </w:ins>
      <w:ins w:id="613" w:author="Stefan Bjornander" w:date="2015-04-25T14:33:00Z">
        <w:r>
          <w:rPr>
            <w:noProof/>
          </w:rPr>
          <w:t xml:space="preserve">member </w:t>
        </w:r>
      </w:ins>
      <w:r>
        <w:rPr>
          <w:noProof/>
        </w:rPr>
        <w:t>map</w:t>
      </w:r>
      <w:ins w:id="614" w:author="Stefan Bjornander" w:date="2015-04-25T14:33:00Z">
        <w:r>
          <w:rPr>
            <w:noProof/>
          </w:rPr>
          <w:t xml:space="preserve"> is n</w:t>
        </w:r>
      </w:ins>
      <w:r>
        <w:rPr>
          <w:noProof/>
        </w:rPr>
        <w:t>ot</w:t>
      </w:r>
      <w:ins w:id="615" w:author="Stefan Bjornander" w:date="2015-04-25T14:33:00Z">
        <w:r>
          <w:rPr>
            <w:noProof/>
          </w:rPr>
          <w:t xml:space="preserve"> defined, and the struct or union is consider incomplete.</w:t>
        </w:r>
      </w:ins>
      <w:ins w:id="616" w:author="Stefan Bjornander" w:date="2015-04-25T14:34:00Z">
        <w:r>
          <w:rPr>
            <w:noProof/>
          </w:rPr>
          <w:t xml:space="preserve"> Variables can only have complete types, and the pointer type, array type or function return type must be </w:t>
        </w:r>
      </w:ins>
      <w:r>
        <w:rPr>
          <w:noProof/>
        </w:rPr>
        <w:t xml:space="preserve">also </w:t>
      </w:r>
      <w:ins w:id="617" w:author="Stefan Bjornander" w:date="2015-04-25T14:34:00Z">
        <w:r>
          <w:rPr>
            <w:noProof/>
          </w:rPr>
          <w:t>complete.</w:t>
        </w:r>
      </w:ins>
    </w:p>
    <w:p w14:paraId="0A824C79" w14:textId="193B0AA9" w:rsidR="00EE55D9" w:rsidRDefault="00EE55D9" w:rsidP="00EE55D9">
      <w:r>
        <w:t xml:space="preserve">XXX </w:t>
      </w:r>
      <w:ins w:id="618" w:author="Stefan Bjornander" w:date="2015-04-25T11:37:00Z">
        <w:r>
          <w:t xml:space="preserve">It is possible to define an array without </w:t>
        </w:r>
      </w:ins>
      <w:ins w:id="619" w:author="Stefan Bjornander" w:date="2015-04-25T11:38:00Z">
        <w:r>
          <w:t xml:space="preserve">stating its size, </w:t>
        </w:r>
      </w:ins>
      <w:ins w:id="620" w:author="Stefan Bjornander" w:date="2015-04-25T14:31:00Z">
        <w:r>
          <w:t>in which case the array is given the size zero. I</w:t>
        </w:r>
      </w:ins>
      <w:ins w:id="621" w:author="Stefan Bjornander" w:date="2015-04-25T11:38:00Z">
        <w:r>
          <w:t>n that case</w:t>
        </w:r>
      </w:ins>
      <w:ins w:id="622" w:author="Stefan Bjornander" w:date="2015-04-25T14:31:00Z">
        <w:r>
          <w:t>,</w:t>
        </w:r>
      </w:ins>
      <w:ins w:id="623" w:author="Stefan Bjornander" w:date="2015-04-25T11:38:00Z">
        <w:r>
          <w:t xml:space="preserve"> </w:t>
        </w:r>
      </w:ins>
      <w:ins w:id="624" w:author="Stefan Bjornander" w:date="2015-04-25T14:31:00Z">
        <w:r>
          <w:t>the</w:t>
        </w:r>
      </w:ins>
      <w:ins w:id="625" w:author="Stefan Bjornander" w:date="2015-04-25T11:38:00Z">
        <w:r>
          <w:t xml:space="preserve"> </w:t>
        </w:r>
      </w:ins>
      <w:ins w:id="626" w:author="Stefan Bjornander" w:date="2015-04-25T14:31:00Z">
        <w:r>
          <w:t xml:space="preserve">array </w:t>
        </w:r>
      </w:ins>
      <w:ins w:id="627" w:author="Stefan Bjornander" w:date="2015-04-25T11:38:00Z">
        <w:r>
          <w:t xml:space="preserve">size must be determined by the size of its </w:t>
        </w:r>
      </w:ins>
      <w:r>
        <w:t>initialization</w:t>
      </w:r>
      <w:ins w:id="628" w:author="Stefan Bjornander" w:date="2015-04-25T11:38:00Z">
        <w:r>
          <w:t xml:space="preserve"> list. </w:t>
        </w:r>
      </w:ins>
      <w:ins w:id="629" w:author="Stefan Bjornander" w:date="2015-04-25T11:39:00Z">
        <w:r>
          <w:t xml:space="preserve">However, if the </w:t>
        </w:r>
      </w:ins>
      <w:ins w:id="630" w:author="Stefan Bjornander" w:date="2015-04-25T11:40:00Z">
        <w:r>
          <w:t xml:space="preserve">array </w:t>
        </w:r>
      </w:ins>
      <w:r>
        <w:t>definition</w:t>
      </w:r>
      <w:ins w:id="631" w:author="Stefan Bjornander" w:date="2015-04-25T11:39:00Z">
        <w:r>
          <w:t xml:space="preserve"> </w:t>
        </w:r>
      </w:ins>
      <w:ins w:id="632" w:author="Stefan Bjornander" w:date="2015-04-25T11:40:00Z">
        <w:r>
          <w:t>lacks</w:t>
        </w:r>
      </w:ins>
      <w:ins w:id="633" w:author="Stefan Bjornander" w:date="2015-04-25T11:39:00Z">
        <w:r>
          <w:t xml:space="preserve"> an </w:t>
        </w:r>
      </w:ins>
      <w:r>
        <w:t>initialization</w:t>
      </w:r>
      <w:ins w:id="634" w:author="Stefan Bjornander" w:date="2015-04-25T11:39:00Z">
        <w:r>
          <w:t xml:space="preserve"> list</w:t>
        </w:r>
      </w:ins>
      <w:ins w:id="635" w:author="Stefan Bjornander" w:date="2015-04-25T11:40:00Z">
        <w:r>
          <w:t xml:space="preserve">, the array </w:t>
        </w:r>
      </w:ins>
      <w:ins w:id="636" w:author="Stefan Bjornander" w:date="2015-04-25T14:31:00Z">
        <w:r>
          <w:t xml:space="preserve">keeps the size zero and is considered </w:t>
        </w:r>
      </w:ins>
      <w:ins w:id="637" w:author="Stefan Bjornander" w:date="2015-04-25T11:40:00Z">
        <w:r>
          <w:t>incomplete</w:t>
        </w:r>
      </w:ins>
      <w:ins w:id="638" w:author="Stefan Bjornander" w:date="2015-04-25T11:39:00Z">
        <w:r>
          <w:t>.</w:t>
        </w:r>
      </w:ins>
      <w:ins w:id="639" w:author="Stefan Bjornander" w:date="2015-04-25T14:30:00Z">
        <w:r>
          <w:t xml:space="preserve"> In the same</w:t>
        </w:r>
      </w:ins>
      <w:ins w:id="640" w:author="Stefan Bjornander" w:date="2015-04-25T14:33:00Z">
        <w:r>
          <w:t xml:space="preserve"> way</w:t>
        </w:r>
      </w:ins>
      <w:ins w:id="641" w:author="Stefan Bjornander" w:date="2015-04-25T14:30:00Z">
        <w:r>
          <w:t xml:space="preserve">, it is possible to define only the </w:t>
        </w:r>
      </w:ins>
      <w:ins w:id="642" w:author="Stefan Bjornander" w:date="2015-04-25T14:32:00Z">
        <w:r>
          <w:t>n</w:t>
        </w:r>
      </w:ins>
      <w:ins w:id="643" w:author="Stefan Bjornander" w:date="2015-04-25T14:33:00Z">
        <w:r>
          <w:t>ame tag</w:t>
        </w:r>
      </w:ins>
      <w:ins w:id="644" w:author="Stefan Bjornander" w:date="2015-04-25T14:30:00Z">
        <w:r>
          <w:t xml:space="preserve"> of a struct</w:t>
        </w:r>
      </w:ins>
      <w:ins w:id="645" w:author="Stefan Bjornander" w:date="2015-04-25T14:33:00Z">
        <w:r>
          <w:t xml:space="preserve"> or union</w:t>
        </w:r>
      </w:ins>
      <w:ins w:id="646" w:author="Stefan Bjornander" w:date="2015-04-25T14:30:00Z">
        <w:r>
          <w:t xml:space="preserve">, with its </w:t>
        </w:r>
      </w:ins>
      <w:ins w:id="647" w:author="Stefan Bjornander" w:date="2015-04-25T14:33:00Z">
        <w:r>
          <w:t xml:space="preserve">member </w:t>
        </w:r>
      </w:ins>
      <w:r>
        <w:t>map</w:t>
      </w:r>
      <w:ins w:id="648" w:author="Stefan Bjornander" w:date="2015-04-25T14:33:00Z">
        <w:r>
          <w:t xml:space="preserve"> </w:t>
        </w:r>
      </w:ins>
      <w:ins w:id="649" w:author="Stefan Bjornander" w:date="2015-04-25T14:30:00Z">
        <w:r>
          <w:t xml:space="preserve">to be defined later. </w:t>
        </w:r>
      </w:ins>
      <w:ins w:id="650" w:author="Stefan Bjornander" w:date="2015-04-25T14:32:00Z">
        <w:r>
          <w:t xml:space="preserve">In that case, the member </w:t>
        </w:r>
      </w:ins>
      <w:r>
        <w:t>map</w:t>
      </w:r>
      <w:ins w:id="651" w:author="Stefan Bjornander" w:date="2015-04-25T14:32:00Z">
        <w:r>
          <w:t xml:space="preserve"> is given the value null, which is keep if the </w:t>
        </w:r>
      </w:ins>
      <w:ins w:id="652" w:author="Stefan Bjornander" w:date="2015-04-25T14:33:00Z">
        <w:r>
          <w:t xml:space="preserve">member </w:t>
        </w:r>
      </w:ins>
      <w:r>
        <w:t>map</w:t>
      </w:r>
      <w:ins w:id="653" w:author="Stefan Bjornander" w:date="2015-04-25T14:33:00Z">
        <w:r>
          <w:t xml:space="preserve"> is n</w:t>
        </w:r>
      </w:ins>
      <w:r>
        <w:t>ot</w:t>
      </w:r>
      <w:ins w:id="654" w:author="Stefan Bjornander" w:date="2015-04-25T14:33:00Z">
        <w:r>
          <w:t xml:space="preserve"> defined, and the struct or union is consider incomplete.</w:t>
        </w:r>
      </w:ins>
      <w:ins w:id="655" w:author="Stefan Bjornander" w:date="2015-04-25T14:34:00Z">
        <w:r>
          <w:t xml:space="preserve"> Variables can only have complete types, and the pointer type, array type or function return type must be </w:t>
        </w:r>
      </w:ins>
      <w:r>
        <w:t xml:space="preserve">also </w:t>
      </w:r>
      <w:ins w:id="656" w:author="Stefan Bjornander" w:date="2015-04-25T14:34:00Z">
        <w: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657" w:author="Stefan Bjornander" w:date="2015-04-25T10:30:00Z"/>
          <w:color w:val="auto"/>
        </w:rPr>
        <w:pPrChange w:id="658" w:author="Stefan Bjornander" w:date="2015-04-25T10:27:00Z">
          <w:pPr>
            <w:pStyle w:val="Rubrik3"/>
          </w:pPr>
        </w:pPrChange>
      </w:pPr>
      <w:ins w:id="659" w:author="Stefan Bjornander" w:date="2015-04-25T10:28:00Z">
        <w:r>
          <w:t xml:space="preserve">Simply put, a type is constant if its field </w:t>
        </w:r>
        <w:proofErr w:type="spellStart"/>
        <w:r>
          <w:rPr>
            <w:rStyle w:val="CodeInText"/>
            <w:color w:val="auto"/>
            <w:rPrChange w:id="660" w:author="Stefan Bjornander" w:date="2015-04-25T10:28:00Z">
              <w:rPr>
                <w:rStyle w:val="CodeInText"/>
                <w:i w:val="0"/>
              </w:rPr>
            </w:rPrChange>
          </w:rPr>
          <w:t>m_constant</w:t>
        </w:r>
        <w:proofErr w:type="spellEnd"/>
        <w:r>
          <w:t xml:space="preserve"> is true. However, </w:t>
        </w:r>
      </w:ins>
      <w:r>
        <w:t>a</w:t>
      </w:r>
      <w:ins w:id="661" w:author="Stefan Bjornander" w:date="2015-04-25T10:28:00Z">
        <w:r>
          <w:t xml:space="preserve"> struct or union is </w:t>
        </w:r>
      </w:ins>
      <w:ins w:id="662" w:author="Stefan Bjornander" w:date="2015-04-25T10:29:00Z">
        <w:r>
          <w:t>regarded</w:t>
        </w:r>
      </w:ins>
      <w:ins w:id="663" w:author="Stefan Bjornander" w:date="2015-04-25T10:28:00Z">
        <w:r>
          <w:t xml:space="preserve"> as </w:t>
        </w:r>
      </w:ins>
      <w:ins w:id="664" w:author="Stefan Bjornander" w:date="2015-04-25T10:29:00Z">
        <w:r>
          <w:t>constant</w:t>
        </w:r>
      </w:ins>
      <w:ins w:id="665" w:author="Stefan Bjornander" w:date="2015-04-25T10:28:00Z">
        <w:r>
          <w:t xml:space="preserve"> if </w:t>
        </w:r>
      </w:ins>
      <w:ins w:id="666" w:author="Stefan Bjornander" w:date="2015-04-25T10:29:00Z">
        <w:r>
          <w:t>it is constant</w:t>
        </w:r>
      </w:ins>
      <w:r>
        <w:t xml:space="preserve"> (</w:t>
      </w:r>
      <w:proofErr w:type="spellStart"/>
      <w:ins w:id="667" w:author="Stefan Bjornander" w:date="2015-04-25T10:29:00Z">
        <w:r>
          <w:rPr>
            <w:rStyle w:val="CodeInText"/>
            <w:color w:val="auto"/>
            <w:rPrChange w:id="668" w:author="Stefan Bjornander" w:date="2015-04-25T10:30:00Z">
              <w:rPr>
                <w:rStyle w:val="CodeInText"/>
                <w:i w:val="0"/>
              </w:rPr>
            </w:rPrChange>
          </w:rPr>
          <w:t>m_constant</w:t>
        </w:r>
        <w:proofErr w:type="spellEnd"/>
        <w:r>
          <w:t xml:space="preserve"> is true) or is any of its members if (</w:t>
        </w:r>
      </w:ins>
      <w:ins w:id="669" w:author="Stefan Bjornander" w:date="2015-04-25T10:30:00Z">
        <w:r>
          <w:t>recursively</w:t>
        </w:r>
      </w:ins>
      <w:ins w:id="670" w:author="Stefan Bjornander" w:date="2015-04-25T10:29:00Z">
        <w:r>
          <w:t>)</w:t>
        </w:r>
      </w:ins>
      <w:ins w:id="671" w:author="Stefan Bjornander" w:date="2015-04-25T10:30:00Z">
        <w:r>
          <w:t xml:space="preserve"> constant.</w:t>
        </w:r>
      </w:ins>
    </w:p>
    <w:p w14:paraId="66A16E10" w14:textId="77777777" w:rsidR="00B864B2" w:rsidRDefault="00B864B2">
      <w:pPr>
        <w:pPrChange w:id="672" w:author="Stefan Bjornander" w:date="2015-04-25T10:27:00Z">
          <w:pPr>
            <w:pStyle w:val="Rubrik3"/>
          </w:pPr>
        </w:pPrChange>
      </w:pPr>
      <w:ins w:id="673" w:author="Stefan Bjornander" w:date="2015-04-25T10:30:00Z">
        <w:r>
          <w:t xml:space="preserve">The idea of the volatile </w:t>
        </w:r>
      </w:ins>
      <w:ins w:id="674" w:author="Stefan Bjornander" w:date="2015-04-25T10:31:00Z">
        <w:r>
          <w:t xml:space="preserve">qualifier is to </w:t>
        </w:r>
      </w:ins>
      <w:ins w:id="675" w:author="Stefan Bjornander" w:date="2015-04-25T10:30:00Z">
        <w:r>
          <w:t xml:space="preserve">prevent optimization, and since this book </w:t>
        </w:r>
      </w:ins>
      <w:ins w:id="676" w:author="Stefan Bjornander" w:date="2015-04-25T10:31:00Z">
        <w:r>
          <w:t xml:space="preserve">is focused on optimization techniques we have no real use for the volatile </w:t>
        </w:r>
      </w:ins>
      <w:r>
        <w:t>qualifier</w:t>
      </w:r>
      <w:ins w:id="677" w:author="Stefan Bjornander" w:date="2015-04-25T10:31:00Z">
        <w:r>
          <w:t xml:space="preserve">. However, for the sake of </w:t>
        </w:r>
      </w:ins>
      <w:r>
        <w:t>completeness</w:t>
      </w:r>
      <w:ins w:id="678" w:author="Stefan Bjornander" w:date="2015-04-25T10:31:00Z">
        <w:r>
          <w:t xml:space="preserve"> we include the </w:t>
        </w:r>
        <w:proofErr w:type="spellStart"/>
        <w:r>
          <w:rPr>
            <w:rStyle w:val="CodeInText"/>
            <w:color w:val="auto"/>
            <w:rPrChange w:id="679" w:author="Stefan Bjornander" w:date="2015-04-25T10:32:00Z">
              <w:rPr>
                <w:rStyle w:val="CodeInText"/>
                <w:i w:val="0"/>
              </w:rPr>
            </w:rPrChange>
          </w:rPr>
          <w:t>m_volatile</w:t>
        </w:r>
        <w:proofErr w:type="spellEnd"/>
        <w:r>
          <w:t xml:space="preserve"> field in the </w:t>
        </w:r>
        <w:r>
          <w:rPr>
            <w:rStyle w:val="CodeInText"/>
            <w:color w:val="auto"/>
            <w:rPrChange w:id="680" w:author="Stefan Bjornander" w:date="2015-04-25T10:32:00Z">
              <w:rPr>
                <w:rStyle w:val="CodeInText"/>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lastRenderedPageBreak/>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681" w:author="Stefan Bjornander" w:date="2015-04-25T11:16:00Z"/>
          <w:color w:val="auto"/>
        </w:rPr>
        <w:pPrChange w:id="682" w:author="Stefan Bjornander" w:date="2015-04-25T14:35:00Z">
          <w:pPr>
            <w:pStyle w:val="Code"/>
          </w:pPr>
        </w:pPrChange>
      </w:pPr>
      <w:ins w:id="683" w:author="Stefan Bjornander" w:date="2015-04-25T14:35:00Z">
        <w:r>
          <w:t>Two pointer</w:t>
        </w:r>
      </w:ins>
      <w:r>
        <w:rPr>
          <w:noProof/>
        </w:rPr>
        <w:t>s</w:t>
      </w:r>
      <w:ins w:id="684" w:author="Stefan Bjornander" w:date="2015-04-25T14:35:00Z">
        <w:r>
          <w:rPr>
            <w:noProof/>
          </w:rPr>
          <w:t xml:space="preserve"> are </w:t>
        </w:r>
      </w:ins>
      <w:r>
        <w:rPr>
          <w:noProof/>
        </w:rPr>
        <w:t xml:space="preserve">considered to be </w:t>
      </w:r>
      <w:ins w:id="685" w:author="Stefan Bjornander" w:date="2015-04-25T14:35:00Z">
        <w:r>
          <w:rPr>
            <w:noProof/>
          </w:rPr>
          <w:t>equal if the type</w:t>
        </w:r>
      </w:ins>
      <w:r>
        <w:rPr>
          <w:noProof/>
        </w:rPr>
        <w:t>s</w:t>
      </w:r>
      <w:ins w:id="686" w:author="Stefan Bjornander" w:date="2015-04-25T14:35:00Z">
        <w:r>
          <w:rPr>
            <w:noProof/>
          </w:rPr>
          <w:t xml:space="preserve"> they point at are equal</w:t>
        </w:r>
      </w:ins>
      <w:ins w:id="687" w:author="Stefan Bjornander" w:date="2015-04-25T14:56:00Z">
        <w:r>
          <w:rPr>
            <w:noProof/>
          </w:rPr>
          <w:t xml:space="preserve">, two arrays are </w:t>
        </w:r>
      </w:ins>
      <w:r>
        <w:rPr>
          <w:noProof/>
        </w:rPr>
        <w:t xml:space="preserve">equal </w:t>
      </w:r>
      <w:ins w:id="688" w:author="Stefan Bjornander" w:date="2015-04-25T17:26:00Z">
        <w:r>
          <w:rPr>
            <w:noProof/>
          </w:rPr>
          <w:t>if</w:t>
        </w:r>
      </w:ins>
      <w:r>
        <w:rPr>
          <w:noProof/>
        </w:rPr>
        <w:t xml:space="preserve"> (1) </w:t>
      </w:r>
      <w:ins w:id="689" w:author="Stefan Bjornander" w:date="2015-04-25T17:26:00Z">
        <w:r>
          <w:rPr>
            <w:noProof/>
          </w:rPr>
          <w:t xml:space="preserve">their types are equal and </w:t>
        </w:r>
      </w:ins>
      <w:r>
        <w:rPr>
          <w:noProof/>
        </w:rPr>
        <w:t xml:space="preserve">(2) </w:t>
      </w:r>
      <w:ins w:id="690" w:author="Stefan Bjornander" w:date="2015-04-25T17:26:00Z">
        <w:r>
          <w:rPr>
            <w:noProof/>
          </w:rPr>
          <w:t>they have the same size o</w:t>
        </w:r>
      </w:ins>
      <w:r>
        <w:rPr>
          <w:noProof/>
        </w:rPr>
        <w:t>r</w:t>
      </w:r>
      <w:ins w:id="691" w:author="Stefan Bjornander" w:date="2015-04-25T17:26:00Z">
        <w:r>
          <w:rPr>
            <w:noProof/>
          </w:rPr>
          <w:t xml:space="preserve"> </w:t>
        </w:r>
      </w:ins>
      <w:r>
        <w:rPr>
          <w:noProof/>
        </w:rPr>
        <w:t>both are incomplete (their sizes are zero)</w:t>
      </w:r>
      <w:ins w:id="692" w:author="Stefan Bjornander" w:date="2015-04-25T17:26:00Z">
        <w:r>
          <w:rPr>
            <w:noProof/>
          </w:rPr>
          <w:t>.</w:t>
        </w:r>
      </w:ins>
      <w:ins w:id="693" w:author="Stefan Bjornander" w:date="2015-04-25T14:56:00Z">
        <w:r>
          <w:rPr>
            <w:noProof/>
          </w:rPr>
          <w:t xml:space="preserve"> </w:t>
        </w:r>
      </w:ins>
      <w:ins w:id="694" w:author="Stefan Bjornander" w:date="2015-04-25T14:58:00Z">
        <w:r>
          <w:rPr>
            <w:noProof/>
          </w:rPr>
          <w:t>Two struct</w:t>
        </w:r>
      </w:ins>
      <w:ins w:id="695" w:author="Stefan Bjornander" w:date="2015-04-25T16:07:00Z">
        <w:r>
          <w:rPr>
            <w:noProof/>
          </w:rPr>
          <w:t>s</w:t>
        </w:r>
      </w:ins>
      <w:ins w:id="696" w:author="Stefan Bjornander" w:date="2015-04-25T14:58:00Z">
        <w:r>
          <w:rPr>
            <w:noProof/>
          </w:rPr>
          <w:t xml:space="preserve"> or unions are equals if </w:t>
        </w:r>
      </w:ins>
      <w:ins w:id="697" w:author="Stefan Bjornander" w:date="2015-04-25T16:06:00Z">
        <w:r>
          <w:rPr>
            <w:noProof/>
          </w:rPr>
          <w:t xml:space="preserve">they both are incomplete </w:t>
        </w:r>
      </w:ins>
      <w:r>
        <w:rPr>
          <w:noProof/>
        </w:rPr>
        <w:t xml:space="preserve">(their member maps are null) </w:t>
      </w:r>
      <w:ins w:id="698" w:author="Stefan Bjornander" w:date="2015-04-25T16:06:00Z">
        <w:r>
          <w:rPr>
            <w:noProof/>
          </w:rPr>
          <w:t xml:space="preserve">or if </w:t>
        </w:r>
      </w:ins>
      <w:ins w:id="699" w:author="Stefan Bjornander" w:date="2015-04-25T14:58:00Z">
        <w:r>
          <w:rPr>
            <w:noProof/>
          </w:rPr>
          <w:t xml:space="preserve">their member </w:t>
        </w:r>
      </w:ins>
      <w:r>
        <w:rPr>
          <w:noProof/>
        </w:rPr>
        <w:t>maps</w:t>
      </w:r>
      <w:ins w:id="700" w:author="Stefan Bjornander" w:date="2015-04-25T14:58:00Z">
        <w:r>
          <w:rPr>
            <w:noProof/>
          </w:rPr>
          <w:t xml:space="preserve"> are equal</w:t>
        </w:r>
      </w:ins>
      <w:ins w:id="701" w:author="Stefan Bjornander" w:date="2015-04-25T16:07:00Z">
        <w:r>
          <w:rPr>
            <w:noProof/>
          </w:rPr>
          <w:t>. N</w:t>
        </w:r>
      </w:ins>
      <w:ins w:id="702" w:author="Stefan Bjornander" w:date="2015-04-25T16:05:00Z">
        <w:r>
          <w:rPr>
            <w:noProof/>
          </w:rPr>
          <w:t xml:space="preserve">ote that they </w:t>
        </w:r>
      </w:ins>
      <w:r>
        <w:rPr>
          <w:noProof/>
        </w:rPr>
        <w:t xml:space="preserve">must not only </w:t>
      </w:r>
      <w:ins w:id="703" w:author="Stefan Bjornander" w:date="2015-04-25T16:06:00Z">
        <w:r>
          <w:rPr>
            <w:noProof/>
          </w:rPr>
          <w:t>have the same members, the</w:t>
        </w:r>
      </w:ins>
      <w:r>
        <w:rPr>
          <w:noProof/>
        </w:rPr>
        <w:t xml:space="preserve"> members</w:t>
      </w:r>
      <w:ins w:id="704" w:author="Stefan Bjornander" w:date="2015-04-25T16:06:00Z">
        <w:r>
          <w:rPr>
            <w:noProof/>
          </w:rPr>
          <w:t xml:space="preserve"> </w:t>
        </w:r>
      </w:ins>
      <w:r>
        <w:rPr>
          <w:noProof/>
        </w:rPr>
        <w:t xml:space="preserve">must also appear in the </w:t>
      </w:r>
      <w:ins w:id="705" w:author="Stefan Bjornander" w:date="2015-04-25T16:06:00Z">
        <w:r>
          <w:rPr>
            <w:noProof/>
          </w:rPr>
          <w:t>same order.</w:t>
        </w:r>
      </w:ins>
      <w:ins w:id="706"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lastRenderedPageBreak/>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lastRenderedPageBreak/>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lastRenderedPageBreak/>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lastRenderedPageBreak/>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707" w:author="Stefan Bjornander" w:date="2015-04-25T11:15:00Z"/>
          <w:color w:val="auto"/>
        </w:rPr>
        <w:pPrChange w:id="708" w:author="Stefan Bjornander" w:date="2015-04-25T14:54:00Z">
          <w:pPr>
            <w:pStyle w:val="Rubrik3"/>
          </w:pPr>
        </w:pPrChange>
      </w:pPr>
      <w:ins w:id="709" w:author="Stefan Bjornander" w:date="2015-04-25T14:54:00Z">
        <w:r>
          <w:t xml:space="preserve">Each type has a size, even though void </w:t>
        </w:r>
      </w:ins>
      <w:ins w:id="710" w:author="Stefan Bjornander" w:date="2015-04-25T16:04:00Z">
        <w:r>
          <w:t>and</w:t>
        </w:r>
      </w:ins>
      <w:ins w:id="711" w:author="Stefan Bjornander" w:date="2015-04-25T14:54:00Z">
        <w:r>
          <w:t xml:space="preserve"> function ha</w:t>
        </w:r>
      </w:ins>
      <w:ins w:id="712" w:author="Stefan Bjornander" w:date="2015-04-25T16:04:00Z">
        <w:r>
          <w:t>ve</w:t>
        </w:r>
      </w:ins>
      <w:ins w:id="713" w:author="Stefan Bjornander" w:date="2015-04-25T14:54:00Z">
        <w:r>
          <w:t xml:space="preserve"> size zero. The size of an array is its size times the size of its type</w:t>
        </w:r>
      </w:ins>
      <w:ins w:id="714" w:author="Stefan Bjornander" w:date="2015-04-25T14:55:00Z">
        <w:r>
          <w:t xml:space="preserve">, the size of a struct is the sum of the sizes of its members, and the size of a union is the size of its </w:t>
        </w:r>
      </w:ins>
      <w:ins w:id="715" w:author="Stefan Bjornander" w:date="2015-04-25T16:04:00Z">
        <w:r>
          <w:t>largest</w:t>
        </w:r>
      </w:ins>
      <w:ins w:id="716" w:author="Stefan Bjornander" w:date="2015-04-25T14:55:00Z">
        <w:r>
          <w:t xml:space="preserve"> member. Not</w:t>
        </w:r>
      </w:ins>
      <w:ins w:id="717" w:author="Stefan Bjornander" w:date="2015-04-25T16:04:00Z">
        <w:r>
          <w:t>e</w:t>
        </w:r>
      </w:ins>
      <w:ins w:id="718"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proofErr w:type="spellStart"/>
      <w:r>
        <w:t>TypeSize.cs</w:t>
      </w:r>
      <w:proofErr w:type="spellEnd"/>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lastRenderedPageBreak/>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lastRenderedPageBreak/>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lastRenderedPageBreak/>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lastRenderedPageBreak/>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4634D1A" w:rsidR="00D447B5" w:rsidRDefault="00D447B5" w:rsidP="00D447B5">
      <w:r>
        <w:t xml:space="preserve">The </w:t>
      </w:r>
      <w:r w:rsidRPr="00D42D49">
        <w:rPr>
          <w:rStyle w:val="KeyWord0"/>
        </w:rPr>
        <w:t>implicitCast</w:t>
      </w:r>
      <w:r>
        <w:t xml:space="preserve"> method does basically the same thing as </w:t>
      </w:r>
      <w:r w:rsidRPr="00D42D49">
        <w:rPr>
          <w:rStyle w:val="KeyWord0"/>
        </w:rPr>
        <w:t>explicitCast</w:t>
      </w:r>
      <w:r>
        <w:t>. The difference is that is raises warnings in case of converting from a larger type to a smaller type. Another difference is that we do not need to create a new type if it has the same size as the source type.</w:t>
      </w:r>
    </w:p>
    <w:p w14:paraId="4A5D41C0" w14:textId="77777777" w:rsidR="0067560B" w:rsidRDefault="0067560B" w:rsidP="0067560B">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lastRenderedPageBreak/>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lastRenderedPageBreak/>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3AC812E9" w14:textId="77777777" w:rsidR="00BB78E9" w:rsidRDefault="00BB78E9" w:rsidP="00BB78E9">
      <w:r>
        <w:t>The same goes for the other way around, when converting a floating value to a small (one byte) integral value, we first need to convert the floating value to an integral value of two bytes, which we in turn convert to an integral value of one byte.</w:t>
      </w:r>
    </w:p>
    <w:p w14:paraId="197303B3" w14:textId="77777777" w:rsidR="005159E1" w:rsidRPr="005159E1" w:rsidRDefault="005159E1" w:rsidP="005159E1">
      <w:pPr>
        <w:pStyle w:val="Code"/>
        <w:rPr>
          <w:highlight w:val="white"/>
        </w:rPr>
      </w:pPr>
      <w:r w:rsidRPr="005159E1">
        <w:rPr>
          <w:highlight w:val="white"/>
        </w:rPr>
        <w:lastRenderedPageBreak/>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5A36DE99" w:rsidR="005159E1" w:rsidRDefault="005159E1" w:rsidP="005159E1">
      <w:pPr>
        <w:pStyle w:val="Code"/>
        <w:rPr>
          <w:highlight w:val="white"/>
        </w:rPr>
      </w:pPr>
      <w:r w:rsidRPr="005159E1">
        <w:rPr>
          <w:highlight w:val="white"/>
        </w:rPr>
        <w:t xml:space="preserve">      }</w:t>
      </w:r>
    </w:p>
    <w:p w14:paraId="785B7F34" w14:textId="77777777" w:rsidR="00BB78E9" w:rsidRDefault="00BB78E9" w:rsidP="00BB78E9">
      <w:r>
        <w:t xml:space="preserve">In case of a cast from an integral type of one byte (pointers are always two bytes) to a floating type, it becomes a little bit more complicated since there is no assembly converting operator. Instead, we need to </w:t>
      </w:r>
      <w:r>
        <w:lastRenderedPageBreak/>
        <w:t>first convert the small integral value (one byte) to a larger integral value (two bytes), which we in turn convert to a floating value.</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lastRenderedPageBreak/>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711F3ADD" w14:textId="77777777" w:rsidR="00BB78E9" w:rsidRDefault="00BB78E9" w:rsidP="00BB78E9">
      <w:r>
        <w:t xml:space="preserve">Type promotion is the process of converting the “smaller” type to the “larger” type in a binary expression. For instance, in the expression below, the integer </w:t>
      </w:r>
      <w:proofErr w:type="spellStart"/>
      <w:r>
        <w:rPr>
          <w:rStyle w:val="CodeInText0"/>
        </w:rPr>
        <w:t>i</w:t>
      </w:r>
      <w:proofErr w:type="spellEnd"/>
      <w:r>
        <w:t xml:space="preserve"> shall be converted to a double value:</w:t>
      </w:r>
    </w:p>
    <w:p w14:paraId="56222EEA" w14:textId="77777777" w:rsidR="00BB78E9" w:rsidRDefault="00BB78E9" w:rsidP="00BB78E9">
      <w:pPr>
        <w:pStyle w:val="Code"/>
      </w:pPr>
      <w:r>
        <w:t>int i = 3;</w:t>
      </w:r>
    </w:p>
    <w:p w14:paraId="786E9FF2" w14:textId="77777777" w:rsidR="00BB78E9" w:rsidRDefault="00BB78E9" w:rsidP="00BB78E9">
      <w:pPr>
        <w:pStyle w:val="Code"/>
      </w:pPr>
      <w:r>
        <w:t>double x = 3.14, y;</w:t>
      </w:r>
    </w:p>
    <w:p w14:paraId="46FAF80E" w14:textId="77777777" w:rsidR="00BB78E9" w:rsidRDefault="00BB78E9" w:rsidP="00BB78E9">
      <w:pPr>
        <w:pStyle w:val="Code"/>
      </w:pPr>
      <w:r>
        <w:t>y = x + i;</w:t>
      </w:r>
    </w:p>
    <w:p w14:paraId="250B15B7" w14:textId="77777777" w:rsidR="00BB78E9" w:rsidRDefault="00BB78E9" w:rsidP="00BB78E9">
      <w:r>
        <w:t xml:space="preserve">Below is a table holding the relations of the types. Note that </w:t>
      </w:r>
      <w:r>
        <w:rPr>
          <w:rStyle w:val="CodeInText0"/>
        </w:rPr>
        <w:t>float</w:t>
      </w:r>
      <w:r>
        <w:t xml:space="preserve"> is considered to be larger than </w:t>
      </w:r>
      <w:r>
        <w:rPr>
          <w:rStyle w:val="CodeInText0"/>
        </w:rPr>
        <w:t>long</w:t>
      </w:r>
      <w:r>
        <w:t xml:space="preserve">, event thought they have the same size. The same goes for </w:t>
      </w:r>
      <w:r>
        <w:rPr>
          <w:rStyle w:val="CodeInText0"/>
        </w:rPr>
        <w:t>short</w:t>
      </w:r>
      <w:r>
        <w:t xml:space="preserve"> and </w:t>
      </w:r>
      <w:r>
        <w:rPr>
          <w:rStyle w:val="CodeInText0"/>
        </w:rPr>
        <w:t>char</w:t>
      </w:r>
      <w:r>
        <w:t>.</w:t>
      </w:r>
    </w:p>
    <w:tbl>
      <w:tblPr>
        <w:tblStyle w:val="Tabellrutnt"/>
        <w:tblW w:w="0" w:type="auto"/>
        <w:tblLook w:val="04A0" w:firstRow="1" w:lastRow="0" w:firstColumn="1" w:lastColumn="0" w:noHBand="0" w:noVBand="1"/>
      </w:tblPr>
      <w:tblGrid>
        <w:gridCol w:w="3211"/>
        <w:gridCol w:w="3226"/>
        <w:gridCol w:w="2913"/>
      </w:tblGrid>
      <w:tr w:rsidR="00BB78E9"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Default="00BB78E9">
            <w:pPr>
              <w:pStyle w:val="NormalSingle"/>
            </w:pPr>
            <w:r>
              <w:t>Size</w:t>
            </w:r>
          </w:p>
        </w:tc>
      </w:tr>
      <w:tr w:rsidR="00BB78E9"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Default="00BB78E9">
            <w:pPr>
              <w:pStyle w:val="NormalSingle"/>
            </w:pPr>
            <w: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Default="00BB78E9">
            <w:pPr>
              <w:pStyle w:val="NormalSingle"/>
            </w:pPr>
            <w: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Default="00BB78E9">
            <w:pPr>
              <w:pStyle w:val="NormalSingle"/>
            </w:pPr>
            <w:r>
              <w:t>8</w:t>
            </w:r>
          </w:p>
        </w:tc>
      </w:tr>
      <w:tr w:rsidR="00BB78E9"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Default="00BB78E9">
            <w:pPr>
              <w:pStyle w:val="NormalSingle"/>
            </w:pPr>
            <w: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Default="00BB78E9">
            <w:pPr>
              <w:pStyle w:val="NormalSingle"/>
            </w:pPr>
            <w:r>
              <w:t>8</w:t>
            </w:r>
          </w:p>
        </w:tc>
      </w:tr>
      <w:tr w:rsidR="00BB78E9"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Default="00BB78E9">
            <w:pPr>
              <w:pStyle w:val="NormalSingle"/>
            </w:pPr>
            <w: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Default="00BB78E9">
            <w:pPr>
              <w:pStyle w:val="NormalSingle"/>
            </w:pPr>
            <w:r>
              <w:t>4</w:t>
            </w:r>
          </w:p>
        </w:tc>
      </w:tr>
      <w:tr w:rsidR="00BB78E9"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Default="00BB78E9">
            <w:pPr>
              <w:pStyle w:val="NormalSingle"/>
            </w:pPr>
            <w:r>
              <w:t>signed long int</w:t>
            </w:r>
          </w:p>
          <w:p w14:paraId="39C41758" w14:textId="77777777" w:rsidR="00BB78E9" w:rsidRDefault="00BB78E9">
            <w:pPr>
              <w:pStyle w:val="NormalSingle"/>
            </w:pPr>
            <w: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Default="00BB78E9">
            <w:pPr>
              <w:pStyle w:val="NormalSingle"/>
            </w:pPr>
            <w:r>
              <w:t>4</w:t>
            </w:r>
          </w:p>
        </w:tc>
      </w:tr>
      <w:tr w:rsidR="00BB78E9"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Default="00BB78E9">
            <w:pPr>
              <w:pStyle w:val="NormalSingle"/>
            </w:pPr>
            <w:r>
              <w:t>signed int</w:t>
            </w:r>
          </w:p>
          <w:p w14:paraId="1E2BE434" w14:textId="77777777" w:rsidR="00BB78E9" w:rsidRDefault="00BB78E9">
            <w:pPr>
              <w:pStyle w:val="NormalSingle"/>
            </w:pPr>
            <w: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Default="00BB78E9">
            <w:pPr>
              <w:pStyle w:val="NormalSingle"/>
            </w:pPr>
            <w:r>
              <w:t>2</w:t>
            </w:r>
          </w:p>
        </w:tc>
      </w:tr>
      <w:tr w:rsidR="00BB78E9"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Default="00BB78E9">
            <w:pPr>
              <w:pStyle w:val="NormalSingle"/>
            </w:pPr>
            <w:r>
              <w:t>signed short int</w:t>
            </w:r>
          </w:p>
          <w:p w14:paraId="12E0D1ED" w14:textId="77777777" w:rsidR="00BB78E9" w:rsidRDefault="00BB78E9">
            <w:pPr>
              <w:pStyle w:val="NormalSingle"/>
            </w:pPr>
            <w: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Default="00BB78E9">
            <w:pPr>
              <w:pStyle w:val="NormalSingle"/>
            </w:pPr>
            <w:r>
              <w:t>1</w:t>
            </w:r>
          </w:p>
        </w:tc>
      </w:tr>
      <w:tr w:rsidR="00BB78E9"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Default="00BB78E9">
            <w:pPr>
              <w:pStyle w:val="NormalSingle"/>
            </w:pPr>
            <w: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Default="00BB78E9">
            <w:pPr>
              <w:pStyle w:val="NormalSingle"/>
            </w:pPr>
            <w:r>
              <w:t>signed char</w:t>
            </w:r>
          </w:p>
          <w:p w14:paraId="73C03805" w14:textId="77777777" w:rsidR="00BB78E9" w:rsidRDefault="00BB78E9">
            <w:pPr>
              <w:pStyle w:val="NormalSingle"/>
            </w:pPr>
            <w: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Default="00BB78E9">
            <w:pPr>
              <w:pStyle w:val="NormalSingle"/>
            </w:pPr>
            <w:r>
              <w:t>1</w:t>
            </w:r>
          </w:p>
        </w:tc>
      </w:tr>
    </w:tbl>
    <w:p w14:paraId="6ADAA5CE" w14:textId="77777777" w:rsidR="00BB78E9" w:rsidRDefault="00BB78E9" w:rsidP="00BB78E9">
      <w:r>
        <w:t xml:space="preserve">In accordance with the </w:t>
      </w:r>
      <w:proofErr w:type="spellStart"/>
      <w:r>
        <w:t>Ansi</w:t>
      </w:r>
      <w:proofErr w:type="spellEnd"/>
      <w:r>
        <w:t xml:space="preserve"> C standard the signed and unsigned values have the same size, and a character is always one byte</w:t>
      </w:r>
      <w:r>
        <w:rPr>
          <w:rStyle w:val="Fotnotsreferens"/>
        </w:rPr>
        <w:footnoteReference w:id="10"/>
      </w:r>
      <w:r>
        <w:t>. 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Default="00BB78E9" w:rsidP="00BB78E9">
      <w:pPr>
        <w:pStyle w:val="Code"/>
      </w:pPr>
      <w:r>
        <w:t>signed int i = -3;</w:t>
      </w:r>
    </w:p>
    <w:p w14:paraId="68FF681A" w14:textId="77777777" w:rsidR="00BB78E9" w:rsidRDefault="00BB78E9" w:rsidP="00BB78E9">
      <w:pPr>
        <w:pStyle w:val="Code"/>
      </w:pPr>
      <w:r>
        <w:t>unsigned int u = 6;</w:t>
      </w:r>
    </w:p>
    <w:p w14:paraId="2949A449" w14:textId="77777777" w:rsidR="00BB78E9" w:rsidRDefault="00BB78E9" w:rsidP="00BB78E9">
      <w:pPr>
        <w:pStyle w:val="Code"/>
      </w:pPr>
      <w:r>
        <w:t>i + u;</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lastRenderedPageBreak/>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w:t>
      </w:r>
      <w:proofErr w:type="spellStart"/>
      <w:r w:rsidR="0081276F">
        <w:rPr>
          <w:highlight w:val="white"/>
        </w:rPr>
        <w:t>goto</w:t>
      </w:r>
      <w:proofErr w:type="spellEnd"/>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w:t>
      </w:r>
      <w:proofErr w:type="spellStart"/>
      <w:r>
        <w:rPr>
          <w:highlight w:val="white"/>
        </w:rPr>
        <w:t>tre</w:t>
      </w:r>
      <w:proofErr w:type="spellEnd"/>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 xml:space="preserve">The integral arithmetic evaluation does not generate any </w:t>
      </w:r>
      <w:proofErr w:type="spellStart"/>
      <w:r>
        <w:rPr>
          <w:highlight w:val="white"/>
        </w:rPr>
        <w:t>midddle</w:t>
      </w:r>
      <w:proofErr w:type="spellEnd"/>
      <w:r>
        <w:rPr>
          <w:highlight w:val="white"/>
        </w:rPr>
        <w:t xml:space="preserv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proofErr w:type="spellStart"/>
      <w:r>
        <w:rPr>
          <w:highlight w:val="white"/>
        </w:rPr>
        <w:t>potiential</w:t>
      </w:r>
      <w:proofErr w:type="spellEnd"/>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w:t>
      </w:r>
      <w:proofErr w:type="spellStart"/>
      <w:r>
        <w:rPr>
          <w:highlight w:val="white"/>
        </w:rPr>
        <w:t>simplier</w:t>
      </w:r>
      <w:proofErr w:type="spellEnd"/>
      <w:r>
        <w:rPr>
          <w:highlight w:val="white"/>
        </w:rPr>
        <w:t xml:space="preserve">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 xml:space="preserve">The resulting symbol hold the type of the </w:t>
      </w:r>
      <w:proofErr w:type="spellStart"/>
      <w:r>
        <w:rPr>
          <w:highlight w:val="white"/>
        </w:rPr>
        <w:t>origional</w:t>
      </w:r>
      <w:proofErr w:type="spellEnd"/>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proofErr w:type="spellStart"/>
      <w:r w:rsidR="007D18E4">
        <w:rPr>
          <w:highlight w:val="white"/>
        </w:rPr>
        <w:t>origional</w:t>
      </w:r>
      <w:proofErr w:type="spellEnd"/>
      <w:r w:rsidR="007D18E4">
        <w:rPr>
          <w:highlight w:val="white"/>
        </w:rPr>
        <w:t xml:space="preserve">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02B71452" w:rsidR="00D84B3D" w:rsidRPr="00D84B3D"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 xml:space="preserve">In case of an </w:t>
      </w:r>
      <w:proofErr w:type="spellStart"/>
      <w:r>
        <w:rPr>
          <w:highlight w:val="white"/>
        </w:rPr>
        <w:t>arry</w:t>
      </w:r>
      <w:proofErr w:type="spellEnd"/>
      <w:r>
        <w:rPr>
          <w:highlight w:val="white"/>
        </w:rPr>
        <w:t xml:space="preserve">,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proofErr w:type="spellStart"/>
      <w:r w:rsidR="00A72459">
        <w:rPr>
          <w:highlight w:val="white"/>
        </w:rPr>
        <w:t>throught</w:t>
      </w:r>
      <w:proofErr w:type="spellEnd"/>
      <w:r w:rsidR="00A72459">
        <w:rPr>
          <w:highlight w:val="white"/>
        </w:rPr>
        <w:t xml:space="preserve"> the </w:t>
      </w:r>
      <w:proofErr w:type="spellStart"/>
      <w:r w:rsidR="00A72459">
        <w:rPr>
          <w:highlight w:val="white"/>
        </w:rPr>
        <w:t>inielization</w:t>
      </w:r>
      <w:proofErr w:type="spellEnd"/>
      <w:r w:rsidR="00A72459">
        <w:rPr>
          <w:highlight w:val="white"/>
        </w:rPr>
        <w:t xml:space="preserve"> list and call </w:t>
      </w:r>
      <w:r w:rsidR="00A72459" w:rsidRPr="00A72459">
        <w:rPr>
          <w:rStyle w:val="KeyWord0"/>
          <w:highlight w:val="white"/>
        </w:rPr>
        <w:t>GenerateStatic</w:t>
      </w:r>
      <w:r w:rsidR="00A72459">
        <w:rPr>
          <w:highlight w:val="white"/>
        </w:rPr>
        <w:t xml:space="preserve"> </w:t>
      </w:r>
      <w:proofErr w:type="spellStart"/>
      <w:r w:rsidR="00A72459">
        <w:rPr>
          <w:highlight w:val="white"/>
        </w:rPr>
        <w:t>recursivly</w:t>
      </w:r>
      <w:proofErr w:type="spellEnd"/>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w:t>
      </w:r>
      <w:proofErr w:type="spellStart"/>
      <w:r>
        <w:rPr>
          <w:lang w:val="sv-SE"/>
        </w:rPr>
        <w:t>class</w:t>
      </w:r>
      <w:proofErr w:type="spellEnd"/>
      <w:r>
        <w:rPr>
          <w:lang w:val="sv-SE"/>
        </w:rPr>
        <w:t xml:space="preserve"> </w:t>
      </w:r>
      <w:proofErr w:type="spellStart"/>
      <w:r w:rsidR="00905979">
        <w:rPr>
          <w:lang w:val="sv-SE"/>
        </w:rPr>
        <w:t>changes</w:t>
      </w:r>
      <w:proofErr w:type="spellEnd"/>
      <w:r w:rsidR="00905979">
        <w:rPr>
          <w:lang w:val="sv-SE"/>
        </w:rPr>
        <w:t xml:space="preserve"> an </w:t>
      </w:r>
      <w:proofErr w:type="spellStart"/>
      <w:r w:rsidR="00905979">
        <w:rPr>
          <w:lang w:val="sv-SE"/>
        </w:rPr>
        <w:t>initialzation</w:t>
      </w:r>
      <w:proofErr w:type="spellEnd"/>
      <w:r w:rsidR="00905979">
        <w:rPr>
          <w:lang w:val="sv-SE"/>
        </w:rPr>
        <w:t xml:space="preserve"> list </w:t>
      </w:r>
      <w:proofErr w:type="spellStart"/>
      <w:r w:rsidR="00905979">
        <w:rPr>
          <w:lang w:val="sv-SE"/>
        </w:rPr>
        <w:t>into</w:t>
      </w:r>
      <w:proofErr w:type="spellEnd"/>
      <w:r w:rsidR="00905979">
        <w:rPr>
          <w:lang w:val="sv-SE"/>
        </w:rPr>
        <w:t xml:space="preserve"> the form </w:t>
      </w:r>
      <w:proofErr w:type="spellStart"/>
      <w:r w:rsidR="00905979">
        <w:rPr>
          <w:lang w:val="sv-SE"/>
        </w:rPr>
        <w:t>of</w:t>
      </w:r>
      <w:proofErr w:type="spellEnd"/>
      <w:r w:rsidR="00905979">
        <w:rPr>
          <w:lang w:val="sv-SE"/>
        </w:rPr>
        <w:t xml:space="preserve"> the </w:t>
      </w:r>
      <w:proofErr w:type="spellStart"/>
      <w:r w:rsidR="00905979">
        <w:rPr>
          <w:lang w:val="sv-SE"/>
        </w:rPr>
        <w:t>defined</w:t>
      </w:r>
      <w:proofErr w:type="spellEnd"/>
      <w:r w:rsidR="00905979">
        <w:rPr>
          <w:lang w:val="sv-SE"/>
        </w:rPr>
        <w:t xml:space="preserve"> </w:t>
      </w:r>
      <w:proofErr w:type="spellStart"/>
      <w:r w:rsidR="00905979">
        <w:rPr>
          <w:lang w:val="sv-SE"/>
        </w:rPr>
        <w:t>type</w:t>
      </w:r>
      <w:proofErr w:type="spellEnd"/>
      <w:r w:rsidR="00905979">
        <w:rPr>
          <w:lang w:val="sv-SE"/>
        </w:rPr>
        <w:t xml:space="preserve">. For </w:t>
      </w:r>
      <w:proofErr w:type="spellStart"/>
      <w:r w:rsidR="00905979">
        <w:rPr>
          <w:lang w:val="sv-SE"/>
        </w:rPr>
        <w:t>instance</w:t>
      </w:r>
      <w:proofErr w:type="spellEnd"/>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 xml:space="preserve">Then we iterate </w:t>
      </w:r>
      <w:proofErr w:type="spellStart"/>
      <w:r>
        <w:rPr>
          <w:highlight w:val="white"/>
        </w:rPr>
        <w:t>throught</w:t>
      </w:r>
      <w:proofErr w:type="spellEnd"/>
      <w:r>
        <w:rPr>
          <w:highlight w:val="white"/>
        </w:rPr>
        <w:t xml:space="preserve">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w:t>
      </w:r>
      <w:proofErr w:type="spellStart"/>
      <w:r>
        <w:rPr>
          <w:highlight w:val="white"/>
        </w:rPr>
        <w:t>throught</w:t>
      </w:r>
      <w:proofErr w:type="spellEnd"/>
      <w:r>
        <w:rPr>
          <w:highlight w:val="white"/>
        </w:rPr>
        <w:t xml:space="preserve"> the list, and assign the list </w:t>
      </w:r>
      <w:r w:rsidR="006C7FBF">
        <w:rPr>
          <w:highlight w:val="white"/>
        </w:rPr>
        <w:t xml:space="preserve">the </w:t>
      </w:r>
      <w:proofErr w:type="spellStart"/>
      <w:r w:rsidR="006C7FBF">
        <w:rPr>
          <w:highlight w:val="white"/>
        </w:rPr>
        <w:t>dimesion</w:t>
      </w:r>
      <w:proofErr w:type="spellEnd"/>
      <w:r w:rsidR="006C7FBF">
        <w:rPr>
          <w:highlight w:val="white"/>
        </w:rPr>
        <w:t xml:space="preserve"> of the sub list with </w:t>
      </w:r>
      <w:proofErr w:type="spellStart"/>
      <w:r w:rsidR="006C7FBF">
        <w:rPr>
          <w:highlight w:val="white"/>
        </w:rPr>
        <w:t>dhe</w:t>
      </w:r>
      <w:proofErr w:type="spellEnd"/>
      <w:r w:rsidR="006C7FBF">
        <w:rPr>
          <w:highlight w:val="white"/>
        </w:rPr>
        <w:t xml:space="preserve"> </w:t>
      </w:r>
      <w:proofErr w:type="spellStart"/>
      <w:r w:rsidR="006C7FBF">
        <w:rPr>
          <w:highlight w:val="white"/>
        </w:rPr>
        <w:t>higest</w:t>
      </w:r>
      <w:proofErr w:type="spellEnd"/>
      <w:r w:rsidR="006C7FBF">
        <w:rPr>
          <w:highlight w:val="white"/>
        </w:rPr>
        <w:t xml:space="preserve">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475"/>
      <w:bookmarkEnd w:id="476"/>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bookmarkStart w:id="719"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proofErr w:type="spellStart"/>
      <w:r>
        <w:t>MiddleCodeOptimizor.cs</w:t>
      </w:r>
      <w:proofErr w:type="spellEnd"/>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proofErr w:type="spellStart"/>
      <w:r>
        <w:t>Goto</w:t>
      </w:r>
      <w:proofErr w:type="spellEnd"/>
      <w:r>
        <w:t xml:space="preserve"> Next Instructions</w:t>
      </w:r>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719"/>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proofErr w:type="spellStart"/>
      <w:r>
        <w:t>MiddleCodeOptimizor.cs</w:t>
      </w:r>
      <w:proofErr w:type="spellEnd"/>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720" w:name="_Toc481936420"/>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720"/>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proofErr w:type="spellStart"/>
      <w:r>
        <w:t>MiddleCodeOptimizor.cs</w:t>
      </w:r>
      <w:proofErr w:type="spellEnd"/>
    </w:p>
    <w:p w14:paraId="583397E1" w14:textId="77777777" w:rsidR="00226452" w:rsidRPr="00226452" w:rsidRDefault="00226452" w:rsidP="00226452">
      <w:pPr>
        <w:pStyle w:val="Code"/>
        <w:rPr>
          <w:highlight w:val="white"/>
        </w:rPr>
      </w:pPr>
      <w:bookmarkStart w:id="721" w:name="_Toc481936421"/>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lastRenderedPageBreak/>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proofErr w:type="spellStart"/>
      <w:r w:rsidRPr="00EC76D5">
        <w:t>Goto</w:t>
      </w:r>
      <w:proofErr w:type="spellEnd"/>
      <w:r w:rsidRPr="00EC76D5">
        <w:t xml:space="preserve"> Chains</w:t>
      </w:r>
      <w:bookmarkEnd w:id="721"/>
    </w:p>
    <w:p w14:paraId="0879AD9F" w14:textId="77777777"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proofErr w:type="spellStart"/>
      <w:r>
        <w:t>MiddleCodeOptimizor.cs</w:t>
      </w:r>
      <w:proofErr w:type="spellEnd"/>
    </w:p>
    <w:p w14:paraId="12411853" w14:textId="77777777" w:rsidR="003048B8" w:rsidRPr="003048B8" w:rsidRDefault="003048B8" w:rsidP="003048B8">
      <w:pPr>
        <w:pStyle w:val="Code"/>
        <w:rPr>
          <w:highlight w:val="white"/>
        </w:rPr>
      </w:pPr>
      <w:bookmarkStart w:id="722"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lastRenderedPageBreak/>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722"/>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723" w:name="_Toc481936423"/>
      <w:proofErr w:type="spellStart"/>
      <w:r>
        <w:t>MiddleCodeOptimizor.cs</w:t>
      </w:r>
      <w:proofErr w:type="spellEnd"/>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lastRenderedPageBreak/>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proofErr w:type="spellStart"/>
      <w:r>
        <w:t>MiddleCodeOptimizor.cs</w:t>
      </w:r>
      <w:proofErr w:type="spellEnd"/>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proofErr w:type="spellStart"/>
      <w:r>
        <w:t>MiddleCodeOptimizor.cs</w:t>
      </w:r>
      <w:proofErr w:type="spellEnd"/>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lastRenderedPageBreak/>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proofErr w:type="spellEnd"/>
    </w:p>
    <w:p w14:paraId="08F62FF6" w14:textId="230B62E1" w:rsidR="00D33BAF" w:rsidRPr="00D33BAF" w:rsidRDefault="00D33BAF" w:rsidP="00D33BAF">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p>
    <w:p w14:paraId="48E39533" w14:textId="77777777" w:rsidR="000137CF" w:rsidRDefault="000137CF" w:rsidP="000137CF">
      <w:pPr>
        <w:pStyle w:val="CodeHeader"/>
      </w:pPr>
      <w:proofErr w:type="spellStart"/>
      <w:r>
        <w:t>MiddleCodeOptimizor.cs</w:t>
      </w:r>
      <w:proofErr w:type="spellEnd"/>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 xml:space="preserve">pointer </w:t>
      </w:r>
      <w:proofErr w:type="spellStart"/>
      <w:r w:rsidR="00353BA8">
        <w:rPr>
          <w:highlight w:val="white"/>
        </w:rPr>
        <w:t>arithmentic</w:t>
      </w:r>
      <w:proofErr w:type="spellEnd"/>
      <w:r w:rsidR="00353BA8">
        <w:rPr>
          <w:highlight w:val="white"/>
        </w:rPr>
        <w:t xml:space="preserve">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lastRenderedPageBreak/>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lastRenderedPageBreak/>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n array, function, or string, we want to use its address rather than its value. Similar to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6A2AA713"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 xml:space="preserve">that this is not the same </w:t>
      </w:r>
      <w:r w:rsidR="000F50D2">
        <w:rPr>
          <w:highlight w:val="white"/>
        </w:rPr>
        <w:t xml:space="preserve">case </w:t>
      </w:r>
      <w:r w:rsidR="008C2B1C">
        <w:rPr>
          <w:highlight w:val="white"/>
        </w:rPr>
        <w:t xml:space="preserve">as the </w:t>
      </w:r>
      <w:r w:rsidR="000F50D2" w:rsidRPr="000F50D2">
        <w:rPr>
          <w:rStyle w:val="KeyWord0"/>
        </w:rPr>
        <w:t>m_inverseMap</w:t>
      </w:r>
      <w:r w:rsidR="000F50D2">
        <w:t xml:space="preserve"> we used in the Next-</w:t>
      </w:r>
      <w:proofErr w:type="spellStart"/>
      <w:r w:rsidR="000F50D2">
        <w:t>Goto</w:t>
      </w:r>
      <w:proofErr w:type="spellEnd"/>
      <w:r w:rsidR="000F50D2">
        <w:t xml:space="preserve">-Double case above. When inversing an expression, we change its </w:t>
      </w:r>
      <w:r w:rsidR="00871D21">
        <w:t xml:space="preserve">meaning, when we swap the expression it still has the same meaning, we just arrange the operands so that we </w:t>
      </w:r>
      <w:proofErr w:type="spellStart"/>
      <w:r w:rsidR="00871D21">
        <w:t>cane</w:t>
      </w:r>
      <w:proofErr w:type="spellEnd"/>
      <w:r w:rsidR="00871D21">
        <w:t xml:space="preserve"> generate more efficient assembly code.</w:t>
      </w:r>
    </w:p>
    <w:p w14:paraId="743082A3" w14:textId="77777777" w:rsidR="006C2BC5" w:rsidRDefault="006C2BC5" w:rsidP="006C2BC5">
      <w:pPr>
        <w:pStyle w:val="CodeHeader"/>
      </w:pPr>
      <w:proofErr w:type="spellStart"/>
      <w:r>
        <w:t>MiddleCodeOptimizor.cs</w:t>
      </w:r>
      <w:proofErr w:type="spellEnd"/>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lastRenderedPageBreak/>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proofErr w:type="spellStart"/>
      <w:r>
        <w:t>MiddleCodeOptimizor.cs</w:t>
      </w:r>
      <w:proofErr w:type="spellEnd"/>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proofErr w:type="spellStart"/>
      <w:r>
        <w:t>MiddleCodeOptimizor.cs</w:t>
      </w:r>
      <w:proofErr w:type="spellEnd"/>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lastRenderedPageBreak/>
        <w:t xml:space="preserve">Remove </w:t>
      </w:r>
      <w:r w:rsidR="00F03A18" w:rsidRPr="00EC76D5">
        <w:t>Cleared</w:t>
      </w:r>
      <w:r w:rsidRPr="00EC76D5">
        <w:t xml:space="preserve"> Code</w:t>
      </w:r>
      <w:bookmarkEnd w:id="723"/>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proofErr w:type="spellStart"/>
      <w:r>
        <w:t>MiddleCodeOptimizor.cs</w:t>
      </w:r>
      <w:proofErr w:type="spellEnd"/>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724" w:name="_Toc481936424"/>
      <w:r>
        <w:lastRenderedPageBreak/>
        <w:t>Assembly Code Generation</w:t>
      </w:r>
    </w:p>
    <w:p w14:paraId="70E477B9" w14:textId="4F997364" w:rsidR="009E30F3" w:rsidRDefault="009E30F3" w:rsidP="00B157D0">
      <w:r>
        <w:t>When we have generated and optimized the middle code, it is time to generate the final assembly code.</w:t>
      </w:r>
      <w:r w:rsidR="00ED302B">
        <w:t xml:space="preserve"> The first step is to generate the assembly code with </w:t>
      </w:r>
      <w:r w:rsidR="00ED302B" w:rsidRPr="008562B1">
        <w:rPr>
          <w:rStyle w:val="Italic"/>
        </w:rPr>
        <w:t>tracks</w:t>
      </w:r>
      <w:r w:rsidR="00ED302B">
        <w:t xml:space="preserve">. </w:t>
      </w:r>
      <w:r w:rsidR="008562B1">
        <w:t>A track is a place hold for a register that follows the (yet unknown) register through the code. The track is then replaced by a proper register by the register allocation process. Finally, the assembly code instruction are written in plain text.</w:t>
      </w:r>
    </w:p>
    <w:p w14:paraId="185BB847" w14:textId="4E1ECE8F" w:rsidR="00694D32" w:rsidRPr="00694D32" w:rsidRDefault="00694D32" w:rsidP="00B25DBF">
      <w:pPr>
        <w:pStyle w:val="Rubrik2"/>
      </w:pPr>
      <w:r>
        <w:t>Assembly Operator</w:t>
      </w:r>
    </w:p>
    <w:p w14:paraId="75530511" w14:textId="4115CA3E" w:rsidR="00EF68C0" w:rsidRDefault="00234E9D" w:rsidP="005D6FD0">
      <w:r>
        <w:t>Like the middle code operators, we also have the assembly code operators.</w:t>
      </w:r>
      <w:r w:rsidR="00F05642">
        <w:t xml:space="preserve"> </w:t>
      </w:r>
      <w:r w:rsidR="00665408">
        <w:t xml:space="preserve">Several operators comes in </w:t>
      </w:r>
      <w:r w:rsidR="00F05642">
        <w:t xml:space="preserve">several </w:t>
      </w:r>
      <w:r w:rsidR="00284871">
        <w:t>varieties</w:t>
      </w:r>
      <w:r w:rsidR="00F05642">
        <w:t xml:space="preserve">. For instance, </w:t>
      </w:r>
      <w:r w:rsidR="00D41DFA">
        <w:t xml:space="preserve">the add instruction comes in the base form, which is used when a register is assigned a value,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D41DFA">
        <w:t xml:space="preserve">. The other varieties are used when there is no register to assign, but we still have to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proofErr w:type="spellStart"/>
      <w:r>
        <w:t>AssemblyOperator.cs</w:t>
      </w:r>
      <w:proofErr w:type="spellEnd"/>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r>
        <w:t>Assembly Code</w:t>
      </w:r>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proofErr w:type="spellStart"/>
      <w:r>
        <w:lastRenderedPageBreak/>
        <w:t>AssemblyCode.cs</w:t>
      </w:r>
      <w:proofErr w:type="spellEnd"/>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0F3C4A22"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Hold the pointer to the current activation record.</w:t>
      </w:r>
    </w:p>
    <w:p w14:paraId="6AC9886B" w14:textId="3E19E78B" w:rsidR="00C6682C" w:rsidRDefault="00C6682C" w:rsidP="00C6682C">
      <w:pPr>
        <w:pStyle w:val="Liststycke"/>
        <w:numPr>
          <w:ilvl w:val="0"/>
          <w:numId w:val="141"/>
        </w:numPr>
        <w:rPr>
          <w:highlight w:val="white"/>
        </w:rPr>
      </w:pPr>
      <w:r>
        <w:rPr>
          <w:rStyle w:val="KeyWord0"/>
          <w:highlight w:val="white"/>
        </w:rPr>
        <w:t>EllipseR</w:t>
      </w:r>
      <w:r w:rsidRPr="00C6682C">
        <w:rPr>
          <w:rStyle w:val="KeyWord0"/>
          <w:highlight w:val="white"/>
        </w:rPr>
        <w:t>egister</w:t>
      </w:r>
      <w:r>
        <w:rPr>
          <w:highlight w:val="white"/>
        </w:rPr>
        <w:t xml:space="preserve">. Does also hold the pointer to the current activation record in an elliptic function. However, </w:t>
      </w:r>
      <w:r w:rsidR="00955EE8">
        <w:rPr>
          <w:highlight w:val="white"/>
        </w:rPr>
        <w:t xml:space="preserve">if the function has been called with elliptic arguments, it value has been increased by the size (in bytes) of </w:t>
      </w:r>
      <w:r w:rsidR="00B66FC6">
        <w:rPr>
          <w:highlight w:val="white"/>
        </w:rPr>
        <w:t xml:space="preserve">elliptic arguments, in order to correctly access the non-parameter variables of the function. </w:t>
      </w:r>
    </w:p>
    <w:p w14:paraId="32265D4F" w14:textId="13E664D8" w:rsidR="00C6682C" w:rsidRDefault="00B66FC6" w:rsidP="00D52AED">
      <w:pPr>
        <w:pStyle w:val="Liststycke"/>
        <w:numPr>
          <w:ilvl w:val="0"/>
          <w:numId w:val="141"/>
        </w:numPr>
        <w:rPr>
          <w:highlight w:val="white"/>
        </w:rPr>
      </w:pPr>
      <w:r w:rsidRPr="00720FEB">
        <w:rPr>
          <w:rStyle w:val="KeyWord0"/>
          <w:highlight w:val="white"/>
        </w:rPr>
        <w:t>ReturnValueRegister</w:t>
      </w:r>
      <w:r>
        <w:rPr>
          <w:highlight w:val="white"/>
        </w:rPr>
        <w:t xml:space="preserve">. </w:t>
      </w:r>
      <w:r w:rsidR="00720FEB">
        <w:rPr>
          <w:highlight w:val="white"/>
        </w:rPr>
        <w:t xml:space="preserve">Holds the function return value in case of integral </w:t>
      </w:r>
      <w:r w:rsidR="00AC4F90">
        <w:rPr>
          <w:highlight w:val="white"/>
        </w:rPr>
        <w:t xml:space="preserve">or register </w:t>
      </w:r>
      <w:r w:rsidR="00720FEB">
        <w:rPr>
          <w:highlight w:val="white"/>
        </w:rPr>
        <w:t>type.</w:t>
      </w:r>
    </w:p>
    <w:p w14:paraId="6780DB86" w14:textId="1733C058" w:rsidR="00720FEB" w:rsidRDefault="00720FEB" w:rsidP="00720FEB">
      <w:pPr>
        <w:pStyle w:val="Liststycke"/>
        <w:numPr>
          <w:ilvl w:val="0"/>
          <w:numId w:val="141"/>
        </w:numPr>
        <w:rPr>
          <w:highlight w:val="white"/>
        </w:rPr>
      </w:pPr>
      <w:r w:rsidRPr="00720FEB">
        <w:rPr>
          <w:rStyle w:val="KeyWord0"/>
          <w:highlight w:val="white"/>
        </w:rPr>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90157FC" w:rsidR="00720FEB" w:rsidRPr="00D52AED"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short operation, is always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77777777" w:rsidR="002B63B5" w:rsidRPr="00DB788F" w:rsidRDefault="002B63B5" w:rsidP="00DB788F">
      <w:pPr>
        <w:pStyle w:val="Code"/>
        <w:rPr>
          <w:highlight w:val="white"/>
        </w:rPr>
      </w:pP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77777777" w:rsidR="002B63B5" w:rsidRPr="00DB788F" w:rsidRDefault="002B63B5" w:rsidP="00DB788F">
      <w:pPr>
        <w:pStyle w:val="Code"/>
        <w:rPr>
          <w:highlight w:val="white"/>
        </w:rPr>
      </w:pP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lastRenderedPageBreak/>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77777777" w:rsidR="00AE79B1" w:rsidRPr="00207C0A" w:rsidRDefault="00AE79B1" w:rsidP="00AE79B1">
      <w:pPr>
        <w:pStyle w:val="Code"/>
        <w:rPr>
          <w:highlight w:val="white"/>
        </w:rPr>
      </w:pPr>
      <w:r w:rsidRPr="00207C0A">
        <w:rPr>
          <w:highlight w:val="white"/>
        </w:rPr>
        <w:t xml:space="preserve">    }</w:t>
      </w:r>
    </w:p>
    <w:p w14:paraId="60537E46" w14:textId="4E8F6A6D" w:rsidR="00AE79B1" w:rsidRPr="00207C0A" w:rsidRDefault="00034040" w:rsidP="00034040">
      <w:pPr>
        <w:rPr>
          <w:highlight w:val="white"/>
        </w:rPr>
      </w:pPr>
      <w:r>
        <w:rPr>
          <w:highlight w:val="white"/>
        </w:rPr>
        <w:t xml:space="preserve">The </w:t>
      </w:r>
      <w:r w:rsidRPr="00034040">
        <w:rPr>
          <w:rStyle w:val="KeyWord0"/>
          <w:highlight w:val="white"/>
        </w:rPr>
        <w:t>FromAdditionToIncrement</w:t>
      </w:r>
      <w:r>
        <w:rPr>
          <w:highlight w:val="white"/>
        </w:rPr>
        <w:t xml:space="preserve"> metho</w:t>
      </w:r>
      <w:r w:rsidR="00666B2A">
        <w:rPr>
          <w:highlight w:val="white"/>
        </w:rPr>
        <w:t>d changes the addition of one or subtraction of minus one to 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79B0FDCC"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and the value is one or </w:t>
      </w:r>
      <w:r w:rsidR="00830D14">
        <w:rPr>
          <w:highlight w:val="white"/>
        </w:rPr>
        <w:t>if the operation is subtraction and the value is minus one, we replace the operator with increment and set the value to null.</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31350104" w:rsidR="00830D14" w:rsidRPr="00F26B83" w:rsidRDefault="00447861" w:rsidP="00830D14">
      <w:pPr>
        <w:rPr>
          <w:highlight w:val="white"/>
        </w:rPr>
      </w:pPr>
      <w:r>
        <w:rPr>
          <w:highlight w:val="white"/>
        </w:rPr>
        <w:t>In the same way, i</w:t>
      </w:r>
      <w:r w:rsidR="00830D14">
        <w:rPr>
          <w:highlight w:val="white"/>
        </w:rPr>
        <w:t xml:space="preserve">f the operation is addition and the value is </w:t>
      </w:r>
      <w:r>
        <w:rPr>
          <w:highlight w:val="white"/>
        </w:rPr>
        <w:t xml:space="preserve">minus </w:t>
      </w:r>
      <w:r w:rsidR="00830D14">
        <w:rPr>
          <w:highlight w:val="white"/>
        </w:rPr>
        <w:t xml:space="preserve">one or if the operation is subtraction and the value is one, we replace the operator with </w:t>
      </w:r>
      <w:r>
        <w:rPr>
          <w:highlight w:val="white"/>
        </w:rPr>
        <w:t>de</w:t>
      </w:r>
      <w:r w:rsidR="00830D14">
        <w:rPr>
          <w:highlight w:val="white"/>
        </w:rPr>
        <w:t>crement and set the value to null.</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04C5963F"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0CBA721F"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lastRenderedPageBreak/>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77777777" w:rsidR="00B01231" w:rsidRPr="00B01231" w:rsidRDefault="00B01231" w:rsidP="00B01231">
      <w:pPr>
        <w:pStyle w:val="Code"/>
        <w:rPr>
          <w:highlight w:val="white"/>
        </w:rPr>
      </w:pPr>
      <w:r w:rsidRPr="00B01231">
        <w:rPr>
          <w:highlight w:val="white"/>
        </w:rPr>
        <w:t xml:space="preserve">    }</w:t>
      </w:r>
    </w:p>
    <w:p w14:paraId="76947895" w14:textId="77777777" w:rsidR="00AE79B1" w:rsidRPr="00B01231" w:rsidRDefault="00AE79B1" w:rsidP="00B01231">
      <w:pPr>
        <w:pStyle w:val="Code"/>
        <w:rPr>
          <w:highlight w:val="white"/>
        </w:rPr>
      </w:pP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77777777" w:rsidR="00207C0A" w:rsidRPr="00207C0A" w:rsidRDefault="00207C0A" w:rsidP="00207C0A">
      <w:pPr>
        <w:pStyle w:val="Code"/>
        <w:rPr>
          <w:highlight w:val="white"/>
        </w:rPr>
      </w:pP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7777777" w:rsidR="002B63B5" w:rsidRPr="00DB788F" w:rsidRDefault="002B63B5" w:rsidP="00DB788F">
      <w:pPr>
        <w:pStyle w:val="Code"/>
        <w:rPr>
          <w:highlight w:val="white"/>
        </w:rPr>
      </w:pP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77777777" w:rsidR="002B63B5" w:rsidRPr="00DB788F" w:rsidRDefault="002B63B5" w:rsidP="00DB788F">
      <w:pPr>
        <w:pStyle w:val="Code"/>
        <w:rPr>
          <w:highlight w:val="white"/>
        </w:rPr>
      </w:pP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77777777" w:rsidR="002B63B5" w:rsidRPr="00DB788F" w:rsidRDefault="002B63B5" w:rsidP="00DB788F">
      <w:pPr>
        <w:pStyle w:val="Code"/>
        <w:rPr>
          <w:highlight w:val="white"/>
        </w:rPr>
      </w:pPr>
      <w:r w:rsidRPr="00DB788F">
        <w:rPr>
          <w:highlight w:val="white"/>
        </w:rPr>
        <w:t xml:space="preserve">    }</w:t>
      </w:r>
    </w:p>
    <w:p w14:paraId="1633B1FD" w14:textId="6F10A6C9" w:rsidR="00DB788F" w:rsidRPr="00DB788F" w:rsidRDefault="003A5F8D" w:rsidP="003A5F8D">
      <w:pPr>
        <w:rPr>
          <w:highlight w:val="white"/>
        </w:rPr>
      </w:pPr>
      <w:r>
        <w:rPr>
          <w:highlight w:val="white"/>
        </w:rPr>
        <w:t>Two register overlaps if they are non-null and have the same name after we have removed the</w:t>
      </w:r>
      <w:r w:rsidR="009E5196">
        <w:rPr>
          <w:highlight w:val="white"/>
        </w:rPr>
        <w:t xml:space="preserve"> letter</w:t>
      </w:r>
      <w:r>
        <w:rPr>
          <w:highlight w:val="white"/>
        </w:rPr>
        <w:t xml:space="preserve"> ‘l’, ‘h’, ‘x’, ‘e’, and ‘r’ characters. However, if one of the register</w:t>
      </w:r>
      <w:r w:rsidR="009E5196">
        <w:rPr>
          <w:highlight w:val="white"/>
        </w:rPr>
        <w:t>s</w:t>
      </w:r>
      <w:r>
        <w:rPr>
          <w:highlight w:val="white"/>
        </w:rPr>
        <w:t xml:space="preserve"> </w:t>
      </w:r>
      <w:r w:rsidR="009E5196">
        <w:rPr>
          <w:highlight w:val="white"/>
        </w:rPr>
        <w:t>contains ‘l’ and the other register contains ‘h’, they do not overlap.</w:t>
      </w:r>
    </w:p>
    <w:p w14:paraId="72032CFA" w14:textId="61B5CAD8" w:rsidR="002B63B5" w:rsidRPr="00DB788F" w:rsidRDefault="002B63B5" w:rsidP="00DB788F">
      <w:pPr>
        <w:pStyle w:val="Code"/>
        <w:rPr>
          <w:highlight w:val="white"/>
        </w:rPr>
      </w:pPr>
      <w:r w:rsidRPr="00DB788F">
        <w:rPr>
          <w:highlight w:val="white"/>
        </w:rPr>
        <w:t xml:space="preserve">    public static bool RegisterOverlap(Register? register1,</w:t>
      </w:r>
    </w:p>
    <w:p w14:paraId="7EE16036" w14:textId="77777777" w:rsidR="002B63B5" w:rsidRPr="00DB788F" w:rsidRDefault="002B63B5" w:rsidP="00DB788F">
      <w:pPr>
        <w:pStyle w:val="Code"/>
        <w:rPr>
          <w:highlight w:val="white"/>
        </w:rPr>
      </w:pPr>
      <w:r w:rsidRPr="00DB788F">
        <w:rPr>
          <w:highlight w:val="white"/>
        </w:rPr>
        <w:t xml:space="preserve">                                       Register? register2) {</w:t>
      </w:r>
    </w:p>
    <w:p w14:paraId="2734FF50" w14:textId="77777777" w:rsidR="002B63B5" w:rsidRPr="00DB788F" w:rsidRDefault="002B63B5" w:rsidP="00DB788F">
      <w:pPr>
        <w:pStyle w:val="Code"/>
        <w:rPr>
          <w:highlight w:val="white"/>
        </w:rPr>
      </w:pPr>
      <w:r w:rsidRPr="00DB788F">
        <w:rPr>
          <w:highlight w:val="white"/>
        </w:rPr>
        <w:t xml:space="preserve">      if ((register1 == null) || (register2 == null)) {</w:t>
      </w:r>
    </w:p>
    <w:p w14:paraId="3733781B" w14:textId="77777777" w:rsidR="002B63B5" w:rsidRPr="00DB788F" w:rsidRDefault="002B63B5" w:rsidP="00DB788F">
      <w:pPr>
        <w:pStyle w:val="Code"/>
        <w:rPr>
          <w:highlight w:val="white"/>
        </w:rPr>
      </w:pPr>
      <w:r w:rsidRPr="00DB788F">
        <w:rPr>
          <w:highlight w:val="white"/>
        </w:rPr>
        <w:t xml:space="preserve">        return false;</w:t>
      </w:r>
    </w:p>
    <w:p w14:paraId="4C9367B1" w14:textId="77777777" w:rsidR="002B63B5" w:rsidRPr="00DB788F" w:rsidRDefault="002B63B5" w:rsidP="00DB788F">
      <w:pPr>
        <w:pStyle w:val="Code"/>
        <w:rPr>
          <w:highlight w:val="white"/>
        </w:rPr>
      </w:pPr>
      <w:r w:rsidRPr="00DB788F">
        <w:rPr>
          <w:highlight w:val="white"/>
        </w:rPr>
        <w:t xml:space="preserve">      }</w:t>
      </w:r>
    </w:p>
    <w:p w14:paraId="4DFDE0DE" w14:textId="77777777" w:rsidR="002B63B5" w:rsidRPr="00DB788F" w:rsidRDefault="002B63B5" w:rsidP="00DB788F">
      <w:pPr>
        <w:pStyle w:val="Code"/>
        <w:rPr>
          <w:highlight w:val="white"/>
        </w:rPr>
      </w:pPr>
      <w:r w:rsidRPr="00DB788F">
        <w:rPr>
          <w:highlight w:val="white"/>
        </w:rPr>
        <w:t xml:space="preserve">    </w:t>
      </w:r>
    </w:p>
    <w:p w14:paraId="1FA8903F" w14:textId="77777777" w:rsidR="002B63B5" w:rsidRPr="00DB788F" w:rsidRDefault="002B63B5" w:rsidP="00DB788F">
      <w:pPr>
        <w:pStyle w:val="Code"/>
        <w:rPr>
          <w:highlight w:val="white"/>
        </w:rPr>
      </w:pPr>
      <w:r w:rsidRPr="00DB788F">
        <w:rPr>
          <w:highlight w:val="white"/>
        </w:rPr>
        <w:t xml:space="preserve">      if (register1.Equals(register2)) {</w:t>
      </w:r>
    </w:p>
    <w:p w14:paraId="20B2946F" w14:textId="77777777" w:rsidR="002B63B5" w:rsidRPr="00DB788F" w:rsidRDefault="002B63B5" w:rsidP="00DB788F">
      <w:pPr>
        <w:pStyle w:val="Code"/>
        <w:rPr>
          <w:highlight w:val="white"/>
        </w:rPr>
      </w:pPr>
      <w:r w:rsidRPr="00DB788F">
        <w:rPr>
          <w:highlight w:val="white"/>
        </w:rPr>
        <w:t xml:space="preserve">        return true;</w:t>
      </w:r>
    </w:p>
    <w:p w14:paraId="7DF52E1A" w14:textId="77777777" w:rsidR="002B63B5" w:rsidRPr="00DB788F" w:rsidRDefault="002B63B5" w:rsidP="00DB788F">
      <w:pPr>
        <w:pStyle w:val="Code"/>
        <w:rPr>
          <w:highlight w:val="white"/>
        </w:rPr>
      </w:pPr>
      <w:r w:rsidRPr="00DB788F">
        <w:rPr>
          <w:highlight w:val="white"/>
        </w:rPr>
        <w:t xml:space="preserve">      }</w:t>
      </w:r>
    </w:p>
    <w:p w14:paraId="41F69C19" w14:textId="77777777" w:rsidR="002B63B5" w:rsidRPr="00DB788F" w:rsidRDefault="002B63B5" w:rsidP="00DB788F">
      <w:pPr>
        <w:pStyle w:val="Code"/>
        <w:rPr>
          <w:highlight w:val="white"/>
        </w:rPr>
      </w:pPr>
    </w:p>
    <w:p w14:paraId="2CCF4047" w14:textId="77777777" w:rsidR="002B63B5" w:rsidRPr="00DB788F" w:rsidRDefault="002B63B5" w:rsidP="00DB788F">
      <w:pPr>
        <w:pStyle w:val="Code"/>
        <w:rPr>
          <w:highlight w:val="white"/>
        </w:rPr>
      </w:pPr>
      <w:r w:rsidRPr="00DB788F">
        <w:rPr>
          <w:highlight w:val="white"/>
        </w:rPr>
        <w:t xml:space="preserve">      string name1 = Enum.GetName(typeof(Register), register1),</w:t>
      </w:r>
    </w:p>
    <w:p w14:paraId="25E1AB6D" w14:textId="77777777" w:rsidR="002B63B5" w:rsidRPr="00DB788F" w:rsidRDefault="002B63B5" w:rsidP="00DB788F">
      <w:pPr>
        <w:pStyle w:val="Code"/>
        <w:rPr>
          <w:highlight w:val="white"/>
        </w:rPr>
      </w:pPr>
      <w:r w:rsidRPr="00DB788F">
        <w:rPr>
          <w:highlight w:val="white"/>
        </w:rPr>
        <w:t xml:space="preserve">             name2 = Enum.GetName(typeof(Register), register2);</w:t>
      </w:r>
    </w:p>
    <w:p w14:paraId="5D7A40F3" w14:textId="77777777" w:rsidR="002B63B5" w:rsidRPr="00DB788F" w:rsidRDefault="002B63B5" w:rsidP="00DB788F">
      <w:pPr>
        <w:pStyle w:val="Code"/>
        <w:rPr>
          <w:highlight w:val="white"/>
        </w:rPr>
      </w:pPr>
    </w:p>
    <w:p w14:paraId="361A87A4" w14:textId="77777777" w:rsidR="002B63B5" w:rsidRPr="00DB788F" w:rsidRDefault="002B63B5" w:rsidP="00DB788F">
      <w:pPr>
        <w:pStyle w:val="Code"/>
        <w:rPr>
          <w:highlight w:val="white"/>
        </w:rPr>
      </w:pPr>
      <w:r w:rsidRPr="00DB788F">
        <w:rPr>
          <w:highlight w:val="white"/>
        </w:rPr>
        <w:t xml:space="preserve">      if ((name1.Contains("h") &amp;&amp; name2.Contains("l")) ||</w:t>
      </w:r>
    </w:p>
    <w:p w14:paraId="32D25E7E" w14:textId="77777777" w:rsidR="002B63B5" w:rsidRPr="00DB788F" w:rsidRDefault="002B63B5" w:rsidP="00DB788F">
      <w:pPr>
        <w:pStyle w:val="Code"/>
        <w:rPr>
          <w:highlight w:val="white"/>
        </w:rPr>
      </w:pPr>
      <w:r w:rsidRPr="00DB788F">
        <w:rPr>
          <w:highlight w:val="white"/>
        </w:rPr>
        <w:t xml:space="preserve">          (name1.Contains("l") &amp;&amp; name2.Contains("h"))) {</w:t>
      </w:r>
    </w:p>
    <w:p w14:paraId="4B7FDF4A" w14:textId="77777777" w:rsidR="002B63B5" w:rsidRPr="00DB788F" w:rsidRDefault="002B63B5" w:rsidP="00DB788F">
      <w:pPr>
        <w:pStyle w:val="Code"/>
        <w:rPr>
          <w:highlight w:val="white"/>
        </w:rPr>
      </w:pPr>
      <w:r w:rsidRPr="00DB788F">
        <w:rPr>
          <w:highlight w:val="white"/>
        </w:rPr>
        <w:t xml:space="preserve">        return false;</w:t>
      </w:r>
    </w:p>
    <w:p w14:paraId="03A5F9B8" w14:textId="77777777" w:rsidR="002B63B5" w:rsidRPr="00DB788F" w:rsidRDefault="002B63B5" w:rsidP="00DB788F">
      <w:pPr>
        <w:pStyle w:val="Code"/>
        <w:rPr>
          <w:highlight w:val="white"/>
        </w:rPr>
      </w:pPr>
      <w:r w:rsidRPr="00DB788F">
        <w:rPr>
          <w:highlight w:val="white"/>
        </w:rPr>
        <w:t xml:space="preserve">      }</w:t>
      </w:r>
    </w:p>
    <w:p w14:paraId="1169C789" w14:textId="77777777" w:rsidR="002B63B5" w:rsidRPr="00DB788F" w:rsidRDefault="002B63B5" w:rsidP="00DB788F">
      <w:pPr>
        <w:pStyle w:val="Code"/>
        <w:rPr>
          <w:highlight w:val="white"/>
        </w:rPr>
      </w:pPr>
    </w:p>
    <w:p w14:paraId="32C60018" w14:textId="77777777" w:rsidR="00FE0696" w:rsidRDefault="002B63B5" w:rsidP="00DB788F">
      <w:pPr>
        <w:pStyle w:val="Code"/>
        <w:rPr>
          <w:highlight w:val="white"/>
        </w:rPr>
      </w:pPr>
      <w:r w:rsidRPr="00DB788F">
        <w:rPr>
          <w:highlight w:val="white"/>
        </w:rPr>
        <w:t xml:space="preserve">      name1 = name1.Replace("h", "").Replace("l", "").Replace("x", "")</w:t>
      </w:r>
    </w:p>
    <w:p w14:paraId="22189562" w14:textId="7C0B0723" w:rsidR="002B63B5" w:rsidRPr="00DB788F" w:rsidRDefault="00FE0696" w:rsidP="00DB788F">
      <w:pPr>
        <w:pStyle w:val="Code"/>
        <w:rPr>
          <w:highlight w:val="white"/>
        </w:rPr>
      </w:pPr>
      <w:r>
        <w:rPr>
          <w:highlight w:val="white"/>
        </w:rPr>
        <w:t xml:space="preserve">                   </w:t>
      </w:r>
      <w:r w:rsidR="002B63B5" w:rsidRPr="00DB788F">
        <w:rPr>
          <w:highlight w:val="white"/>
        </w:rPr>
        <w:t>.Replace("e", "").Replace("r", "");</w:t>
      </w:r>
    </w:p>
    <w:p w14:paraId="68F7812F" w14:textId="77777777" w:rsidR="00FE0696" w:rsidRDefault="002B63B5" w:rsidP="00DB788F">
      <w:pPr>
        <w:pStyle w:val="Code"/>
        <w:rPr>
          <w:highlight w:val="white"/>
        </w:rPr>
      </w:pPr>
      <w:r w:rsidRPr="00DB788F">
        <w:rPr>
          <w:highlight w:val="white"/>
        </w:rPr>
        <w:t xml:space="preserve">      name2 = name2.Replace("h", "").Replace("l", "").Replace("x", "")</w:t>
      </w:r>
    </w:p>
    <w:p w14:paraId="24279670" w14:textId="54392C37" w:rsidR="002B63B5" w:rsidRPr="00DB788F" w:rsidRDefault="00FE0696" w:rsidP="00DB788F">
      <w:pPr>
        <w:pStyle w:val="Code"/>
        <w:rPr>
          <w:highlight w:val="white"/>
        </w:rPr>
      </w:pPr>
      <w:r>
        <w:rPr>
          <w:highlight w:val="white"/>
        </w:rPr>
        <w:t xml:space="preserve">                   </w:t>
      </w:r>
      <w:r w:rsidR="002B63B5" w:rsidRPr="00DB788F">
        <w:rPr>
          <w:highlight w:val="white"/>
        </w:rPr>
        <w:t>.Replace("e", "").Replace("r", "");</w:t>
      </w:r>
    </w:p>
    <w:p w14:paraId="1DC30541" w14:textId="77777777" w:rsidR="002B63B5" w:rsidRPr="00DB788F" w:rsidRDefault="002B63B5" w:rsidP="00DB788F">
      <w:pPr>
        <w:pStyle w:val="Code"/>
        <w:rPr>
          <w:highlight w:val="white"/>
        </w:rPr>
      </w:pPr>
      <w:r w:rsidRPr="00DB788F">
        <w:rPr>
          <w:highlight w:val="white"/>
        </w:rPr>
        <w:t xml:space="preserve">      return name1.Equals(name2);</w:t>
      </w:r>
    </w:p>
    <w:p w14:paraId="5DAD5BCA" w14:textId="77777777" w:rsidR="002B63B5" w:rsidRPr="00DB788F" w:rsidRDefault="002B63B5" w:rsidP="00DB788F">
      <w:pPr>
        <w:pStyle w:val="Code"/>
        <w:rPr>
          <w:highlight w:val="white"/>
        </w:rPr>
      </w:pPr>
      <w:r w:rsidRPr="00DB788F">
        <w:rPr>
          <w:highlight w:val="white"/>
        </w:rPr>
        <w:t xml:space="preserve">    }</w:t>
      </w:r>
    </w:p>
    <w:p w14:paraId="5DD22B18" w14:textId="195042F3" w:rsidR="002F4A38" w:rsidRDefault="002F4A38" w:rsidP="002F4A38">
      <w:pPr>
        <w:rPr>
          <w:highlight w:val="white"/>
        </w:rPr>
      </w:pPr>
      <w:r>
        <w:rPr>
          <w:highlight w:val="white"/>
        </w:rPr>
        <w:t>If the name of the register contains the letter ‘r’, its size is eight bytes. If it contains ‘e’, its size is four bytes. If it contains ‘l’ or ‘h’, its size is one byte. Otherwise, it</w:t>
      </w:r>
      <w:r w:rsidR="00101C3D">
        <w:rPr>
          <w:highlight w:val="white"/>
        </w:rPr>
        <w:t>s</w:t>
      </w:r>
      <w:r>
        <w:rPr>
          <w:highlight w:val="white"/>
        </w:rPr>
        <w:t xml:space="preserve"> size is </w:t>
      </w:r>
      <w:r w:rsidR="00984FD4">
        <w:rPr>
          <w:highlight w:val="white"/>
        </w:rPr>
        <w:t>two bytes.</w:t>
      </w:r>
    </w:p>
    <w:p w14:paraId="5EA731AB" w14:textId="64DF1915" w:rsidR="002B63B5" w:rsidRPr="00DB788F" w:rsidRDefault="002F4A38" w:rsidP="00DB788F">
      <w:pPr>
        <w:pStyle w:val="Code"/>
        <w:rPr>
          <w:highlight w:val="white"/>
        </w:rPr>
      </w:pPr>
      <w:r>
        <w:rPr>
          <w:highlight w:val="white"/>
        </w:rPr>
        <w:t>The SizeOfRegister method return the size of a register.</w:t>
      </w:r>
      <w:r w:rsidR="002B63B5" w:rsidRPr="00DB788F">
        <w:rPr>
          <w:highlight w:val="white"/>
        </w:rPr>
        <w:t xml:space="preserve">  </w:t>
      </w:r>
    </w:p>
    <w:p w14:paraId="4F294C6E" w14:textId="77777777" w:rsidR="002B63B5" w:rsidRPr="00DB788F" w:rsidRDefault="002B63B5" w:rsidP="00DB788F">
      <w:pPr>
        <w:pStyle w:val="Code"/>
        <w:rPr>
          <w:highlight w:val="white"/>
        </w:rPr>
      </w:pPr>
      <w:r w:rsidRPr="00DB788F">
        <w:rPr>
          <w:highlight w:val="white"/>
        </w:rPr>
        <w:t xml:space="preserve">    public static int SizeOfRegister(Register register) {</w:t>
      </w:r>
    </w:p>
    <w:p w14:paraId="7E65F398" w14:textId="77777777" w:rsidR="002B63B5" w:rsidRPr="00DB788F" w:rsidRDefault="002B63B5" w:rsidP="00DB788F">
      <w:pPr>
        <w:pStyle w:val="Code"/>
        <w:rPr>
          <w:highlight w:val="white"/>
        </w:rPr>
      </w:pPr>
      <w:r w:rsidRPr="00DB788F">
        <w:rPr>
          <w:highlight w:val="white"/>
        </w:rPr>
        <w:t xml:space="preserve">      string name = Enum.GetName(typeof(Register), register);</w:t>
      </w:r>
    </w:p>
    <w:p w14:paraId="283F140B" w14:textId="77777777" w:rsidR="002B63B5" w:rsidRPr="00DB788F" w:rsidRDefault="002B63B5" w:rsidP="00DB788F">
      <w:pPr>
        <w:pStyle w:val="Code"/>
        <w:rPr>
          <w:highlight w:val="white"/>
        </w:rPr>
      </w:pPr>
      <w:r w:rsidRPr="00DB788F">
        <w:rPr>
          <w:highlight w:val="white"/>
        </w:rPr>
        <w:t xml:space="preserve">    </w:t>
      </w:r>
    </w:p>
    <w:p w14:paraId="16F0AD5C" w14:textId="77777777" w:rsidR="002B63B5" w:rsidRPr="00DB788F" w:rsidRDefault="002B63B5" w:rsidP="00DB788F">
      <w:pPr>
        <w:pStyle w:val="Code"/>
        <w:rPr>
          <w:highlight w:val="white"/>
        </w:rPr>
      </w:pPr>
      <w:r w:rsidRPr="00DB788F">
        <w:rPr>
          <w:highlight w:val="white"/>
        </w:rPr>
        <w:t xml:space="preserve">      if (name.Contains("r")) {</w:t>
      </w:r>
    </w:p>
    <w:p w14:paraId="2A376137" w14:textId="77777777" w:rsidR="002B63B5" w:rsidRPr="00DB788F" w:rsidRDefault="002B63B5" w:rsidP="00DB788F">
      <w:pPr>
        <w:pStyle w:val="Code"/>
        <w:rPr>
          <w:highlight w:val="white"/>
        </w:rPr>
      </w:pPr>
      <w:r w:rsidRPr="00DB788F">
        <w:rPr>
          <w:highlight w:val="white"/>
        </w:rPr>
        <w:t xml:space="preserve">        return 8;</w:t>
      </w:r>
    </w:p>
    <w:p w14:paraId="299936B3" w14:textId="77777777" w:rsidR="002B63B5" w:rsidRPr="00DB788F" w:rsidRDefault="002B63B5" w:rsidP="00DB788F">
      <w:pPr>
        <w:pStyle w:val="Code"/>
        <w:rPr>
          <w:highlight w:val="white"/>
        </w:rPr>
      </w:pPr>
      <w:r w:rsidRPr="00DB788F">
        <w:rPr>
          <w:highlight w:val="white"/>
        </w:rPr>
        <w:t xml:space="preserve">      }</w:t>
      </w:r>
    </w:p>
    <w:p w14:paraId="75D441F2" w14:textId="77777777" w:rsidR="002B63B5" w:rsidRPr="00DB788F" w:rsidRDefault="002B63B5" w:rsidP="00DB788F">
      <w:pPr>
        <w:pStyle w:val="Code"/>
        <w:rPr>
          <w:highlight w:val="white"/>
        </w:rPr>
      </w:pPr>
      <w:r w:rsidRPr="00DB788F">
        <w:rPr>
          <w:highlight w:val="white"/>
        </w:rPr>
        <w:t xml:space="preserve">      else if (name.Contains("e")) {</w:t>
      </w:r>
    </w:p>
    <w:p w14:paraId="6AF2E7B5" w14:textId="77777777" w:rsidR="002B63B5" w:rsidRPr="00DB788F" w:rsidRDefault="002B63B5" w:rsidP="00DB788F">
      <w:pPr>
        <w:pStyle w:val="Code"/>
        <w:rPr>
          <w:highlight w:val="white"/>
        </w:rPr>
      </w:pPr>
      <w:r w:rsidRPr="00DB788F">
        <w:rPr>
          <w:highlight w:val="white"/>
        </w:rPr>
        <w:t xml:space="preserve">        return 4;</w:t>
      </w:r>
    </w:p>
    <w:p w14:paraId="03B00245" w14:textId="77777777" w:rsidR="002B63B5" w:rsidRPr="00DB788F" w:rsidRDefault="002B63B5" w:rsidP="00DB788F">
      <w:pPr>
        <w:pStyle w:val="Code"/>
        <w:rPr>
          <w:highlight w:val="white"/>
        </w:rPr>
      </w:pPr>
      <w:r w:rsidRPr="00DB788F">
        <w:rPr>
          <w:highlight w:val="white"/>
        </w:rPr>
        <w:t xml:space="preserve">      }</w:t>
      </w:r>
    </w:p>
    <w:p w14:paraId="1253B9C1" w14:textId="77777777" w:rsidR="002B63B5" w:rsidRPr="00DB788F" w:rsidRDefault="002B63B5" w:rsidP="00DB788F">
      <w:pPr>
        <w:pStyle w:val="Code"/>
        <w:rPr>
          <w:highlight w:val="white"/>
        </w:rPr>
      </w:pPr>
      <w:r w:rsidRPr="00DB788F">
        <w:rPr>
          <w:highlight w:val="white"/>
        </w:rPr>
        <w:t xml:space="preserve">      else if (name.Contains("l") || name.Contains("h")) {</w:t>
      </w:r>
    </w:p>
    <w:p w14:paraId="3109ECCB" w14:textId="77777777" w:rsidR="002B63B5" w:rsidRPr="00DB788F" w:rsidRDefault="002B63B5" w:rsidP="00DB788F">
      <w:pPr>
        <w:pStyle w:val="Code"/>
        <w:rPr>
          <w:highlight w:val="white"/>
        </w:rPr>
      </w:pPr>
      <w:r w:rsidRPr="00DB788F">
        <w:rPr>
          <w:highlight w:val="white"/>
        </w:rPr>
        <w:t xml:space="preserve">        return 1;</w:t>
      </w:r>
    </w:p>
    <w:p w14:paraId="64CDECC1" w14:textId="77777777" w:rsidR="002B63B5" w:rsidRPr="00DB788F" w:rsidRDefault="002B63B5" w:rsidP="00DB788F">
      <w:pPr>
        <w:pStyle w:val="Code"/>
        <w:rPr>
          <w:highlight w:val="white"/>
        </w:rPr>
      </w:pPr>
      <w:r w:rsidRPr="00DB788F">
        <w:rPr>
          <w:highlight w:val="white"/>
        </w:rPr>
        <w:t xml:space="preserve">      }</w:t>
      </w:r>
    </w:p>
    <w:p w14:paraId="4B008D1E" w14:textId="77777777" w:rsidR="002B63B5" w:rsidRPr="00DB788F" w:rsidRDefault="002B63B5" w:rsidP="00DB788F">
      <w:pPr>
        <w:pStyle w:val="Code"/>
        <w:rPr>
          <w:highlight w:val="white"/>
        </w:rPr>
      </w:pPr>
      <w:r w:rsidRPr="00DB788F">
        <w:rPr>
          <w:highlight w:val="white"/>
        </w:rPr>
        <w:t xml:space="preserve">      else {</w:t>
      </w:r>
    </w:p>
    <w:p w14:paraId="6F328C0A" w14:textId="77777777" w:rsidR="002B63B5" w:rsidRPr="00DB788F" w:rsidRDefault="002B63B5" w:rsidP="00DB788F">
      <w:pPr>
        <w:pStyle w:val="Code"/>
        <w:rPr>
          <w:highlight w:val="white"/>
        </w:rPr>
      </w:pPr>
      <w:r w:rsidRPr="00DB788F">
        <w:rPr>
          <w:highlight w:val="white"/>
        </w:rPr>
        <w:t xml:space="preserve">        return 2;</w:t>
      </w:r>
    </w:p>
    <w:p w14:paraId="01335B2A" w14:textId="77777777" w:rsidR="002B63B5" w:rsidRPr="00DB788F" w:rsidRDefault="002B63B5" w:rsidP="00DB788F">
      <w:pPr>
        <w:pStyle w:val="Code"/>
        <w:rPr>
          <w:highlight w:val="white"/>
        </w:rPr>
      </w:pPr>
      <w:r w:rsidRPr="00DB788F">
        <w:rPr>
          <w:highlight w:val="white"/>
        </w:rPr>
        <w:t xml:space="preserve">      }</w:t>
      </w:r>
    </w:p>
    <w:p w14:paraId="2A3D13BB" w14:textId="77777777" w:rsidR="002B63B5" w:rsidRPr="00DB788F" w:rsidRDefault="002B63B5" w:rsidP="00DB788F">
      <w:pPr>
        <w:pStyle w:val="Code"/>
        <w:rPr>
          <w:highlight w:val="white"/>
        </w:rPr>
      </w:pPr>
      <w:r w:rsidRPr="00DB788F">
        <w:rPr>
          <w:highlight w:val="white"/>
        </w:rPr>
        <w:t xml:space="preserve">    }</w:t>
      </w:r>
    </w:p>
    <w:p w14:paraId="042AACA1" w14:textId="282D64ED" w:rsidR="002B63B5" w:rsidRPr="00DB788F" w:rsidRDefault="002B20DE" w:rsidP="00EA2133">
      <w:pPr>
        <w:rPr>
          <w:highlight w:val="white"/>
        </w:rPr>
      </w:pPr>
      <w:r>
        <w:rPr>
          <w:highlight w:val="white"/>
        </w:rPr>
        <w:t xml:space="preserve">The </w:t>
      </w:r>
      <w:r w:rsidRPr="0054127F">
        <w:rPr>
          <w:rStyle w:val="KeyWord0"/>
          <w:highlight w:val="white"/>
        </w:rPr>
        <w:t>RegisterToSize</w:t>
      </w:r>
      <w:r w:rsidR="00EA2133">
        <w:rPr>
          <w:highlight w:val="white"/>
        </w:rPr>
        <w:t xml:space="preserve"> method return the register with is stated size.</w:t>
      </w:r>
    </w:p>
    <w:p w14:paraId="742D443C" w14:textId="77777777" w:rsidR="002B63B5" w:rsidRPr="00DB788F" w:rsidRDefault="002B63B5" w:rsidP="00DB788F">
      <w:pPr>
        <w:pStyle w:val="Code"/>
        <w:rPr>
          <w:highlight w:val="white"/>
        </w:rPr>
      </w:pPr>
      <w:r w:rsidRPr="00DB788F">
        <w:rPr>
          <w:highlight w:val="white"/>
        </w:rPr>
        <w:lastRenderedPageBreak/>
        <w:t xml:space="preserve">    public static Register RegisterToSize(Register register, int size) {</w:t>
      </w:r>
    </w:p>
    <w:p w14:paraId="079FACA5" w14:textId="77777777" w:rsidR="002B63B5" w:rsidRPr="00DB788F" w:rsidRDefault="002B63B5" w:rsidP="00DB788F">
      <w:pPr>
        <w:pStyle w:val="Code"/>
        <w:rPr>
          <w:highlight w:val="white"/>
        </w:rPr>
      </w:pPr>
      <w:r w:rsidRPr="00DB788F">
        <w:rPr>
          <w:highlight w:val="white"/>
        </w:rPr>
        <w:t xml:space="preserve">      string name = Enum.GetName(typeof(Register), register);</w:t>
      </w:r>
    </w:p>
    <w:p w14:paraId="13AEF4F6" w14:textId="47F8B4DF" w:rsidR="002B63B5" w:rsidRPr="00DB788F" w:rsidRDefault="00137B13" w:rsidP="00ED2E7C">
      <w:pPr>
        <w:rPr>
          <w:highlight w:val="white"/>
        </w:rPr>
      </w:pPr>
      <w:r>
        <w:rPr>
          <w:highlight w:val="white"/>
        </w:rPr>
        <w:t>I</w:t>
      </w:r>
      <w:r w:rsidR="00646B72">
        <w:rPr>
          <w:highlight w:val="white"/>
        </w:rPr>
        <w:t>f</w:t>
      </w:r>
      <w:r>
        <w:rPr>
          <w:highlight w:val="white"/>
        </w:rPr>
        <w:t xml:space="preserve"> the size is one byte, we replace</w:t>
      </w:r>
      <w:r w:rsidR="00646B72">
        <w:rPr>
          <w:highlight w:val="white"/>
        </w:rPr>
        <w:t xml:space="preserve"> ‘x’ with ‘l’ and remove ‘e’ and ‘r’.</w:t>
      </w:r>
    </w:p>
    <w:p w14:paraId="39F82BA1" w14:textId="77777777" w:rsidR="002B63B5" w:rsidRPr="00DB788F" w:rsidRDefault="002B63B5" w:rsidP="00DB788F">
      <w:pPr>
        <w:pStyle w:val="Code"/>
        <w:rPr>
          <w:highlight w:val="white"/>
        </w:rPr>
      </w:pPr>
      <w:r w:rsidRPr="00DB788F">
        <w:rPr>
          <w:highlight w:val="white"/>
        </w:rPr>
        <w:t xml:space="preserve">      switch (size) {</w:t>
      </w:r>
    </w:p>
    <w:p w14:paraId="00AE840D" w14:textId="77777777" w:rsidR="002B63B5" w:rsidRPr="00DB788F" w:rsidRDefault="002B63B5" w:rsidP="00DB788F">
      <w:pPr>
        <w:pStyle w:val="Code"/>
        <w:rPr>
          <w:highlight w:val="white"/>
        </w:rPr>
      </w:pPr>
      <w:r w:rsidRPr="00DB788F">
        <w:rPr>
          <w:highlight w:val="white"/>
        </w:rPr>
        <w:t xml:space="preserve">        case 1:</w:t>
      </w:r>
    </w:p>
    <w:p w14:paraId="420CA1EB" w14:textId="77777777" w:rsidR="002B63B5" w:rsidRPr="00DB788F" w:rsidRDefault="002B63B5" w:rsidP="00DB788F">
      <w:pPr>
        <w:pStyle w:val="Code"/>
        <w:rPr>
          <w:highlight w:val="white"/>
        </w:rPr>
      </w:pPr>
      <w:r w:rsidRPr="00DB788F">
        <w:rPr>
          <w:highlight w:val="white"/>
        </w:rPr>
        <w:t xml:space="preserve">          name = name.Replace("x", "l").Replace("e", "").Replace("r", "");</w:t>
      </w:r>
    </w:p>
    <w:p w14:paraId="79AC7AE0" w14:textId="77777777" w:rsidR="002B63B5" w:rsidRPr="00DB788F" w:rsidRDefault="002B63B5" w:rsidP="00DB788F">
      <w:pPr>
        <w:pStyle w:val="Code"/>
        <w:rPr>
          <w:highlight w:val="white"/>
        </w:rPr>
      </w:pPr>
      <w:r w:rsidRPr="00DB788F">
        <w:rPr>
          <w:highlight w:val="white"/>
        </w:rPr>
        <w:t xml:space="preserve">          break;</w:t>
      </w:r>
    </w:p>
    <w:p w14:paraId="68F2EC1E" w14:textId="20F5A090" w:rsidR="002B63B5" w:rsidRPr="00DB788F" w:rsidRDefault="00A429D8" w:rsidP="00A429D8">
      <w:pPr>
        <w:rPr>
          <w:highlight w:val="white"/>
        </w:rPr>
      </w:pPr>
      <w:r>
        <w:rPr>
          <w:highlight w:val="white"/>
        </w:rPr>
        <w:t>If the size is two bytes, we replace ‘l’ with ‘x’ and remove ‘e’ and ‘r’.</w:t>
      </w:r>
    </w:p>
    <w:p w14:paraId="4A5927C5" w14:textId="77777777" w:rsidR="002B63B5" w:rsidRPr="00DB788F" w:rsidRDefault="002B63B5" w:rsidP="00DB788F">
      <w:pPr>
        <w:pStyle w:val="Code"/>
        <w:rPr>
          <w:highlight w:val="white"/>
        </w:rPr>
      </w:pPr>
      <w:r w:rsidRPr="00DB788F">
        <w:rPr>
          <w:highlight w:val="white"/>
        </w:rPr>
        <w:t xml:space="preserve">        case 2:</w:t>
      </w:r>
    </w:p>
    <w:p w14:paraId="5957877B" w14:textId="77777777" w:rsidR="002B63B5" w:rsidRPr="00DB788F" w:rsidRDefault="002B63B5" w:rsidP="00DB788F">
      <w:pPr>
        <w:pStyle w:val="Code"/>
        <w:rPr>
          <w:highlight w:val="white"/>
        </w:rPr>
      </w:pPr>
      <w:r w:rsidRPr="00DB788F">
        <w:rPr>
          <w:highlight w:val="white"/>
        </w:rPr>
        <w:t xml:space="preserve">          Assert.ErrorXXX(!name.Contains("h"));</w:t>
      </w:r>
    </w:p>
    <w:p w14:paraId="0DF56E80" w14:textId="77777777" w:rsidR="002B63B5" w:rsidRPr="00DB788F" w:rsidRDefault="002B63B5" w:rsidP="00DB788F">
      <w:pPr>
        <w:pStyle w:val="Code"/>
        <w:rPr>
          <w:highlight w:val="white"/>
        </w:rPr>
      </w:pPr>
      <w:r w:rsidRPr="00DB788F">
        <w:rPr>
          <w:highlight w:val="white"/>
        </w:rPr>
        <w:t xml:space="preserve">          name = name.Replace("l", "x").Replace("e", "").Replace("r", "");</w:t>
      </w:r>
    </w:p>
    <w:p w14:paraId="1B9CDECC" w14:textId="77777777" w:rsidR="002B63B5" w:rsidRPr="00DB788F" w:rsidRDefault="002B63B5" w:rsidP="00DB788F">
      <w:pPr>
        <w:pStyle w:val="Code"/>
        <w:rPr>
          <w:highlight w:val="white"/>
        </w:rPr>
      </w:pPr>
      <w:r w:rsidRPr="00DB788F">
        <w:rPr>
          <w:highlight w:val="white"/>
        </w:rPr>
        <w:t xml:space="preserve">          break;</w:t>
      </w:r>
    </w:p>
    <w:p w14:paraId="6C1BF7B9" w14:textId="794668A1" w:rsidR="002B63B5" w:rsidRPr="00DB788F" w:rsidRDefault="00A429D8" w:rsidP="00A429D8">
      <w:pPr>
        <w:rPr>
          <w:highlight w:val="white"/>
        </w:rPr>
      </w:pPr>
      <w:r>
        <w:rPr>
          <w:highlight w:val="white"/>
        </w:rPr>
        <w:t xml:space="preserve">If the size is </w:t>
      </w:r>
      <w:r w:rsidR="004C663F">
        <w:rPr>
          <w:highlight w:val="white"/>
        </w:rPr>
        <w:t>four</w:t>
      </w:r>
      <w:r>
        <w:rPr>
          <w:highlight w:val="white"/>
        </w:rPr>
        <w:t xml:space="preserve"> bytes, we replace ‘l’ with ‘x’ and remove ‘e’ and ‘r’, and add ‘e’ at the beginning.</w:t>
      </w:r>
    </w:p>
    <w:p w14:paraId="07FB5638" w14:textId="77777777" w:rsidR="002B63B5" w:rsidRPr="00DB788F" w:rsidRDefault="002B63B5" w:rsidP="00DB788F">
      <w:pPr>
        <w:pStyle w:val="Code"/>
        <w:rPr>
          <w:highlight w:val="white"/>
        </w:rPr>
      </w:pPr>
      <w:r w:rsidRPr="00DB788F">
        <w:rPr>
          <w:highlight w:val="white"/>
        </w:rPr>
        <w:t xml:space="preserve">        case 4:</w:t>
      </w:r>
    </w:p>
    <w:p w14:paraId="502745EF" w14:textId="77777777" w:rsidR="002B63B5" w:rsidRPr="00DB788F" w:rsidRDefault="002B63B5" w:rsidP="00DB788F">
      <w:pPr>
        <w:pStyle w:val="Code"/>
        <w:rPr>
          <w:highlight w:val="white"/>
        </w:rPr>
      </w:pPr>
      <w:r w:rsidRPr="00DB788F">
        <w:rPr>
          <w:highlight w:val="white"/>
        </w:rPr>
        <w:t xml:space="preserve">          Assert.ErrorXXX(!name.Contains("h"));</w:t>
      </w:r>
    </w:p>
    <w:p w14:paraId="738D89FE" w14:textId="77777777" w:rsidR="00FE0696" w:rsidRDefault="002B63B5" w:rsidP="00DB788F">
      <w:pPr>
        <w:pStyle w:val="Code"/>
        <w:rPr>
          <w:highlight w:val="white"/>
        </w:rPr>
      </w:pPr>
      <w:r w:rsidRPr="00DB788F">
        <w:rPr>
          <w:highlight w:val="white"/>
        </w:rPr>
        <w:t xml:space="preserve">          name = "e" + name.Replace("l", "x").Replace("e", "")</w:t>
      </w:r>
    </w:p>
    <w:p w14:paraId="1E7147F0" w14:textId="72CB225E" w:rsidR="002B63B5" w:rsidRPr="00DB788F" w:rsidRDefault="00FE0696" w:rsidP="00DB788F">
      <w:pPr>
        <w:pStyle w:val="Code"/>
        <w:rPr>
          <w:highlight w:val="white"/>
        </w:rPr>
      </w:pPr>
      <w:r>
        <w:rPr>
          <w:highlight w:val="white"/>
        </w:rPr>
        <w:t xml:space="preserve">                           </w:t>
      </w:r>
      <w:r w:rsidR="002B63B5" w:rsidRPr="00DB788F">
        <w:rPr>
          <w:highlight w:val="white"/>
        </w:rPr>
        <w:t>.Replace("r", "");</w:t>
      </w:r>
    </w:p>
    <w:p w14:paraId="7AE18DB6" w14:textId="77777777" w:rsidR="002B63B5" w:rsidRPr="00DB788F" w:rsidRDefault="002B63B5" w:rsidP="00DB788F">
      <w:pPr>
        <w:pStyle w:val="Code"/>
        <w:rPr>
          <w:highlight w:val="white"/>
        </w:rPr>
      </w:pPr>
      <w:r w:rsidRPr="00DB788F">
        <w:rPr>
          <w:highlight w:val="white"/>
        </w:rPr>
        <w:t xml:space="preserve">          break;</w:t>
      </w:r>
    </w:p>
    <w:p w14:paraId="3A0682EB" w14:textId="7189809C" w:rsidR="002B63B5" w:rsidRPr="00DB788F" w:rsidRDefault="00A429D8" w:rsidP="00A429D8">
      <w:pPr>
        <w:rPr>
          <w:highlight w:val="white"/>
        </w:rPr>
      </w:pPr>
      <w:r>
        <w:rPr>
          <w:highlight w:val="white"/>
        </w:rPr>
        <w:t xml:space="preserve">If the size is </w:t>
      </w:r>
      <w:r w:rsidR="004C663F">
        <w:rPr>
          <w:highlight w:val="white"/>
        </w:rPr>
        <w:t>eight</w:t>
      </w:r>
      <w:r>
        <w:rPr>
          <w:highlight w:val="white"/>
        </w:rPr>
        <w:t xml:space="preserve"> bytes, we replace ‘l’ with ‘x’ and remove ‘e’ and ‘r’, and add ‘</w:t>
      </w:r>
      <w:r w:rsidR="00045483">
        <w:rPr>
          <w:highlight w:val="white"/>
        </w:rPr>
        <w:t>r</w:t>
      </w:r>
      <w:r>
        <w:rPr>
          <w:highlight w:val="white"/>
        </w:rPr>
        <w:t>’ at the beginning.</w:t>
      </w:r>
    </w:p>
    <w:p w14:paraId="26D93854" w14:textId="77777777" w:rsidR="002B63B5" w:rsidRPr="00DB788F" w:rsidRDefault="002B63B5" w:rsidP="00DB788F">
      <w:pPr>
        <w:pStyle w:val="Code"/>
        <w:rPr>
          <w:highlight w:val="white"/>
        </w:rPr>
      </w:pPr>
      <w:r w:rsidRPr="00DB788F">
        <w:rPr>
          <w:highlight w:val="white"/>
        </w:rPr>
        <w:t xml:space="preserve">        case 8:</w:t>
      </w:r>
    </w:p>
    <w:p w14:paraId="7652C8E0" w14:textId="77777777" w:rsidR="002B63B5" w:rsidRPr="00DB788F" w:rsidRDefault="002B63B5" w:rsidP="00DB788F">
      <w:pPr>
        <w:pStyle w:val="Code"/>
        <w:rPr>
          <w:highlight w:val="white"/>
        </w:rPr>
      </w:pPr>
      <w:r w:rsidRPr="00DB788F">
        <w:rPr>
          <w:highlight w:val="white"/>
        </w:rPr>
        <w:t xml:space="preserve">          Assert.ErrorXXX(!name.Contains("h"));</w:t>
      </w:r>
    </w:p>
    <w:p w14:paraId="60F13BD3" w14:textId="77777777" w:rsidR="002B63B5" w:rsidRPr="00DB788F" w:rsidRDefault="002B63B5" w:rsidP="00DB788F">
      <w:pPr>
        <w:pStyle w:val="Code"/>
        <w:rPr>
          <w:highlight w:val="white"/>
        </w:rPr>
      </w:pPr>
      <w:r w:rsidRPr="00DB788F">
        <w:rPr>
          <w:highlight w:val="white"/>
        </w:rPr>
        <w:t xml:space="preserve">          name = "r" + name.Replace("l", "x").Replace("e", "")</w:t>
      </w:r>
    </w:p>
    <w:p w14:paraId="2190F0A3" w14:textId="0C7C4D7D" w:rsidR="002B63B5" w:rsidRPr="00DB788F" w:rsidRDefault="002B63B5" w:rsidP="00DB788F">
      <w:pPr>
        <w:pStyle w:val="Code"/>
        <w:rPr>
          <w:highlight w:val="white"/>
        </w:rPr>
      </w:pPr>
      <w:r w:rsidRPr="00DB788F">
        <w:rPr>
          <w:highlight w:val="white"/>
        </w:rPr>
        <w:t xml:space="preserve">                           .Replace("r", "");</w:t>
      </w:r>
    </w:p>
    <w:p w14:paraId="506C4EAB" w14:textId="77777777" w:rsidR="002B63B5" w:rsidRPr="00DB788F" w:rsidRDefault="002B63B5" w:rsidP="00DB788F">
      <w:pPr>
        <w:pStyle w:val="Code"/>
        <w:rPr>
          <w:highlight w:val="white"/>
        </w:rPr>
      </w:pPr>
      <w:r w:rsidRPr="00DB788F">
        <w:rPr>
          <w:highlight w:val="white"/>
        </w:rPr>
        <w:t xml:space="preserve">          break;</w:t>
      </w:r>
    </w:p>
    <w:p w14:paraId="6612CB76" w14:textId="77777777" w:rsidR="002B63B5" w:rsidRPr="00DB788F" w:rsidRDefault="002B63B5" w:rsidP="00DB788F">
      <w:pPr>
        <w:pStyle w:val="Code"/>
        <w:rPr>
          <w:highlight w:val="white"/>
        </w:rPr>
      </w:pPr>
      <w:r w:rsidRPr="00DB788F">
        <w:rPr>
          <w:highlight w:val="white"/>
        </w:rPr>
        <w:t xml:space="preserve">      }</w:t>
      </w:r>
    </w:p>
    <w:p w14:paraId="7A1469CC" w14:textId="77777777" w:rsidR="002B63B5" w:rsidRPr="00DB788F" w:rsidRDefault="002B63B5" w:rsidP="00DB788F">
      <w:pPr>
        <w:pStyle w:val="Code"/>
        <w:rPr>
          <w:highlight w:val="white"/>
        </w:rPr>
      </w:pPr>
    </w:p>
    <w:p w14:paraId="7C2BA194" w14:textId="447BC110" w:rsidR="002B63B5" w:rsidRPr="00DB788F" w:rsidRDefault="002B63B5" w:rsidP="00DB788F">
      <w:pPr>
        <w:pStyle w:val="Code"/>
        <w:rPr>
          <w:highlight w:val="white"/>
        </w:rPr>
      </w:pPr>
      <w:r w:rsidRPr="00DB788F">
        <w:rPr>
          <w:highlight w:val="white"/>
        </w:rPr>
        <w:t xml:space="preserve">      return </w:t>
      </w:r>
      <w:r w:rsidR="00761392">
        <w:rPr>
          <w:highlight w:val="white"/>
        </w:rPr>
        <w:t>(</w:t>
      </w:r>
      <w:r w:rsidRPr="00DB788F">
        <w:rPr>
          <w:highlight w:val="white"/>
        </w:rPr>
        <w:t>(Register) Enum.Parse(typeof(Register), name)</w:t>
      </w:r>
      <w:r w:rsidR="00761392">
        <w:rPr>
          <w:highlight w:val="white"/>
        </w:rPr>
        <w:t>)</w:t>
      </w:r>
      <w:r w:rsidRPr="00DB788F">
        <w:rPr>
          <w:highlight w:val="white"/>
        </w:rPr>
        <w:t>;</w:t>
      </w:r>
    </w:p>
    <w:p w14:paraId="30E2AF51" w14:textId="77777777" w:rsidR="002B63B5" w:rsidRPr="00DB788F" w:rsidRDefault="002B63B5" w:rsidP="00DB788F">
      <w:pPr>
        <w:pStyle w:val="Code"/>
        <w:rPr>
          <w:highlight w:val="white"/>
        </w:rPr>
      </w:pPr>
      <w:r w:rsidRPr="00DB788F">
        <w:rPr>
          <w:highlight w:val="white"/>
        </w:rPr>
        <w:t xml:space="preserve">    }</w:t>
      </w:r>
    </w:p>
    <w:p w14:paraId="036C7658" w14:textId="1D616582" w:rsidR="002B63B5" w:rsidRPr="00DB788F" w:rsidRDefault="002B63B5" w:rsidP="0097122C">
      <w:pPr>
        <w:rPr>
          <w:highlight w:val="white"/>
        </w:rPr>
      </w:pPr>
      <w:r w:rsidRPr="00DB788F">
        <w:rPr>
          <w:highlight w:val="white"/>
        </w:rPr>
        <w:t xml:space="preserve">  </w:t>
      </w:r>
      <w:r w:rsidR="0097122C">
        <w:rPr>
          <w:highlight w:val="white"/>
        </w:rPr>
        <w:t xml:space="preserve">The </w:t>
      </w:r>
      <w:r w:rsidR="0097122C" w:rsidRPr="0097122C">
        <w:rPr>
          <w:rStyle w:val="KeyWord0"/>
          <w:highlight w:val="white"/>
        </w:rPr>
        <w:t>SizeOfOperator</w:t>
      </w:r>
      <w:r w:rsidR="0097122C">
        <w:rPr>
          <w:highlight w:val="white"/>
        </w:rPr>
        <w:t xml:space="preserve"> method returns the size of the operator.</w:t>
      </w:r>
    </w:p>
    <w:p w14:paraId="7304BF1E" w14:textId="77777777" w:rsidR="002B63B5" w:rsidRPr="00DB788F" w:rsidRDefault="002B63B5" w:rsidP="00DB788F">
      <w:pPr>
        <w:pStyle w:val="Code"/>
        <w:rPr>
          <w:highlight w:val="white"/>
        </w:rPr>
      </w:pPr>
      <w:r w:rsidRPr="00DB788F">
        <w:rPr>
          <w:highlight w:val="white"/>
        </w:rPr>
        <w:t xml:space="preserve">    public static int SizeOfOperator(AssemblyOperator objectOp) {</w:t>
      </w:r>
    </w:p>
    <w:p w14:paraId="1824E819" w14:textId="77777777" w:rsidR="002B63B5" w:rsidRPr="00DB788F" w:rsidRDefault="002B63B5" w:rsidP="00DB788F">
      <w:pPr>
        <w:pStyle w:val="Code"/>
        <w:rPr>
          <w:highlight w:val="white"/>
        </w:rPr>
      </w:pPr>
      <w:r w:rsidRPr="00DB788F">
        <w:rPr>
          <w:highlight w:val="white"/>
        </w:rPr>
        <w:t xml:space="preserve">      string name = Enum.GetName(typeof(AssemblyOperator), objectOp);</w:t>
      </w:r>
    </w:p>
    <w:p w14:paraId="5AE8C6D8" w14:textId="77777777" w:rsidR="002B63B5" w:rsidRPr="00DB788F" w:rsidRDefault="002B63B5" w:rsidP="00DB788F">
      <w:pPr>
        <w:pStyle w:val="Code"/>
        <w:rPr>
          <w:highlight w:val="white"/>
        </w:rPr>
      </w:pPr>
    </w:p>
    <w:p w14:paraId="2F213C6A" w14:textId="77777777" w:rsidR="002B63B5" w:rsidRPr="00DB788F" w:rsidRDefault="002B63B5" w:rsidP="00DB788F">
      <w:pPr>
        <w:pStyle w:val="Code"/>
        <w:rPr>
          <w:highlight w:val="white"/>
        </w:rPr>
      </w:pPr>
      <w:r w:rsidRPr="00DB788F">
        <w:rPr>
          <w:highlight w:val="white"/>
        </w:rPr>
        <w:t xml:space="preserve">      if (name.Contains("_byte")) {</w:t>
      </w:r>
    </w:p>
    <w:p w14:paraId="29177039" w14:textId="77777777" w:rsidR="002B63B5" w:rsidRPr="00DB788F" w:rsidRDefault="002B63B5" w:rsidP="00DB788F">
      <w:pPr>
        <w:pStyle w:val="Code"/>
        <w:rPr>
          <w:highlight w:val="white"/>
        </w:rPr>
      </w:pPr>
      <w:r w:rsidRPr="00DB788F">
        <w:rPr>
          <w:highlight w:val="white"/>
        </w:rPr>
        <w:t xml:space="preserve">        return 1;</w:t>
      </w:r>
    </w:p>
    <w:p w14:paraId="0338F9A7" w14:textId="77777777" w:rsidR="002B63B5" w:rsidRPr="00DB788F" w:rsidRDefault="002B63B5" w:rsidP="00DB788F">
      <w:pPr>
        <w:pStyle w:val="Code"/>
        <w:rPr>
          <w:highlight w:val="white"/>
        </w:rPr>
      </w:pPr>
      <w:r w:rsidRPr="00DB788F">
        <w:rPr>
          <w:highlight w:val="white"/>
        </w:rPr>
        <w:t xml:space="preserve">      }</w:t>
      </w:r>
    </w:p>
    <w:p w14:paraId="3BCE1EF6" w14:textId="77777777" w:rsidR="002B63B5" w:rsidRPr="00DB788F" w:rsidRDefault="002B63B5" w:rsidP="00DB788F">
      <w:pPr>
        <w:pStyle w:val="Code"/>
        <w:rPr>
          <w:highlight w:val="white"/>
        </w:rPr>
      </w:pPr>
      <w:r w:rsidRPr="00DB788F">
        <w:rPr>
          <w:highlight w:val="white"/>
        </w:rPr>
        <w:t xml:space="preserve">      else if (name.Contains("_word")) {</w:t>
      </w:r>
    </w:p>
    <w:p w14:paraId="6D868C0C" w14:textId="77777777" w:rsidR="002B63B5" w:rsidRPr="00DB788F" w:rsidRDefault="002B63B5" w:rsidP="00DB788F">
      <w:pPr>
        <w:pStyle w:val="Code"/>
        <w:rPr>
          <w:highlight w:val="white"/>
        </w:rPr>
      </w:pPr>
      <w:r w:rsidRPr="00DB788F">
        <w:rPr>
          <w:highlight w:val="white"/>
        </w:rPr>
        <w:t xml:space="preserve">        return 2;</w:t>
      </w:r>
    </w:p>
    <w:p w14:paraId="5DB7A08B" w14:textId="77777777" w:rsidR="002B63B5" w:rsidRPr="00DB788F" w:rsidRDefault="002B63B5" w:rsidP="00DB788F">
      <w:pPr>
        <w:pStyle w:val="Code"/>
        <w:rPr>
          <w:highlight w:val="white"/>
        </w:rPr>
      </w:pPr>
      <w:r w:rsidRPr="00DB788F">
        <w:rPr>
          <w:highlight w:val="white"/>
        </w:rPr>
        <w:t xml:space="preserve">      }</w:t>
      </w:r>
    </w:p>
    <w:p w14:paraId="6896DBD2" w14:textId="77777777" w:rsidR="002B63B5" w:rsidRPr="00DB788F" w:rsidRDefault="002B63B5" w:rsidP="00DB788F">
      <w:pPr>
        <w:pStyle w:val="Code"/>
        <w:rPr>
          <w:highlight w:val="white"/>
        </w:rPr>
      </w:pPr>
      <w:r w:rsidRPr="00DB788F">
        <w:rPr>
          <w:highlight w:val="white"/>
        </w:rPr>
        <w:t xml:space="preserve">      else if (name.Contains("_dword")) {</w:t>
      </w:r>
    </w:p>
    <w:p w14:paraId="7E7BF3A2" w14:textId="77777777" w:rsidR="002B63B5" w:rsidRPr="00DB788F" w:rsidRDefault="002B63B5" w:rsidP="00DB788F">
      <w:pPr>
        <w:pStyle w:val="Code"/>
        <w:rPr>
          <w:highlight w:val="white"/>
        </w:rPr>
      </w:pPr>
      <w:r w:rsidRPr="00DB788F">
        <w:rPr>
          <w:highlight w:val="white"/>
        </w:rPr>
        <w:t xml:space="preserve">        return 4;</w:t>
      </w:r>
    </w:p>
    <w:p w14:paraId="743E80B7" w14:textId="77777777" w:rsidR="002B63B5" w:rsidRPr="00DB788F" w:rsidRDefault="002B63B5" w:rsidP="00DB788F">
      <w:pPr>
        <w:pStyle w:val="Code"/>
        <w:rPr>
          <w:highlight w:val="white"/>
        </w:rPr>
      </w:pPr>
      <w:r w:rsidRPr="00DB788F">
        <w:rPr>
          <w:highlight w:val="white"/>
        </w:rPr>
        <w:t xml:space="preserve">      }</w:t>
      </w:r>
    </w:p>
    <w:p w14:paraId="1CDCD7DB" w14:textId="77777777" w:rsidR="002B63B5" w:rsidRPr="00DB788F" w:rsidRDefault="002B63B5" w:rsidP="00DB788F">
      <w:pPr>
        <w:pStyle w:val="Code"/>
        <w:rPr>
          <w:highlight w:val="white"/>
        </w:rPr>
      </w:pPr>
      <w:r w:rsidRPr="00DB788F">
        <w:rPr>
          <w:highlight w:val="white"/>
        </w:rPr>
        <w:t xml:space="preserve">      else { </w:t>
      </w:r>
    </w:p>
    <w:p w14:paraId="5F51AB46" w14:textId="77777777" w:rsidR="002B63B5" w:rsidRPr="00DB788F" w:rsidRDefault="002B63B5" w:rsidP="00DB788F">
      <w:pPr>
        <w:pStyle w:val="Code"/>
        <w:rPr>
          <w:highlight w:val="white"/>
        </w:rPr>
      </w:pPr>
      <w:r w:rsidRPr="00DB788F">
        <w:rPr>
          <w:highlight w:val="white"/>
        </w:rPr>
        <w:t xml:space="preserve">        Assert.ErrorXXX(name.Contains("_qword"));</w:t>
      </w:r>
    </w:p>
    <w:p w14:paraId="5B24778B" w14:textId="77777777" w:rsidR="002B63B5" w:rsidRPr="00DB788F" w:rsidRDefault="002B63B5" w:rsidP="00DB788F">
      <w:pPr>
        <w:pStyle w:val="Code"/>
        <w:rPr>
          <w:highlight w:val="white"/>
        </w:rPr>
      </w:pPr>
      <w:r w:rsidRPr="00DB788F">
        <w:rPr>
          <w:highlight w:val="white"/>
        </w:rPr>
        <w:t xml:space="preserve">        return 8;</w:t>
      </w:r>
    </w:p>
    <w:p w14:paraId="210AE48B" w14:textId="77777777" w:rsidR="002B63B5" w:rsidRPr="00DB788F" w:rsidRDefault="002B63B5" w:rsidP="00DB788F">
      <w:pPr>
        <w:pStyle w:val="Code"/>
        <w:rPr>
          <w:highlight w:val="white"/>
        </w:rPr>
      </w:pPr>
      <w:r w:rsidRPr="00DB788F">
        <w:rPr>
          <w:highlight w:val="white"/>
        </w:rPr>
        <w:t xml:space="preserve">      }</w:t>
      </w:r>
    </w:p>
    <w:p w14:paraId="39EE6231" w14:textId="77777777" w:rsidR="002B63B5" w:rsidRPr="00DB788F" w:rsidRDefault="002B63B5" w:rsidP="00DB788F">
      <w:pPr>
        <w:pStyle w:val="Code"/>
        <w:rPr>
          <w:highlight w:val="white"/>
        </w:rPr>
      </w:pPr>
      <w:r w:rsidRPr="00DB788F">
        <w:rPr>
          <w:highlight w:val="white"/>
        </w:rPr>
        <w:t xml:space="preserve">    }</w:t>
      </w:r>
    </w:p>
    <w:p w14:paraId="0939C666" w14:textId="72FD146D" w:rsidR="002B63B5" w:rsidRPr="00DB788F" w:rsidRDefault="002B63B5" w:rsidP="00E23E19">
      <w:pPr>
        <w:rPr>
          <w:highlight w:val="white"/>
        </w:rPr>
      </w:pPr>
      <w:r w:rsidRPr="00DB788F">
        <w:rPr>
          <w:highlight w:val="white"/>
        </w:rPr>
        <w:t xml:space="preserve">  </w:t>
      </w:r>
      <w:r w:rsidR="00E23E19">
        <w:rPr>
          <w:highlight w:val="white"/>
        </w:rPr>
        <w:t xml:space="preserve">The </w:t>
      </w:r>
      <w:r w:rsidR="00E23E19" w:rsidRPr="00E23E19">
        <w:rPr>
          <w:rStyle w:val="KeyWord0"/>
          <w:highlight w:val="white"/>
        </w:rPr>
        <w:t>OperatorToSize</w:t>
      </w:r>
      <w:r w:rsidR="00E23E19">
        <w:rPr>
          <w:highlight w:val="white"/>
        </w:rPr>
        <w:t xml:space="preserve"> method </w:t>
      </w:r>
      <w:r w:rsidR="00717F58">
        <w:rPr>
          <w:highlight w:val="white"/>
        </w:rPr>
        <w:t>changes a plain operator to a size operator.</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lastRenderedPageBreak/>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77777777" w:rsidR="002B63B5" w:rsidRPr="00DB788F" w:rsidRDefault="002B63B5" w:rsidP="00DB788F">
      <w:pPr>
        <w:pStyle w:val="Code"/>
        <w:rPr>
          <w:highlight w:val="white"/>
        </w:rPr>
      </w:pP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49A0FF4B"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return a size of a value, with some exceptions.</w:t>
      </w:r>
      <w:r w:rsidR="00B53F04">
        <w:rPr>
          <w:highlight w:val="white"/>
        </w:rPr>
        <w:t xml:space="preserve"> In case of a mov-operator, the size is given by the operator, and in case of a compare-operator with value zero,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77777777" w:rsidR="00F55A33" w:rsidRDefault="00F55A33" w:rsidP="00DB788F">
      <w:pPr>
        <w:pStyle w:val="Code"/>
        <w:rPr>
          <w:highlight w:val="white"/>
        </w:rPr>
      </w:pPr>
    </w:p>
    <w:p w14:paraId="0DCA2B24" w14:textId="4B4B13B7" w:rsidR="002B63B5" w:rsidRPr="00DB788F" w:rsidRDefault="002B63B5" w:rsidP="00DB788F">
      <w:pPr>
        <w:pStyle w:val="Code"/>
        <w:rPr>
          <w:highlight w:val="white"/>
        </w:rPr>
      </w:pPr>
      <w:r w:rsidRPr="00DB788F">
        <w:rPr>
          <w:highlight w:val="white"/>
        </w:rPr>
        <w:t xml:space="preserve">    public static int SizeOfValue(BigInteger value) {</w:t>
      </w:r>
    </w:p>
    <w:p w14:paraId="1FE5C139" w14:textId="77777777" w:rsidR="002B63B5" w:rsidRPr="00DB788F" w:rsidRDefault="002B63B5" w:rsidP="00DB788F">
      <w:pPr>
        <w:pStyle w:val="Code"/>
        <w:rPr>
          <w:highlight w:val="white"/>
        </w:rPr>
      </w:pPr>
      <w:r w:rsidRPr="00DB788F">
        <w:rPr>
          <w:highlight w:val="white"/>
        </w:rPr>
        <w:t xml:space="preserve">      if (value == 0) {</w:t>
      </w:r>
    </w:p>
    <w:p w14:paraId="4C326393" w14:textId="77777777" w:rsidR="002B63B5" w:rsidRPr="00DB788F" w:rsidRDefault="002B63B5" w:rsidP="00DB788F">
      <w:pPr>
        <w:pStyle w:val="Code"/>
        <w:rPr>
          <w:highlight w:val="white"/>
        </w:rPr>
      </w:pPr>
      <w:r w:rsidRPr="00DB788F">
        <w:rPr>
          <w:highlight w:val="white"/>
        </w:rPr>
        <w:t xml:space="preserve">        return 0;</w:t>
      </w:r>
    </w:p>
    <w:p w14:paraId="4422DD43" w14:textId="77777777" w:rsidR="002B63B5" w:rsidRPr="00DB788F" w:rsidRDefault="002B63B5" w:rsidP="00DB788F">
      <w:pPr>
        <w:pStyle w:val="Code"/>
        <w:rPr>
          <w:highlight w:val="white"/>
        </w:rPr>
      </w:pPr>
      <w:r w:rsidRPr="00DB788F">
        <w:rPr>
          <w:highlight w:val="white"/>
        </w:rPr>
        <w:t xml:space="preserve">      }</w:t>
      </w:r>
    </w:p>
    <w:p w14:paraId="088F2B89" w14:textId="77777777" w:rsidR="002B63B5" w:rsidRPr="00DB788F" w:rsidRDefault="002B63B5" w:rsidP="00DB788F">
      <w:pPr>
        <w:pStyle w:val="Code"/>
        <w:rPr>
          <w:highlight w:val="white"/>
        </w:rPr>
      </w:pPr>
      <w:r w:rsidRPr="00DB788F">
        <w:rPr>
          <w:highlight w:val="white"/>
        </w:rPr>
        <w:t xml:space="preserve">      else if ((-128 &lt;= value) &amp;&amp; (value &lt;= 255)) {</w:t>
      </w:r>
    </w:p>
    <w:p w14:paraId="7785D23A" w14:textId="77777777" w:rsidR="002B63B5" w:rsidRPr="00DB788F" w:rsidRDefault="002B63B5" w:rsidP="00DB788F">
      <w:pPr>
        <w:pStyle w:val="Code"/>
        <w:rPr>
          <w:highlight w:val="white"/>
        </w:rPr>
      </w:pPr>
      <w:r w:rsidRPr="00DB788F">
        <w:rPr>
          <w:highlight w:val="white"/>
        </w:rPr>
        <w:t xml:space="preserve">        return 1;</w:t>
      </w:r>
    </w:p>
    <w:p w14:paraId="63DEE265" w14:textId="77777777" w:rsidR="002B63B5" w:rsidRPr="00DB788F" w:rsidRDefault="002B63B5" w:rsidP="00DB788F">
      <w:pPr>
        <w:pStyle w:val="Code"/>
        <w:rPr>
          <w:highlight w:val="white"/>
        </w:rPr>
      </w:pPr>
      <w:r w:rsidRPr="00DB788F">
        <w:rPr>
          <w:highlight w:val="white"/>
        </w:rPr>
        <w:t xml:space="preserve">      }</w:t>
      </w:r>
    </w:p>
    <w:p w14:paraId="78A0291C" w14:textId="77777777" w:rsidR="002B63B5" w:rsidRPr="00DB788F" w:rsidRDefault="002B63B5" w:rsidP="00DB788F">
      <w:pPr>
        <w:pStyle w:val="Code"/>
        <w:rPr>
          <w:highlight w:val="white"/>
        </w:rPr>
      </w:pPr>
      <w:r w:rsidRPr="00DB788F">
        <w:rPr>
          <w:highlight w:val="white"/>
        </w:rPr>
        <w:t xml:space="preserve">      else if ((-32768 &lt;= value) &amp;&amp; (value &lt;= 65535)) {</w:t>
      </w:r>
    </w:p>
    <w:p w14:paraId="33561102" w14:textId="77777777" w:rsidR="002B63B5" w:rsidRPr="00DB788F" w:rsidRDefault="002B63B5" w:rsidP="00DB788F">
      <w:pPr>
        <w:pStyle w:val="Code"/>
        <w:rPr>
          <w:highlight w:val="white"/>
        </w:rPr>
      </w:pPr>
      <w:r w:rsidRPr="00DB788F">
        <w:rPr>
          <w:highlight w:val="white"/>
        </w:rPr>
        <w:t xml:space="preserve">        return 2;</w:t>
      </w:r>
    </w:p>
    <w:p w14:paraId="07D73AB1" w14:textId="77777777" w:rsidR="002B63B5" w:rsidRPr="00DB788F" w:rsidRDefault="002B63B5" w:rsidP="00DB788F">
      <w:pPr>
        <w:pStyle w:val="Code"/>
        <w:rPr>
          <w:highlight w:val="white"/>
        </w:rPr>
      </w:pPr>
      <w:r w:rsidRPr="00DB788F">
        <w:rPr>
          <w:highlight w:val="white"/>
        </w:rPr>
        <w:t xml:space="preserve">      }</w:t>
      </w:r>
    </w:p>
    <w:p w14:paraId="66F35E48" w14:textId="77777777" w:rsidR="002B63B5" w:rsidRPr="00DB788F" w:rsidRDefault="002B63B5" w:rsidP="00DB788F">
      <w:pPr>
        <w:pStyle w:val="Code"/>
        <w:rPr>
          <w:highlight w:val="white"/>
        </w:rPr>
      </w:pPr>
      <w:r w:rsidRPr="00DB788F">
        <w:rPr>
          <w:highlight w:val="white"/>
        </w:rPr>
        <w:t xml:space="preserve">      else if ((-2147483648 &lt;= value) &amp;&amp; (value &lt;= 4294967295)) {</w:t>
      </w:r>
    </w:p>
    <w:p w14:paraId="2174E306" w14:textId="77777777" w:rsidR="002B63B5" w:rsidRPr="00DB788F" w:rsidRDefault="002B63B5" w:rsidP="00DB788F">
      <w:pPr>
        <w:pStyle w:val="Code"/>
        <w:rPr>
          <w:highlight w:val="white"/>
        </w:rPr>
      </w:pPr>
      <w:r w:rsidRPr="00DB788F">
        <w:rPr>
          <w:highlight w:val="white"/>
        </w:rPr>
        <w:t xml:space="preserve">        return 4;</w:t>
      </w:r>
    </w:p>
    <w:p w14:paraId="1C36221E" w14:textId="77777777" w:rsidR="002B63B5" w:rsidRPr="00DB788F" w:rsidRDefault="002B63B5" w:rsidP="00DB788F">
      <w:pPr>
        <w:pStyle w:val="Code"/>
        <w:rPr>
          <w:highlight w:val="white"/>
        </w:rPr>
      </w:pPr>
      <w:r w:rsidRPr="00DB788F">
        <w:rPr>
          <w:highlight w:val="white"/>
        </w:rPr>
        <w:t xml:space="preserve">      }</w:t>
      </w:r>
    </w:p>
    <w:p w14:paraId="63C79091" w14:textId="77777777" w:rsidR="002B63B5" w:rsidRPr="00DB788F" w:rsidRDefault="002B63B5" w:rsidP="00DB788F">
      <w:pPr>
        <w:pStyle w:val="Code"/>
        <w:rPr>
          <w:highlight w:val="white"/>
        </w:rPr>
      </w:pPr>
      <w:r w:rsidRPr="00DB788F">
        <w:rPr>
          <w:highlight w:val="white"/>
        </w:rPr>
        <w:t xml:space="preserve">      else {</w:t>
      </w:r>
    </w:p>
    <w:p w14:paraId="7A02094D" w14:textId="77777777" w:rsidR="002B63B5" w:rsidRPr="00DB788F" w:rsidRDefault="002B63B5" w:rsidP="00DB788F">
      <w:pPr>
        <w:pStyle w:val="Code"/>
        <w:rPr>
          <w:highlight w:val="white"/>
        </w:rPr>
      </w:pPr>
      <w:r w:rsidRPr="00DB788F">
        <w:rPr>
          <w:highlight w:val="white"/>
        </w:rPr>
        <w:lastRenderedPageBreak/>
        <w:t xml:space="preserve">        return 8;</w:t>
      </w:r>
    </w:p>
    <w:p w14:paraId="3B2BCE20" w14:textId="77777777" w:rsidR="002B63B5" w:rsidRPr="00DB788F" w:rsidRDefault="002B63B5" w:rsidP="00DB788F">
      <w:pPr>
        <w:pStyle w:val="Code"/>
        <w:rPr>
          <w:highlight w:val="white"/>
        </w:rPr>
      </w:pPr>
      <w:r w:rsidRPr="00DB788F">
        <w:rPr>
          <w:highlight w:val="white"/>
        </w:rPr>
        <w:t xml:space="preserve">      }</w:t>
      </w:r>
    </w:p>
    <w:p w14:paraId="1A8F84E8" w14:textId="7025C9F3" w:rsidR="002B63B5" w:rsidRDefault="002B63B5" w:rsidP="00DB788F">
      <w:pPr>
        <w:pStyle w:val="Code"/>
        <w:rPr>
          <w:highlight w:val="white"/>
        </w:rPr>
      </w:pPr>
      <w:r w:rsidRPr="00DB788F">
        <w:rPr>
          <w:highlight w:val="white"/>
        </w:rPr>
        <w:t xml:space="preserve">    }</w:t>
      </w:r>
    </w:p>
    <w:p w14:paraId="74C15C38" w14:textId="57C260F1" w:rsidR="00441DDC" w:rsidRPr="00DB788F" w:rsidRDefault="00441DDC" w:rsidP="00441DDC">
      <w:pPr>
        <w:pStyle w:val="Rubrik3"/>
        <w:rPr>
          <w:highlight w:val="white"/>
        </w:rPr>
      </w:pPr>
      <w:proofErr w:type="spellStart"/>
      <w:r>
        <w:rPr>
          <w:highlight w:val="white"/>
        </w:rPr>
        <w:t>ToString</w:t>
      </w:r>
      <w:proofErr w:type="spellEnd"/>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proofErr w:type="spellStart"/>
            <w:r>
              <w:rPr>
                <w:highlight w:val="white"/>
              </w:rPr>
              <w:t>fadd</w:t>
            </w:r>
            <w:proofErr w:type="spellEnd"/>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proofErr w:type="spellStart"/>
            <w:r>
              <w:rPr>
                <w:highlight w:val="white"/>
              </w:rPr>
              <w:t>inc</w:t>
            </w:r>
            <w:proofErr w:type="spellEnd"/>
            <w:r>
              <w:rPr>
                <w:highlight w:val="white"/>
              </w:rPr>
              <w:t xml:space="preserve"> [bp + 2]</w:t>
            </w:r>
          </w:p>
          <w:p w14:paraId="4229EEF0" w14:textId="67E87475" w:rsidR="00F027BF" w:rsidRDefault="00F027BF" w:rsidP="00A45E17">
            <w:pPr>
              <w:spacing w:before="0" w:after="40"/>
              <w:rPr>
                <w:highlight w:val="white"/>
              </w:rPr>
            </w:pPr>
            <w:proofErr w:type="spellStart"/>
            <w:r>
              <w:rPr>
                <w:highlight w:val="white"/>
              </w:rPr>
              <w:t>dec</w:t>
            </w:r>
            <w:proofErr w:type="spellEnd"/>
            <w:r>
              <w:rPr>
                <w:highlight w:val="white"/>
              </w:rPr>
              <w:t xml:space="preserve">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lastRenderedPageBreak/>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the first operand is a register</w:t>
      </w:r>
      <w:r w:rsidR="003874C8">
        <w:rPr>
          <w:highlight w:val="white"/>
        </w:rPr>
        <w:t xml:space="preserve"> and </w:t>
      </w:r>
      <w:r w:rsidR="006F6581">
        <w:rPr>
          <w:highlight w:val="white"/>
        </w:rPr>
        <w:t>the second operand</w:t>
      </w:r>
      <w:r w:rsidR="006112F5">
        <w:rPr>
          <w:highlight w:val="white"/>
        </w:rPr>
        <w:t xml:space="preserve"> is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77777777" w:rsidR="00097076" w:rsidRPr="00097076" w:rsidRDefault="00097076" w:rsidP="00097076">
      <w:pPr>
        <w:pStyle w:val="Code"/>
        <w:rPr>
          <w:highlight w:val="white"/>
        </w:rPr>
      </w:pPr>
      <w:r w:rsidRPr="00097076">
        <w:rPr>
          <w:highlight w:val="white"/>
        </w:rPr>
        <w:t xml:space="preserve">              (sort == Sort.Long_Double))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offset, unless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proofErr w:type="spellStart"/>
      <w:r w:rsidR="00EF3244" w:rsidRPr="00152FCB">
        <w:rPr>
          <w:rStyle w:val="KeyWord0"/>
          <w:highlight w:val="white"/>
        </w:rPr>
        <w:t>operand2</w:t>
      </w:r>
      <w:proofErr w:type="spellEnd"/>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77777777" w:rsidR="00097076" w:rsidRPr="00097076" w:rsidRDefault="00097076" w:rsidP="00097076">
      <w:pPr>
        <w:pStyle w:val="Code"/>
        <w:rPr>
          <w:highlight w:val="white"/>
        </w:rPr>
      </w:pPr>
      <w:r w:rsidRPr="00097076">
        <w:rPr>
          <w:highlight w:val="white"/>
        </w:rPr>
        <w:t xml:space="preserve">          string labelText = MakeMemoryLabel(labelIndex);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w:t>
      </w:r>
      <w:proofErr w:type="spellStart"/>
      <w:r w:rsidR="00AE1268">
        <w:rPr>
          <w:highlight w:val="white"/>
        </w:rPr>
        <w:t>nWorld</w:t>
      </w:r>
      <w:proofErr w:type="spellEnd"/>
      <w:r w:rsidR="00AE1268">
        <w:rPr>
          <w:highlight w:val="white"/>
        </w:rPr>
        <w:t>\</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as long as the current character is </w:t>
      </w:r>
      <w:proofErr w:type="spellStart"/>
      <w:r>
        <w:rPr>
          <w:highlight w:val="white"/>
        </w:rPr>
        <w:t>locaed</w:t>
      </w:r>
      <w:proofErr w:type="spellEnd"/>
      <w:r>
        <w:rPr>
          <w:highlight w:val="white"/>
        </w:rPr>
        <w:t xml:space="preserve">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w:t>
      </w:r>
      <w:proofErr w:type="spellStart"/>
      <w:r>
        <w:rPr>
          <w:highlight w:val="white"/>
        </w:rPr>
        <w:t>throught</w:t>
      </w:r>
      <w:proofErr w:type="spellEnd"/>
      <w:r>
        <w:rPr>
          <w:highlight w:val="white"/>
        </w:rPr>
        <w:t xml:space="preserve">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77777777" w:rsidR="002B63B5" w:rsidRPr="00DB788F" w:rsidRDefault="002B63B5" w:rsidP="00DB788F">
      <w:pPr>
        <w:pStyle w:val="Code"/>
        <w:rPr>
          <w:highlight w:val="white"/>
        </w:rPr>
      </w:pPr>
      <w:r w:rsidRPr="00DB788F">
        <w:rPr>
          <w:highlight w:val="white"/>
        </w:rPr>
        <w:t xml:space="preserve">    public static string MakeMemoryLabel(int labelIndex) {</w:t>
      </w:r>
    </w:p>
    <w:p w14:paraId="2B176285" w14:textId="77777777" w:rsidR="002B63B5" w:rsidRPr="00DB788F" w:rsidRDefault="002B63B5" w:rsidP="00DB788F">
      <w:pPr>
        <w:pStyle w:val="Code"/>
        <w:rPr>
          <w:highlight w:val="white"/>
        </w:rPr>
      </w:pPr>
      <w:r w:rsidRPr="00DB788F">
        <w:rPr>
          <w:highlight w:val="white"/>
        </w:rPr>
        <w:t xml:space="preserve">      return "memorycopy"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72255CD5" w14:textId="77777777" w:rsidR="002B63B5" w:rsidRPr="00DB788F" w:rsidRDefault="002B63B5" w:rsidP="00DB788F">
      <w:pPr>
        <w:pStyle w:val="Code"/>
        <w:rPr>
          <w:highlight w:val="white"/>
        </w:rPr>
      </w:pPr>
    </w:p>
    <w:p w14:paraId="1E675470" w14:textId="77777777" w:rsidR="002B63B5" w:rsidRPr="00DB788F" w:rsidRDefault="002B63B5" w:rsidP="00DB788F">
      <w:pPr>
        <w:pStyle w:val="Code"/>
        <w:rPr>
          <w:highlight w:val="white"/>
        </w:rPr>
      </w:pPr>
      <w:r w:rsidRPr="00DB788F">
        <w:rPr>
          <w:highlight w:val="white"/>
        </w:rPr>
        <w:t xml:space="preserve">    public List&lt;byte&gt; ByteList() {</w:t>
      </w:r>
    </w:p>
    <w:p w14:paraId="7D1F064E" w14:textId="77777777" w:rsidR="002B63B5" w:rsidRPr="00DB788F" w:rsidRDefault="002B63B5" w:rsidP="00DB788F">
      <w:pPr>
        <w:pStyle w:val="Code"/>
        <w:rPr>
          <w:highlight w:val="white"/>
        </w:rPr>
      </w:pPr>
      <w:r w:rsidRPr="00DB788F">
        <w:rPr>
          <w:highlight w:val="white"/>
        </w:rPr>
        <w:t xml:space="preserve">      object operand0 = m_operandArray[0],</w:t>
      </w:r>
    </w:p>
    <w:p w14:paraId="2A41D254" w14:textId="77777777" w:rsidR="002B63B5" w:rsidRPr="00DB788F" w:rsidRDefault="002B63B5" w:rsidP="00DB788F">
      <w:pPr>
        <w:pStyle w:val="Code"/>
        <w:rPr>
          <w:highlight w:val="white"/>
        </w:rPr>
      </w:pPr>
      <w:r w:rsidRPr="00DB788F">
        <w:rPr>
          <w:highlight w:val="white"/>
        </w:rPr>
        <w:t xml:space="preserve">             operand1 = m_operandArray[1],</w:t>
      </w:r>
    </w:p>
    <w:p w14:paraId="3A2E9AE3" w14:textId="77777777" w:rsidR="002B63B5" w:rsidRPr="00DB788F" w:rsidRDefault="002B63B5" w:rsidP="00DB788F">
      <w:pPr>
        <w:pStyle w:val="Code"/>
        <w:rPr>
          <w:highlight w:val="white"/>
        </w:rPr>
      </w:pPr>
      <w:r w:rsidRPr="00DB788F">
        <w:rPr>
          <w:highlight w:val="white"/>
        </w:rPr>
        <w:t xml:space="preserve">             operand2 = m_operandArray[2];</w:t>
      </w:r>
    </w:p>
    <w:p w14:paraId="28F8BD0D" w14:textId="77777777" w:rsidR="002B63B5" w:rsidRPr="00DB788F" w:rsidRDefault="002B63B5" w:rsidP="00DB788F">
      <w:pPr>
        <w:pStyle w:val="Code"/>
        <w:rPr>
          <w:highlight w:val="white"/>
        </w:rPr>
      </w:pPr>
    </w:p>
    <w:p w14:paraId="6979533E" w14:textId="77777777" w:rsidR="002B63B5" w:rsidRPr="00DB788F" w:rsidRDefault="002B63B5" w:rsidP="00DB788F">
      <w:pPr>
        <w:pStyle w:val="Code"/>
        <w:rPr>
          <w:highlight w:val="white"/>
        </w:rPr>
      </w:pPr>
      <w:r w:rsidRPr="00DB788F">
        <w:rPr>
          <w:highlight w:val="white"/>
        </w:rPr>
        <w:t xml:space="preserve">      if ((Operator == AssemblyOperator.empty) ||</w:t>
      </w:r>
    </w:p>
    <w:p w14:paraId="6E7B6237" w14:textId="77777777" w:rsidR="002B63B5" w:rsidRPr="00DB788F" w:rsidRDefault="002B63B5" w:rsidP="00DB788F">
      <w:pPr>
        <w:pStyle w:val="Code"/>
        <w:rPr>
          <w:highlight w:val="white"/>
        </w:rPr>
      </w:pPr>
      <w:r w:rsidRPr="00DB788F">
        <w:rPr>
          <w:highlight w:val="white"/>
        </w:rPr>
        <w:t xml:space="preserve">          (Operator == AssemblyOperator.label) ||</w:t>
      </w:r>
    </w:p>
    <w:p w14:paraId="0E73B904" w14:textId="77777777" w:rsidR="002B63B5" w:rsidRPr="00DB788F" w:rsidRDefault="002B63B5" w:rsidP="00DB788F">
      <w:pPr>
        <w:pStyle w:val="Code"/>
        <w:rPr>
          <w:highlight w:val="white"/>
        </w:rPr>
      </w:pPr>
      <w:r w:rsidRPr="00DB788F">
        <w:rPr>
          <w:highlight w:val="white"/>
        </w:rPr>
        <w:t xml:space="preserve">          (Operator == AssemblyOperator.comment)) {</w:t>
      </w:r>
    </w:p>
    <w:p w14:paraId="088D8AA0" w14:textId="77777777" w:rsidR="002B63B5" w:rsidRPr="00DB788F" w:rsidRDefault="002B63B5" w:rsidP="00DB788F">
      <w:pPr>
        <w:pStyle w:val="Code"/>
        <w:rPr>
          <w:highlight w:val="white"/>
        </w:rPr>
      </w:pPr>
      <w:r w:rsidRPr="00DB788F">
        <w:rPr>
          <w:highlight w:val="white"/>
        </w:rPr>
        <w:t xml:space="preserve">        return (new List&lt;byte&gt;());</w:t>
      </w:r>
    </w:p>
    <w:p w14:paraId="390BCA22" w14:textId="77777777" w:rsidR="002B63B5" w:rsidRPr="00DB788F" w:rsidRDefault="002B63B5" w:rsidP="00DB788F">
      <w:pPr>
        <w:pStyle w:val="Code"/>
        <w:rPr>
          <w:highlight w:val="white"/>
        </w:rPr>
      </w:pPr>
      <w:r w:rsidRPr="00DB788F">
        <w:rPr>
          <w:highlight w:val="white"/>
        </w:rPr>
        <w:t xml:space="preserve">      }</w:t>
      </w:r>
    </w:p>
    <w:p w14:paraId="14564210" w14:textId="77777777" w:rsidR="002B63B5" w:rsidRPr="00DB788F" w:rsidRDefault="002B63B5" w:rsidP="00DB788F">
      <w:pPr>
        <w:pStyle w:val="Code"/>
        <w:rPr>
          <w:highlight w:val="white"/>
        </w:rPr>
      </w:pPr>
      <w:r w:rsidRPr="00DB788F">
        <w:rPr>
          <w:highlight w:val="white"/>
        </w:rPr>
        <w:t xml:space="preserve">      else if (Operator == AssemblyOperator.define_address) {</w:t>
      </w:r>
    </w:p>
    <w:p w14:paraId="4C310CC5" w14:textId="77777777" w:rsidR="002B63B5" w:rsidRPr="00DB788F" w:rsidRDefault="002B63B5" w:rsidP="00DB788F">
      <w:pPr>
        <w:pStyle w:val="Code"/>
        <w:rPr>
          <w:highlight w:val="white"/>
        </w:rPr>
      </w:pPr>
      <w:r w:rsidRPr="00DB788F">
        <w:rPr>
          <w:highlight w:val="white"/>
        </w:rPr>
        <w:t xml:space="preserve">        int offset = (int) operand1;</w:t>
      </w:r>
    </w:p>
    <w:p w14:paraId="10C3BACF" w14:textId="77777777" w:rsidR="002B63B5" w:rsidRPr="00DB788F" w:rsidRDefault="002B63B5" w:rsidP="00DB788F">
      <w:pPr>
        <w:pStyle w:val="Code"/>
        <w:rPr>
          <w:highlight w:val="white"/>
        </w:rPr>
      </w:pPr>
      <w:r w:rsidRPr="00DB788F">
        <w:rPr>
          <w:highlight w:val="white"/>
        </w:rPr>
        <w:t xml:space="preserve">        List&lt;byte&gt; byteList = new List&lt;byte&gt;(new byte[TypeSize.PointerSize]);</w:t>
      </w:r>
    </w:p>
    <w:p w14:paraId="3FE2577D"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69432A67" w14:textId="77777777" w:rsidR="002B63B5" w:rsidRPr="00DB788F" w:rsidRDefault="002B63B5" w:rsidP="00DB788F">
      <w:pPr>
        <w:pStyle w:val="Code"/>
        <w:rPr>
          <w:highlight w:val="white"/>
        </w:rPr>
      </w:pPr>
      <w:r w:rsidRPr="00DB788F">
        <w:rPr>
          <w:highlight w:val="white"/>
        </w:rPr>
        <w:t xml:space="preserve">                                  (BigInteger) offset);</w:t>
      </w:r>
    </w:p>
    <w:p w14:paraId="50BEA302" w14:textId="77777777" w:rsidR="002B63B5" w:rsidRPr="00DB788F" w:rsidRDefault="002B63B5" w:rsidP="00DB788F">
      <w:pPr>
        <w:pStyle w:val="Code"/>
        <w:rPr>
          <w:highlight w:val="white"/>
        </w:rPr>
      </w:pPr>
      <w:r w:rsidRPr="00DB788F">
        <w:rPr>
          <w:highlight w:val="white"/>
        </w:rPr>
        <w:t xml:space="preserve">        return byteList;</w:t>
      </w:r>
    </w:p>
    <w:p w14:paraId="3C806BA7" w14:textId="77777777" w:rsidR="002B63B5" w:rsidRPr="00DB788F" w:rsidRDefault="002B63B5" w:rsidP="00DB788F">
      <w:pPr>
        <w:pStyle w:val="Code"/>
        <w:rPr>
          <w:highlight w:val="white"/>
        </w:rPr>
      </w:pPr>
      <w:r w:rsidRPr="00DB788F">
        <w:rPr>
          <w:highlight w:val="white"/>
        </w:rPr>
        <w:t xml:space="preserve">      }</w:t>
      </w:r>
    </w:p>
    <w:p w14:paraId="25AEBD09" w14:textId="77777777" w:rsidR="002B63B5" w:rsidRPr="00DB788F" w:rsidRDefault="002B63B5" w:rsidP="00DB788F">
      <w:pPr>
        <w:pStyle w:val="Code"/>
        <w:rPr>
          <w:highlight w:val="white"/>
        </w:rPr>
      </w:pPr>
      <w:r w:rsidRPr="00DB788F">
        <w:rPr>
          <w:highlight w:val="white"/>
        </w:rPr>
        <w:t xml:space="preserve">      else if (Operator == AssemblyOperator.define_zero_sequence) {</w:t>
      </w:r>
    </w:p>
    <w:p w14:paraId="3B96D42B" w14:textId="77777777" w:rsidR="002B63B5" w:rsidRPr="00DB788F" w:rsidRDefault="002B63B5" w:rsidP="00DB788F">
      <w:pPr>
        <w:pStyle w:val="Code"/>
        <w:rPr>
          <w:highlight w:val="white"/>
        </w:rPr>
      </w:pPr>
      <w:r w:rsidRPr="00DB788F">
        <w:rPr>
          <w:highlight w:val="white"/>
        </w:rPr>
        <w:lastRenderedPageBreak/>
        <w:t xml:space="preserve">        int size = (int) operand0;</w:t>
      </w:r>
    </w:p>
    <w:p w14:paraId="24563D8E" w14:textId="77777777" w:rsidR="002B63B5" w:rsidRPr="00DB788F" w:rsidRDefault="002B63B5" w:rsidP="00DB788F">
      <w:pPr>
        <w:pStyle w:val="Code"/>
        <w:rPr>
          <w:highlight w:val="white"/>
        </w:rPr>
      </w:pPr>
      <w:r w:rsidRPr="00DB788F">
        <w:rPr>
          <w:highlight w:val="white"/>
        </w:rPr>
        <w:t xml:space="preserve">        return (new List&lt;byte&gt;(new byte[size]));</w:t>
      </w:r>
    </w:p>
    <w:p w14:paraId="1B843273" w14:textId="77777777" w:rsidR="002B63B5" w:rsidRPr="00DB788F" w:rsidRDefault="002B63B5" w:rsidP="00DB788F">
      <w:pPr>
        <w:pStyle w:val="Code"/>
        <w:rPr>
          <w:highlight w:val="white"/>
        </w:rPr>
      </w:pPr>
      <w:r w:rsidRPr="00DB788F">
        <w:rPr>
          <w:highlight w:val="white"/>
        </w:rPr>
        <w:t xml:space="preserve">      }</w:t>
      </w:r>
    </w:p>
    <w:p w14:paraId="399032A8" w14:textId="77777777" w:rsidR="002B63B5" w:rsidRPr="00DB788F" w:rsidRDefault="002B63B5" w:rsidP="00DB788F">
      <w:pPr>
        <w:pStyle w:val="Code"/>
        <w:rPr>
          <w:highlight w:val="white"/>
        </w:rPr>
      </w:pPr>
      <w:r w:rsidRPr="00DB788F">
        <w:rPr>
          <w:highlight w:val="white"/>
        </w:rPr>
        <w:t xml:space="preserve">      else if (Operator == AssemblyOperator.define_value) {</w:t>
      </w:r>
    </w:p>
    <w:p w14:paraId="6BF41871" w14:textId="77777777" w:rsidR="002B63B5" w:rsidRPr="00DB788F" w:rsidRDefault="002B63B5" w:rsidP="00DB788F">
      <w:pPr>
        <w:pStyle w:val="Code"/>
        <w:rPr>
          <w:highlight w:val="white"/>
        </w:rPr>
      </w:pPr>
      <w:r w:rsidRPr="00DB788F">
        <w:rPr>
          <w:highlight w:val="white"/>
        </w:rPr>
        <w:t xml:space="preserve">        Sort sort = (Sort) operand0;</w:t>
      </w:r>
    </w:p>
    <w:p w14:paraId="0E5A96D9" w14:textId="77777777" w:rsidR="002B63B5" w:rsidRPr="00DB788F" w:rsidRDefault="002B63B5" w:rsidP="00DB788F">
      <w:pPr>
        <w:pStyle w:val="Code"/>
        <w:rPr>
          <w:highlight w:val="white"/>
        </w:rPr>
      </w:pPr>
      <w:r w:rsidRPr="00DB788F">
        <w:rPr>
          <w:highlight w:val="white"/>
        </w:rPr>
        <w:t xml:space="preserve">        object value = operand1;</w:t>
      </w:r>
    </w:p>
    <w:p w14:paraId="4459B69C" w14:textId="77777777" w:rsidR="002B63B5" w:rsidRPr="00DB788F" w:rsidRDefault="002B63B5" w:rsidP="00DB788F">
      <w:pPr>
        <w:pStyle w:val="Code"/>
        <w:rPr>
          <w:highlight w:val="white"/>
        </w:rPr>
      </w:pPr>
    </w:p>
    <w:p w14:paraId="40BF45DB" w14:textId="77777777" w:rsidR="002B63B5" w:rsidRPr="00DB788F" w:rsidRDefault="002B63B5" w:rsidP="00DB788F">
      <w:pPr>
        <w:pStyle w:val="Code"/>
        <w:rPr>
          <w:highlight w:val="white"/>
        </w:rPr>
      </w:pPr>
      <w:r w:rsidRPr="00DB788F">
        <w:rPr>
          <w:highlight w:val="white"/>
        </w:rPr>
        <w:t xml:space="preserve">        if (sort == Sort.Pointer) {</w:t>
      </w:r>
    </w:p>
    <w:p w14:paraId="04E7AB78" w14:textId="77777777" w:rsidR="002B63B5" w:rsidRPr="00DB788F" w:rsidRDefault="002B63B5" w:rsidP="00DB788F">
      <w:pPr>
        <w:pStyle w:val="Code"/>
        <w:rPr>
          <w:highlight w:val="white"/>
        </w:rPr>
      </w:pPr>
      <w:r w:rsidRPr="00DB788F">
        <w:rPr>
          <w:highlight w:val="white"/>
        </w:rPr>
        <w:t xml:space="preserve">          List&lt;byte&gt; byteList = new List&lt;byte&gt;(new byte[TypeSize.PointerSize]);</w:t>
      </w:r>
    </w:p>
    <w:p w14:paraId="46A9C3F4" w14:textId="77777777" w:rsidR="002B63B5" w:rsidRPr="00DB788F" w:rsidRDefault="002B63B5" w:rsidP="00DB788F">
      <w:pPr>
        <w:pStyle w:val="Code"/>
        <w:rPr>
          <w:highlight w:val="white"/>
        </w:rPr>
      </w:pPr>
    </w:p>
    <w:p w14:paraId="79CF4BAB" w14:textId="77777777" w:rsidR="002B63B5" w:rsidRPr="00DB788F" w:rsidRDefault="002B63B5" w:rsidP="00DB788F">
      <w:pPr>
        <w:pStyle w:val="Code"/>
        <w:rPr>
          <w:highlight w:val="white"/>
        </w:rPr>
      </w:pPr>
      <w:r w:rsidRPr="00DB788F">
        <w:rPr>
          <w:highlight w:val="white"/>
        </w:rPr>
        <w:t xml:space="preserve">          if (value is string) {</w:t>
      </w:r>
    </w:p>
    <w:p w14:paraId="2096CBC5"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541406BA" w14:textId="77777777" w:rsidR="002B63B5" w:rsidRPr="00DB788F" w:rsidRDefault="002B63B5" w:rsidP="00DB788F">
      <w:pPr>
        <w:pStyle w:val="Code"/>
        <w:rPr>
          <w:highlight w:val="white"/>
        </w:rPr>
      </w:pPr>
      <w:r w:rsidRPr="00DB788F">
        <w:rPr>
          <w:highlight w:val="white"/>
        </w:rPr>
        <w:t xml:space="preserve">                                      BigInteger.Zero);</w:t>
      </w:r>
    </w:p>
    <w:p w14:paraId="1F52F653" w14:textId="77777777" w:rsidR="002B63B5" w:rsidRPr="00DB788F" w:rsidRDefault="002B63B5" w:rsidP="00DB788F">
      <w:pPr>
        <w:pStyle w:val="Code"/>
        <w:rPr>
          <w:highlight w:val="white"/>
        </w:rPr>
      </w:pPr>
      <w:r w:rsidRPr="00DB788F">
        <w:rPr>
          <w:highlight w:val="white"/>
        </w:rPr>
        <w:t xml:space="preserve">          }</w:t>
      </w:r>
    </w:p>
    <w:p w14:paraId="4CC07F14" w14:textId="77777777" w:rsidR="002B63B5" w:rsidRPr="00DB788F" w:rsidRDefault="002B63B5" w:rsidP="00DB788F">
      <w:pPr>
        <w:pStyle w:val="Code"/>
        <w:rPr>
          <w:highlight w:val="white"/>
        </w:rPr>
      </w:pPr>
      <w:r w:rsidRPr="00DB788F">
        <w:rPr>
          <w:highlight w:val="white"/>
        </w:rPr>
        <w:t xml:space="preserve">          else if (value is StaticAddress) {</w:t>
      </w:r>
    </w:p>
    <w:p w14:paraId="0FD8138F" w14:textId="77777777" w:rsidR="002B63B5" w:rsidRPr="00DB788F" w:rsidRDefault="002B63B5" w:rsidP="00DB788F">
      <w:pPr>
        <w:pStyle w:val="Code"/>
        <w:rPr>
          <w:highlight w:val="white"/>
        </w:rPr>
      </w:pPr>
      <w:r w:rsidRPr="00DB788F">
        <w:rPr>
          <w:highlight w:val="white"/>
        </w:rPr>
        <w:t xml:space="preserve">            StaticAddress staticAddress = (StaticAddress) value;</w:t>
      </w:r>
    </w:p>
    <w:p w14:paraId="6F732100" w14:textId="77777777" w:rsidR="002B63B5" w:rsidRPr="00DB788F" w:rsidRDefault="002B63B5" w:rsidP="00DB788F">
      <w:pPr>
        <w:pStyle w:val="Code"/>
        <w:rPr>
          <w:highlight w:val="white"/>
        </w:rPr>
      </w:pPr>
      <w:r w:rsidRPr="00DB788F">
        <w:rPr>
          <w:highlight w:val="white"/>
        </w:rPr>
        <w:t xml:space="preserve">            int offset = staticAddress.Offset;</w:t>
      </w:r>
    </w:p>
    <w:p w14:paraId="2EC5E4DA"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78E94FBD" w14:textId="77777777" w:rsidR="002B63B5" w:rsidRPr="00DB788F" w:rsidRDefault="002B63B5" w:rsidP="00DB788F">
      <w:pPr>
        <w:pStyle w:val="Code"/>
        <w:rPr>
          <w:highlight w:val="white"/>
        </w:rPr>
      </w:pPr>
      <w:r w:rsidRPr="00DB788F">
        <w:rPr>
          <w:highlight w:val="white"/>
        </w:rPr>
        <w:t xml:space="preserve">                                      (BigInteger) offset);</w:t>
      </w:r>
    </w:p>
    <w:p w14:paraId="29A50FFB" w14:textId="77777777" w:rsidR="002B63B5" w:rsidRPr="00DB788F" w:rsidRDefault="002B63B5" w:rsidP="00DB788F">
      <w:pPr>
        <w:pStyle w:val="Code"/>
        <w:rPr>
          <w:highlight w:val="white"/>
        </w:rPr>
      </w:pPr>
      <w:r w:rsidRPr="00DB788F">
        <w:rPr>
          <w:highlight w:val="white"/>
        </w:rPr>
        <w:t xml:space="preserve">          }</w:t>
      </w:r>
    </w:p>
    <w:p w14:paraId="3C62CFA6" w14:textId="77777777" w:rsidR="002B63B5" w:rsidRPr="00DB788F" w:rsidRDefault="002B63B5" w:rsidP="00DB788F">
      <w:pPr>
        <w:pStyle w:val="Code"/>
        <w:rPr>
          <w:highlight w:val="white"/>
        </w:rPr>
      </w:pPr>
      <w:r w:rsidRPr="00DB788F">
        <w:rPr>
          <w:highlight w:val="white"/>
        </w:rPr>
        <w:t xml:space="preserve">          else {</w:t>
      </w:r>
    </w:p>
    <w:p w14:paraId="35C4E760"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5DED2012" w14:textId="77777777" w:rsidR="002B63B5" w:rsidRPr="00DB788F" w:rsidRDefault="002B63B5" w:rsidP="00DB788F">
      <w:pPr>
        <w:pStyle w:val="Code"/>
        <w:rPr>
          <w:highlight w:val="white"/>
        </w:rPr>
      </w:pPr>
      <w:r w:rsidRPr="00DB788F">
        <w:rPr>
          <w:highlight w:val="white"/>
        </w:rPr>
        <w:t xml:space="preserve">                                      (BigInteger) value);</w:t>
      </w:r>
    </w:p>
    <w:p w14:paraId="6CF43657" w14:textId="77777777" w:rsidR="002B63B5" w:rsidRPr="00DB788F" w:rsidRDefault="002B63B5" w:rsidP="00DB788F">
      <w:pPr>
        <w:pStyle w:val="Code"/>
        <w:rPr>
          <w:highlight w:val="white"/>
        </w:rPr>
      </w:pPr>
      <w:r w:rsidRPr="00DB788F">
        <w:rPr>
          <w:highlight w:val="white"/>
        </w:rPr>
        <w:t xml:space="preserve">          }</w:t>
      </w:r>
    </w:p>
    <w:p w14:paraId="6FD5A5B5" w14:textId="77777777" w:rsidR="002B63B5" w:rsidRPr="00DB788F" w:rsidRDefault="002B63B5" w:rsidP="00DB788F">
      <w:pPr>
        <w:pStyle w:val="Code"/>
        <w:rPr>
          <w:highlight w:val="white"/>
        </w:rPr>
      </w:pPr>
    </w:p>
    <w:p w14:paraId="72430590" w14:textId="77777777" w:rsidR="002B63B5" w:rsidRPr="00DB788F" w:rsidRDefault="002B63B5" w:rsidP="00DB788F">
      <w:pPr>
        <w:pStyle w:val="Code"/>
        <w:rPr>
          <w:highlight w:val="white"/>
        </w:rPr>
      </w:pPr>
      <w:r w:rsidRPr="00DB788F">
        <w:rPr>
          <w:highlight w:val="white"/>
        </w:rPr>
        <w:t xml:space="preserve">          return byteList;</w:t>
      </w:r>
    </w:p>
    <w:p w14:paraId="10396C69" w14:textId="77777777" w:rsidR="002B63B5" w:rsidRPr="00DB788F" w:rsidRDefault="002B63B5" w:rsidP="00DB788F">
      <w:pPr>
        <w:pStyle w:val="Code"/>
        <w:rPr>
          <w:highlight w:val="white"/>
        </w:rPr>
      </w:pPr>
      <w:r w:rsidRPr="00DB788F">
        <w:rPr>
          <w:highlight w:val="white"/>
        </w:rPr>
        <w:t xml:space="preserve">        }</w:t>
      </w:r>
    </w:p>
    <w:p w14:paraId="0600BECE" w14:textId="77777777" w:rsidR="002B63B5" w:rsidRPr="00DB788F" w:rsidRDefault="002B63B5" w:rsidP="00DB788F">
      <w:pPr>
        <w:pStyle w:val="Code"/>
        <w:rPr>
          <w:highlight w:val="white"/>
        </w:rPr>
      </w:pPr>
      <w:r w:rsidRPr="00DB788F">
        <w:rPr>
          <w:highlight w:val="white"/>
        </w:rPr>
        <w:t xml:space="preserve">        else if (sort == Sort.Float) {</w:t>
      </w:r>
    </w:p>
    <w:p w14:paraId="65A4A353" w14:textId="77777777" w:rsidR="002B63B5" w:rsidRPr="00DB788F" w:rsidRDefault="002B63B5" w:rsidP="00DB788F">
      <w:pPr>
        <w:pStyle w:val="Code"/>
        <w:rPr>
          <w:highlight w:val="white"/>
        </w:rPr>
      </w:pPr>
      <w:r w:rsidRPr="00DB788F">
        <w:rPr>
          <w:highlight w:val="white"/>
        </w:rPr>
        <w:t xml:space="preserve">          float floatValue = (float) ((decimal) operand0);</w:t>
      </w:r>
    </w:p>
    <w:p w14:paraId="781A93B8" w14:textId="77777777" w:rsidR="002B63B5" w:rsidRPr="00DB788F" w:rsidRDefault="002B63B5" w:rsidP="00DB788F">
      <w:pPr>
        <w:pStyle w:val="Code"/>
        <w:rPr>
          <w:highlight w:val="white"/>
        </w:rPr>
      </w:pPr>
      <w:r w:rsidRPr="00DB788F">
        <w:rPr>
          <w:highlight w:val="white"/>
        </w:rPr>
        <w:t xml:space="preserve">          return (new List&lt;byte&gt;(BitConverter.GetBytes(floatValue)));</w:t>
      </w:r>
    </w:p>
    <w:p w14:paraId="2EA2019D" w14:textId="77777777" w:rsidR="002B63B5" w:rsidRPr="00DB788F" w:rsidRDefault="002B63B5" w:rsidP="00DB788F">
      <w:pPr>
        <w:pStyle w:val="Code"/>
        <w:rPr>
          <w:highlight w:val="white"/>
        </w:rPr>
      </w:pPr>
      <w:r w:rsidRPr="00DB788F">
        <w:rPr>
          <w:highlight w:val="white"/>
        </w:rPr>
        <w:t xml:space="preserve">        }</w:t>
      </w:r>
    </w:p>
    <w:p w14:paraId="1824C2F9" w14:textId="77777777" w:rsidR="002B63B5" w:rsidRPr="00DB788F" w:rsidRDefault="002B63B5" w:rsidP="00DB788F">
      <w:pPr>
        <w:pStyle w:val="Code"/>
        <w:rPr>
          <w:highlight w:val="white"/>
        </w:rPr>
      </w:pPr>
      <w:r w:rsidRPr="00DB788F">
        <w:rPr>
          <w:highlight w:val="white"/>
        </w:rPr>
        <w:t xml:space="preserve">        else if ((sort == Sort.Double) || (sort == Sort.Long_Double)) {</w:t>
      </w:r>
    </w:p>
    <w:p w14:paraId="55588340" w14:textId="77777777" w:rsidR="002B63B5" w:rsidRPr="00DB788F" w:rsidRDefault="002B63B5" w:rsidP="00DB788F">
      <w:pPr>
        <w:pStyle w:val="Code"/>
        <w:rPr>
          <w:highlight w:val="white"/>
        </w:rPr>
      </w:pPr>
      <w:r w:rsidRPr="00DB788F">
        <w:rPr>
          <w:highlight w:val="white"/>
        </w:rPr>
        <w:t xml:space="preserve">          double doubleValue = (double) ((decimal) value);</w:t>
      </w:r>
    </w:p>
    <w:p w14:paraId="3FB02250" w14:textId="77777777" w:rsidR="002B63B5" w:rsidRPr="00DB788F" w:rsidRDefault="002B63B5" w:rsidP="00DB788F">
      <w:pPr>
        <w:pStyle w:val="Code"/>
        <w:rPr>
          <w:highlight w:val="white"/>
        </w:rPr>
      </w:pPr>
      <w:r w:rsidRPr="00DB788F">
        <w:rPr>
          <w:highlight w:val="white"/>
        </w:rPr>
        <w:t xml:space="preserve">          return (new List&lt;byte&gt;(BitConverter.GetBytes(doubleValue)));</w:t>
      </w:r>
    </w:p>
    <w:p w14:paraId="63213EC3" w14:textId="77777777" w:rsidR="002B63B5" w:rsidRPr="00DB788F" w:rsidRDefault="002B63B5" w:rsidP="00DB788F">
      <w:pPr>
        <w:pStyle w:val="Code"/>
        <w:rPr>
          <w:highlight w:val="white"/>
        </w:rPr>
      </w:pPr>
      <w:r w:rsidRPr="00DB788F">
        <w:rPr>
          <w:highlight w:val="white"/>
        </w:rPr>
        <w:t xml:space="preserve">        }</w:t>
      </w:r>
    </w:p>
    <w:p w14:paraId="0D71A7AB" w14:textId="77777777" w:rsidR="002B63B5" w:rsidRPr="00DB788F" w:rsidRDefault="002B63B5" w:rsidP="00DB788F">
      <w:pPr>
        <w:pStyle w:val="Code"/>
        <w:rPr>
          <w:highlight w:val="white"/>
        </w:rPr>
      </w:pPr>
      <w:r w:rsidRPr="00DB788F">
        <w:rPr>
          <w:highlight w:val="white"/>
        </w:rPr>
        <w:t xml:space="preserve">        else if (sort == Sort.String) {</w:t>
      </w:r>
    </w:p>
    <w:p w14:paraId="5C3A0304" w14:textId="77777777" w:rsidR="002B63B5" w:rsidRPr="00DB788F" w:rsidRDefault="002B63B5" w:rsidP="00DB788F">
      <w:pPr>
        <w:pStyle w:val="Code"/>
        <w:rPr>
          <w:highlight w:val="white"/>
        </w:rPr>
      </w:pPr>
      <w:r w:rsidRPr="00DB788F">
        <w:rPr>
          <w:highlight w:val="white"/>
        </w:rPr>
        <w:t xml:space="preserve">          string text = (string) value;</w:t>
      </w:r>
    </w:p>
    <w:p w14:paraId="38929DA0" w14:textId="77777777" w:rsidR="002B63B5" w:rsidRPr="00DB788F" w:rsidRDefault="002B63B5" w:rsidP="00DB788F">
      <w:pPr>
        <w:pStyle w:val="Code"/>
        <w:rPr>
          <w:highlight w:val="white"/>
        </w:rPr>
      </w:pPr>
      <w:r w:rsidRPr="00DB788F">
        <w:rPr>
          <w:highlight w:val="white"/>
        </w:rPr>
        <w:t xml:space="preserve">          List&lt;byte&gt; byteList = new List&lt;byte&gt;();</w:t>
      </w:r>
    </w:p>
    <w:p w14:paraId="6BB5CF8D" w14:textId="77777777" w:rsidR="002B63B5" w:rsidRPr="00DB788F" w:rsidRDefault="002B63B5" w:rsidP="00DB788F">
      <w:pPr>
        <w:pStyle w:val="Code"/>
        <w:rPr>
          <w:highlight w:val="white"/>
        </w:rPr>
      </w:pPr>
    </w:p>
    <w:p w14:paraId="38E8388D" w14:textId="77777777" w:rsidR="002B63B5" w:rsidRPr="00DB788F" w:rsidRDefault="002B63B5" w:rsidP="00DB788F">
      <w:pPr>
        <w:pStyle w:val="Code"/>
        <w:rPr>
          <w:highlight w:val="white"/>
        </w:rPr>
      </w:pPr>
      <w:r w:rsidRPr="00DB788F">
        <w:rPr>
          <w:highlight w:val="white"/>
        </w:rPr>
        <w:t xml:space="preserve">          foreach (char c in text) {</w:t>
      </w:r>
    </w:p>
    <w:p w14:paraId="3FCE5B74" w14:textId="77777777" w:rsidR="002B63B5" w:rsidRPr="00DB788F" w:rsidRDefault="002B63B5" w:rsidP="00DB788F">
      <w:pPr>
        <w:pStyle w:val="Code"/>
        <w:rPr>
          <w:highlight w:val="white"/>
        </w:rPr>
      </w:pPr>
      <w:r w:rsidRPr="00DB788F">
        <w:rPr>
          <w:highlight w:val="white"/>
        </w:rPr>
        <w:t xml:space="preserve">            byteList.Add((byte) c);</w:t>
      </w:r>
    </w:p>
    <w:p w14:paraId="6A974FFF" w14:textId="77777777" w:rsidR="002B63B5" w:rsidRPr="00DB788F" w:rsidRDefault="002B63B5" w:rsidP="00DB788F">
      <w:pPr>
        <w:pStyle w:val="Code"/>
        <w:rPr>
          <w:highlight w:val="white"/>
        </w:rPr>
      </w:pPr>
      <w:r w:rsidRPr="00DB788F">
        <w:rPr>
          <w:highlight w:val="white"/>
        </w:rPr>
        <w:t xml:space="preserve">          }</w:t>
      </w:r>
    </w:p>
    <w:p w14:paraId="49E4E831" w14:textId="77777777" w:rsidR="002B63B5" w:rsidRPr="00DB788F" w:rsidRDefault="002B63B5" w:rsidP="00DB788F">
      <w:pPr>
        <w:pStyle w:val="Code"/>
        <w:rPr>
          <w:highlight w:val="white"/>
        </w:rPr>
      </w:pPr>
    </w:p>
    <w:p w14:paraId="6DAC719F" w14:textId="77777777" w:rsidR="002B63B5" w:rsidRPr="00DB788F" w:rsidRDefault="002B63B5" w:rsidP="00DB788F">
      <w:pPr>
        <w:pStyle w:val="Code"/>
        <w:rPr>
          <w:highlight w:val="white"/>
        </w:rPr>
      </w:pPr>
      <w:r w:rsidRPr="00DB788F">
        <w:rPr>
          <w:highlight w:val="white"/>
        </w:rPr>
        <w:t xml:space="preserve">          byteList.Add((byte) 0);</w:t>
      </w:r>
    </w:p>
    <w:p w14:paraId="0B8FC817" w14:textId="77777777" w:rsidR="002B63B5" w:rsidRPr="00DB788F" w:rsidRDefault="002B63B5" w:rsidP="00DB788F">
      <w:pPr>
        <w:pStyle w:val="Code"/>
        <w:rPr>
          <w:highlight w:val="white"/>
        </w:rPr>
      </w:pPr>
      <w:r w:rsidRPr="00DB788F">
        <w:rPr>
          <w:highlight w:val="white"/>
        </w:rPr>
        <w:t xml:space="preserve">          return byteList;</w:t>
      </w:r>
    </w:p>
    <w:p w14:paraId="25FBE06A" w14:textId="77777777" w:rsidR="002B63B5" w:rsidRPr="00DB788F" w:rsidRDefault="002B63B5" w:rsidP="00DB788F">
      <w:pPr>
        <w:pStyle w:val="Code"/>
        <w:rPr>
          <w:highlight w:val="white"/>
        </w:rPr>
      </w:pPr>
      <w:r w:rsidRPr="00DB788F">
        <w:rPr>
          <w:highlight w:val="white"/>
        </w:rPr>
        <w:t xml:space="preserve">        }</w:t>
      </w:r>
    </w:p>
    <w:p w14:paraId="4ADD15FA" w14:textId="77777777" w:rsidR="002B63B5" w:rsidRPr="00DB788F" w:rsidRDefault="002B63B5" w:rsidP="00DB788F">
      <w:pPr>
        <w:pStyle w:val="Code"/>
        <w:rPr>
          <w:highlight w:val="white"/>
        </w:rPr>
      </w:pPr>
      <w:r w:rsidRPr="00DB788F">
        <w:rPr>
          <w:highlight w:val="white"/>
        </w:rPr>
        <w:t xml:space="preserve">        else {</w:t>
      </w:r>
    </w:p>
    <w:p w14:paraId="1EA0FF00" w14:textId="77777777" w:rsidR="002B63B5" w:rsidRPr="00DB788F" w:rsidRDefault="002B63B5" w:rsidP="00DB788F">
      <w:pPr>
        <w:pStyle w:val="Code"/>
        <w:rPr>
          <w:highlight w:val="white"/>
        </w:rPr>
      </w:pPr>
      <w:r w:rsidRPr="00DB788F">
        <w:rPr>
          <w:highlight w:val="white"/>
        </w:rPr>
        <w:t xml:space="preserve">          int size = TypeSize.Size(sort);</w:t>
      </w:r>
    </w:p>
    <w:p w14:paraId="21635B0C" w14:textId="77777777" w:rsidR="002B63B5" w:rsidRPr="00DB788F" w:rsidRDefault="002B63B5" w:rsidP="00DB788F">
      <w:pPr>
        <w:pStyle w:val="Code"/>
        <w:rPr>
          <w:highlight w:val="white"/>
        </w:rPr>
      </w:pPr>
      <w:r w:rsidRPr="00DB788F">
        <w:rPr>
          <w:highlight w:val="white"/>
        </w:rPr>
        <w:t xml:space="preserve">          List&lt;byte&gt; byteList = new List&lt;byte&gt;(new byte[size]);</w:t>
      </w:r>
    </w:p>
    <w:p w14:paraId="7BA8B01A" w14:textId="77777777" w:rsidR="002B63B5" w:rsidRPr="00DB788F" w:rsidRDefault="002B63B5" w:rsidP="00DB788F">
      <w:pPr>
        <w:pStyle w:val="Code"/>
        <w:rPr>
          <w:highlight w:val="white"/>
        </w:rPr>
      </w:pPr>
      <w:r w:rsidRPr="00DB788F">
        <w:rPr>
          <w:highlight w:val="white"/>
        </w:rPr>
        <w:t xml:space="preserve">          AssemblyCode.LoadByteList(byteList, 0, size, (BigInteger) value);</w:t>
      </w:r>
    </w:p>
    <w:p w14:paraId="1178BFFF" w14:textId="77777777" w:rsidR="002B63B5" w:rsidRPr="00DB788F" w:rsidRDefault="002B63B5" w:rsidP="00DB788F">
      <w:pPr>
        <w:pStyle w:val="Code"/>
        <w:rPr>
          <w:highlight w:val="white"/>
        </w:rPr>
      </w:pPr>
      <w:r w:rsidRPr="00DB788F">
        <w:rPr>
          <w:highlight w:val="white"/>
        </w:rPr>
        <w:t xml:space="preserve">          return byteList;</w:t>
      </w:r>
    </w:p>
    <w:p w14:paraId="606A5880" w14:textId="77777777" w:rsidR="002B63B5" w:rsidRPr="00DB788F" w:rsidRDefault="002B63B5" w:rsidP="00DB788F">
      <w:pPr>
        <w:pStyle w:val="Code"/>
        <w:rPr>
          <w:highlight w:val="white"/>
        </w:rPr>
      </w:pPr>
      <w:r w:rsidRPr="00DB788F">
        <w:rPr>
          <w:highlight w:val="white"/>
        </w:rPr>
        <w:t xml:space="preserve">        }</w:t>
      </w:r>
    </w:p>
    <w:p w14:paraId="6AD20F8C" w14:textId="77777777" w:rsidR="002B63B5" w:rsidRPr="00DB788F" w:rsidRDefault="002B63B5" w:rsidP="00DB788F">
      <w:pPr>
        <w:pStyle w:val="Code"/>
        <w:rPr>
          <w:highlight w:val="white"/>
        </w:rPr>
      </w:pPr>
      <w:r w:rsidRPr="00DB788F">
        <w:rPr>
          <w:highlight w:val="white"/>
        </w:rPr>
        <w:t xml:space="preserve">      }</w:t>
      </w:r>
    </w:p>
    <w:p w14:paraId="17AB6107" w14:textId="77777777" w:rsidR="002B63B5" w:rsidRPr="00DB788F" w:rsidRDefault="002B63B5" w:rsidP="00DB788F">
      <w:pPr>
        <w:pStyle w:val="Code"/>
        <w:rPr>
          <w:highlight w:val="white"/>
        </w:rPr>
      </w:pPr>
      <w:r w:rsidRPr="00DB788F">
        <w:rPr>
          <w:highlight w:val="white"/>
        </w:rPr>
        <w:t xml:space="preserve">      else if (IsJumpRegister() || IsCallRegister()) {</w:t>
      </w:r>
    </w:p>
    <w:p w14:paraId="24B60410" w14:textId="77777777" w:rsidR="002B63B5" w:rsidRPr="00DB788F" w:rsidRDefault="002B63B5" w:rsidP="00DB788F">
      <w:pPr>
        <w:pStyle w:val="Code"/>
        <w:rPr>
          <w:highlight w:val="white"/>
        </w:rPr>
      </w:pPr>
      <w:r w:rsidRPr="00DB788F">
        <w:rPr>
          <w:highlight w:val="white"/>
        </w:rPr>
        <w:t xml:space="preserve">        Register register = (Register) operand0;</w:t>
      </w:r>
    </w:p>
    <w:p w14:paraId="75C6AE54" w14:textId="77777777" w:rsidR="002B63B5" w:rsidRPr="00DB788F" w:rsidRDefault="002B63B5" w:rsidP="00DB788F">
      <w:pPr>
        <w:pStyle w:val="Code"/>
        <w:rPr>
          <w:highlight w:val="white"/>
        </w:rPr>
      </w:pPr>
      <w:r w:rsidRPr="00DB788F">
        <w:rPr>
          <w:highlight w:val="white"/>
        </w:rPr>
        <w:t xml:space="preserve">        return LookupByteArray(AssemblyOperator.jmp, register);</w:t>
      </w:r>
    </w:p>
    <w:p w14:paraId="621AC885" w14:textId="77777777" w:rsidR="002B63B5" w:rsidRPr="00DB788F" w:rsidRDefault="002B63B5" w:rsidP="00DB788F">
      <w:pPr>
        <w:pStyle w:val="Code"/>
        <w:rPr>
          <w:highlight w:val="white"/>
        </w:rPr>
      </w:pPr>
      <w:r w:rsidRPr="00DB788F">
        <w:rPr>
          <w:highlight w:val="white"/>
        </w:rPr>
        <w:t xml:space="preserve">      }</w:t>
      </w:r>
    </w:p>
    <w:p w14:paraId="388B87D5" w14:textId="77777777" w:rsidR="002B63B5" w:rsidRPr="00DB788F" w:rsidRDefault="002B63B5" w:rsidP="00DB788F">
      <w:pPr>
        <w:pStyle w:val="Code"/>
        <w:rPr>
          <w:highlight w:val="white"/>
        </w:rPr>
      </w:pPr>
      <w:r w:rsidRPr="00DB788F">
        <w:rPr>
          <w:highlight w:val="white"/>
        </w:rPr>
        <w:lastRenderedPageBreak/>
        <w:t xml:space="preserve">      else if (IsCallNotRegister()) {</w:t>
      </w:r>
    </w:p>
    <w:p w14:paraId="5BE6D756" w14:textId="77777777" w:rsidR="002B63B5" w:rsidRPr="00DB788F" w:rsidRDefault="002B63B5" w:rsidP="00DB788F">
      <w:pPr>
        <w:pStyle w:val="Code"/>
        <w:rPr>
          <w:highlight w:val="white"/>
        </w:rPr>
      </w:pPr>
      <w:r w:rsidRPr="00DB788F">
        <w:rPr>
          <w:highlight w:val="white"/>
        </w:rPr>
        <w:t xml:space="preserve">        List&lt;byte&gt; byteList =</w:t>
      </w:r>
    </w:p>
    <w:p w14:paraId="41DFD9BB" w14:textId="77777777" w:rsidR="002B63B5" w:rsidRPr="00DB788F" w:rsidRDefault="002B63B5" w:rsidP="00DB788F">
      <w:pPr>
        <w:pStyle w:val="Code"/>
        <w:rPr>
          <w:highlight w:val="white"/>
        </w:rPr>
      </w:pPr>
      <w:r w:rsidRPr="00DB788F">
        <w:rPr>
          <w:highlight w:val="white"/>
        </w:rPr>
        <w:t xml:space="preserve">          LookupByteArray(AssemblyOperator.jmp, TypeSize.PointerSize);</w:t>
      </w:r>
    </w:p>
    <w:p w14:paraId="43B0AC75" w14:textId="77777777" w:rsidR="002B63B5" w:rsidRPr="00DB788F" w:rsidRDefault="002B63B5" w:rsidP="00DB788F">
      <w:pPr>
        <w:pStyle w:val="Code"/>
        <w:rPr>
          <w:highlight w:val="white"/>
        </w:rPr>
      </w:pPr>
      <w:r w:rsidRPr="00DB788F">
        <w:rPr>
          <w:highlight w:val="white"/>
        </w:rPr>
        <w:t xml:space="preserve">        LoadByteList(byteList, byteList.Count - TypeSize.PointerSize,</w:t>
      </w:r>
    </w:p>
    <w:p w14:paraId="6BD4CFF4" w14:textId="77777777" w:rsidR="002B63B5" w:rsidRPr="00DB788F" w:rsidRDefault="002B63B5" w:rsidP="00DB788F">
      <w:pPr>
        <w:pStyle w:val="Code"/>
        <w:rPr>
          <w:highlight w:val="white"/>
        </w:rPr>
      </w:pPr>
      <w:r w:rsidRPr="00DB788F">
        <w:rPr>
          <w:highlight w:val="white"/>
        </w:rPr>
        <w:t xml:space="preserve">                     TypeSize.PointerSize, 0);</w:t>
      </w:r>
    </w:p>
    <w:p w14:paraId="5E3AC078" w14:textId="77777777" w:rsidR="002B63B5" w:rsidRPr="00DB788F" w:rsidRDefault="002B63B5" w:rsidP="00DB788F">
      <w:pPr>
        <w:pStyle w:val="Code"/>
        <w:rPr>
          <w:highlight w:val="white"/>
        </w:rPr>
      </w:pPr>
      <w:r w:rsidRPr="00DB788F">
        <w:rPr>
          <w:highlight w:val="white"/>
        </w:rPr>
        <w:t xml:space="preserve">        return byteList;</w:t>
      </w:r>
    </w:p>
    <w:p w14:paraId="0EF6AD1D" w14:textId="77777777" w:rsidR="002B63B5" w:rsidRPr="00DB788F" w:rsidRDefault="002B63B5" w:rsidP="00DB788F">
      <w:pPr>
        <w:pStyle w:val="Code"/>
        <w:rPr>
          <w:highlight w:val="white"/>
        </w:rPr>
      </w:pPr>
      <w:r w:rsidRPr="00DB788F">
        <w:rPr>
          <w:highlight w:val="white"/>
        </w:rPr>
        <w:t xml:space="preserve">      }</w:t>
      </w:r>
    </w:p>
    <w:p w14:paraId="285BEC21" w14:textId="3C02449D" w:rsidR="002B63B5" w:rsidRPr="00DB788F" w:rsidRDefault="002B63B5" w:rsidP="00DB788F">
      <w:pPr>
        <w:pStyle w:val="Code"/>
        <w:rPr>
          <w:highlight w:val="white"/>
        </w:rPr>
      </w:pPr>
      <w:r w:rsidRPr="00DB788F">
        <w:rPr>
          <w:highlight w:val="white"/>
        </w:rPr>
        <w:t xml:space="preserve">      else if (Operator == AssemblyOperator.</w:t>
      </w:r>
      <w:r w:rsidR="007E5B53">
        <w:rPr>
          <w:highlight w:val="white"/>
        </w:rPr>
        <w:t>return_address</w:t>
      </w:r>
      <w:r w:rsidRPr="00DB788F">
        <w:rPr>
          <w:highlight w:val="white"/>
        </w:rPr>
        <w:t>) {</w:t>
      </w:r>
    </w:p>
    <w:p w14:paraId="697E8979" w14:textId="77777777" w:rsidR="002B63B5" w:rsidRPr="00DB788F" w:rsidRDefault="002B63B5" w:rsidP="00DB788F">
      <w:pPr>
        <w:pStyle w:val="Code"/>
        <w:rPr>
          <w:highlight w:val="white"/>
        </w:rPr>
      </w:pPr>
      <w:r w:rsidRPr="00DB788F">
        <w:rPr>
          <w:highlight w:val="white"/>
        </w:rPr>
        <w:t xml:space="preserve">        Register register = (Register) operand0;</w:t>
      </w:r>
    </w:p>
    <w:p w14:paraId="366CDED8" w14:textId="77777777" w:rsidR="002B63B5" w:rsidRPr="00DB788F" w:rsidRDefault="002B63B5" w:rsidP="00DB788F">
      <w:pPr>
        <w:pStyle w:val="Code"/>
        <w:rPr>
          <w:highlight w:val="white"/>
        </w:rPr>
      </w:pPr>
      <w:r w:rsidRPr="00DB788F">
        <w:rPr>
          <w:highlight w:val="white"/>
        </w:rPr>
        <w:t xml:space="preserve">        int offset = (int) operand1;</w:t>
      </w:r>
    </w:p>
    <w:p w14:paraId="09ADCFED" w14:textId="77777777" w:rsidR="002B63B5" w:rsidRPr="00DB788F" w:rsidRDefault="002B63B5" w:rsidP="00DB788F">
      <w:pPr>
        <w:pStyle w:val="Code"/>
        <w:rPr>
          <w:highlight w:val="white"/>
        </w:rPr>
      </w:pPr>
      <w:r w:rsidRPr="00DB788F">
        <w:rPr>
          <w:highlight w:val="white"/>
        </w:rPr>
        <w:t xml:space="preserve">        int size = SizeOfValue(offset);</w:t>
      </w:r>
    </w:p>
    <w:p w14:paraId="6C0E6733" w14:textId="77777777" w:rsidR="002B63B5" w:rsidRPr="00DB788F" w:rsidRDefault="002B63B5" w:rsidP="00DB788F">
      <w:pPr>
        <w:pStyle w:val="Code"/>
        <w:rPr>
          <w:highlight w:val="white"/>
        </w:rPr>
      </w:pPr>
      <w:r w:rsidRPr="00DB788F">
        <w:rPr>
          <w:highlight w:val="white"/>
        </w:rPr>
        <w:t xml:space="preserve">        int address = (int)((BigInteger)operand2);</w:t>
      </w:r>
    </w:p>
    <w:p w14:paraId="7F9A00E4" w14:textId="77777777" w:rsidR="002B63B5" w:rsidRPr="00DB788F" w:rsidRDefault="002B63B5" w:rsidP="00DB788F">
      <w:pPr>
        <w:pStyle w:val="Code"/>
        <w:rPr>
          <w:highlight w:val="white"/>
        </w:rPr>
      </w:pPr>
      <w:r w:rsidRPr="00DB788F">
        <w:rPr>
          <w:highlight w:val="white"/>
        </w:rPr>
        <w:t xml:space="preserve">        List&lt;byte&gt; byteList =</w:t>
      </w:r>
    </w:p>
    <w:p w14:paraId="52212449" w14:textId="77777777" w:rsidR="002B63B5" w:rsidRPr="00DB788F" w:rsidRDefault="002B63B5" w:rsidP="00DB788F">
      <w:pPr>
        <w:pStyle w:val="Code"/>
        <w:rPr>
          <w:highlight w:val="white"/>
        </w:rPr>
      </w:pPr>
      <w:r w:rsidRPr="00DB788F">
        <w:rPr>
          <w:highlight w:val="white"/>
        </w:rPr>
        <w:t xml:space="preserve">          LookupByteArray(AssemblyOperator.mov_word, register,</w:t>
      </w:r>
    </w:p>
    <w:p w14:paraId="5C79EF4A" w14:textId="77777777" w:rsidR="002B63B5" w:rsidRPr="00DB788F" w:rsidRDefault="002B63B5" w:rsidP="00DB788F">
      <w:pPr>
        <w:pStyle w:val="Code"/>
        <w:rPr>
          <w:highlight w:val="white"/>
        </w:rPr>
      </w:pPr>
      <w:r w:rsidRPr="00DB788F">
        <w:rPr>
          <w:highlight w:val="white"/>
        </w:rPr>
        <w:t xml:space="preserve">                          size, TypeSize.PointerSize);</w:t>
      </w:r>
    </w:p>
    <w:p w14:paraId="4CDDE3DE" w14:textId="77777777" w:rsidR="002B63B5" w:rsidRPr="00DB788F" w:rsidRDefault="002B63B5" w:rsidP="00DB788F">
      <w:pPr>
        <w:pStyle w:val="Code"/>
        <w:rPr>
          <w:highlight w:val="white"/>
        </w:rPr>
      </w:pPr>
      <w:r w:rsidRPr="00DB788F">
        <w:rPr>
          <w:highlight w:val="white"/>
        </w:rPr>
        <w:t xml:space="preserve">        LoadByteList(byteList, byteList.Count - (size + TypeSize.PointerSize),</w:t>
      </w:r>
    </w:p>
    <w:p w14:paraId="777B8A65" w14:textId="77777777" w:rsidR="002B63B5" w:rsidRPr="00DB788F" w:rsidRDefault="002B63B5" w:rsidP="00DB788F">
      <w:pPr>
        <w:pStyle w:val="Code"/>
        <w:rPr>
          <w:highlight w:val="white"/>
        </w:rPr>
      </w:pPr>
      <w:r w:rsidRPr="00DB788F">
        <w:rPr>
          <w:highlight w:val="white"/>
        </w:rPr>
        <w:t xml:space="preserve">                     size, offset);</w:t>
      </w:r>
    </w:p>
    <w:p w14:paraId="59794139" w14:textId="77777777" w:rsidR="002B63B5" w:rsidRPr="00DB788F" w:rsidRDefault="002B63B5" w:rsidP="00DB788F">
      <w:pPr>
        <w:pStyle w:val="Code"/>
        <w:rPr>
          <w:highlight w:val="white"/>
        </w:rPr>
      </w:pPr>
      <w:r w:rsidRPr="00DB788F">
        <w:rPr>
          <w:highlight w:val="white"/>
        </w:rPr>
        <w:t xml:space="preserve">        LoadByteList(byteList, byteList.Count - TypeSize.PointerSize,</w:t>
      </w:r>
    </w:p>
    <w:p w14:paraId="1BC7FD5A" w14:textId="77777777" w:rsidR="002B63B5" w:rsidRPr="00DB788F" w:rsidRDefault="002B63B5" w:rsidP="00DB788F">
      <w:pPr>
        <w:pStyle w:val="Code"/>
        <w:rPr>
          <w:highlight w:val="white"/>
        </w:rPr>
      </w:pPr>
      <w:r w:rsidRPr="00DB788F">
        <w:rPr>
          <w:highlight w:val="white"/>
        </w:rPr>
        <w:t xml:space="preserve">                     TypeSize.PointerSize, address);</w:t>
      </w:r>
    </w:p>
    <w:p w14:paraId="624F30C6" w14:textId="77777777" w:rsidR="002B63B5" w:rsidRPr="00DB788F" w:rsidRDefault="002B63B5" w:rsidP="00DB788F">
      <w:pPr>
        <w:pStyle w:val="Code"/>
        <w:rPr>
          <w:highlight w:val="white"/>
        </w:rPr>
      </w:pPr>
      <w:r w:rsidRPr="00DB788F">
        <w:rPr>
          <w:highlight w:val="white"/>
        </w:rPr>
        <w:t xml:space="preserve">        return byteList;</w:t>
      </w:r>
    </w:p>
    <w:p w14:paraId="130EF5EC" w14:textId="77777777" w:rsidR="002B63B5" w:rsidRPr="00DB788F" w:rsidRDefault="002B63B5" w:rsidP="00DB788F">
      <w:pPr>
        <w:pStyle w:val="Code"/>
        <w:rPr>
          <w:highlight w:val="white"/>
        </w:rPr>
      </w:pPr>
      <w:r w:rsidRPr="00DB788F">
        <w:rPr>
          <w:highlight w:val="white"/>
        </w:rPr>
        <w:t xml:space="preserve">      }</w:t>
      </w:r>
    </w:p>
    <w:p w14:paraId="3FFD17FB" w14:textId="77777777" w:rsidR="002B63B5" w:rsidRPr="00DB788F" w:rsidRDefault="002B63B5" w:rsidP="00DB788F">
      <w:pPr>
        <w:pStyle w:val="Code"/>
        <w:rPr>
          <w:highlight w:val="white"/>
        </w:rPr>
      </w:pPr>
      <w:r w:rsidRPr="00DB788F">
        <w:rPr>
          <w:highlight w:val="white"/>
        </w:rPr>
        <w:t xml:space="preserve">      else if (IsRelationNotRegister() || IsJumpNotRegister()) {</w:t>
      </w:r>
    </w:p>
    <w:p w14:paraId="6B8DC954" w14:textId="77777777" w:rsidR="002B63B5" w:rsidRPr="00DB788F" w:rsidRDefault="002B63B5" w:rsidP="00DB788F">
      <w:pPr>
        <w:pStyle w:val="Code"/>
        <w:rPr>
          <w:highlight w:val="white"/>
        </w:rPr>
      </w:pPr>
      <w:r w:rsidRPr="00DB788F">
        <w:rPr>
          <w:highlight w:val="white"/>
        </w:rPr>
        <w:t xml:space="preserve">        int address = (int) operand0;</w:t>
      </w:r>
    </w:p>
    <w:p w14:paraId="397190DB" w14:textId="77777777" w:rsidR="002B63B5" w:rsidRPr="00DB788F" w:rsidRDefault="002B63B5" w:rsidP="00DB788F">
      <w:pPr>
        <w:pStyle w:val="Code"/>
        <w:rPr>
          <w:highlight w:val="white"/>
        </w:rPr>
      </w:pPr>
      <w:r w:rsidRPr="00DB788F">
        <w:rPr>
          <w:highlight w:val="white"/>
        </w:rPr>
        <w:t xml:space="preserve">        int size = ((address &gt;= -128) &amp;&amp; (address &lt;= 127)) ? 1 : 2;</w:t>
      </w:r>
    </w:p>
    <w:p w14:paraId="54CEE66B" w14:textId="77777777" w:rsidR="002B63B5" w:rsidRPr="002B63B5" w:rsidRDefault="002B63B5" w:rsidP="002B63B5">
      <w:pPr>
        <w:pStyle w:val="Code"/>
        <w:rPr>
          <w:highlight w:val="white"/>
        </w:rPr>
      </w:pPr>
      <w:r w:rsidRPr="002B63B5">
        <w:rPr>
          <w:highlight w:val="white"/>
        </w:rPr>
        <w:t xml:space="preserve">        List&lt;byte&gt; byteList = LookupByteArray(Operator, size);</w:t>
      </w:r>
    </w:p>
    <w:p w14:paraId="206A6DF1" w14:textId="77777777" w:rsidR="002B63B5" w:rsidRPr="002B63B5" w:rsidRDefault="002B63B5" w:rsidP="002B63B5">
      <w:pPr>
        <w:pStyle w:val="Code"/>
        <w:rPr>
          <w:highlight w:val="white"/>
        </w:rPr>
      </w:pPr>
      <w:r w:rsidRPr="002B63B5">
        <w:rPr>
          <w:highlight w:val="white"/>
        </w:rPr>
        <w:t xml:space="preserve">        LoadByteList(byteList, byteList.Count - size, size, address);</w:t>
      </w:r>
    </w:p>
    <w:p w14:paraId="2E086C93" w14:textId="77777777" w:rsidR="002B63B5" w:rsidRPr="002B63B5" w:rsidRDefault="002B63B5" w:rsidP="002B63B5">
      <w:pPr>
        <w:pStyle w:val="Code"/>
        <w:rPr>
          <w:highlight w:val="white"/>
        </w:rPr>
      </w:pPr>
      <w:r w:rsidRPr="002B63B5">
        <w:rPr>
          <w:highlight w:val="white"/>
        </w:rPr>
        <w:t xml:space="preserve">        return byteList;</w:t>
      </w:r>
    </w:p>
    <w:p w14:paraId="0F953ADD" w14:textId="7891C1D3" w:rsidR="00E2061C" w:rsidRDefault="002B63B5" w:rsidP="002B63B5">
      <w:pPr>
        <w:pStyle w:val="Code"/>
        <w:rPr>
          <w:highlight w:val="white"/>
        </w:rPr>
      </w:pPr>
      <w:r w:rsidRPr="002B63B5">
        <w:rPr>
          <w:highlight w:val="white"/>
        </w:rPr>
        <w:t xml:space="preserve">      }</w:t>
      </w:r>
    </w:p>
    <w:p w14:paraId="5CE1A808" w14:textId="77777777" w:rsidR="00E2061C" w:rsidRPr="00E42FEE" w:rsidRDefault="00E2061C" w:rsidP="00E2061C">
      <w:pPr>
        <w:rPr>
          <w:b/>
          <w:bCs/>
          <w:highlight w:val="white"/>
        </w:rPr>
      </w:pPr>
    </w:p>
    <w:tbl>
      <w:tblPr>
        <w:tblStyle w:val="Tabellrutnt"/>
        <w:tblW w:w="0" w:type="auto"/>
        <w:tblLook w:val="04A0" w:firstRow="1" w:lastRow="0" w:firstColumn="1" w:lastColumn="0" w:noHBand="0" w:noVBand="1"/>
      </w:tblPr>
      <w:tblGrid>
        <w:gridCol w:w="1271"/>
        <w:gridCol w:w="5812"/>
        <w:gridCol w:w="2267"/>
      </w:tblGrid>
      <w:tr w:rsidR="00E2061C" w:rsidRPr="00E42FEE" w14:paraId="59BEA1D6" w14:textId="77777777" w:rsidTr="00DA2EEA">
        <w:tc>
          <w:tcPr>
            <w:tcW w:w="1271" w:type="dxa"/>
          </w:tcPr>
          <w:p w14:paraId="57F81D10" w14:textId="77777777" w:rsidR="00E2061C" w:rsidRPr="00BF5180" w:rsidRDefault="00E2061C" w:rsidP="00DA2EEA">
            <w:pPr>
              <w:spacing w:before="0" w:after="40"/>
              <w:rPr>
                <w:b/>
                <w:bCs/>
                <w:highlight w:val="white"/>
              </w:rPr>
            </w:pPr>
            <w:r w:rsidRPr="00BF5180">
              <w:rPr>
                <w:b/>
                <w:bCs/>
                <w:highlight w:val="white"/>
              </w:rPr>
              <w:t>Category</w:t>
            </w:r>
          </w:p>
        </w:tc>
        <w:tc>
          <w:tcPr>
            <w:tcW w:w="5812" w:type="dxa"/>
          </w:tcPr>
          <w:p w14:paraId="647FC6B4" w14:textId="77777777" w:rsidR="00E2061C" w:rsidRPr="00BF5180" w:rsidRDefault="00E2061C" w:rsidP="00DA2EEA">
            <w:pPr>
              <w:spacing w:before="0" w:after="40"/>
              <w:rPr>
                <w:b/>
                <w:bCs/>
                <w:highlight w:val="white"/>
              </w:rPr>
            </w:pPr>
            <w:r w:rsidRPr="00BF5180">
              <w:rPr>
                <w:b/>
                <w:bCs/>
                <w:highlight w:val="white"/>
              </w:rPr>
              <w:t>Description</w:t>
            </w:r>
          </w:p>
        </w:tc>
        <w:tc>
          <w:tcPr>
            <w:tcW w:w="2267" w:type="dxa"/>
          </w:tcPr>
          <w:p w14:paraId="14F6C3B5" w14:textId="77777777" w:rsidR="00E2061C" w:rsidRPr="00BF5180" w:rsidRDefault="00E2061C" w:rsidP="00DA2EEA">
            <w:pPr>
              <w:spacing w:before="0" w:after="40"/>
              <w:rPr>
                <w:b/>
                <w:bCs/>
                <w:highlight w:val="white"/>
              </w:rPr>
            </w:pPr>
            <w:r w:rsidRPr="00BF5180">
              <w:rPr>
                <w:b/>
                <w:bCs/>
                <w:highlight w:val="white"/>
              </w:rPr>
              <w:t>Examples</w:t>
            </w:r>
          </w:p>
        </w:tc>
      </w:tr>
      <w:tr w:rsidR="00E2061C" w14:paraId="663880DE" w14:textId="77777777" w:rsidTr="00DA2EEA">
        <w:tc>
          <w:tcPr>
            <w:tcW w:w="1271" w:type="dxa"/>
          </w:tcPr>
          <w:p w14:paraId="01537998" w14:textId="77777777" w:rsidR="00E2061C" w:rsidRDefault="00E2061C" w:rsidP="00DA2EEA">
            <w:pPr>
              <w:spacing w:before="0" w:after="40"/>
              <w:rPr>
                <w:highlight w:val="white"/>
              </w:rPr>
            </w:pPr>
            <w:r>
              <w:rPr>
                <w:highlight w:val="white"/>
              </w:rPr>
              <w:t>1</w:t>
            </w:r>
          </w:p>
        </w:tc>
        <w:tc>
          <w:tcPr>
            <w:tcW w:w="5812" w:type="dxa"/>
          </w:tcPr>
          <w:p w14:paraId="21FCD814" w14:textId="05A13A81" w:rsidR="00E2061C" w:rsidRPr="00E5786A" w:rsidRDefault="00E2061C" w:rsidP="00DA2EEA">
            <w:pPr>
              <w:spacing w:before="0" w:after="40"/>
            </w:pPr>
            <w:proofErr w:type="spellStart"/>
            <w:r>
              <w:t>b</w:t>
            </w:r>
            <w:r w:rsidRPr="005D7FBB">
              <w:t>inary_operator</w:t>
            </w:r>
            <w:proofErr w:type="spellEnd"/>
            <w:r w:rsidRPr="005D7FBB">
              <w:t xml:space="preserve"> register, </w:t>
            </w:r>
            <w:r>
              <w:t>register</w:t>
            </w:r>
          </w:p>
        </w:tc>
        <w:tc>
          <w:tcPr>
            <w:tcW w:w="2267" w:type="dxa"/>
          </w:tcPr>
          <w:p w14:paraId="42A8F129" w14:textId="143B3EA2" w:rsidR="00E2061C" w:rsidRDefault="00E2061C" w:rsidP="00DA2EEA">
            <w:pPr>
              <w:spacing w:before="0" w:after="40"/>
              <w:rPr>
                <w:highlight w:val="white"/>
              </w:rPr>
            </w:pPr>
            <w:r>
              <w:rPr>
                <w:highlight w:val="white"/>
              </w:rPr>
              <w:t>mov ax, bx</w:t>
            </w:r>
          </w:p>
        </w:tc>
      </w:tr>
      <w:tr w:rsidR="00AA1CB0" w14:paraId="1CE97FD0" w14:textId="77777777" w:rsidTr="00DA2EEA">
        <w:tc>
          <w:tcPr>
            <w:tcW w:w="1271" w:type="dxa"/>
          </w:tcPr>
          <w:p w14:paraId="681DABE8" w14:textId="607807DB" w:rsidR="00AA1CB0" w:rsidRDefault="00AA1CB0" w:rsidP="00DA2EEA">
            <w:pPr>
              <w:spacing w:before="0" w:after="40"/>
              <w:rPr>
                <w:highlight w:val="white"/>
              </w:rPr>
            </w:pPr>
            <w:r>
              <w:rPr>
                <w:highlight w:val="white"/>
              </w:rPr>
              <w:t>2</w:t>
            </w:r>
          </w:p>
        </w:tc>
        <w:tc>
          <w:tcPr>
            <w:tcW w:w="5812" w:type="dxa"/>
          </w:tcPr>
          <w:p w14:paraId="5558C390" w14:textId="7528C5C5" w:rsidR="00AA1CB0" w:rsidRDefault="00AA1CB0" w:rsidP="00DA2EEA">
            <w:pPr>
              <w:spacing w:before="0" w:after="40"/>
            </w:pPr>
            <w:proofErr w:type="spellStart"/>
            <w:r>
              <w:t>b</w:t>
            </w:r>
            <w:r w:rsidRPr="005D7FBB">
              <w:t>inary_operator</w:t>
            </w:r>
            <w:proofErr w:type="spellEnd"/>
            <w:r w:rsidRPr="005D7FBB">
              <w:t xml:space="preserve"> register, </w:t>
            </w:r>
            <w:proofErr w:type="spellStart"/>
            <w:r>
              <w:t>static_name</w:t>
            </w:r>
            <w:proofErr w:type="spellEnd"/>
          </w:p>
        </w:tc>
        <w:tc>
          <w:tcPr>
            <w:tcW w:w="2267" w:type="dxa"/>
          </w:tcPr>
          <w:p w14:paraId="495354D0" w14:textId="06813E70" w:rsidR="00AA1CB0" w:rsidRDefault="00AA1CB0" w:rsidP="00DA2EEA">
            <w:pPr>
              <w:spacing w:before="0" w:after="40"/>
              <w:rPr>
                <w:highlight w:val="white"/>
              </w:rPr>
            </w:pPr>
            <w:r>
              <w:rPr>
                <w:highlight w:val="white"/>
              </w:rPr>
              <w:t>add ax, stdin</w:t>
            </w:r>
          </w:p>
        </w:tc>
      </w:tr>
      <w:tr w:rsidR="00AA1CB0" w14:paraId="693A3D8E" w14:textId="77777777" w:rsidTr="00DA2EEA">
        <w:tc>
          <w:tcPr>
            <w:tcW w:w="1271" w:type="dxa"/>
          </w:tcPr>
          <w:p w14:paraId="44D916A5" w14:textId="6488683C" w:rsidR="00AA1CB0" w:rsidRDefault="00AA1CB0" w:rsidP="00DA2EEA">
            <w:pPr>
              <w:spacing w:before="0" w:after="40"/>
              <w:rPr>
                <w:highlight w:val="white"/>
              </w:rPr>
            </w:pPr>
            <w:r>
              <w:rPr>
                <w:highlight w:val="white"/>
              </w:rPr>
              <w:t>3</w:t>
            </w:r>
          </w:p>
        </w:tc>
        <w:tc>
          <w:tcPr>
            <w:tcW w:w="5812" w:type="dxa"/>
          </w:tcPr>
          <w:p w14:paraId="574687BD" w14:textId="154E1300" w:rsidR="00AA1CB0" w:rsidRDefault="00AA1CB0" w:rsidP="00DA2EEA">
            <w:pPr>
              <w:spacing w:before="0" w:after="40"/>
            </w:pPr>
            <w:proofErr w:type="spellStart"/>
            <w:r>
              <w:t>b</w:t>
            </w:r>
            <w:r w:rsidRPr="005D7FBB">
              <w:t>inary_operator</w:t>
            </w:r>
            <w:proofErr w:type="spellEnd"/>
            <w:r w:rsidRPr="005D7FBB">
              <w:t xml:space="preserve"> register,</w:t>
            </w:r>
            <w:r>
              <w:t xml:space="preserve"> </w:t>
            </w:r>
            <w:proofErr w:type="spellStart"/>
            <w:r>
              <w:t>integer_value</w:t>
            </w:r>
            <w:proofErr w:type="spellEnd"/>
          </w:p>
        </w:tc>
        <w:tc>
          <w:tcPr>
            <w:tcW w:w="2267" w:type="dxa"/>
          </w:tcPr>
          <w:p w14:paraId="47D248A8" w14:textId="1899D473" w:rsidR="00AA1CB0" w:rsidRDefault="00AA1CB0" w:rsidP="00DA2EEA">
            <w:pPr>
              <w:spacing w:before="0" w:after="40"/>
              <w:rPr>
                <w:highlight w:val="white"/>
              </w:rPr>
            </w:pPr>
            <w:r>
              <w:rPr>
                <w:highlight w:val="white"/>
              </w:rPr>
              <w:t>sub ax, 123</w:t>
            </w:r>
          </w:p>
        </w:tc>
      </w:tr>
      <w:tr w:rsidR="00E2061C" w14:paraId="700CFA3D" w14:textId="77777777" w:rsidTr="00DA2EEA">
        <w:tc>
          <w:tcPr>
            <w:tcW w:w="1271" w:type="dxa"/>
          </w:tcPr>
          <w:p w14:paraId="20B4AFB9" w14:textId="77777777" w:rsidR="00E2061C" w:rsidRDefault="00E2061C" w:rsidP="00DA2EEA">
            <w:pPr>
              <w:spacing w:before="0" w:after="40"/>
              <w:rPr>
                <w:highlight w:val="white"/>
              </w:rPr>
            </w:pPr>
            <w:r>
              <w:rPr>
                <w:highlight w:val="white"/>
              </w:rPr>
              <w:t>2</w:t>
            </w:r>
          </w:p>
        </w:tc>
        <w:tc>
          <w:tcPr>
            <w:tcW w:w="5812" w:type="dxa"/>
          </w:tcPr>
          <w:p w14:paraId="4EC61556" w14:textId="77777777" w:rsidR="00E2061C" w:rsidRDefault="00E2061C" w:rsidP="00DA2EEA">
            <w:pPr>
              <w:spacing w:before="0" w:after="40"/>
            </w:pPr>
            <w:proofErr w:type="spellStart"/>
            <w:r>
              <w:t>b</w:t>
            </w:r>
            <w:r w:rsidRPr="005D7FBB">
              <w:t>inary_operator</w:t>
            </w:r>
            <w:proofErr w:type="spellEnd"/>
            <w:r w:rsidRPr="005D7FBB">
              <w:t xml:space="preserve"> [</w:t>
            </w:r>
            <w:r>
              <w:t>register + offset</w:t>
            </w:r>
            <w:r w:rsidRPr="005D7FBB">
              <w:t xml:space="preserve">], </w:t>
            </w:r>
            <w:r>
              <w:t>register</w:t>
            </w:r>
          </w:p>
          <w:p w14:paraId="202D68E0" w14:textId="77777777" w:rsidR="00E2061C" w:rsidRDefault="00E2061C" w:rsidP="00DA2EEA">
            <w:pPr>
              <w:spacing w:before="0" w:after="40"/>
            </w:pPr>
            <w:proofErr w:type="spellStart"/>
            <w:r>
              <w:t>b</w:t>
            </w:r>
            <w:r w:rsidRPr="005D7FBB">
              <w:t>inary_operator</w:t>
            </w:r>
            <w:proofErr w:type="spellEnd"/>
            <w:r w:rsidRPr="005D7FBB">
              <w:t xml:space="preserve"> [</w:t>
            </w:r>
            <w:r>
              <w:t>register + offset</w:t>
            </w:r>
            <w:r w:rsidRPr="005D7FBB">
              <w:t xml:space="preserve">], </w:t>
            </w:r>
            <w:proofErr w:type="spellStart"/>
            <w:r>
              <w:t>static_name</w:t>
            </w:r>
            <w:proofErr w:type="spellEnd"/>
          </w:p>
          <w:p w14:paraId="091D0AAE" w14:textId="77777777" w:rsidR="00E2061C" w:rsidRDefault="00E2061C" w:rsidP="00DA2EEA">
            <w:pPr>
              <w:spacing w:before="0" w:after="40"/>
            </w:pPr>
            <w:proofErr w:type="spellStart"/>
            <w:r>
              <w:t>b</w:t>
            </w:r>
            <w:r w:rsidRPr="005D7FBB">
              <w:t>inary_operator</w:t>
            </w:r>
            <w:proofErr w:type="spellEnd"/>
            <w:r w:rsidRPr="005D7FBB">
              <w:t xml:space="preserve"> [</w:t>
            </w:r>
            <w:r>
              <w:t>register + offset</w:t>
            </w:r>
            <w:r w:rsidRPr="005D7FBB">
              <w:t xml:space="preserve">], </w:t>
            </w:r>
            <w:proofErr w:type="spellStart"/>
            <w:r>
              <w:t>integer_value</w:t>
            </w:r>
            <w:proofErr w:type="spellEnd"/>
          </w:p>
          <w:p w14:paraId="3A2F7C9E" w14:textId="77777777" w:rsidR="00E2061C" w:rsidRDefault="00E2061C" w:rsidP="00DA2EEA">
            <w:pPr>
              <w:spacing w:before="0" w:after="40"/>
            </w:pPr>
            <w:proofErr w:type="spellStart"/>
            <w:r>
              <w:t>b</w:t>
            </w:r>
            <w:r w:rsidRPr="005D7FBB">
              <w:t>inary_operator</w:t>
            </w:r>
            <w:proofErr w:type="spellEnd"/>
            <w:r w:rsidRPr="005D7FBB">
              <w:t xml:space="preserve"> [</w:t>
            </w:r>
            <w:proofErr w:type="spellStart"/>
            <w:r>
              <w:t>static_name</w:t>
            </w:r>
            <w:proofErr w:type="spellEnd"/>
            <w:r>
              <w:t xml:space="preserve"> + offset</w:t>
            </w:r>
            <w:r w:rsidRPr="005D7FBB">
              <w:t xml:space="preserve">], </w:t>
            </w:r>
            <w:r>
              <w:t>register</w:t>
            </w:r>
          </w:p>
          <w:p w14:paraId="4ACC9735" w14:textId="77777777" w:rsidR="00E2061C" w:rsidRDefault="00E2061C" w:rsidP="00DA2EEA">
            <w:pPr>
              <w:spacing w:before="0" w:after="40"/>
            </w:pPr>
            <w:proofErr w:type="spellStart"/>
            <w:r>
              <w:t>b</w:t>
            </w:r>
            <w:r w:rsidRPr="005D7FBB">
              <w:t>inary_operator</w:t>
            </w:r>
            <w:proofErr w:type="spellEnd"/>
            <w:r w:rsidRPr="005D7FBB">
              <w:t xml:space="preserve"> [</w:t>
            </w:r>
            <w:proofErr w:type="spellStart"/>
            <w:r>
              <w:t>static_name</w:t>
            </w:r>
            <w:proofErr w:type="spellEnd"/>
            <w:r>
              <w:t xml:space="preserve"> + offset</w:t>
            </w:r>
            <w:r w:rsidRPr="005D7FBB">
              <w:t xml:space="preserve">], </w:t>
            </w:r>
            <w:proofErr w:type="spellStart"/>
            <w:r>
              <w:t>static_name</w:t>
            </w:r>
            <w:proofErr w:type="spellEnd"/>
          </w:p>
          <w:p w14:paraId="1E02A522" w14:textId="68B53330" w:rsidR="00E2061C" w:rsidRPr="00A63B27" w:rsidRDefault="00E2061C" w:rsidP="00DA2EEA">
            <w:pPr>
              <w:spacing w:before="0" w:after="40"/>
            </w:pPr>
            <w:proofErr w:type="spellStart"/>
            <w:r>
              <w:t>b</w:t>
            </w:r>
            <w:r w:rsidRPr="005D7FBB">
              <w:t>inary_operator</w:t>
            </w:r>
            <w:proofErr w:type="spellEnd"/>
            <w:r w:rsidRPr="005D7FBB">
              <w:t xml:space="preserve"> [</w:t>
            </w:r>
            <w:proofErr w:type="spellStart"/>
            <w:r>
              <w:t>static_name</w:t>
            </w:r>
            <w:proofErr w:type="spellEnd"/>
            <w:r>
              <w:t xml:space="preserve"> + offset</w:t>
            </w:r>
            <w:r w:rsidRPr="005D7FBB">
              <w:t xml:space="preserve">], </w:t>
            </w:r>
            <w:proofErr w:type="spellStart"/>
            <w:r>
              <w:t>integer_value</w:t>
            </w:r>
            <w:proofErr w:type="spellEnd"/>
          </w:p>
        </w:tc>
        <w:tc>
          <w:tcPr>
            <w:tcW w:w="2267" w:type="dxa"/>
          </w:tcPr>
          <w:p w14:paraId="6685CA63" w14:textId="77777777" w:rsidR="00E2061C" w:rsidRDefault="00E2061C" w:rsidP="00DA2EEA">
            <w:pPr>
              <w:spacing w:before="0" w:after="40"/>
              <w:rPr>
                <w:highlight w:val="white"/>
              </w:rPr>
            </w:pPr>
            <w:r>
              <w:rPr>
                <w:highlight w:val="white"/>
              </w:rPr>
              <w:t>mov [bp + 2], bx</w:t>
            </w:r>
          </w:p>
          <w:p w14:paraId="35B22B48" w14:textId="77777777" w:rsidR="00E2061C" w:rsidRDefault="00E2061C" w:rsidP="00DA2EEA">
            <w:pPr>
              <w:spacing w:before="0" w:after="40"/>
              <w:rPr>
                <w:highlight w:val="white"/>
              </w:rPr>
            </w:pPr>
            <w:r>
              <w:rPr>
                <w:highlight w:val="white"/>
              </w:rPr>
              <w:t>add [bp + 2], stdin</w:t>
            </w:r>
          </w:p>
          <w:p w14:paraId="0F33318A" w14:textId="77777777" w:rsidR="00E2061C" w:rsidRDefault="00E2061C" w:rsidP="00DA2EEA">
            <w:pPr>
              <w:spacing w:before="0" w:after="40"/>
              <w:rPr>
                <w:highlight w:val="white"/>
              </w:rPr>
            </w:pPr>
            <w:r>
              <w:rPr>
                <w:highlight w:val="white"/>
              </w:rPr>
              <w:t>sub [bp + 2], 123</w:t>
            </w:r>
          </w:p>
          <w:p w14:paraId="3A004071" w14:textId="77777777" w:rsidR="00E2061C" w:rsidRDefault="00E2061C" w:rsidP="00DA2EEA">
            <w:pPr>
              <w:spacing w:before="0" w:after="40"/>
              <w:rPr>
                <w:highlight w:val="white"/>
              </w:rPr>
            </w:pPr>
            <w:r>
              <w:rPr>
                <w:highlight w:val="white"/>
              </w:rPr>
              <w:t>mov [stdin + 4], bx</w:t>
            </w:r>
          </w:p>
          <w:p w14:paraId="36B50991" w14:textId="77777777" w:rsidR="00E2061C" w:rsidRDefault="00E2061C" w:rsidP="00DA2EEA">
            <w:pPr>
              <w:spacing w:before="0" w:after="40"/>
              <w:rPr>
                <w:highlight w:val="white"/>
              </w:rPr>
            </w:pPr>
            <w:r>
              <w:rPr>
                <w:highlight w:val="white"/>
              </w:rPr>
              <w:t>add [stdin + 4], stdin</w:t>
            </w:r>
          </w:p>
          <w:p w14:paraId="4ADBDF29" w14:textId="7900F084" w:rsidR="00E2061C" w:rsidRDefault="00E2061C" w:rsidP="00DA2EEA">
            <w:pPr>
              <w:spacing w:before="0" w:after="40"/>
              <w:rPr>
                <w:highlight w:val="white"/>
              </w:rPr>
            </w:pPr>
            <w:r>
              <w:rPr>
                <w:highlight w:val="white"/>
              </w:rPr>
              <w:t>sub [stdin + 4], 123</w:t>
            </w:r>
          </w:p>
        </w:tc>
      </w:tr>
      <w:tr w:rsidR="00E2061C" w14:paraId="62E8B109" w14:textId="77777777" w:rsidTr="00DA2EEA">
        <w:tc>
          <w:tcPr>
            <w:tcW w:w="1271" w:type="dxa"/>
          </w:tcPr>
          <w:p w14:paraId="3CE8E7E7" w14:textId="77777777" w:rsidR="00E2061C" w:rsidRDefault="00E2061C" w:rsidP="00DA2EEA">
            <w:pPr>
              <w:spacing w:before="0" w:after="40"/>
              <w:rPr>
                <w:highlight w:val="white"/>
              </w:rPr>
            </w:pPr>
            <w:r>
              <w:rPr>
                <w:highlight w:val="white"/>
              </w:rPr>
              <w:t>3</w:t>
            </w:r>
          </w:p>
        </w:tc>
        <w:tc>
          <w:tcPr>
            <w:tcW w:w="5812" w:type="dxa"/>
          </w:tcPr>
          <w:p w14:paraId="4E155891" w14:textId="77777777" w:rsidR="00E2061C" w:rsidRDefault="00E2061C" w:rsidP="00DA2EEA">
            <w:pPr>
              <w:spacing w:before="0" w:after="40"/>
            </w:pPr>
            <w:proofErr w:type="spellStart"/>
            <w:r>
              <w:t>b</w:t>
            </w:r>
            <w:r w:rsidRPr="005D7FBB">
              <w:t>inary_operator</w:t>
            </w:r>
            <w:proofErr w:type="spellEnd"/>
            <w:r w:rsidRPr="005D7FBB">
              <w:t xml:space="preserve"> </w:t>
            </w:r>
            <w:r>
              <w:t xml:space="preserve">register, </w:t>
            </w:r>
            <w:r w:rsidRPr="005D7FBB">
              <w:t>[</w:t>
            </w:r>
            <w:r>
              <w:t>register + offset</w:t>
            </w:r>
            <w:r w:rsidRPr="005D7FBB">
              <w:t xml:space="preserve">] </w:t>
            </w:r>
          </w:p>
          <w:p w14:paraId="23F38FBD" w14:textId="77777777" w:rsidR="00E2061C" w:rsidRDefault="00E2061C" w:rsidP="00DA2EEA">
            <w:pPr>
              <w:spacing w:before="0" w:after="40"/>
            </w:pPr>
            <w:proofErr w:type="spellStart"/>
            <w:r>
              <w:t>b</w:t>
            </w:r>
            <w:r w:rsidRPr="005D7FBB">
              <w:t>inary_operator</w:t>
            </w:r>
            <w:proofErr w:type="spellEnd"/>
            <w:r w:rsidRPr="005D7FBB">
              <w:t xml:space="preserve"> </w:t>
            </w:r>
            <w:r>
              <w:t xml:space="preserve">register, </w:t>
            </w:r>
            <w:r w:rsidRPr="005D7FBB">
              <w:t>[</w:t>
            </w:r>
            <w:proofErr w:type="spellStart"/>
            <w:r>
              <w:t>static_name</w:t>
            </w:r>
            <w:proofErr w:type="spellEnd"/>
            <w:r>
              <w:t xml:space="preserve"> + offset</w:t>
            </w:r>
            <w:r w:rsidRPr="005D7FBB">
              <w:t xml:space="preserve">] </w:t>
            </w:r>
          </w:p>
          <w:p w14:paraId="4F1B1DD0" w14:textId="77777777" w:rsidR="00E2061C" w:rsidRDefault="00E2061C" w:rsidP="00DA2EEA">
            <w:pPr>
              <w:spacing w:before="0" w:after="40"/>
            </w:pPr>
            <w:proofErr w:type="spellStart"/>
            <w:r>
              <w:t>b</w:t>
            </w:r>
            <w:r w:rsidRPr="005D7FBB">
              <w:t>inary_operator</w:t>
            </w:r>
            <w:proofErr w:type="spellEnd"/>
            <w:r w:rsidRPr="005D7FBB">
              <w:t xml:space="preserve"> </w:t>
            </w:r>
            <w:proofErr w:type="spellStart"/>
            <w:r>
              <w:t>static_name</w:t>
            </w:r>
            <w:proofErr w:type="spellEnd"/>
            <w:r>
              <w:t xml:space="preserve">, </w:t>
            </w:r>
            <w:r w:rsidRPr="005D7FBB">
              <w:t>[</w:t>
            </w:r>
            <w:r>
              <w:t>register + offset</w:t>
            </w:r>
            <w:r w:rsidRPr="005D7FBB">
              <w:t xml:space="preserve">] </w:t>
            </w:r>
          </w:p>
          <w:p w14:paraId="47374F55" w14:textId="04C13784" w:rsidR="00E2061C" w:rsidRPr="00840C24" w:rsidRDefault="00E2061C" w:rsidP="00DA2EEA">
            <w:pPr>
              <w:spacing w:before="0" w:after="40"/>
            </w:pPr>
            <w:proofErr w:type="spellStart"/>
            <w:r>
              <w:t>b</w:t>
            </w:r>
            <w:r w:rsidRPr="005D7FBB">
              <w:t>inary_operator</w:t>
            </w:r>
            <w:proofErr w:type="spellEnd"/>
            <w:r w:rsidRPr="005D7FBB">
              <w:t xml:space="preserve"> </w:t>
            </w:r>
            <w:proofErr w:type="spellStart"/>
            <w:r>
              <w:t>static_name</w:t>
            </w:r>
            <w:proofErr w:type="spellEnd"/>
            <w:r>
              <w:t xml:space="preserve">, </w:t>
            </w:r>
            <w:r w:rsidRPr="005D7FBB">
              <w:t>[</w:t>
            </w:r>
            <w:proofErr w:type="spellStart"/>
            <w:r>
              <w:t>static_name</w:t>
            </w:r>
            <w:proofErr w:type="spellEnd"/>
            <w:r>
              <w:t xml:space="preserve"> + offset</w:t>
            </w:r>
            <w:r w:rsidRPr="005D7FBB">
              <w:t xml:space="preserve">] </w:t>
            </w:r>
          </w:p>
        </w:tc>
        <w:tc>
          <w:tcPr>
            <w:tcW w:w="2267" w:type="dxa"/>
          </w:tcPr>
          <w:p w14:paraId="2FEB3830" w14:textId="77777777" w:rsidR="00E2061C" w:rsidRDefault="00E2061C" w:rsidP="00DA2EEA">
            <w:pPr>
              <w:spacing w:before="0" w:after="40"/>
              <w:rPr>
                <w:highlight w:val="white"/>
              </w:rPr>
            </w:pPr>
            <w:r>
              <w:rPr>
                <w:highlight w:val="white"/>
              </w:rPr>
              <w:t>mov ax, [bp + 2]</w:t>
            </w:r>
          </w:p>
          <w:p w14:paraId="6DD747C6" w14:textId="77777777" w:rsidR="00E2061C" w:rsidRDefault="00E2061C" w:rsidP="00DA2EEA">
            <w:pPr>
              <w:spacing w:before="0" w:after="40"/>
              <w:rPr>
                <w:highlight w:val="white"/>
              </w:rPr>
            </w:pPr>
            <w:r>
              <w:rPr>
                <w:highlight w:val="white"/>
              </w:rPr>
              <w:t>add ax, [stdin +4]</w:t>
            </w:r>
          </w:p>
          <w:p w14:paraId="76441CD2" w14:textId="65E325EF" w:rsidR="00E2061C" w:rsidRDefault="00E2061C" w:rsidP="00DA2EEA">
            <w:pPr>
              <w:spacing w:before="0" w:after="40"/>
              <w:rPr>
                <w:highlight w:val="white"/>
              </w:rPr>
            </w:pPr>
            <w:proofErr w:type="spellStart"/>
            <w:r>
              <w:rPr>
                <w:highlight w:val="white"/>
              </w:rPr>
              <w:t>cmp</w:t>
            </w:r>
            <w:proofErr w:type="spellEnd"/>
            <w:r>
              <w:rPr>
                <w:highlight w:val="white"/>
              </w:rPr>
              <w:t xml:space="preserve"> stdin, [</w:t>
            </w:r>
            <w:r w:rsidR="00CE7A99">
              <w:rPr>
                <w:highlight w:val="white"/>
              </w:rPr>
              <w:t>bp + 2</w:t>
            </w:r>
            <w:r>
              <w:rPr>
                <w:highlight w:val="white"/>
              </w:rPr>
              <w:t>]</w:t>
            </w:r>
          </w:p>
          <w:p w14:paraId="18327615" w14:textId="56332FE5" w:rsidR="00E2061C" w:rsidRDefault="00E2061C" w:rsidP="00CE7A99">
            <w:pPr>
              <w:spacing w:before="0" w:after="40"/>
              <w:rPr>
                <w:highlight w:val="white"/>
              </w:rPr>
            </w:pPr>
            <w:proofErr w:type="spellStart"/>
            <w:r>
              <w:rPr>
                <w:highlight w:val="white"/>
              </w:rPr>
              <w:t>cmp</w:t>
            </w:r>
            <w:proofErr w:type="spellEnd"/>
            <w:r>
              <w:rPr>
                <w:highlight w:val="white"/>
              </w:rPr>
              <w:t xml:space="preserve"> stdin, [stdin + 4]</w:t>
            </w:r>
          </w:p>
        </w:tc>
      </w:tr>
      <w:tr w:rsidR="00E2061C" w14:paraId="1CC90D60" w14:textId="77777777" w:rsidTr="00DA2EEA">
        <w:tc>
          <w:tcPr>
            <w:tcW w:w="1271" w:type="dxa"/>
          </w:tcPr>
          <w:p w14:paraId="13DC82F5" w14:textId="77777777" w:rsidR="00E2061C" w:rsidRDefault="00E2061C" w:rsidP="00DA2EEA">
            <w:pPr>
              <w:spacing w:before="0" w:after="40"/>
              <w:rPr>
                <w:highlight w:val="white"/>
              </w:rPr>
            </w:pPr>
            <w:r>
              <w:rPr>
                <w:highlight w:val="white"/>
              </w:rPr>
              <w:t>4</w:t>
            </w:r>
          </w:p>
        </w:tc>
        <w:tc>
          <w:tcPr>
            <w:tcW w:w="5812" w:type="dxa"/>
          </w:tcPr>
          <w:p w14:paraId="0D98BEEF" w14:textId="77777777" w:rsidR="00E2061C" w:rsidRDefault="00E2061C" w:rsidP="00DA2EEA">
            <w:pPr>
              <w:spacing w:before="0" w:after="40"/>
            </w:pPr>
            <w:proofErr w:type="spellStart"/>
            <w:r>
              <w:t>unary</w:t>
            </w:r>
            <w:r w:rsidRPr="005D7FBB">
              <w:t>_operator</w:t>
            </w:r>
            <w:proofErr w:type="spellEnd"/>
            <w:r w:rsidRPr="005D7FBB">
              <w:t xml:space="preserve"> </w:t>
            </w:r>
            <w:r>
              <w:t>register</w:t>
            </w:r>
          </w:p>
          <w:p w14:paraId="37E186B4" w14:textId="77777777" w:rsidR="00E2061C" w:rsidRDefault="00E2061C" w:rsidP="00DA2EEA">
            <w:pPr>
              <w:spacing w:before="0" w:after="40"/>
              <w:rPr>
                <w:highlight w:val="white"/>
              </w:rPr>
            </w:pPr>
            <w:proofErr w:type="spellStart"/>
            <w:r>
              <w:t>unary</w:t>
            </w:r>
            <w:r w:rsidRPr="005D7FBB">
              <w:t>_operator</w:t>
            </w:r>
            <w:proofErr w:type="spellEnd"/>
            <w:r w:rsidRPr="005D7FBB">
              <w:t xml:space="preserve"> </w:t>
            </w:r>
            <w:proofErr w:type="spellStart"/>
            <w:r>
              <w:t>integer_value</w:t>
            </w:r>
            <w:proofErr w:type="spellEnd"/>
          </w:p>
        </w:tc>
        <w:tc>
          <w:tcPr>
            <w:tcW w:w="2267" w:type="dxa"/>
          </w:tcPr>
          <w:p w14:paraId="61F983DA" w14:textId="77777777" w:rsidR="00E2061C" w:rsidRDefault="00E2061C" w:rsidP="00DA2EEA">
            <w:pPr>
              <w:spacing w:before="0" w:after="40"/>
              <w:rPr>
                <w:highlight w:val="white"/>
              </w:rPr>
            </w:pPr>
            <w:proofErr w:type="spellStart"/>
            <w:r>
              <w:rPr>
                <w:highlight w:val="white"/>
              </w:rPr>
              <w:t>inc</w:t>
            </w:r>
            <w:proofErr w:type="spellEnd"/>
            <w:r>
              <w:rPr>
                <w:highlight w:val="white"/>
              </w:rPr>
              <w:t xml:space="preserve"> ax</w:t>
            </w:r>
          </w:p>
          <w:p w14:paraId="3C442194" w14:textId="77777777" w:rsidR="00E2061C" w:rsidRDefault="00E2061C" w:rsidP="00DA2EEA">
            <w:pPr>
              <w:spacing w:before="0" w:after="40"/>
              <w:rPr>
                <w:highlight w:val="white"/>
              </w:rPr>
            </w:pPr>
            <w:r>
              <w:rPr>
                <w:highlight w:val="white"/>
              </w:rPr>
              <w:t>int 33</w:t>
            </w:r>
          </w:p>
        </w:tc>
      </w:tr>
      <w:tr w:rsidR="00E2061C" w14:paraId="78355474" w14:textId="77777777" w:rsidTr="00DA2EEA">
        <w:tc>
          <w:tcPr>
            <w:tcW w:w="1271" w:type="dxa"/>
          </w:tcPr>
          <w:p w14:paraId="6812D0D9" w14:textId="77777777" w:rsidR="00E2061C" w:rsidRDefault="00E2061C" w:rsidP="00DA2EEA">
            <w:pPr>
              <w:spacing w:before="0" w:after="40"/>
              <w:rPr>
                <w:highlight w:val="white"/>
              </w:rPr>
            </w:pPr>
            <w:r>
              <w:rPr>
                <w:highlight w:val="white"/>
              </w:rPr>
              <w:t>5</w:t>
            </w:r>
          </w:p>
        </w:tc>
        <w:tc>
          <w:tcPr>
            <w:tcW w:w="5812" w:type="dxa"/>
          </w:tcPr>
          <w:p w14:paraId="34E2FEC8" w14:textId="77777777" w:rsidR="00E2061C" w:rsidRDefault="00E2061C" w:rsidP="00DA2EEA">
            <w:pPr>
              <w:spacing w:before="0" w:after="40"/>
            </w:pPr>
            <w:proofErr w:type="spellStart"/>
            <w:r>
              <w:t>unary</w:t>
            </w:r>
            <w:r w:rsidRPr="005D7FBB">
              <w:t>_operator</w:t>
            </w:r>
            <w:proofErr w:type="spellEnd"/>
            <w:r w:rsidRPr="005D7FBB">
              <w:t xml:space="preserve"> [</w:t>
            </w:r>
            <w:r>
              <w:t>register + offset</w:t>
            </w:r>
            <w:r w:rsidRPr="005D7FBB">
              <w:t>]</w:t>
            </w:r>
          </w:p>
          <w:p w14:paraId="0355125B" w14:textId="77777777" w:rsidR="00E2061C" w:rsidRDefault="00E2061C" w:rsidP="00DA2EEA">
            <w:pPr>
              <w:spacing w:before="0" w:after="40"/>
            </w:pPr>
            <w:proofErr w:type="spellStart"/>
            <w:r>
              <w:t>unary</w:t>
            </w:r>
            <w:r w:rsidRPr="005D7FBB">
              <w:t>_operator</w:t>
            </w:r>
            <w:proofErr w:type="spellEnd"/>
            <w:r w:rsidRPr="005D7FBB">
              <w:t xml:space="preserve"> [</w:t>
            </w:r>
            <w:proofErr w:type="spellStart"/>
            <w:r>
              <w:t>static_name</w:t>
            </w:r>
            <w:proofErr w:type="spellEnd"/>
            <w:r>
              <w:t xml:space="preserve"> + offset</w:t>
            </w:r>
            <w:r w:rsidRPr="005D7FBB">
              <w:t>]</w:t>
            </w:r>
          </w:p>
          <w:p w14:paraId="71ADDC69" w14:textId="77777777" w:rsidR="00E2061C" w:rsidRPr="00A41868" w:rsidRDefault="00E2061C" w:rsidP="00DA2EEA">
            <w:pPr>
              <w:spacing w:before="0" w:after="40"/>
            </w:pPr>
            <w:proofErr w:type="spellStart"/>
            <w:r>
              <w:t>unary</w:t>
            </w:r>
            <w:r w:rsidRPr="005D7FBB">
              <w:t>_operator</w:t>
            </w:r>
            <w:proofErr w:type="spellEnd"/>
            <w:r w:rsidRPr="005D7FBB">
              <w:t xml:space="preserve"> [</w:t>
            </w:r>
            <w:r>
              <w:t>offset</w:t>
            </w:r>
            <w:r w:rsidRPr="005D7FBB">
              <w:t>]</w:t>
            </w:r>
          </w:p>
        </w:tc>
        <w:tc>
          <w:tcPr>
            <w:tcW w:w="2267" w:type="dxa"/>
          </w:tcPr>
          <w:p w14:paraId="35EDA08F" w14:textId="77777777" w:rsidR="00E2061C" w:rsidRDefault="00E2061C" w:rsidP="00DA2EEA">
            <w:pPr>
              <w:spacing w:before="0" w:after="40"/>
              <w:rPr>
                <w:highlight w:val="white"/>
              </w:rPr>
            </w:pPr>
          </w:p>
        </w:tc>
      </w:tr>
      <w:tr w:rsidR="00E2061C" w14:paraId="60D74369" w14:textId="77777777" w:rsidTr="00DA2EEA">
        <w:tc>
          <w:tcPr>
            <w:tcW w:w="1271" w:type="dxa"/>
          </w:tcPr>
          <w:p w14:paraId="30F5E36C" w14:textId="77777777" w:rsidR="00E2061C" w:rsidRDefault="00E2061C" w:rsidP="00DA2EEA">
            <w:pPr>
              <w:spacing w:before="0" w:after="40"/>
              <w:rPr>
                <w:highlight w:val="white"/>
              </w:rPr>
            </w:pPr>
            <w:r>
              <w:rPr>
                <w:highlight w:val="white"/>
              </w:rPr>
              <w:t>6</w:t>
            </w:r>
          </w:p>
        </w:tc>
        <w:tc>
          <w:tcPr>
            <w:tcW w:w="5812" w:type="dxa"/>
          </w:tcPr>
          <w:p w14:paraId="642274AF" w14:textId="77777777" w:rsidR="00E2061C" w:rsidRDefault="00E2061C" w:rsidP="00DA2EEA">
            <w:pPr>
              <w:spacing w:before="0" w:after="40"/>
              <w:rPr>
                <w:highlight w:val="white"/>
              </w:rPr>
            </w:pPr>
            <w:proofErr w:type="spellStart"/>
            <w:r>
              <w:rPr>
                <w:highlight w:val="white"/>
              </w:rPr>
              <w:t>operator_without_operands</w:t>
            </w:r>
            <w:proofErr w:type="spellEnd"/>
          </w:p>
        </w:tc>
        <w:tc>
          <w:tcPr>
            <w:tcW w:w="2267" w:type="dxa"/>
          </w:tcPr>
          <w:p w14:paraId="18E33E3C" w14:textId="77777777" w:rsidR="00E2061C" w:rsidRDefault="00E2061C" w:rsidP="00DA2EEA">
            <w:pPr>
              <w:spacing w:before="0" w:after="40"/>
              <w:rPr>
                <w:highlight w:val="white"/>
              </w:rPr>
            </w:pPr>
          </w:p>
        </w:tc>
      </w:tr>
    </w:tbl>
    <w:p w14:paraId="0AC5AF45" w14:textId="77777777" w:rsidR="00E2061C" w:rsidRPr="002B63B5" w:rsidRDefault="00E2061C" w:rsidP="002B63B5">
      <w:pPr>
        <w:pStyle w:val="Code"/>
        <w:rPr>
          <w:highlight w:val="white"/>
        </w:rPr>
      </w:pPr>
    </w:p>
    <w:p w14:paraId="144A07A8" w14:textId="77777777" w:rsidR="002B63B5" w:rsidRPr="002B63B5" w:rsidRDefault="002B63B5" w:rsidP="002B63B5">
      <w:pPr>
        <w:pStyle w:val="Code"/>
        <w:rPr>
          <w:highlight w:val="white"/>
        </w:rPr>
      </w:pPr>
      <w:r w:rsidRPr="002B63B5">
        <w:rPr>
          <w:highlight w:val="white"/>
        </w:rPr>
        <w:t xml:space="preserve">      // mov ax, [bp + 2]</w:t>
      </w:r>
    </w:p>
    <w:p w14:paraId="77146CA1" w14:textId="77777777" w:rsidR="002B63B5" w:rsidRPr="002B63B5" w:rsidRDefault="002B63B5" w:rsidP="002B63B5">
      <w:pPr>
        <w:pStyle w:val="Code"/>
        <w:rPr>
          <w:highlight w:val="white"/>
        </w:rPr>
      </w:pPr>
      <w:r w:rsidRPr="002B63B5">
        <w:rPr>
          <w:highlight w:val="white"/>
        </w:rPr>
        <w:t xml:space="preserve">      else if ((operand0 is Register) &amp;&amp; (operand1 is Register) &amp;&amp;</w:t>
      </w:r>
    </w:p>
    <w:p w14:paraId="659849F5" w14:textId="77777777" w:rsidR="002B63B5" w:rsidRPr="002B63B5" w:rsidRDefault="002B63B5" w:rsidP="002B63B5">
      <w:pPr>
        <w:pStyle w:val="Code"/>
        <w:rPr>
          <w:highlight w:val="white"/>
        </w:rPr>
      </w:pPr>
      <w:r w:rsidRPr="002B63B5">
        <w:rPr>
          <w:highlight w:val="white"/>
        </w:rPr>
        <w:t xml:space="preserve">               (operand2 is int)) {</w:t>
      </w:r>
    </w:p>
    <w:p w14:paraId="1E5A2462" w14:textId="77777777" w:rsidR="002B63B5" w:rsidRPr="002B63B5" w:rsidRDefault="002B63B5" w:rsidP="002B63B5">
      <w:pPr>
        <w:pStyle w:val="Code"/>
        <w:rPr>
          <w:highlight w:val="white"/>
        </w:rPr>
      </w:pPr>
      <w:r w:rsidRPr="002B63B5">
        <w:rPr>
          <w:highlight w:val="white"/>
        </w:rPr>
        <w:t xml:space="preserve">        Register toRegister = (Register) operand0,</w:t>
      </w:r>
    </w:p>
    <w:p w14:paraId="0332780E" w14:textId="77777777" w:rsidR="002B63B5" w:rsidRPr="002B63B5" w:rsidRDefault="002B63B5" w:rsidP="002B63B5">
      <w:pPr>
        <w:pStyle w:val="Code"/>
        <w:rPr>
          <w:highlight w:val="white"/>
        </w:rPr>
      </w:pPr>
      <w:r w:rsidRPr="002B63B5">
        <w:rPr>
          <w:highlight w:val="white"/>
        </w:rPr>
        <w:t xml:space="preserve">                 baseRegister = (Register) operand1;</w:t>
      </w:r>
    </w:p>
    <w:p w14:paraId="42346A42" w14:textId="77777777" w:rsidR="002B63B5" w:rsidRPr="002B63B5" w:rsidRDefault="002B63B5" w:rsidP="002B63B5">
      <w:pPr>
        <w:pStyle w:val="Code"/>
        <w:rPr>
          <w:highlight w:val="white"/>
        </w:rPr>
      </w:pPr>
      <w:r w:rsidRPr="002B63B5">
        <w:rPr>
          <w:highlight w:val="white"/>
        </w:rPr>
        <w:t xml:space="preserve">        int offset = (int) operand2;</w:t>
      </w:r>
    </w:p>
    <w:p w14:paraId="6FDD3028" w14:textId="77777777" w:rsidR="002B63B5" w:rsidRPr="002B63B5" w:rsidRDefault="002B63B5" w:rsidP="002B63B5">
      <w:pPr>
        <w:pStyle w:val="Code"/>
        <w:rPr>
          <w:highlight w:val="white"/>
        </w:rPr>
      </w:pPr>
      <w:r w:rsidRPr="002B63B5">
        <w:rPr>
          <w:highlight w:val="white"/>
        </w:rPr>
        <w:t xml:space="preserve">        int size = SizeOfValue(offset);</w:t>
      </w:r>
    </w:p>
    <w:p w14:paraId="138D58A2" w14:textId="77777777" w:rsidR="002B63B5" w:rsidRPr="002B63B5" w:rsidRDefault="002B63B5" w:rsidP="002B63B5">
      <w:pPr>
        <w:pStyle w:val="Code"/>
        <w:rPr>
          <w:highlight w:val="white"/>
        </w:rPr>
      </w:pPr>
      <w:r w:rsidRPr="002B63B5">
        <w:rPr>
          <w:highlight w:val="white"/>
        </w:rPr>
        <w:t xml:space="preserve">        List&lt;byte&gt; byteList =</w:t>
      </w:r>
    </w:p>
    <w:p w14:paraId="308DFA1F" w14:textId="77777777" w:rsidR="002B63B5" w:rsidRPr="002B63B5" w:rsidRDefault="002B63B5" w:rsidP="002B63B5">
      <w:pPr>
        <w:pStyle w:val="Code"/>
        <w:rPr>
          <w:highlight w:val="white"/>
        </w:rPr>
      </w:pPr>
      <w:r w:rsidRPr="002B63B5">
        <w:rPr>
          <w:highlight w:val="white"/>
        </w:rPr>
        <w:t xml:space="preserve">          LookupByteArray(Operator, toRegister, baseRegister, size);</w:t>
      </w:r>
    </w:p>
    <w:p w14:paraId="51C144BD"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7E76D974" w14:textId="77777777" w:rsidR="002B63B5" w:rsidRPr="002B63B5" w:rsidRDefault="002B63B5" w:rsidP="002B63B5">
      <w:pPr>
        <w:pStyle w:val="Code"/>
        <w:rPr>
          <w:highlight w:val="white"/>
        </w:rPr>
      </w:pPr>
      <w:r w:rsidRPr="002B63B5">
        <w:rPr>
          <w:highlight w:val="white"/>
        </w:rPr>
        <w:t xml:space="preserve">        return byteList; </w:t>
      </w:r>
    </w:p>
    <w:p w14:paraId="30812C54" w14:textId="77777777" w:rsidR="002B63B5" w:rsidRPr="002B63B5" w:rsidRDefault="002B63B5" w:rsidP="002B63B5">
      <w:pPr>
        <w:pStyle w:val="Code"/>
        <w:rPr>
          <w:highlight w:val="white"/>
        </w:rPr>
      </w:pPr>
      <w:r w:rsidRPr="002B63B5">
        <w:rPr>
          <w:highlight w:val="white"/>
        </w:rPr>
        <w:t xml:space="preserve">      }</w:t>
      </w:r>
    </w:p>
    <w:p w14:paraId="668E6FA6" w14:textId="77777777" w:rsidR="002B63B5" w:rsidRPr="002B63B5" w:rsidRDefault="002B63B5" w:rsidP="002B63B5">
      <w:pPr>
        <w:pStyle w:val="Code"/>
        <w:rPr>
          <w:highlight w:val="white"/>
        </w:rPr>
      </w:pPr>
      <w:r w:rsidRPr="002B63B5">
        <w:rPr>
          <w:highlight w:val="white"/>
        </w:rPr>
        <w:t xml:space="preserve">      // mov ax, [global + 4]; mov ax, [null + 4]</w:t>
      </w:r>
    </w:p>
    <w:p w14:paraId="015E2B0B" w14:textId="77777777" w:rsidR="002B63B5" w:rsidRPr="002B63B5" w:rsidRDefault="002B63B5" w:rsidP="002B63B5">
      <w:pPr>
        <w:pStyle w:val="Code"/>
        <w:rPr>
          <w:highlight w:val="white"/>
        </w:rPr>
      </w:pPr>
      <w:r w:rsidRPr="002B63B5">
        <w:rPr>
          <w:highlight w:val="white"/>
        </w:rPr>
        <w:t xml:space="preserve">      else if (((operand0 is Register) &amp;&amp; (operand1 is string) &amp;&amp;</w:t>
      </w:r>
    </w:p>
    <w:p w14:paraId="14A60284" w14:textId="77777777" w:rsidR="002B63B5" w:rsidRPr="002B63B5" w:rsidRDefault="002B63B5" w:rsidP="002B63B5">
      <w:pPr>
        <w:pStyle w:val="Code"/>
        <w:rPr>
          <w:highlight w:val="white"/>
        </w:rPr>
      </w:pPr>
      <w:r w:rsidRPr="002B63B5">
        <w:rPr>
          <w:highlight w:val="white"/>
        </w:rPr>
        <w:t xml:space="preserve">                (operand2 is int)) || ((operand0 is Register) &amp;&amp;</w:t>
      </w:r>
    </w:p>
    <w:p w14:paraId="3FBB3A4D" w14:textId="77777777" w:rsidR="002B63B5" w:rsidRPr="002B63B5" w:rsidRDefault="002B63B5" w:rsidP="002B63B5">
      <w:pPr>
        <w:pStyle w:val="Code"/>
        <w:rPr>
          <w:highlight w:val="white"/>
        </w:rPr>
      </w:pPr>
      <w:r w:rsidRPr="002B63B5">
        <w:rPr>
          <w:highlight w:val="white"/>
        </w:rPr>
        <w:t xml:space="preserve">                (operand1 == null) &amp;&amp; (operand2 is int))) {</w:t>
      </w:r>
    </w:p>
    <w:p w14:paraId="0CB871BB" w14:textId="77777777" w:rsidR="002B63B5" w:rsidRPr="002B63B5" w:rsidRDefault="002B63B5" w:rsidP="002B63B5">
      <w:pPr>
        <w:pStyle w:val="Code"/>
        <w:rPr>
          <w:highlight w:val="white"/>
        </w:rPr>
      </w:pPr>
      <w:r w:rsidRPr="002B63B5">
        <w:rPr>
          <w:highlight w:val="white"/>
        </w:rPr>
        <w:t xml:space="preserve">        Register toRegister = (Register) operand0;</w:t>
      </w:r>
    </w:p>
    <w:p w14:paraId="1AEFD553" w14:textId="77777777" w:rsidR="002B63B5" w:rsidRPr="002B63B5" w:rsidRDefault="002B63B5" w:rsidP="002B63B5">
      <w:pPr>
        <w:pStyle w:val="Code"/>
        <w:rPr>
          <w:highlight w:val="white"/>
        </w:rPr>
      </w:pPr>
      <w:r w:rsidRPr="002B63B5">
        <w:rPr>
          <w:highlight w:val="white"/>
        </w:rPr>
        <w:t xml:space="preserve">        int offset = (int) operand2;</w:t>
      </w:r>
    </w:p>
    <w:p w14:paraId="7DD78214" w14:textId="77777777" w:rsidR="002B63B5" w:rsidRPr="002B63B5" w:rsidRDefault="002B63B5" w:rsidP="002B63B5">
      <w:pPr>
        <w:pStyle w:val="Code"/>
        <w:rPr>
          <w:highlight w:val="white"/>
        </w:rPr>
      </w:pPr>
      <w:r w:rsidRPr="002B63B5">
        <w:rPr>
          <w:highlight w:val="white"/>
        </w:rPr>
        <w:t xml:space="preserve">        List&lt;byte&gt; byteList =</w:t>
      </w:r>
    </w:p>
    <w:p w14:paraId="4FA62A8E" w14:textId="77777777" w:rsidR="002B63B5" w:rsidRPr="002B63B5" w:rsidRDefault="002B63B5" w:rsidP="002B63B5">
      <w:pPr>
        <w:pStyle w:val="Code"/>
        <w:rPr>
          <w:highlight w:val="white"/>
        </w:rPr>
      </w:pPr>
      <w:r w:rsidRPr="002B63B5">
        <w:rPr>
          <w:highlight w:val="white"/>
        </w:rPr>
        <w:t xml:space="preserve">          LookupByteArray(Operator, toRegister, null, TypeSize.PointerSize);</w:t>
      </w:r>
    </w:p>
    <w:p w14:paraId="34BB7C01"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1790F3DA" w14:textId="77777777" w:rsidR="002B63B5" w:rsidRPr="002B63B5" w:rsidRDefault="002B63B5" w:rsidP="002B63B5">
      <w:pPr>
        <w:pStyle w:val="Code"/>
        <w:rPr>
          <w:highlight w:val="white"/>
        </w:rPr>
      </w:pPr>
      <w:r w:rsidRPr="002B63B5">
        <w:rPr>
          <w:highlight w:val="white"/>
        </w:rPr>
        <w:t xml:space="preserve">                     TypeSize.PointerSize, offset);</w:t>
      </w:r>
    </w:p>
    <w:p w14:paraId="2EE7C298" w14:textId="77777777" w:rsidR="002B63B5" w:rsidRPr="002B63B5" w:rsidRDefault="002B63B5" w:rsidP="002B63B5">
      <w:pPr>
        <w:pStyle w:val="Code"/>
        <w:rPr>
          <w:highlight w:val="white"/>
        </w:rPr>
      </w:pPr>
      <w:r w:rsidRPr="002B63B5">
        <w:rPr>
          <w:highlight w:val="white"/>
        </w:rPr>
        <w:t xml:space="preserve">        return byteList; </w:t>
      </w:r>
    </w:p>
    <w:p w14:paraId="0C21173D" w14:textId="77777777" w:rsidR="002B63B5" w:rsidRPr="002B63B5" w:rsidRDefault="002B63B5" w:rsidP="002B63B5">
      <w:pPr>
        <w:pStyle w:val="Code"/>
        <w:rPr>
          <w:highlight w:val="white"/>
        </w:rPr>
      </w:pPr>
      <w:r w:rsidRPr="002B63B5">
        <w:rPr>
          <w:highlight w:val="white"/>
        </w:rPr>
        <w:t xml:space="preserve">      }</w:t>
      </w:r>
    </w:p>
    <w:p w14:paraId="6C8546B7" w14:textId="77777777" w:rsidR="002B63B5" w:rsidRPr="002B63B5" w:rsidRDefault="002B63B5" w:rsidP="002B63B5">
      <w:pPr>
        <w:pStyle w:val="Code"/>
        <w:rPr>
          <w:highlight w:val="white"/>
        </w:rPr>
      </w:pPr>
      <w:r w:rsidRPr="002B63B5">
        <w:rPr>
          <w:highlight w:val="white"/>
        </w:rPr>
        <w:t xml:space="preserve">      // mov [bp + 2], ax</w:t>
      </w:r>
    </w:p>
    <w:p w14:paraId="4FF6C63A"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491F80B4" w14:textId="77777777" w:rsidR="002B63B5" w:rsidRPr="002B63B5" w:rsidRDefault="002B63B5" w:rsidP="002B63B5">
      <w:pPr>
        <w:pStyle w:val="Code"/>
        <w:rPr>
          <w:highlight w:val="white"/>
        </w:rPr>
      </w:pPr>
      <w:r w:rsidRPr="002B63B5">
        <w:rPr>
          <w:highlight w:val="white"/>
        </w:rPr>
        <w:t xml:space="preserve">               (operand2 is Register)) {</w:t>
      </w:r>
    </w:p>
    <w:p w14:paraId="589946DE" w14:textId="77777777" w:rsidR="002B63B5" w:rsidRPr="002B63B5" w:rsidRDefault="002B63B5" w:rsidP="002B63B5">
      <w:pPr>
        <w:pStyle w:val="Code"/>
        <w:rPr>
          <w:highlight w:val="white"/>
        </w:rPr>
      </w:pPr>
      <w:r w:rsidRPr="002B63B5">
        <w:rPr>
          <w:highlight w:val="white"/>
        </w:rPr>
        <w:t xml:space="preserve">        Register baseRegister = (Register) operand0,</w:t>
      </w:r>
    </w:p>
    <w:p w14:paraId="0B408573" w14:textId="77777777" w:rsidR="002B63B5" w:rsidRPr="002B63B5" w:rsidRDefault="002B63B5" w:rsidP="002B63B5">
      <w:pPr>
        <w:pStyle w:val="Code"/>
        <w:rPr>
          <w:highlight w:val="white"/>
        </w:rPr>
      </w:pPr>
      <w:r w:rsidRPr="002B63B5">
        <w:rPr>
          <w:highlight w:val="white"/>
        </w:rPr>
        <w:t xml:space="preserve">                 fromRegister = (Register) operand2;</w:t>
      </w:r>
    </w:p>
    <w:p w14:paraId="454C353D" w14:textId="77777777" w:rsidR="002B63B5" w:rsidRPr="002B63B5" w:rsidRDefault="002B63B5" w:rsidP="002B63B5">
      <w:pPr>
        <w:pStyle w:val="Code"/>
        <w:rPr>
          <w:highlight w:val="white"/>
        </w:rPr>
      </w:pPr>
      <w:r w:rsidRPr="002B63B5">
        <w:rPr>
          <w:highlight w:val="white"/>
        </w:rPr>
        <w:t xml:space="preserve">        int offset = (int) operand1;</w:t>
      </w:r>
    </w:p>
    <w:p w14:paraId="17A3424C" w14:textId="77777777" w:rsidR="002B63B5" w:rsidRPr="002B63B5" w:rsidRDefault="002B63B5" w:rsidP="002B63B5">
      <w:pPr>
        <w:pStyle w:val="Code"/>
        <w:rPr>
          <w:highlight w:val="white"/>
        </w:rPr>
      </w:pPr>
      <w:r w:rsidRPr="002B63B5">
        <w:rPr>
          <w:highlight w:val="white"/>
        </w:rPr>
        <w:t xml:space="preserve">        int size = SizeOfValue(offset);</w:t>
      </w:r>
    </w:p>
    <w:p w14:paraId="6D332EFB" w14:textId="77777777" w:rsidR="002B63B5" w:rsidRPr="002B63B5" w:rsidRDefault="002B63B5" w:rsidP="002B63B5">
      <w:pPr>
        <w:pStyle w:val="Code"/>
        <w:rPr>
          <w:highlight w:val="white"/>
        </w:rPr>
      </w:pPr>
      <w:r w:rsidRPr="002B63B5">
        <w:rPr>
          <w:highlight w:val="white"/>
        </w:rPr>
        <w:t xml:space="preserve">        List&lt;byte&gt; byteList =</w:t>
      </w:r>
    </w:p>
    <w:p w14:paraId="5F9E3710" w14:textId="77777777" w:rsidR="002B63B5" w:rsidRPr="002B63B5" w:rsidRDefault="002B63B5" w:rsidP="002B63B5">
      <w:pPr>
        <w:pStyle w:val="Code"/>
        <w:rPr>
          <w:highlight w:val="white"/>
        </w:rPr>
      </w:pPr>
      <w:r w:rsidRPr="002B63B5">
        <w:rPr>
          <w:highlight w:val="white"/>
        </w:rPr>
        <w:t xml:space="preserve">          LookupByteArray(Operator, baseRegister, size, fromRegister);</w:t>
      </w:r>
    </w:p>
    <w:p w14:paraId="53B33F99"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1E9BA1CF" w14:textId="77777777" w:rsidR="002B63B5" w:rsidRPr="002B63B5" w:rsidRDefault="002B63B5" w:rsidP="002B63B5">
      <w:pPr>
        <w:pStyle w:val="Code"/>
        <w:rPr>
          <w:highlight w:val="white"/>
        </w:rPr>
      </w:pPr>
      <w:r w:rsidRPr="002B63B5">
        <w:rPr>
          <w:highlight w:val="white"/>
        </w:rPr>
        <w:t xml:space="preserve">        return byteList; </w:t>
      </w:r>
    </w:p>
    <w:p w14:paraId="539B31C7" w14:textId="77777777" w:rsidR="002B63B5" w:rsidRPr="002B63B5" w:rsidRDefault="002B63B5" w:rsidP="002B63B5">
      <w:pPr>
        <w:pStyle w:val="Code"/>
        <w:rPr>
          <w:highlight w:val="white"/>
        </w:rPr>
      </w:pPr>
      <w:r w:rsidRPr="002B63B5">
        <w:rPr>
          <w:highlight w:val="white"/>
        </w:rPr>
        <w:t xml:space="preserve">      }</w:t>
      </w:r>
    </w:p>
    <w:p w14:paraId="03D18640" w14:textId="77777777" w:rsidR="002B63B5" w:rsidRPr="002B63B5" w:rsidRDefault="002B63B5" w:rsidP="002B63B5">
      <w:pPr>
        <w:pStyle w:val="Code"/>
        <w:rPr>
          <w:highlight w:val="white"/>
        </w:rPr>
      </w:pPr>
      <w:r w:rsidRPr="002B63B5">
        <w:rPr>
          <w:highlight w:val="white"/>
        </w:rPr>
        <w:t xml:space="preserve">      // mov [global + 4], ax; mov [null + 4], ax</w:t>
      </w:r>
    </w:p>
    <w:p w14:paraId="1817E865" w14:textId="77777777" w:rsidR="002B63B5" w:rsidRPr="002B63B5" w:rsidRDefault="002B63B5" w:rsidP="002B63B5">
      <w:pPr>
        <w:pStyle w:val="Code"/>
        <w:rPr>
          <w:highlight w:val="white"/>
        </w:rPr>
      </w:pPr>
      <w:r w:rsidRPr="002B63B5">
        <w:rPr>
          <w:highlight w:val="white"/>
        </w:rPr>
        <w:t xml:space="preserve">      else if ((operand1 is int) &amp;&amp; (operand2 is Register)) {</w:t>
      </w:r>
    </w:p>
    <w:p w14:paraId="683B256F"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4017FCC0" w14:textId="77777777" w:rsidR="002B63B5" w:rsidRPr="002B63B5" w:rsidRDefault="002B63B5" w:rsidP="002B63B5">
      <w:pPr>
        <w:pStyle w:val="Code"/>
        <w:rPr>
          <w:highlight w:val="white"/>
        </w:rPr>
      </w:pPr>
      <w:r w:rsidRPr="002B63B5">
        <w:rPr>
          <w:highlight w:val="white"/>
        </w:rPr>
        <w:t xml:space="preserve">        int offset = (int)operand1;</w:t>
      </w:r>
    </w:p>
    <w:p w14:paraId="73481B07" w14:textId="77777777" w:rsidR="002B63B5" w:rsidRPr="002B63B5" w:rsidRDefault="002B63B5" w:rsidP="002B63B5">
      <w:pPr>
        <w:pStyle w:val="Code"/>
        <w:rPr>
          <w:highlight w:val="white"/>
        </w:rPr>
      </w:pPr>
      <w:r w:rsidRPr="002B63B5">
        <w:rPr>
          <w:highlight w:val="white"/>
        </w:rPr>
        <w:t xml:space="preserve">        Register fromRegister = (Register)operand2;</w:t>
      </w:r>
    </w:p>
    <w:p w14:paraId="3041CE1C" w14:textId="77777777" w:rsidR="002B63B5" w:rsidRPr="002B63B5" w:rsidRDefault="002B63B5" w:rsidP="002B63B5">
      <w:pPr>
        <w:pStyle w:val="Code"/>
        <w:rPr>
          <w:highlight w:val="white"/>
        </w:rPr>
      </w:pPr>
      <w:r w:rsidRPr="002B63B5">
        <w:rPr>
          <w:highlight w:val="white"/>
        </w:rPr>
        <w:t xml:space="preserve">        List&lt;byte&gt; byteList =</w:t>
      </w:r>
    </w:p>
    <w:p w14:paraId="678CD7AB" w14:textId="77777777" w:rsidR="002B63B5" w:rsidRPr="002B63B5" w:rsidRDefault="002B63B5" w:rsidP="002B63B5">
      <w:pPr>
        <w:pStyle w:val="Code"/>
        <w:rPr>
          <w:highlight w:val="white"/>
        </w:rPr>
      </w:pPr>
      <w:r w:rsidRPr="002B63B5">
        <w:rPr>
          <w:highlight w:val="white"/>
        </w:rPr>
        <w:t xml:space="preserve">          LookupByteArray(Operator, null, TypeSize.PointerSize, fromRegister);</w:t>
      </w:r>
    </w:p>
    <w:p w14:paraId="213AB09C"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63962351" w14:textId="77777777" w:rsidR="002B63B5" w:rsidRPr="002B63B5" w:rsidRDefault="002B63B5" w:rsidP="002B63B5">
      <w:pPr>
        <w:pStyle w:val="Code"/>
        <w:rPr>
          <w:highlight w:val="white"/>
        </w:rPr>
      </w:pPr>
      <w:r w:rsidRPr="002B63B5">
        <w:rPr>
          <w:highlight w:val="white"/>
        </w:rPr>
        <w:t xml:space="preserve">                     TypeSize.PointerSize, offset);</w:t>
      </w:r>
    </w:p>
    <w:p w14:paraId="11D5C1AE" w14:textId="77777777" w:rsidR="002B63B5" w:rsidRPr="002B63B5" w:rsidRDefault="002B63B5" w:rsidP="002B63B5">
      <w:pPr>
        <w:pStyle w:val="Code"/>
        <w:rPr>
          <w:highlight w:val="white"/>
        </w:rPr>
      </w:pPr>
      <w:r w:rsidRPr="002B63B5">
        <w:rPr>
          <w:highlight w:val="white"/>
        </w:rPr>
        <w:t xml:space="preserve">        return byteList; </w:t>
      </w:r>
    </w:p>
    <w:p w14:paraId="5073EF3A" w14:textId="77777777" w:rsidR="002B63B5" w:rsidRPr="002B63B5" w:rsidRDefault="002B63B5" w:rsidP="002B63B5">
      <w:pPr>
        <w:pStyle w:val="Code"/>
        <w:rPr>
          <w:highlight w:val="white"/>
        </w:rPr>
      </w:pPr>
      <w:r w:rsidRPr="002B63B5">
        <w:rPr>
          <w:highlight w:val="white"/>
        </w:rPr>
        <w:t xml:space="preserve">      }</w:t>
      </w:r>
    </w:p>
    <w:p w14:paraId="0AAD54B2" w14:textId="77777777" w:rsidR="002B63B5" w:rsidRPr="002B63B5" w:rsidRDefault="002B63B5" w:rsidP="002B63B5">
      <w:pPr>
        <w:pStyle w:val="Code"/>
        <w:rPr>
          <w:highlight w:val="white"/>
        </w:rPr>
      </w:pPr>
      <w:r w:rsidRPr="002B63B5">
        <w:rPr>
          <w:highlight w:val="white"/>
        </w:rPr>
        <w:t xml:space="preserve">      // mov [bp + 2], 123</w:t>
      </w:r>
    </w:p>
    <w:p w14:paraId="3696F539"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584A6D43" w14:textId="77777777" w:rsidR="002B63B5" w:rsidRPr="002B63B5" w:rsidRDefault="002B63B5" w:rsidP="002B63B5">
      <w:pPr>
        <w:pStyle w:val="Code"/>
        <w:rPr>
          <w:highlight w:val="white"/>
        </w:rPr>
      </w:pPr>
      <w:r w:rsidRPr="002B63B5">
        <w:rPr>
          <w:highlight w:val="white"/>
        </w:rPr>
        <w:t xml:space="preserve">               (operand2 is BigInteger)) {</w:t>
      </w:r>
    </w:p>
    <w:p w14:paraId="3A4E9036" w14:textId="77777777" w:rsidR="002B63B5" w:rsidRPr="002B63B5" w:rsidRDefault="002B63B5" w:rsidP="002B63B5">
      <w:pPr>
        <w:pStyle w:val="Code"/>
        <w:rPr>
          <w:highlight w:val="white"/>
        </w:rPr>
      </w:pPr>
      <w:r w:rsidRPr="002B63B5">
        <w:rPr>
          <w:highlight w:val="white"/>
        </w:rPr>
        <w:t xml:space="preserve">        Register baseRegister = (Register) operand0;</w:t>
      </w:r>
    </w:p>
    <w:p w14:paraId="72FF3E88" w14:textId="77777777" w:rsidR="002B63B5" w:rsidRPr="002B63B5" w:rsidRDefault="002B63B5" w:rsidP="002B63B5">
      <w:pPr>
        <w:pStyle w:val="Code"/>
        <w:rPr>
          <w:highlight w:val="white"/>
        </w:rPr>
      </w:pPr>
      <w:r w:rsidRPr="002B63B5">
        <w:rPr>
          <w:highlight w:val="white"/>
        </w:rPr>
        <w:t xml:space="preserve">        int offset = (int) operand1;</w:t>
      </w:r>
    </w:p>
    <w:p w14:paraId="450EDC38" w14:textId="77777777" w:rsidR="002B63B5" w:rsidRPr="002B63B5" w:rsidRDefault="002B63B5" w:rsidP="002B63B5">
      <w:pPr>
        <w:pStyle w:val="Code"/>
        <w:rPr>
          <w:highlight w:val="white"/>
        </w:rPr>
      </w:pPr>
      <w:r w:rsidRPr="002B63B5">
        <w:rPr>
          <w:highlight w:val="white"/>
        </w:rPr>
        <w:t xml:space="preserve">        BigInteger value = (BigInteger) operand2;</w:t>
      </w:r>
    </w:p>
    <w:p w14:paraId="66233113" w14:textId="77777777" w:rsidR="002B63B5" w:rsidRPr="002B63B5" w:rsidRDefault="002B63B5" w:rsidP="002B63B5">
      <w:pPr>
        <w:pStyle w:val="Code"/>
        <w:rPr>
          <w:highlight w:val="white"/>
        </w:rPr>
      </w:pPr>
      <w:r w:rsidRPr="002B63B5">
        <w:rPr>
          <w:highlight w:val="white"/>
        </w:rPr>
        <w:t xml:space="preserve">        int offsetSize = SizeOfValue(offset),</w:t>
      </w:r>
    </w:p>
    <w:p w14:paraId="6F1E92D8" w14:textId="77777777" w:rsidR="002B63B5" w:rsidRPr="002B63B5" w:rsidRDefault="002B63B5" w:rsidP="002B63B5">
      <w:pPr>
        <w:pStyle w:val="Code"/>
        <w:rPr>
          <w:highlight w:val="white"/>
        </w:rPr>
      </w:pPr>
      <w:r w:rsidRPr="002B63B5">
        <w:rPr>
          <w:highlight w:val="white"/>
        </w:rPr>
        <w:t xml:space="preserve">            valueSize = SizeOfValue(value, Operator);</w:t>
      </w:r>
    </w:p>
    <w:p w14:paraId="02F46CB9" w14:textId="77777777" w:rsidR="002B63B5" w:rsidRPr="002B63B5" w:rsidRDefault="002B63B5" w:rsidP="002B63B5">
      <w:pPr>
        <w:pStyle w:val="Code"/>
        <w:rPr>
          <w:highlight w:val="white"/>
        </w:rPr>
      </w:pPr>
      <w:r w:rsidRPr="002B63B5">
        <w:rPr>
          <w:highlight w:val="white"/>
        </w:rPr>
        <w:t xml:space="preserve">        List&lt;byte&gt; byteList =</w:t>
      </w:r>
    </w:p>
    <w:p w14:paraId="75FB993F" w14:textId="77777777" w:rsidR="002B63B5" w:rsidRPr="002B63B5" w:rsidRDefault="002B63B5" w:rsidP="002B63B5">
      <w:pPr>
        <w:pStyle w:val="Code"/>
        <w:rPr>
          <w:highlight w:val="white"/>
        </w:rPr>
      </w:pPr>
      <w:r w:rsidRPr="002B63B5">
        <w:rPr>
          <w:highlight w:val="white"/>
        </w:rPr>
        <w:lastRenderedPageBreak/>
        <w:t xml:space="preserve">          LookupByteArray(Operator, baseRegister, offsetSize, valueSize);</w:t>
      </w:r>
    </w:p>
    <w:p w14:paraId="5032EDE4" w14:textId="77777777" w:rsidR="002B63B5" w:rsidRPr="002B63B5" w:rsidRDefault="002B63B5" w:rsidP="002B63B5">
      <w:pPr>
        <w:pStyle w:val="Code"/>
        <w:rPr>
          <w:highlight w:val="white"/>
        </w:rPr>
      </w:pPr>
      <w:r w:rsidRPr="002B63B5">
        <w:rPr>
          <w:highlight w:val="white"/>
        </w:rPr>
        <w:t xml:space="preserve">        LoadByteList(byteList, byteList.Count - (offsetSize + valueSize),</w:t>
      </w:r>
    </w:p>
    <w:p w14:paraId="4CDD12E1" w14:textId="77777777" w:rsidR="002B63B5" w:rsidRPr="002B63B5" w:rsidRDefault="002B63B5" w:rsidP="002B63B5">
      <w:pPr>
        <w:pStyle w:val="Code"/>
        <w:rPr>
          <w:highlight w:val="white"/>
        </w:rPr>
      </w:pPr>
      <w:r w:rsidRPr="002B63B5">
        <w:rPr>
          <w:highlight w:val="white"/>
        </w:rPr>
        <w:t xml:space="preserve">                     offsetSize, offset);</w:t>
      </w:r>
    </w:p>
    <w:p w14:paraId="582A0D6A" w14:textId="77777777" w:rsidR="002B63B5" w:rsidRPr="002B63B5" w:rsidRDefault="002B63B5" w:rsidP="002B63B5">
      <w:pPr>
        <w:pStyle w:val="Code"/>
        <w:rPr>
          <w:highlight w:val="white"/>
        </w:rPr>
      </w:pPr>
      <w:r w:rsidRPr="002B63B5">
        <w:rPr>
          <w:highlight w:val="white"/>
        </w:rPr>
        <w:t xml:space="preserve">        LoadByteList(byteList, byteList.Count - valueSize,</w:t>
      </w:r>
    </w:p>
    <w:p w14:paraId="605186E1" w14:textId="77777777" w:rsidR="002B63B5" w:rsidRPr="002B63B5" w:rsidRDefault="002B63B5" w:rsidP="002B63B5">
      <w:pPr>
        <w:pStyle w:val="Code"/>
        <w:rPr>
          <w:highlight w:val="white"/>
        </w:rPr>
      </w:pPr>
      <w:r w:rsidRPr="002B63B5">
        <w:rPr>
          <w:highlight w:val="white"/>
        </w:rPr>
        <w:t xml:space="preserve">                     valueSize, value);</w:t>
      </w:r>
    </w:p>
    <w:p w14:paraId="32B04ABE" w14:textId="77777777" w:rsidR="002B63B5" w:rsidRPr="002B63B5" w:rsidRDefault="002B63B5" w:rsidP="002B63B5">
      <w:pPr>
        <w:pStyle w:val="Code"/>
        <w:rPr>
          <w:highlight w:val="white"/>
        </w:rPr>
      </w:pPr>
      <w:r w:rsidRPr="002B63B5">
        <w:rPr>
          <w:highlight w:val="white"/>
        </w:rPr>
        <w:t xml:space="preserve">        return byteList;</w:t>
      </w:r>
    </w:p>
    <w:p w14:paraId="30302F2B" w14:textId="77777777" w:rsidR="002B63B5" w:rsidRPr="002B63B5" w:rsidRDefault="002B63B5" w:rsidP="002B63B5">
      <w:pPr>
        <w:pStyle w:val="Code"/>
        <w:rPr>
          <w:highlight w:val="white"/>
        </w:rPr>
      </w:pPr>
      <w:r w:rsidRPr="002B63B5">
        <w:rPr>
          <w:highlight w:val="white"/>
        </w:rPr>
        <w:t xml:space="preserve">      }</w:t>
      </w:r>
    </w:p>
    <w:p w14:paraId="438E5DC9" w14:textId="77777777" w:rsidR="002B63B5" w:rsidRPr="002B63B5" w:rsidRDefault="002B63B5" w:rsidP="002B63B5">
      <w:pPr>
        <w:pStyle w:val="Code"/>
        <w:rPr>
          <w:highlight w:val="white"/>
        </w:rPr>
      </w:pPr>
      <w:r w:rsidRPr="002B63B5">
        <w:rPr>
          <w:highlight w:val="white"/>
        </w:rPr>
        <w:t xml:space="preserve">      // mov [bp + 2], global</w:t>
      </w:r>
    </w:p>
    <w:p w14:paraId="47B0C7B4"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63EA1C81" w14:textId="77777777" w:rsidR="002B63B5" w:rsidRPr="002B63B5" w:rsidRDefault="002B63B5" w:rsidP="002B63B5">
      <w:pPr>
        <w:pStyle w:val="Code"/>
        <w:rPr>
          <w:highlight w:val="white"/>
        </w:rPr>
      </w:pPr>
      <w:r w:rsidRPr="002B63B5">
        <w:rPr>
          <w:highlight w:val="white"/>
        </w:rPr>
        <w:t xml:space="preserve">               (operand2 is string)) {</w:t>
      </w:r>
    </w:p>
    <w:p w14:paraId="27547215" w14:textId="77777777" w:rsidR="002B63B5" w:rsidRPr="002B63B5" w:rsidRDefault="002B63B5" w:rsidP="002B63B5">
      <w:pPr>
        <w:pStyle w:val="Code"/>
        <w:rPr>
          <w:highlight w:val="white"/>
        </w:rPr>
      </w:pPr>
      <w:r w:rsidRPr="002B63B5">
        <w:rPr>
          <w:highlight w:val="white"/>
        </w:rPr>
        <w:t xml:space="preserve">        Register baseRegister = (Register) operand0;</w:t>
      </w:r>
    </w:p>
    <w:p w14:paraId="6DA954B6" w14:textId="77777777" w:rsidR="002B63B5" w:rsidRPr="002B63B5" w:rsidRDefault="002B63B5" w:rsidP="002B63B5">
      <w:pPr>
        <w:pStyle w:val="Code"/>
        <w:rPr>
          <w:highlight w:val="white"/>
        </w:rPr>
      </w:pPr>
      <w:r w:rsidRPr="002B63B5">
        <w:rPr>
          <w:highlight w:val="white"/>
        </w:rPr>
        <w:t xml:space="preserve">        int offset = (int) operand1;</w:t>
      </w:r>
    </w:p>
    <w:p w14:paraId="1423B618" w14:textId="77777777" w:rsidR="002B63B5" w:rsidRPr="002B63B5" w:rsidRDefault="002B63B5" w:rsidP="002B63B5">
      <w:pPr>
        <w:pStyle w:val="Code"/>
        <w:rPr>
          <w:highlight w:val="white"/>
        </w:rPr>
      </w:pPr>
      <w:r w:rsidRPr="002B63B5">
        <w:rPr>
          <w:highlight w:val="white"/>
        </w:rPr>
        <w:t xml:space="preserve">        int offsetSize = SizeOfValue(offset);</w:t>
      </w:r>
    </w:p>
    <w:p w14:paraId="390D6074" w14:textId="77777777" w:rsidR="002B63B5" w:rsidRPr="002B63B5" w:rsidRDefault="002B63B5" w:rsidP="002B63B5">
      <w:pPr>
        <w:pStyle w:val="Code"/>
        <w:rPr>
          <w:highlight w:val="white"/>
        </w:rPr>
      </w:pPr>
      <w:r w:rsidRPr="002B63B5">
        <w:rPr>
          <w:highlight w:val="white"/>
        </w:rPr>
        <w:t xml:space="preserve">        List&lt;byte&gt; byteList =</w:t>
      </w:r>
    </w:p>
    <w:p w14:paraId="513A22A6" w14:textId="77777777" w:rsidR="002B63B5" w:rsidRPr="002B63B5" w:rsidRDefault="002B63B5" w:rsidP="002B63B5">
      <w:pPr>
        <w:pStyle w:val="Code"/>
        <w:rPr>
          <w:highlight w:val="white"/>
        </w:rPr>
      </w:pPr>
      <w:r w:rsidRPr="002B63B5">
        <w:rPr>
          <w:highlight w:val="white"/>
        </w:rPr>
        <w:t xml:space="preserve">          LookupByteArray(Operator, baseRegister, offsetSize,</w:t>
      </w:r>
    </w:p>
    <w:p w14:paraId="3E501259" w14:textId="77777777" w:rsidR="002B63B5" w:rsidRPr="002B63B5" w:rsidRDefault="002B63B5" w:rsidP="002B63B5">
      <w:pPr>
        <w:pStyle w:val="Code"/>
        <w:rPr>
          <w:highlight w:val="white"/>
        </w:rPr>
      </w:pPr>
      <w:r w:rsidRPr="002B63B5">
        <w:rPr>
          <w:highlight w:val="white"/>
        </w:rPr>
        <w:t xml:space="preserve">                          TypeSize.PointerSize);</w:t>
      </w:r>
    </w:p>
    <w:p w14:paraId="20DCA438" w14:textId="77777777" w:rsidR="002B63B5" w:rsidRPr="002B63B5" w:rsidRDefault="002B63B5" w:rsidP="002B63B5">
      <w:pPr>
        <w:pStyle w:val="Code"/>
        <w:rPr>
          <w:highlight w:val="white"/>
        </w:rPr>
      </w:pPr>
      <w:r w:rsidRPr="002B63B5">
        <w:rPr>
          <w:highlight w:val="white"/>
        </w:rPr>
        <w:t xml:space="preserve">        LoadByteList(byteList, byteList.Count -</w:t>
      </w:r>
    </w:p>
    <w:p w14:paraId="4B94C18C" w14:textId="77777777" w:rsidR="002B63B5" w:rsidRPr="002B63B5" w:rsidRDefault="002B63B5" w:rsidP="002B63B5">
      <w:pPr>
        <w:pStyle w:val="Code"/>
        <w:rPr>
          <w:highlight w:val="white"/>
        </w:rPr>
      </w:pPr>
      <w:r w:rsidRPr="002B63B5">
        <w:rPr>
          <w:highlight w:val="white"/>
        </w:rPr>
        <w:t xml:space="preserve">                    (offsetSize + TypeSize.PointerSize), offsetSize, offset);</w:t>
      </w:r>
    </w:p>
    <w:p w14:paraId="24D20375"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27DB730D" w14:textId="77777777" w:rsidR="002B63B5" w:rsidRPr="002B63B5" w:rsidRDefault="002B63B5" w:rsidP="002B63B5">
      <w:pPr>
        <w:pStyle w:val="Code"/>
        <w:rPr>
          <w:highlight w:val="white"/>
        </w:rPr>
      </w:pPr>
      <w:r w:rsidRPr="002B63B5">
        <w:rPr>
          <w:highlight w:val="white"/>
        </w:rPr>
        <w:t xml:space="preserve">                     TypeSize.PointerSize, 0);</w:t>
      </w:r>
    </w:p>
    <w:p w14:paraId="28D98181" w14:textId="77777777" w:rsidR="002B63B5" w:rsidRPr="002B63B5" w:rsidRDefault="002B63B5" w:rsidP="002B63B5">
      <w:pPr>
        <w:pStyle w:val="Code"/>
        <w:rPr>
          <w:highlight w:val="white"/>
        </w:rPr>
      </w:pPr>
      <w:r w:rsidRPr="002B63B5">
        <w:rPr>
          <w:highlight w:val="white"/>
        </w:rPr>
        <w:t xml:space="preserve">        return byteList; </w:t>
      </w:r>
    </w:p>
    <w:p w14:paraId="3B4A0C27" w14:textId="77777777" w:rsidR="002B63B5" w:rsidRPr="002B63B5" w:rsidRDefault="002B63B5" w:rsidP="002B63B5">
      <w:pPr>
        <w:pStyle w:val="Code"/>
        <w:rPr>
          <w:highlight w:val="white"/>
        </w:rPr>
      </w:pPr>
      <w:r w:rsidRPr="002B63B5">
        <w:rPr>
          <w:highlight w:val="white"/>
        </w:rPr>
        <w:t xml:space="preserve">      }</w:t>
      </w:r>
    </w:p>
    <w:p w14:paraId="22C1094A" w14:textId="77777777" w:rsidR="002B63B5" w:rsidRPr="002B63B5" w:rsidRDefault="002B63B5" w:rsidP="002B63B5">
      <w:pPr>
        <w:pStyle w:val="Code"/>
        <w:rPr>
          <w:highlight w:val="white"/>
        </w:rPr>
      </w:pPr>
      <w:r w:rsidRPr="002B63B5">
        <w:rPr>
          <w:highlight w:val="white"/>
        </w:rPr>
        <w:t xml:space="preserve">      // mov [global + 4], 123; mov [null + 4], 123</w:t>
      </w:r>
    </w:p>
    <w:p w14:paraId="628E1C8B" w14:textId="77777777" w:rsidR="002B63B5" w:rsidRPr="002B63B5" w:rsidRDefault="002B63B5" w:rsidP="002B63B5">
      <w:pPr>
        <w:pStyle w:val="Code"/>
        <w:rPr>
          <w:highlight w:val="white"/>
        </w:rPr>
      </w:pPr>
      <w:r w:rsidRPr="002B63B5">
        <w:rPr>
          <w:highlight w:val="white"/>
        </w:rPr>
        <w:t xml:space="preserve">      else if ((operand1 is int) &amp;&amp; (operand2 is BigInteger)) {</w:t>
      </w:r>
    </w:p>
    <w:p w14:paraId="00E9F756"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2AC254DE" w14:textId="77777777" w:rsidR="002B63B5" w:rsidRPr="002B63B5" w:rsidRDefault="002B63B5" w:rsidP="002B63B5">
      <w:pPr>
        <w:pStyle w:val="Code"/>
        <w:rPr>
          <w:highlight w:val="white"/>
        </w:rPr>
      </w:pPr>
      <w:r w:rsidRPr="002B63B5">
        <w:rPr>
          <w:highlight w:val="white"/>
        </w:rPr>
        <w:t xml:space="preserve">        int offset = (int) operand1;</w:t>
      </w:r>
    </w:p>
    <w:p w14:paraId="7C3E8C15" w14:textId="77777777" w:rsidR="002B63B5" w:rsidRPr="002B63B5" w:rsidRDefault="002B63B5" w:rsidP="002B63B5">
      <w:pPr>
        <w:pStyle w:val="Code"/>
        <w:rPr>
          <w:highlight w:val="white"/>
        </w:rPr>
      </w:pPr>
      <w:r w:rsidRPr="002B63B5">
        <w:rPr>
          <w:highlight w:val="white"/>
        </w:rPr>
        <w:t xml:space="preserve">        BigInteger value = (BigInteger) operand2;</w:t>
      </w:r>
    </w:p>
    <w:p w14:paraId="0690F941" w14:textId="77777777" w:rsidR="002B63B5" w:rsidRPr="002B63B5" w:rsidRDefault="002B63B5" w:rsidP="002B63B5">
      <w:pPr>
        <w:pStyle w:val="Code"/>
        <w:rPr>
          <w:highlight w:val="white"/>
        </w:rPr>
      </w:pPr>
      <w:r w:rsidRPr="002B63B5">
        <w:rPr>
          <w:highlight w:val="white"/>
        </w:rPr>
        <w:t xml:space="preserve">        int valueSize = SizeOfValue(value, Operator);</w:t>
      </w:r>
    </w:p>
    <w:p w14:paraId="02B6F8FA" w14:textId="77777777" w:rsidR="002B63B5" w:rsidRPr="002B63B5" w:rsidRDefault="002B63B5" w:rsidP="002B63B5">
      <w:pPr>
        <w:pStyle w:val="Code"/>
        <w:rPr>
          <w:highlight w:val="white"/>
        </w:rPr>
      </w:pPr>
      <w:r w:rsidRPr="002B63B5">
        <w:rPr>
          <w:highlight w:val="white"/>
        </w:rPr>
        <w:t xml:space="preserve">        List&lt;byte&gt; byteList =</w:t>
      </w:r>
    </w:p>
    <w:p w14:paraId="407A3170" w14:textId="77777777" w:rsidR="002B63B5" w:rsidRPr="002B63B5" w:rsidRDefault="002B63B5" w:rsidP="002B63B5">
      <w:pPr>
        <w:pStyle w:val="Code"/>
        <w:rPr>
          <w:highlight w:val="white"/>
        </w:rPr>
      </w:pPr>
      <w:r w:rsidRPr="002B63B5">
        <w:rPr>
          <w:highlight w:val="white"/>
        </w:rPr>
        <w:t xml:space="preserve">          LookupByteArray(Operator, null, TypeSize.PointerSize, valueSize);</w:t>
      </w:r>
    </w:p>
    <w:p w14:paraId="2AC76C62" w14:textId="77777777" w:rsidR="002B63B5" w:rsidRPr="002B63B5" w:rsidRDefault="002B63B5" w:rsidP="002B63B5">
      <w:pPr>
        <w:pStyle w:val="Code"/>
        <w:rPr>
          <w:highlight w:val="white"/>
        </w:rPr>
      </w:pPr>
      <w:r w:rsidRPr="002B63B5">
        <w:rPr>
          <w:highlight w:val="white"/>
        </w:rPr>
        <w:t xml:space="preserve">        LoadByteList(byteList, byteList.Count - (TypeSize.PointerSize +</w:t>
      </w:r>
    </w:p>
    <w:p w14:paraId="3F95BC26" w14:textId="77777777" w:rsidR="002B63B5" w:rsidRPr="002B63B5" w:rsidRDefault="002B63B5" w:rsidP="002B63B5">
      <w:pPr>
        <w:pStyle w:val="Code"/>
        <w:rPr>
          <w:highlight w:val="white"/>
        </w:rPr>
      </w:pPr>
      <w:r w:rsidRPr="002B63B5">
        <w:rPr>
          <w:highlight w:val="white"/>
        </w:rPr>
        <w:t xml:space="preserve">                     valueSize), TypeSize.PointerSize, offset);</w:t>
      </w:r>
    </w:p>
    <w:p w14:paraId="6E5FE1C2" w14:textId="77777777" w:rsidR="002B63B5" w:rsidRPr="002B63B5" w:rsidRDefault="002B63B5" w:rsidP="002B63B5">
      <w:pPr>
        <w:pStyle w:val="Code"/>
        <w:rPr>
          <w:highlight w:val="white"/>
        </w:rPr>
      </w:pPr>
      <w:r w:rsidRPr="002B63B5">
        <w:rPr>
          <w:highlight w:val="white"/>
        </w:rPr>
        <w:t xml:space="preserve">        LoadByteList(byteList, byteList.Count - valueSize,</w:t>
      </w:r>
    </w:p>
    <w:p w14:paraId="6F64B527" w14:textId="77777777" w:rsidR="002B63B5" w:rsidRPr="002B63B5" w:rsidRDefault="002B63B5" w:rsidP="002B63B5">
      <w:pPr>
        <w:pStyle w:val="Code"/>
        <w:rPr>
          <w:highlight w:val="white"/>
        </w:rPr>
      </w:pPr>
      <w:r w:rsidRPr="002B63B5">
        <w:rPr>
          <w:highlight w:val="white"/>
        </w:rPr>
        <w:t xml:space="preserve">                     valueSize, value);</w:t>
      </w:r>
    </w:p>
    <w:p w14:paraId="058685BE" w14:textId="77777777" w:rsidR="002B63B5" w:rsidRPr="002B63B5" w:rsidRDefault="002B63B5" w:rsidP="002B63B5">
      <w:pPr>
        <w:pStyle w:val="Code"/>
        <w:rPr>
          <w:highlight w:val="white"/>
        </w:rPr>
      </w:pPr>
      <w:r w:rsidRPr="002B63B5">
        <w:rPr>
          <w:highlight w:val="white"/>
        </w:rPr>
        <w:t xml:space="preserve">        return byteList; </w:t>
      </w:r>
    </w:p>
    <w:p w14:paraId="14C58525" w14:textId="77777777" w:rsidR="002B63B5" w:rsidRPr="002B63B5" w:rsidRDefault="002B63B5" w:rsidP="002B63B5">
      <w:pPr>
        <w:pStyle w:val="Code"/>
        <w:rPr>
          <w:highlight w:val="white"/>
        </w:rPr>
      </w:pPr>
      <w:r w:rsidRPr="002B63B5">
        <w:rPr>
          <w:highlight w:val="white"/>
        </w:rPr>
        <w:t xml:space="preserve">      }</w:t>
      </w:r>
    </w:p>
    <w:p w14:paraId="78919BFA" w14:textId="77777777" w:rsidR="002B63B5" w:rsidRPr="002B63B5" w:rsidRDefault="002B63B5" w:rsidP="002B63B5">
      <w:pPr>
        <w:pStyle w:val="Code"/>
        <w:rPr>
          <w:highlight w:val="white"/>
        </w:rPr>
      </w:pPr>
      <w:r w:rsidRPr="002B63B5">
        <w:rPr>
          <w:highlight w:val="white"/>
        </w:rPr>
        <w:t xml:space="preserve">      // mov ax, bx</w:t>
      </w:r>
    </w:p>
    <w:p w14:paraId="0519C73A" w14:textId="77777777" w:rsidR="002B63B5" w:rsidRPr="002B63B5" w:rsidRDefault="002B63B5" w:rsidP="002B63B5">
      <w:pPr>
        <w:pStyle w:val="Code"/>
        <w:rPr>
          <w:highlight w:val="white"/>
        </w:rPr>
      </w:pPr>
      <w:r w:rsidRPr="002B63B5">
        <w:rPr>
          <w:highlight w:val="white"/>
        </w:rPr>
        <w:t xml:space="preserve">      else if ((operand0 is Register) &amp;&amp; (operand1 is Register)) {</w:t>
      </w:r>
    </w:p>
    <w:p w14:paraId="48FCA3DB" w14:textId="77777777" w:rsidR="002B63B5" w:rsidRPr="002B63B5" w:rsidRDefault="002B63B5" w:rsidP="002B63B5">
      <w:pPr>
        <w:pStyle w:val="Code"/>
        <w:rPr>
          <w:highlight w:val="white"/>
        </w:rPr>
      </w:pPr>
      <w:r w:rsidRPr="002B63B5">
        <w:rPr>
          <w:highlight w:val="white"/>
        </w:rPr>
        <w:t xml:space="preserve">        Assert.ErrorXXX(operand2 == null);</w:t>
      </w:r>
    </w:p>
    <w:p w14:paraId="1F26F3B5" w14:textId="77777777" w:rsidR="002B63B5" w:rsidRPr="002B63B5" w:rsidRDefault="002B63B5" w:rsidP="002B63B5">
      <w:pPr>
        <w:pStyle w:val="Code"/>
        <w:rPr>
          <w:highlight w:val="white"/>
        </w:rPr>
      </w:pPr>
      <w:r w:rsidRPr="002B63B5">
        <w:rPr>
          <w:highlight w:val="white"/>
        </w:rPr>
        <w:t xml:space="preserve">        Register toRegister = (Register) operand0,</w:t>
      </w:r>
    </w:p>
    <w:p w14:paraId="346036DA" w14:textId="77777777" w:rsidR="002B63B5" w:rsidRPr="002B63B5" w:rsidRDefault="002B63B5" w:rsidP="002B63B5">
      <w:pPr>
        <w:pStyle w:val="Code"/>
        <w:rPr>
          <w:highlight w:val="white"/>
        </w:rPr>
      </w:pPr>
      <w:r w:rsidRPr="002B63B5">
        <w:rPr>
          <w:highlight w:val="white"/>
        </w:rPr>
        <w:t xml:space="preserve">                 fromRegister = (Register) operand1;</w:t>
      </w:r>
    </w:p>
    <w:p w14:paraId="6A2529B3" w14:textId="77777777" w:rsidR="002B63B5" w:rsidRPr="002B63B5" w:rsidRDefault="002B63B5" w:rsidP="002B63B5">
      <w:pPr>
        <w:pStyle w:val="Code"/>
        <w:rPr>
          <w:highlight w:val="white"/>
        </w:rPr>
      </w:pPr>
      <w:r w:rsidRPr="002B63B5">
        <w:rPr>
          <w:highlight w:val="white"/>
        </w:rPr>
        <w:t xml:space="preserve">        return LookupByteArray(Operator, toRegister, fromRegister);</w:t>
      </w:r>
    </w:p>
    <w:p w14:paraId="2EBDB66F" w14:textId="77777777" w:rsidR="002B63B5" w:rsidRPr="002B63B5" w:rsidRDefault="002B63B5" w:rsidP="002B63B5">
      <w:pPr>
        <w:pStyle w:val="Code"/>
        <w:rPr>
          <w:highlight w:val="white"/>
        </w:rPr>
      </w:pPr>
      <w:r w:rsidRPr="002B63B5">
        <w:rPr>
          <w:highlight w:val="white"/>
        </w:rPr>
        <w:t xml:space="preserve">      }</w:t>
      </w:r>
    </w:p>
    <w:p w14:paraId="3F0C8436" w14:textId="77777777" w:rsidR="002B63B5" w:rsidRPr="002B63B5" w:rsidRDefault="002B63B5" w:rsidP="002B63B5">
      <w:pPr>
        <w:pStyle w:val="Code"/>
        <w:rPr>
          <w:highlight w:val="white"/>
        </w:rPr>
      </w:pPr>
      <w:r w:rsidRPr="002B63B5">
        <w:rPr>
          <w:highlight w:val="white"/>
        </w:rPr>
        <w:t xml:space="preserve">      // mov ax, 123</w:t>
      </w:r>
    </w:p>
    <w:p w14:paraId="5E38D4D2" w14:textId="77777777" w:rsidR="002B63B5" w:rsidRPr="002B63B5" w:rsidRDefault="002B63B5" w:rsidP="002B63B5">
      <w:pPr>
        <w:pStyle w:val="Code"/>
        <w:rPr>
          <w:highlight w:val="white"/>
        </w:rPr>
      </w:pPr>
      <w:r w:rsidRPr="002B63B5">
        <w:rPr>
          <w:highlight w:val="white"/>
        </w:rPr>
        <w:t xml:space="preserve">      else if ((operand0 is Register) &amp;&amp; (operand1 is BigInteger)) {</w:t>
      </w:r>
    </w:p>
    <w:p w14:paraId="454967E3" w14:textId="77777777" w:rsidR="002B63B5" w:rsidRPr="002B63B5" w:rsidRDefault="002B63B5" w:rsidP="002B63B5">
      <w:pPr>
        <w:pStyle w:val="Code"/>
        <w:rPr>
          <w:highlight w:val="white"/>
        </w:rPr>
      </w:pPr>
      <w:r w:rsidRPr="002B63B5">
        <w:rPr>
          <w:highlight w:val="white"/>
        </w:rPr>
        <w:t xml:space="preserve">        Assert.ErrorXXX(operand2 == null);</w:t>
      </w:r>
    </w:p>
    <w:p w14:paraId="2C234303" w14:textId="77777777" w:rsidR="002B63B5" w:rsidRPr="002B63B5" w:rsidRDefault="002B63B5" w:rsidP="002B63B5">
      <w:pPr>
        <w:pStyle w:val="Code"/>
        <w:rPr>
          <w:highlight w:val="white"/>
        </w:rPr>
      </w:pPr>
      <w:r w:rsidRPr="002B63B5">
        <w:rPr>
          <w:highlight w:val="white"/>
        </w:rPr>
        <w:t xml:space="preserve">        Register register = (Register) operand0;</w:t>
      </w:r>
    </w:p>
    <w:p w14:paraId="5FCE91DF" w14:textId="77777777" w:rsidR="002B63B5" w:rsidRPr="002B63B5" w:rsidRDefault="002B63B5" w:rsidP="002B63B5">
      <w:pPr>
        <w:pStyle w:val="Code"/>
        <w:rPr>
          <w:highlight w:val="white"/>
        </w:rPr>
      </w:pPr>
      <w:r w:rsidRPr="002B63B5">
        <w:rPr>
          <w:highlight w:val="white"/>
        </w:rPr>
        <w:t xml:space="preserve">        BigInteger value = (BigInteger) operand1;</w:t>
      </w:r>
    </w:p>
    <w:p w14:paraId="12BEF24E" w14:textId="77777777" w:rsidR="002B63B5" w:rsidRPr="002B63B5" w:rsidRDefault="002B63B5" w:rsidP="002B63B5">
      <w:pPr>
        <w:pStyle w:val="Code"/>
        <w:rPr>
          <w:highlight w:val="white"/>
        </w:rPr>
      </w:pPr>
      <w:r w:rsidRPr="002B63B5">
        <w:rPr>
          <w:highlight w:val="white"/>
        </w:rPr>
        <w:t xml:space="preserve">        int size = ((Operator == AssemblyOperator.mov) ||</w:t>
      </w:r>
    </w:p>
    <w:p w14:paraId="42624917" w14:textId="77777777" w:rsidR="002B63B5" w:rsidRPr="002B63B5" w:rsidRDefault="002B63B5" w:rsidP="002B63B5">
      <w:pPr>
        <w:pStyle w:val="Code"/>
        <w:rPr>
          <w:highlight w:val="white"/>
        </w:rPr>
      </w:pPr>
      <w:r w:rsidRPr="002B63B5">
        <w:rPr>
          <w:highlight w:val="white"/>
        </w:rPr>
        <w:t xml:space="preserve">                    (Operator == AssemblyOperator.and))</w:t>
      </w:r>
    </w:p>
    <w:p w14:paraId="4F9ADE62" w14:textId="77777777" w:rsidR="002B63B5" w:rsidRPr="002B63B5" w:rsidRDefault="002B63B5" w:rsidP="002B63B5">
      <w:pPr>
        <w:pStyle w:val="Code"/>
        <w:rPr>
          <w:highlight w:val="white"/>
        </w:rPr>
      </w:pPr>
      <w:r w:rsidRPr="002B63B5">
        <w:rPr>
          <w:highlight w:val="white"/>
        </w:rPr>
        <w:t xml:space="preserve">                   ? SizeOfRegister(register) : SizeOfValue(value);</w:t>
      </w:r>
    </w:p>
    <w:p w14:paraId="03522614" w14:textId="77777777" w:rsidR="002B63B5" w:rsidRPr="002B63B5" w:rsidRDefault="002B63B5" w:rsidP="002B63B5">
      <w:pPr>
        <w:pStyle w:val="Code"/>
        <w:rPr>
          <w:highlight w:val="white"/>
        </w:rPr>
      </w:pPr>
      <w:r w:rsidRPr="002B63B5">
        <w:rPr>
          <w:highlight w:val="white"/>
        </w:rPr>
        <w:t xml:space="preserve">        List&lt;byte&gt; byteList = LookupByteArray(Operator, register, size);</w:t>
      </w:r>
    </w:p>
    <w:p w14:paraId="018B83E4" w14:textId="77777777" w:rsidR="002B63B5" w:rsidRPr="002B63B5" w:rsidRDefault="002B63B5" w:rsidP="002B63B5">
      <w:pPr>
        <w:pStyle w:val="Code"/>
        <w:rPr>
          <w:highlight w:val="white"/>
        </w:rPr>
      </w:pPr>
      <w:r w:rsidRPr="002B63B5">
        <w:rPr>
          <w:highlight w:val="white"/>
        </w:rPr>
        <w:t xml:space="preserve">        LoadByteList(byteList, byteList.Count - size, size, value);</w:t>
      </w:r>
    </w:p>
    <w:p w14:paraId="604F8544" w14:textId="77777777" w:rsidR="002B63B5" w:rsidRPr="002B63B5" w:rsidRDefault="002B63B5" w:rsidP="002B63B5">
      <w:pPr>
        <w:pStyle w:val="Code"/>
        <w:rPr>
          <w:highlight w:val="white"/>
        </w:rPr>
      </w:pPr>
      <w:r w:rsidRPr="002B63B5">
        <w:rPr>
          <w:highlight w:val="white"/>
        </w:rPr>
        <w:t xml:space="preserve">        return byteList;</w:t>
      </w:r>
    </w:p>
    <w:p w14:paraId="65B85E75" w14:textId="77777777" w:rsidR="002B63B5" w:rsidRPr="002B63B5" w:rsidRDefault="002B63B5" w:rsidP="002B63B5">
      <w:pPr>
        <w:pStyle w:val="Code"/>
        <w:rPr>
          <w:highlight w:val="white"/>
        </w:rPr>
      </w:pPr>
      <w:r w:rsidRPr="002B63B5">
        <w:rPr>
          <w:highlight w:val="white"/>
        </w:rPr>
        <w:t xml:space="preserve">      }</w:t>
      </w:r>
    </w:p>
    <w:p w14:paraId="6D0C96A7" w14:textId="77777777" w:rsidR="002B63B5" w:rsidRPr="002B63B5" w:rsidRDefault="002B63B5" w:rsidP="002B63B5">
      <w:pPr>
        <w:pStyle w:val="Code"/>
        <w:rPr>
          <w:highlight w:val="white"/>
        </w:rPr>
      </w:pPr>
      <w:r w:rsidRPr="002B63B5">
        <w:rPr>
          <w:highlight w:val="white"/>
        </w:rPr>
        <w:t xml:space="preserve">      // mov ax, global</w:t>
      </w:r>
    </w:p>
    <w:p w14:paraId="16FC70F1" w14:textId="77777777" w:rsidR="002B63B5" w:rsidRPr="002B63B5" w:rsidRDefault="002B63B5" w:rsidP="002B63B5">
      <w:pPr>
        <w:pStyle w:val="Code"/>
        <w:rPr>
          <w:highlight w:val="white"/>
        </w:rPr>
      </w:pPr>
      <w:r w:rsidRPr="002B63B5">
        <w:rPr>
          <w:highlight w:val="white"/>
        </w:rPr>
        <w:t xml:space="preserve">      else if ((operand0 is Register) &amp;&amp; (operand1 is string)) {</w:t>
      </w:r>
    </w:p>
    <w:p w14:paraId="6D859328" w14:textId="77777777" w:rsidR="002B63B5" w:rsidRPr="002B63B5" w:rsidRDefault="002B63B5" w:rsidP="002B63B5">
      <w:pPr>
        <w:pStyle w:val="Code"/>
        <w:rPr>
          <w:highlight w:val="white"/>
        </w:rPr>
      </w:pPr>
      <w:r w:rsidRPr="002B63B5">
        <w:rPr>
          <w:highlight w:val="white"/>
        </w:rPr>
        <w:lastRenderedPageBreak/>
        <w:t xml:space="preserve">        Assert.ErrorXXX(operand2 == null);</w:t>
      </w:r>
    </w:p>
    <w:p w14:paraId="386B5BEB" w14:textId="77777777" w:rsidR="002B63B5" w:rsidRPr="002B63B5" w:rsidRDefault="002B63B5" w:rsidP="002B63B5">
      <w:pPr>
        <w:pStyle w:val="Code"/>
        <w:rPr>
          <w:highlight w:val="white"/>
        </w:rPr>
      </w:pPr>
      <w:r w:rsidRPr="002B63B5">
        <w:rPr>
          <w:highlight w:val="white"/>
        </w:rPr>
        <w:t xml:space="preserve">        Register register = (Register) operand0;</w:t>
      </w:r>
    </w:p>
    <w:p w14:paraId="09B21FEA" w14:textId="77777777" w:rsidR="002B63B5" w:rsidRPr="002B63B5" w:rsidRDefault="002B63B5" w:rsidP="002B63B5">
      <w:pPr>
        <w:pStyle w:val="Code"/>
        <w:rPr>
          <w:highlight w:val="white"/>
        </w:rPr>
      </w:pPr>
      <w:r w:rsidRPr="002B63B5">
        <w:rPr>
          <w:highlight w:val="white"/>
        </w:rPr>
        <w:t xml:space="preserve">        int size = SizeOfRegister(register);</w:t>
      </w:r>
    </w:p>
    <w:p w14:paraId="117F09CF" w14:textId="77777777" w:rsidR="002B63B5" w:rsidRPr="002B63B5" w:rsidRDefault="002B63B5" w:rsidP="002B63B5">
      <w:pPr>
        <w:pStyle w:val="Code"/>
        <w:rPr>
          <w:highlight w:val="white"/>
        </w:rPr>
      </w:pPr>
      <w:r w:rsidRPr="002B63B5">
        <w:rPr>
          <w:highlight w:val="white"/>
        </w:rPr>
        <w:t xml:space="preserve">        List&lt;byte&gt; byteList = LookupByteArray(Operator, register, size);</w:t>
      </w:r>
    </w:p>
    <w:p w14:paraId="51A80DB5" w14:textId="77777777" w:rsidR="002B63B5" w:rsidRPr="002B63B5" w:rsidRDefault="002B63B5" w:rsidP="002B63B5">
      <w:pPr>
        <w:pStyle w:val="Code"/>
        <w:rPr>
          <w:highlight w:val="white"/>
        </w:rPr>
      </w:pPr>
      <w:r w:rsidRPr="002B63B5">
        <w:rPr>
          <w:highlight w:val="white"/>
        </w:rPr>
        <w:t xml:space="preserve">        LoadByteList(byteList, byteList.Count - size, size, 0);</w:t>
      </w:r>
    </w:p>
    <w:p w14:paraId="3722CBD8" w14:textId="77777777" w:rsidR="002B63B5" w:rsidRPr="002B63B5" w:rsidRDefault="002B63B5" w:rsidP="002B63B5">
      <w:pPr>
        <w:pStyle w:val="Code"/>
        <w:rPr>
          <w:highlight w:val="white"/>
        </w:rPr>
      </w:pPr>
      <w:r w:rsidRPr="002B63B5">
        <w:rPr>
          <w:highlight w:val="white"/>
        </w:rPr>
        <w:t xml:space="preserve">        return byteList;</w:t>
      </w:r>
    </w:p>
    <w:p w14:paraId="4CF2F74F" w14:textId="77777777" w:rsidR="002B63B5" w:rsidRPr="002B63B5" w:rsidRDefault="002B63B5" w:rsidP="002B63B5">
      <w:pPr>
        <w:pStyle w:val="Code"/>
        <w:rPr>
          <w:highlight w:val="white"/>
        </w:rPr>
      </w:pPr>
      <w:r w:rsidRPr="002B63B5">
        <w:rPr>
          <w:highlight w:val="white"/>
        </w:rPr>
        <w:t xml:space="preserve">      }</w:t>
      </w:r>
    </w:p>
    <w:p w14:paraId="20066360" w14:textId="77777777" w:rsidR="002B63B5" w:rsidRPr="002B63B5" w:rsidRDefault="002B63B5" w:rsidP="002B63B5">
      <w:pPr>
        <w:pStyle w:val="Code"/>
        <w:rPr>
          <w:highlight w:val="white"/>
        </w:rPr>
      </w:pPr>
      <w:r w:rsidRPr="002B63B5">
        <w:rPr>
          <w:highlight w:val="white"/>
        </w:rPr>
        <w:t xml:space="preserve">      // inc [bp + 2]</w:t>
      </w:r>
    </w:p>
    <w:p w14:paraId="301F0CE7" w14:textId="77777777" w:rsidR="002B63B5" w:rsidRPr="002B63B5" w:rsidRDefault="002B63B5" w:rsidP="002B63B5">
      <w:pPr>
        <w:pStyle w:val="Code"/>
        <w:rPr>
          <w:highlight w:val="white"/>
        </w:rPr>
      </w:pPr>
      <w:r w:rsidRPr="002B63B5">
        <w:rPr>
          <w:highlight w:val="white"/>
        </w:rPr>
        <w:t xml:space="preserve">      else if ((operand0 is Register) &amp;&amp; (operand1 is int)) {</w:t>
      </w:r>
    </w:p>
    <w:p w14:paraId="323EC825" w14:textId="77777777" w:rsidR="002B63B5" w:rsidRPr="002B63B5" w:rsidRDefault="002B63B5" w:rsidP="002B63B5">
      <w:pPr>
        <w:pStyle w:val="Code"/>
        <w:rPr>
          <w:highlight w:val="white"/>
        </w:rPr>
      </w:pPr>
      <w:r w:rsidRPr="002B63B5">
        <w:rPr>
          <w:highlight w:val="white"/>
        </w:rPr>
        <w:t xml:space="preserve">        Assert.ErrorXXX(operand2 == null);</w:t>
      </w:r>
    </w:p>
    <w:p w14:paraId="2D90FF32" w14:textId="77777777" w:rsidR="002B63B5" w:rsidRPr="002B63B5" w:rsidRDefault="002B63B5" w:rsidP="002B63B5">
      <w:pPr>
        <w:pStyle w:val="Code"/>
        <w:rPr>
          <w:highlight w:val="white"/>
        </w:rPr>
      </w:pPr>
      <w:r w:rsidRPr="002B63B5">
        <w:rPr>
          <w:highlight w:val="white"/>
        </w:rPr>
        <w:t xml:space="preserve">        Register baseRegister = (Register) operand0;</w:t>
      </w:r>
    </w:p>
    <w:p w14:paraId="2E9AED25" w14:textId="77777777" w:rsidR="002B63B5" w:rsidRPr="002B63B5" w:rsidRDefault="002B63B5" w:rsidP="002B63B5">
      <w:pPr>
        <w:pStyle w:val="Code"/>
        <w:rPr>
          <w:highlight w:val="white"/>
        </w:rPr>
      </w:pPr>
      <w:r w:rsidRPr="002B63B5">
        <w:rPr>
          <w:highlight w:val="white"/>
        </w:rPr>
        <w:t xml:space="preserve">        int offset = (int) operand1;</w:t>
      </w:r>
    </w:p>
    <w:p w14:paraId="08885EF7" w14:textId="77777777" w:rsidR="002B63B5" w:rsidRPr="002B63B5" w:rsidRDefault="002B63B5" w:rsidP="002B63B5">
      <w:pPr>
        <w:pStyle w:val="Code"/>
        <w:rPr>
          <w:highlight w:val="white"/>
        </w:rPr>
      </w:pPr>
      <w:r w:rsidRPr="002B63B5">
        <w:rPr>
          <w:highlight w:val="white"/>
        </w:rPr>
        <w:t xml:space="preserve">        int size = SizeOfValue(offset);</w:t>
      </w:r>
    </w:p>
    <w:p w14:paraId="72AFD7E2" w14:textId="77777777" w:rsidR="002B63B5" w:rsidRPr="002B63B5" w:rsidRDefault="002B63B5" w:rsidP="002B63B5">
      <w:pPr>
        <w:pStyle w:val="Code"/>
        <w:rPr>
          <w:highlight w:val="white"/>
        </w:rPr>
      </w:pPr>
      <w:r w:rsidRPr="002B63B5">
        <w:rPr>
          <w:highlight w:val="white"/>
        </w:rPr>
        <w:t xml:space="preserve">        List&lt;byte&gt; byteList = LookupByteArray(Operator, baseRegister, size);</w:t>
      </w:r>
    </w:p>
    <w:p w14:paraId="5EF9F51B"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363CFE53" w14:textId="77777777" w:rsidR="002B63B5" w:rsidRPr="002B63B5" w:rsidRDefault="002B63B5" w:rsidP="002B63B5">
      <w:pPr>
        <w:pStyle w:val="Code"/>
        <w:rPr>
          <w:highlight w:val="white"/>
        </w:rPr>
      </w:pPr>
      <w:r w:rsidRPr="002B63B5">
        <w:rPr>
          <w:highlight w:val="white"/>
        </w:rPr>
        <w:t xml:space="preserve">        return byteList;</w:t>
      </w:r>
    </w:p>
    <w:p w14:paraId="5CF5971C" w14:textId="77777777" w:rsidR="002B63B5" w:rsidRPr="002B63B5" w:rsidRDefault="002B63B5" w:rsidP="002B63B5">
      <w:pPr>
        <w:pStyle w:val="Code"/>
        <w:rPr>
          <w:highlight w:val="white"/>
        </w:rPr>
      </w:pPr>
      <w:r w:rsidRPr="002B63B5">
        <w:rPr>
          <w:highlight w:val="white"/>
        </w:rPr>
        <w:t xml:space="preserve">      }</w:t>
      </w:r>
    </w:p>
    <w:p w14:paraId="54B2E8A9" w14:textId="77777777" w:rsidR="002B63B5" w:rsidRPr="002B63B5" w:rsidRDefault="002B63B5" w:rsidP="002B63B5">
      <w:pPr>
        <w:pStyle w:val="Code"/>
        <w:rPr>
          <w:highlight w:val="white"/>
        </w:rPr>
      </w:pPr>
      <w:r w:rsidRPr="002B63B5">
        <w:rPr>
          <w:highlight w:val="white"/>
        </w:rPr>
        <w:t xml:space="preserve">      // inc [global + 4]; inc [null + 4]</w:t>
      </w:r>
    </w:p>
    <w:p w14:paraId="6E946CEA" w14:textId="77777777" w:rsidR="002B63B5" w:rsidRPr="002B63B5" w:rsidRDefault="002B63B5" w:rsidP="002B63B5">
      <w:pPr>
        <w:pStyle w:val="Code"/>
        <w:rPr>
          <w:highlight w:val="white"/>
        </w:rPr>
      </w:pPr>
      <w:r w:rsidRPr="002B63B5">
        <w:rPr>
          <w:highlight w:val="white"/>
        </w:rPr>
        <w:t xml:space="preserve">      else if (operand1 is int) {</w:t>
      </w:r>
    </w:p>
    <w:p w14:paraId="4F233ED3"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162DFB33" w14:textId="77777777" w:rsidR="002B63B5" w:rsidRPr="002B63B5" w:rsidRDefault="002B63B5" w:rsidP="002B63B5">
      <w:pPr>
        <w:pStyle w:val="Code"/>
        <w:rPr>
          <w:highlight w:val="white"/>
        </w:rPr>
      </w:pPr>
      <w:r w:rsidRPr="002B63B5">
        <w:rPr>
          <w:highlight w:val="white"/>
        </w:rPr>
        <w:t xml:space="preserve">        Assert.ErrorXXX(operand2 == null);</w:t>
      </w:r>
    </w:p>
    <w:p w14:paraId="7D0A7F22" w14:textId="77777777" w:rsidR="002B63B5" w:rsidRPr="002B63B5" w:rsidRDefault="002B63B5" w:rsidP="002B63B5">
      <w:pPr>
        <w:pStyle w:val="Code"/>
        <w:rPr>
          <w:highlight w:val="white"/>
        </w:rPr>
      </w:pPr>
      <w:r w:rsidRPr="002B63B5">
        <w:rPr>
          <w:highlight w:val="white"/>
        </w:rPr>
        <w:t xml:space="preserve">        int offset = (int) operand1;</w:t>
      </w:r>
    </w:p>
    <w:p w14:paraId="16BC309E" w14:textId="77777777" w:rsidR="002B63B5" w:rsidRPr="002B63B5" w:rsidRDefault="002B63B5" w:rsidP="002B63B5">
      <w:pPr>
        <w:pStyle w:val="Code"/>
        <w:rPr>
          <w:highlight w:val="white"/>
        </w:rPr>
      </w:pPr>
      <w:r w:rsidRPr="002B63B5">
        <w:rPr>
          <w:highlight w:val="white"/>
        </w:rPr>
        <w:t xml:space="preserve">        List&lt;byte&gt; byteList =</w:t>
      </w:r>
    </w:p>
    <w:p w14:paraId="4CA1DB37" w14:textId="77777777" w:rsidR="002B63B5" w:rsidRPr="002B63B5" w:rsidRDefault="002B63B5" w:rsidP="002B63B5">
      <w:pPr>
        <w:pStyle w:val="Code"/>
        <w:rPr>
          <w:highlight w:val="white"/>
        </w:rPr>
      </w:pPr>
      <w:r w:rsidRPr="002B63B5">
        <w:rPr>
          <w:highlight w:val="white"/>
        </w:rPr>
        <w:t xml:space="preserve">          LookupByteArray(Operator, null, TypeSize.PointerSize);</w:t>
      </w:r>
    </w:p>
    <w:p w14:paraId="7863A132"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212C01AA" w14:textId="77777777" w:rsidR="002B63B5" w:rsidRPr="002B63B5" w:rsidRDefault="002B63B5" w:rsidP="002B63B5">
      <w:pPr>
        <w:pStyle w:val="Code"/>
        <w:rPr>
          <w:highlight w:val="white"/>
        </w:rPr>
      </w:pPr>
      <w:r w:rsidRPr="002B63B5">
        <w:rPr>
          <w:highlight w:val="white"/>
        </w:rPr>
        <w:t xml:space="preserve">                     TypeSize.PointerSize, offset);</w:t>
      </w:r>
    </w:p>
    <w:p w14:paraId="30488C08" w14:textId="77777777" w:rsidR="002B63B5" w:rsidRPr="002B63B5" w:rsidRDefault="002B63B5" w:rsidP="002B63B5">
      <w:pPr>
        <w:pStyle w:val="Code"/>
        <w:rPr>
          <w:highlight w:val="white"/>
        </w:rPr>
      </w:pPr>
      <w:r w:rsidRPr="002B63B5">
        <w:rPr>
          <w:highlight w:val="white"/>
        </w:rPr>
        <w:t xml:space="preserve">        return byteList;</w:t>
      </w:r>
    </w:p>
    <w:p w14:paraId="6A30EE5D" w14:textId="77777777" w:rsidR="002B63B5" w:rsidRPr="002B63B5" w:rsidRDefault="002B63B5" w:rsidP="002B63B5">
      <w:pPr>
        <w:pStyle w:val="Code"/>
        <w:rPr>
          <w:highlight w:val="white"/>
        </w:rPr>
      </w:pPr>
      <w:r w:rsidRPr="002B63B5">
        <w:rPr>
          <w:highlight w:val="white"/>
        </w:rPr>
        <w:t xml:space="preserve">      }</w:t>
      </w:r>
    </w:p>
    <w:p w14:paraId="72354F5B" w14:textId="77777777" w:rsidR="002B63B5" w:rsidRPr="002B63B5" w:rsidRDefault="002B63B5" w:rsidP="002B63B5">
      <w:pPr>
        <w:pStyle w:val="Code"/>
        <w:rPr>
          <w:highlight w:val="white"/>
        </w:rPr>
      </w:pPr>
      <w:r w:rsidRPr="002B63B5">
        <w:rPr>
          <w:highlight w:val="white"/>
        </w:rPr>
        <w:t xml:space="preserve">      // inc ax</w:t>
      </w:r>
    </w:p>
    <w:p w14:paraId="023253A4" w14:textId="77777777" w:rsidR="002B63B5" w:rsidRPr="002B63B5" w:rsidRDefault="002B63B5" w:rsidP="002B63B5">
      <w:pPr>
        <w:pStyle w:val="Code"/>
        <w:rPr>
          <w:highlight w:val="white"/>
        </w:rPr>
      </w:pPr>
      <w:r w:rsidRPr="002B63B5">
        <w:rPr>
          <w:highlight w:val="white"/>
        </w:rPr>
        <w:t xml:space="preserve">      else if (operand0 is Register) {</w:t>
      </w:r>
    </w:p>
    <w:p w14:paraId="5FBF7E89" w14:textId="77777777" w:rsidR="002B63B5" w:rsidRPr="002B63B5" w:rsidRDefault="002B63B5" w:rsidP="002B63B5">
      <w:pPr>
        <w:pStyle w:val="Code"/>
        <w:rPr>
          <w:highlight w:val="white"/>
        </w:rPr>
      </w:pPr>
      <w:r w:rsidRPr="002B63B5">
        <w:rPr>
          <w:highlight w:val="white"/>
        </w:rPr>
        <w:t xml:space="preserve">        Assert.ErrorXXX((operand1 == null) &amp;&amp; (operand2 == null));</w:t>
      </w:r>
    </w:p>
    <w:p w14:paraId="5066444F" w14:textId="77777777" w:rsidR="002B63B5" w:rsidRPr="002B63B5" w:rsidRDefault="002B63B5" w:rsidP="002B63B5">
      <w:pPr>
        <w:pStyle w:val="Code"/>
        <w:rPr>
          <w:highlight w:val="white"/>
        </w:rPr>
      </w:pPr>
      <w:r w:rsidRPr="002B63B5">
        <w:rPr>
          <w:highlight w:val="white"/>
        </w:rPr>
        <w:t xml:space="preserve">        Register register = (Register) operand0;</w:t>
      </w:r>
    </w:p>
    <w:p w14:paraId="7E5762D0" w14:textId="77777777" w:rsidR="002B63B5" w:rsidRPr="002B63B5" w:rsidRDefault="002B63B5" w:rsidP="002B63B5">
      <w:pPr>
        <w:pStyle w:val="Code"/>
        <w:rPr>
          <w:highlight w:val="white"/>
        </w:rPr>
      </w:pPr>
      <w:r w:rsidRPr="002B63B5">
        <w:rPr>
          <w:highlight w:val="white"/>
        </w:rPr>
        <w:t xml:space="preserve">        return LookupByteArray(Operator, register);</w:t>
      </w:r>
    </w:p>
    <w:p w14:paraId="7976B6C7" w14:textId="77777777" w:rsidR="002B63B5" w:rsidRPr="002B63B5" w:rsidRDefault="002B63B5" w:rsidP="002B63B5">
      <w:pPr>
        <w:pStyle w:val="Code"/>
        <w:rPr>
          <w:highlight w:val="white"/>
        </w:rPr>
      </w:pPr>
      <w:r w:rsidRPr="002B63B5">
        <w:rPr>
          <w:highlight w:val="white"/>
        </w:rPr>
        <w:t xml:space="preserve">      }</w:t>
      </w:r>
    </w:p>
    <w:p w14:paraId="5A4EDBD0" w14:textId="77777777" w:rsidR="002B63B5" w:rsidRPr="002B63B5" w:rsidRDefault="002B63B5" w:rsidP="002B63B5">
      <w:pPr>
        <w:pStyle w:val="Code"/>
        <w:rPr>
          <w:highlight w:val="white"/>
        </w:rPr>
      </w:pPr>
      <w:r w:rsidRPr="002B63B5">
        <w:rPr>
          <w:highlight w:val="white"/>
        </w:rPr>
        <w:t xml:space="preserve">      // int 33</w:t>
      </w:r>
    </w:p>
    <w:p w14:paraId="1E53AD94" w14:textId="77777777" w:rsidR="002B63B5" w:rsidRPr="002B63B5" w:rsidRDefault="002B63B5" w:rsidP="002B63B5">
      <w:pPr>
        <w:pStyle w:val="Code"/>
        <w:rPr>
          <w:highlight w:val="white"/>
        </w:rPr>
      </w:pPr>
      <w:r w:rsidRPr="002B63B5">
        <w:rPr>
          <w:highlight w:val="white"/>
        </w:rPr>
        <w:t xml:space="preserve">      else if (operand0 is BigInteger) {</w:t>
      </w:r>
    </w:p>
    <w:p w14:paraId="0B36D9A4" w14:textId="77777777" w:rsidR="002B63B5" w:rsidRPr="002B63B5" w:rsidRDefault="002B63B5" w:rsidP="002B63B5">
      <w:pPr>
        <w:pStyle w:val="Code"/>
        <w:rPr>
          <w:highlight w:val="white"/>
        </w:rPr>
      </w:pPr>
      <w:r w:rsidRPr="002B63B5">
        <w:rPr>
          <w:highlight w:val="white"/>
        </w:rPr>
        <w:t xml:space="preserve">        Assert.ErrorXXX((operand1 == null) &amp;&amp; (operand2 == null));</w:t>
      </w:r>
    </w:p>
    <w:p w14:paraId="52481802" w14:textId="77777777" w:rsidR="002B63B5" w:rsidRPr="002B63B5" w:rsidRDefault="002B63B5" w:rsidP="002B63B5">
      <w:pPr>
        <w:pStyle w:val="Code"/>
        <w:rPr>
          <w:highlight w:val="white"/>
        </w:rPr>
      </w:pPr>
      <w:r w:rsidRPr="002B63B5">
        <w:rPr>
          <w:highlight w:val="white"/>
        </w:rPr>
        <w:t xml:space="preserve">        BigInteger value = (BigInteger) operand0;</w:t>
      </w:r>
    </w:p>
    <w:p w14:paraId="32CDDDBE" w14:textId="77777777" w:rsidR="002B63B5" w:rsidRPr="002B63B5" w:rsidRDefault="002B63B5" w:rsidP="002B63B5">
      <w:pPr>
        <w:pStyle w:val="Code"/>
        <w:rPr>
          <w:highlight w:val="white"/>
        </w:rPr>
      </w:pPr>
      <w:r w:rsidRPr="002B63B5">
        <w:rPr>
          <w:highlight w:val="white"/>
        </w:rPr>
        <w:t xml:space="preserve">        int size = SizeOfValue(value);</w:t>
      </w:r>
    </w:p>
    <w:p w14:paraId="1EC093C6" w14:textId="77777777" w:rsidR="002B63B5" w:rsidRPr="002B63B5" w:rsidRDefault="002B63B5" w:rsidP="002B63B5">
      <w:pPr>
        <w:pStyle w:val="Code"/>
        <w:rPr>
          <w:highlight w:val="white"/>
        </w:rPr>
      </w:pPr>
      <w:r w:rsidRPr="002B63B5">
        <w:rPr>
          <w:highlight w:val="white"/>
        </w:rPr>
        <w:t xml:space="preserve">        List&lt;byte&gt; byteList = LookupByteArray(Operator, size);</w:t>
      </w:r>
    </w:p>
    <w:p w14:paraId="5CF1CCEC" w14:textId="77777777" w:rsidR="002B63B5" w:rsidRPr="002B63B5" w:rsidRDefault="002B63B5" w:rsidP="002B63B5">
      <w:pPr>
        <w:pStyle w:val="Code"/>
        <w:rPr>
          <w:highlight w:val="white"/>
        </w:rPr>
      </w:pPr>
      <w:r w:rsidRPr="002B63B5">
        <w:rPr>
          <w:highlight w:val="white"/>
        </w:rPr>
        <w:t xml:space="preserve">        LoadByteList(byteList, byteList.Count - size, size, value);</w:t>
      </w:r>
    </w:p>
    <w:p w14:paraId="434F6A34" w14:textId="77777777" w:rsidR="002B63B5" w:rsidRPr="002B63B5" w:rsidRDefault="002B63B5" w:rsidP="002B63B5">
      <w:pPr>
        <w:pStyle w:val="Code"/>
        <w:rPr>
          <w:highlight w:val="white"/>
        </w:rPr>
      </w:pPr>
      <w:r w:rsidRPr="002B63B5">
        <w:rPr>
          <w:highlight w:val="white"/>
        </w:rPr>
        <w:t xml:space="preserve">        return byteList;</w:t>
      </w:r>
    </w:p>
    <w:p w14:paraId="58AA1904" w14:textId="77777777" w:rsidR="002B63B5" w:rsidRPr="002B63B5" w:rsidRDefault="002B63B5" w:rsidP="002B63B5">
      <w:pPr>
        <w:pStyle w:val="Code"/>
        <w:rPr>
          <w:highlight w:val="white"/>
        </w:rPr>
      </w:pPr>
      <w:r w:rsidRPr="002B63B5">
        <w:rPr>
          <w:highlight w:val="white"/>
        </w:rPr>
        <w:t xml:space="preserve">      }</w:t>
      </w:r>
    </w:p>
    <w:p w14:paraId="108E9D46" w14:textId="77777777" w:rsidR="002B63B5" w:rsidRPr="002B63B5" w:rsidRDefault="002B63B5" w:rsidP="002B63B5">
      <w:pPr>
        <w:pStyle w:val="Code"/>
        <w:rPr>
          <w:highlight w:val="white"/>
        </w:rPr>
      </w:pPr>
      <w:r w:rsidRPr="002B63B5">
        <w:rPr>
          <w:highlight w:val="white"/>
        </w:rPr>
        <w:t xml:space="preserve">      // lahf</w:t>
      </w:r>
    </w:p>
    <w:p w14:paraId="4A3452B5" w14:textId="77777777" w:rsidR="002B63B5" w:rsidRPr="002B63B5" w:rsidRDefault="002B63B5" w:rsidP="002B63B5">
      <w:pPr>
        <w:pStyle w:val="Code"/>
        <w:rPr>
          <w:highlight w:val="white"/>
        </w:rPr>
      </w:pPr>
      <w:r w:rsidRPr="002B63B5">
        <w:rPr>
          <w:highlight w:val="white"/>
        </w:rPr>
        <w:t xml:space="preserve">      else {</w:t>
      </w:r>
    </w:p>
    <w:p w14:paraId="5455C025" w14:textId="77777777" w:rsidR="002B63B5" w:rsidRPr="002B63B5" w:rsidRDefault="002B63B5" w:rsidP="002B63B5">
      <w:pPr>
        <w:pStyle w:val="Code"/>
        <w:rPr>
          <w:highlight w:val="white"/>
        </w:rPr>
      </w:pPr>
      <w:r w:rsidRPr="002B63B5">
        <w:rPr>
          <w:highlight w:val="white"/>
        </w:rPr>
        <w:t xml:space="preserve">        Assert.ErrorXXX((operand0 == null) &amp;&amp; (operand1 == null) &amp;&amp;</w:t>
      </w:r>
    </w:p>
    <w:p w14:paraId="78B935D6" w14:textId="77777777" w:rsidR="002B63B5" w:rsidRPr="002B63B5" w:rsidRDefault="002B63B5" w:rsidP="002B63B5">
      <w:pPr>
        <w:pStyle w:val="Code"/>
        <w:rPr>
          <w:highlight w:val="white"/>
        </w:rPr>
      </w:pPr>
      <w:r w:rsidRPr="002B63B5">
        <w:rPr>
          <w:highlight w:val="white"/>
        </w:rPr>
        <w:t xml:space="preserve">                        (operand2 == null));</w:t>
      </w:r>
    </w:p>
    <w:p w14:paraId="7453503F" w14:textId="77777777" w:rsidR="002B63B5" w:rsidRPr="002B63B5" w:rsidRDefault="002B63B5" w:rsidP="002B63B5">
      <w:pPr>
        <w:pStyle w:val="Code"/>
        <w:rPr>
          <w:highlight w:val="white"/>
        </w:rPr>
      </w:pPr>
      <w:r w:rsidRPr="002B63B5">
        <w:rPr>
          <w:highlight w:val="white"/>
        </w:rPr>
        <w:t xml:space="preserve">        return LookupByteArray(Operator);</w:t>
      </w:r>
    </w:p>
    <w:p w14:paraId="3B3A6451" w14:textId="77777777" w:rsidR="002B63B5" w:rsidRPr="002B63B5" w:rsidRDefault="002B63B5" w:rsidP="002B63B5">
      <w:pPr>
        <w:pStyle w:val="Code"/>
        <w:rPr>
          <w:highlight w:val="white"/>
        </w:rPr>
      </w:pPr>
      <w:r w:rsidRPr="002B63B5">
        <w:rPr>
          <w:highlight w:val="white"/>
        </w:rPr>
        <w:t xml:space="preserve">      }</w:t>
      </w:r>
    </w:p>
    <w:p w14:paraId="4A2752C3" w14:textId="77777777" w:rsidR="002B63B5" w:rsidRPr="002B63B5" w:rsidRDefault="002B63B5" w:rsidP="002B63B5">
      <w:pPr>
        <w:pStyle w:val="Code"/>
        <w:rPr>
          <w:highlight w:val="white"/>
        </w:rPr>
      </w:pPr>
      <w:r w:rsidRPr="002B63B5">
        <w:rPr>
          <w:highlight w:val="white"/>
        </w:rPr>
        <w:t xml:space="preserve">    }</w:t>
      </w:r>
    </w:p>
    <w:p w14:paraId="619EECC9" w14:textId="77777777" w:rsidR="002B63B5" w:rsidRPr="002B63B5" w:rsidRDefault="002B63B5" w:rsidP="002B63B5">
      <w:pPr>
        <w:pStyle w:val="Code"/>
        <w:rPr>
          <w:highlight w:val="white"/>
        </w:rPr>
      </w:pPr>
    </w:p>
    <w:p w14:paraId="28EED514" w14:textId="77777777" w:rsidR="002B63B5" w:rsidRPr="002B63B5" w:rsidRDefault="002B63B5" w:rsidP="002B63B5">
      <w:pPr>
        <w:pStyle w:val="Code"/>
        <w:rPr>
          <w:highlight w:val="white"/>
        </w:rPr>
      </w:pPr>
      <w:r w:rsidRPr="002B63B5">
        <w:rPr>
          <w:highlight w:val="white"/>
        </w:rPr>
        <w:t xml:space="preserve">    public static void LoadByteList(IList&lt;byte&gt; byteList, int index,</w:t>
      </w:r>
    </w:p>
    <w:p w14:paraId="6D7135FB" w14:textId="77777777" w:rsidR="002B63B5" w:rsidRPr="002B63B5" w:rsidRDefault="002B63B5" w:rsidP="002B63B5">
      <w:pPr>
        <w:pStyle w:val="Code"/>
        <w:rPr>
          <w:highlight w:val="white"/>
        </w:rPr>
      </w:pPr>
      <w:r w:rsidRPr="002B63B5">
        <w:rPr>
          <w:highlight w:val="white"/>
        </w:rPr>
        <w:t xml:space="preserve">                                    int size, BigInteger value) {</w:t>
      </w:r>
    </w:p>
    <w:p w14:paraId="2B30D698" w14:textId="77777777" w:rsidR="002B63B5" w:rsidRPr="002B63B5" w:rsidRDefault="002B63B5" w:rsidP="002B63B5">
      <w:pPr>
        <w:pStyle w:val="Code"/>
        <w:rPr>
          <w:highlight w:val="white"/>
        </w:rPr>
      </w:pPr>
      <w:r w:rsidRPr="002B63B5">
        <w:rPr>
          <w:highlight w:val="white"/>
        </w:rPr>
        <w:t xml:space="preserve">      while (byteList.Count &lt; (index + size)) {</w:t>
      </w:r>
    </w:p>
    <w:p w14:paraId="0BA55B2A" w14:textId="77777777" w:rsidR="002B63B5" w:rsidRPr="002B63B5" w:rsidRDefault="002B63B5" w:rsidP="002B63B5">
      <w:pPr>
        <w:pStyle w:val="Code"/>
        <w:rPr>
          <w:highlight w:val="white"/>
        </w:rPr>
      </w:pPr>
      <w:r w:rsidRPr="002B63B5">
        <w:rPr>
          <w:highlight w:val="white"/>
        </w:rPr>
        <w:t xml:space="preserve">        byteList.Add((byte) 0);</w:t>
      </w:r>
    </w:p>
    <w:p w14:paraId="61A71AD8" w14:textId="77777777" w:rsidR="002B63B5" w:rsidRPr="002B63B5" w:rsidRDefault="002B63B5" w:rsidP="002B63B5">
      <w:pPr>
        <w:pStyle w:val="Code"/>
        <w:rPr>
          <w:highlight w:val="white"/>
        </w:rPr>
      </w:pPr>
      <w:r w:rsidRPr="002B63B5">
        <w:rPr>
          <w:highlight w:val="white"/>
        </w:rPr>
        <w:t xml:space="preserve">      }</w:t>
      </w:r>
    </w:p>
    <w:p w14:paraId="62BDC056" w14:textId="77777777" w:rsidR="002B63B5" w:rsidRPr="002B63B5" w:rsidRDefault="002B63B5" w:rsidP="002B63B5">
      <w:pPr>
        <w:pStyle w:val="Code"/>
        <w:rPr>
          <w:highlight w:val="white"/>
        </w:rPr>
      </w:pPr>
    </w:p>
    <w:p w14:paraId="2488845A" w14:textId="77777777" w:rsidR="002B63B5" w:rsidRPr="002B63B5" w:rsidRDefault="002B63B5" w:rsidP="002B63B5">
      <w:pPr>
        <w:pStyle w:val="Code"/>
        <w:rPr>
          <w:highlight w:val="white"/>
        </w:rPr>
      </w:pPr>
      <w:r w:rsidRPr="002B63B5">
        <w:rPr>
          <w:highlight w:val="white"/>
        </w:rPr>
        <w:lastRenderedPageBreak/>
        <w:t xml:space="preserve">      switch (size) {</w:t>
      </w:r>
    </w:p>
    <w:p w14:paraId="244A33C2" w14:textId="77777777" w:rsidR="002B63B5" w:rsidRPr="002B63B5" w:rsidRDefault="002B63B5" w:rsidP="002B63B5">
      <w:pPr>
        <w:pStyle w:val="Code"/>
        <w:rPr>
          <w:highlight w:val="white"/>
        </w:rPr>
      </w:pPr>
      <w:r w:rsidRPr="002B63B5">
        <w:rPr>
          <w:highlight w:val="white"/>
        </w:rPr>
        <w:t xml:space="preserve">        case 1: {</w:t>
      </w:r>
    </w:p>
    <w:p w14:paraId="4DB062C2" w14:textId="77777777" w:rsidR="002B63B5" w:rsidRPr="002B63B5" w:rsidRDefault="002B63B5" w:rsidP="002B63B5">
      <w:pPr>
        <w:pStyle w:val="Code"/>
        <w:rPr>
          <w:highlight w:val="white"/>
        </w:rPr>
      </w:pPr>
      <w:r w:rsidRPr="002B63B5">
        <w:rPr>
          <w:highlight w:val="white"/>
        </w:rPr>
        <w:t xml:space="preserve">            if (value &lt; 0) {</w:t>
      </w:r>
    </w:p>
    <w:p w14:paraId="02C978AF" w14:textId="77777777" w:rsidR="002B63B5" w:rsidRPr="002B63B5" w:rsidRDefault="002B63B5" w:rsidP="002B63B5">
      <w:pPr>
        <w:pStyle w:val="Code"/>
        <w:rPr>
          <w:highlight w:val="white"/>
        </w:rPr>
      </w:pPr>
      <w:r w:rsidRPr="002B63B5">
        <w:rPr>
          <w:highlight w:val="white"/>
        </w:rPr>
        <w:t xml:space="preserve">              byteList[index] = (byte) ((sbyte) value);</w:t>
      </w:r>
    </w:p>
    <w:p w14:paraId="06277AA4" w14:textId="77777777" w:rsidR="002B63B5" w:rsidRPr="002B63B5" w:rsidRDefault="002B63B5" w:rsidP="002B63B5">
      <w:pPr>
        <w:pStyle w:val="Code"/>
        <w:rPr>
          <w:highlight w:val="white"/>
        </w:rPr>
      </w:pPr>
      <w:r w:rsidRPr="002B63B5">
        <w:rPr>
          <w:highlight w:val="white"/>
        </w:rPr>
        <w:t xml:space="preserve">            }</w:t>
      </w:r>
    </w:p>
    <w:p w14:paraId="33988760" w14:textId="77777777" w:rsidR="002B63B5" w:rsidRPr="002B63B5" w:rsidRDefault="002B63B5" w:rsidP="002B63B5">
      <w:pPr>
        <w:pStyle w:val="Code"/>
        <w:rPr>
          <w:highlight w:val="white"/>
        </w:rPr>
      </w:pPr>
      <w:r w:rsidRPr="002B63B5">
        <w:rPr>
          <w:highlight w:val="white"/>
        </w:rPr>
        <w:t xml:space="preserve">            else {</w:t>
      </w:r>
    </w:p>
    <w:p w14:paraId="7D8E3545" w14:textId="77777777" w:rsidR="002B63B5" w:rsidRPr="002B63B5" w:rsidRDefault="002B63B5" w:rsidP="002B63B5">
      <w:pPr>
        <w:pStyle w:val="Code"/>
        <w:rPr>
          <w:highlight w:val="white"/>
        </w:rPr>
      </w:pPr>
      <w:r w:rsidRPr="002B63B5">
        <w:rPr>
          <w:highlight w:val="white"/>
        </w:rPr>
        <w:t xml:space="preserve">              byteList[index] = (byte) value;</w:t>
      </w:r>
    </w:p>
    <w:p w14:paraId="539E8CFE" w14:textId="77777777" w:rsidR="002B63B5" w:rsidRPr="002B63B5" w:rsidRDefault="002B63B5" w:rsidP="002B63B5">
      <w:pPr>
        <w:pStyle w:val="Code"/>
        <w:rPr>
          <w:highlight w:val="white"/>
        </w:rPr>
      </w:pPr>
      <w:r w:rsidRPr="002B63B5">
        <w:rPr>
          <w:highlight w:val="white"/>
        </w:rPr>
        <w:t xml:space="preserve">            }</w:t>
      </w:r>
    </w:p>
    <w:p w14:paraId="0493C451" w14:textId="77777777" w:rsidR="002B63B5" w:rsidRPr="002B63B5" w:rsidRDefault="002B63B5" w:rsidP="002B63B5">
      <w:pPr>
        <w:pStyle w:val="Code"/>
        <w:rPr>
          <w:highlight w:val="white"/>
        </w:rPr>
      </w:pPr>
      <w:r w:rsidRPr="002B63B5">
        <w:rPr>
          <w:highlight w:val="white"/>
        </w:rPr>
        <w:t xml:space="preserve">          }</w:t>
      </w:r>
    </w:p>
    <w:p w14:paraId="33DF1B50" w14:textId="77777777" w:rsidR="002B63B5" w:rsidRPr="002B63B5" w:rsidRDefault="002B63B5" w:rsidP="002B63B5">
      <w:pPr>
        <w:pStyle w:val="Code"/>
        <w:rPr>
          <w:highlight w:val="white"/>
        </w:rPr>
      </w:pPr>
      <w:r w:rsidRPr="002B63B5">
        <w:rPr>
          <w:highlight w:val="white"/>
        </w:rPr>
        <w:t xml:space="preserve">          break;</w:t>
      </w:r>
    </w:p>
    <w:p w14:paraId="11279545" w14:textId="77777777" w:rsidR="002B63B5" w:rsidRPr="002B63B5" w:rsidRDefault="002B63B5" w:rsidP="002B63B5">
      <w:pPr>
        <w:pStyle w:val="Code"/>
        <w:rPr>
          <w:highlight w:val="white"/>
        </w:rPr>
      </w:pPr>
    </w:p>
    <w:p w14:paraId="36963D4D" w14:textId="77777777" w:rsidR="002B63B5" w:rsidRPr="002B63B5" w:rsidRDefault="002B63B5" w:rsidP="002B63B5">
      <w:pPr>
        <w:pStyle w:val="Code"/>
        <w:rPr>
          <w:highlight w:val="white"/>
        </w:rPr>
      </w:pPr>
      <w:r w:rsidRPr="002B63B5">
        <w:rPr>
          <w:highlight w:val="white"/>
        </w:rPr>
        <w:t xml:space="preserve">        case 2: {</w:t>
      </w:r>
    </w:p>
    <w:p w14:paraId="3CBA8685" w14:textId="77777777" w:rsidR="002B63B5" w:rsidRPr="002B63B5" w:rsidRDefault="002B63B5" w:rsidP="002B63B5">
      <w:pPr>
        <w:pStyle w:val="Code"/>
        <w:rPr>
          <w:highlight w:val="white"/>
        </w:rPr>
      </w:pPr>
      <w:r w:rsidRPr="002B63B5">
        <w:rPr>
          <w:highlight w:val="white"/>
        </w:rPr>
        <w:t xml:space="preserve">            if (value &lt; 0) {</w:t>
      </w:r>
    </w:p>
    <w:p w14:paraId="5AC76419" w14:textId="77777777" w:rsidR="002B63B5" w:rsidRPr="002B63B5" w:rsidRDefault="002B63B5" w:rsidP="002B63B5">
      <w:pPr>
        <w:pStyle w:val="Code"/>
        <w:rPr>
          <w:highlight w:val="white"/>
        </w:rPr>
      </w:pPr>
      <w:r w:rsidRPr="002B63B5">
        <w:rPr>
          <w:highlight w:val="white"/>
        </w:rPr>
        <w:t xml:space="preserve">              short shortValue = (short) value; </w:t>
      </w:r>
    </w:p>
    <w:p w14:paraId="2E57ED5F" w14:textId="77777777" w:rsidR="002B63B5" w:rsidRPr="002B63B5" w:rsidRDefault="002B63B5" w:rsidP="002B63B5">
      <w:pPr>
        <w:pStyle w:val="Code"/>
        <w:rPr>
          <w:highlight w:val="white"/>
        </w:rPr>
      </w:pPr>
      <w:r w:rsidRPr="002B63B5">
        <w:rPr>
          <w:highlight w:val="white"/>
        </w:rPr>
        <w:t xml:space="preserve">              byteList[index] = (byte) ((sbyte) shortValue);</w:t>
      </w:r>
    </w:p>
    <w:p w14:paraId="7E3A2AA0" w14:textId="77777777" w:rsidR="002B63B5" w:rsidRPr="002B63B5" w:rsidRDefault="002B63B5" w:rsidP="002B63B5">
      <w:pPr>
        <w:pStyle w:val="Code"/>
        <w:rPr>
          <w:highlight w:val="white"/>
        </w:rPr>
      </w:pPr>
      <w:r w:rsidRPr="002B63B5">
        <w:rPr>
          <w:highlight w:val="white"/>
        </w:rPr>
        <w:t xml:space="preserve">              byteList[index + 1] = (byte) ((sbyte) (shortValue &gt;&gt; 8));</w:t>
      </w:r>
    </w:p>
    <w:p w14:paraId="18824984" w14:textId="77777777" w:rsidR="002B63B5" w:rsidRPr="002B63B5" w:rsidRDefault="002B63B5" w:rsidP="002B63B5">
      <w:pPr>
        <w:pStyle w:val="Code"/>
        <w:rPr>
          <w:highlight w:val="white"/>
        </w:rPr>
      </w:pPr>
      <w:r w:rsidRPr="002B63B5">
        <w:rPr>
          <w:highlight w:val="white"/>
        </w:rPr>
        <w:t xml:space="preserve">            }</w:t>
      </w:r>
    </w:p>
    <w:p w14:paraId="594B1D80" w14:textId="77777777" w:rsidR="002B63B5" w:rsidRPr="002B63B5" w:rsidRDefault="002B63B5" w:rsidP="002B63B5">
      <w:pPr>
        <w:pStyle w:val="Code"/>
        <w:rPr>
          <w:highlight w:val="white"/>
        </w:rPr>
      </w:pPr>
      <w:r w:rsidRPr="002B63B5">
        <w:rPr>
          <w:highlight w:val="white"/>
        </w:rPr>
        <w:t xml:space="preserve">            else {</w:t>
      </w:r>
    </w:p>
    <w:p w14:paraId="31B79B75" w14:textId="77777777" w:rsidR="002B63B5" w:rsidRPr="002B63B5" w:rsidRDefault="002B63B5" w:rsidP="002B63B5">
      <w:pPr>
        <w:pStyle w:val="Code"/>
        <w:rPr>
          <w:highlight w:val="white"/>
        </w:rPr>
      </w:pPr>
      <w:r w:rsidRPr="002B63B5">
        <w:rPr>
          <w:highlight w:val="white"/>
        </w:rPr>
        <w:t xml:space="preserve">              ushort ushortValue = (ushort) value; </w:t>
      </w:r>
    </w:p>
    <w:p w14:paraId="6BD396D1" w14:textId="77777777" w:rsidR="002B63B5" w:rsidRPr="002B63B5" w:rsidRDefault="002B63B5" w:rsidP="002B63B5">
      <w:pPr>
        <w:pStyle w:val="Code"/>
        <w:rPr>
          <w:highlight w:val="white"/>
        </w:rPr>
      </w:pPr>
      <w:r w:rsidRPr="002B63B5">
        <w:rPr>
          <w:highlight w:val="white"/>
        </w:rPr>
        <w:t xml:space="preserve">              byteList[index] = (byte) ushortValue;</w:t>
      </w:r>
    </w:p>
    <w:p w14:paraId="2F4DBC6C" w14:textId="77777777" w:rsidR="002B63B5" w:rsidRPr="002B63B5" w:rsidRDefault="002B63B5" w:rsidP="002B63B5">
      <w:pPr>
        <w:pStyle w:val="Code"/>
        <w:rPr>
          <w:highlight w:val="white"/>
        </w:rPr>
      </w:pPr>
      <w:r w:rsidRPr="002B63B5">
        <w:rPr>
          <w:highlight w:val="white"/>
        </w:rPr>
        <w:t xml:space="preserve">              byteList[index + 1] = (byte) (ushortValue &gt;&gt; 8);</w:t>
      </w:r>
    </w:p>
    <w:p w14:paraId="544255AC" w14:textId="77777777" w:rsidR="002B63B5" w:rsidRPr="002B63B5" w:rsidRDefault="002B63B5" w:rsidP="002B63B5">
      <w:pPr>
        <w:pStyle w:val="Code"/>
        <w:rPr>
          <w:highlight w:val="white"/>
        </w:rPr>
      </w:pPr>
      <w:r w:rsidRPr="002B63B5">
        <w:rPr>
          <w:highlight w:val="white"/>
        </w:rPr>
        <w:t xml:space="preserve">            }</w:t>
      </w:r>
    </w:p>
    <w:p w14:paraId="0FDD8A8B" w14:textId="77777777" w:rsidR="002B63B5" w:rsidRPr="002B63B5" w:rsidRDefault="002B63B5" w:rsidP="002B63B5">
      <w:pPr>
        <w:pStyle w:val="Code"/>
        <w:rPr>
          <w:highlight w:val="white"/>
        </w:rPr>
      </w:pPr>
      <w:r w:rsidRPr="002B63B5">
        <w:rPr>
          <w:highlight w:val="white"/>
        </w:rPr>
        <w:t xml:space="preserve">          }</w:t>
      </w:r>
    </w:p>
    <w:p w14:paraId="4118AEEB" w14:textId="77777777" w:rsidR="002B63B5" w:rsidRPr="002B63B5" w:rsidRDefault="002B63B5" w:rsidP="002B63B5">
      <w:pPr>
        <w:pStyle w:val="Code"/>
        <w:rPr>
          <w:highlight w:val="white"/>
        </w:rPr>
      </w:pPr>
      <w:r w:rsidRPr="002B63B5">
        <w:rPr>
          <w:highlight w:val="white"/>
        </w:rPr>
        <w:t xml:space="preserve">          break;</w:t>
      </w:r>
    </w:p>
    <w:p w14:paraId="6AFB3E97" w14:textId="77777777" w:rsidR="002B63B5" w:rsidRPr="002B63B5" w:rsidRDefault="002B63B5" w:rsidP="002B63B5">
      <w:pPr>
        <w:pStyle w:val="Code"/>
        <w:rPr>
          <w:highlight w:val="white"/>
        </w:rPr>
      </w:pPr>
    </w:p>
    <w:p w14:paraId="439D2329" w14:textId="77777777" w:rsidR="002B63B5" w:rsidRPr="002B63B5" w:rsidRDefault="002B63B5" w:rsidP="002B63B5">
      <w:pPr>
        <w:pStyle w:val="Code"/>
        <w:rPr>
          <w:highlight w:val="white"/>
        </w:rPr>
      </w:pPr>
      <w:r w:rsidRPr="002B63B5">
        <w:rPr>
          <w:highlight w:val="white"/>
        </w:rPr>
        <w:t xml:space="preserve">        case 4: {</w:t>
      </w:r>
    </w:p>
    <w:p w14:paraId="7E5AC2EB" w14:textId="77777777" w:rsidR="002B63B5" w:rsidRPr="002B63B5" w:rsidRDefault="002B63B5" w:rsidP="002B63B5">
      <w:pPr>
        <w:pStyle w:val="Code"/>
        <w:rPr>
          <w:highlight w:val="white"/>
        </w:rPr>
      </w:pPr>
      <w:r w:rsidRPr="002B63B5">
        <w:rPr>
          <w:highlight w:val="white"/>
        </w:rPr>
        <w:t xml:space="preserve">            if (value &lt; 0) {</w:t>
      </w:r>
    </w:p>
    <w:p w14:paraId="7AF4A834" w14:textId="77777777" w:rsidR="002B63B5" w:rsidRPr="002B63B5" w:rsidRDefault="002B63B5" w:rsidP="002B63B5">
      <w:pPr>
        <w:pStyle w:val="Code"/>
        <w:rPr>
          <w:highlight w:val="white"/>
        </w:rPr>
      </w:pPr>
      <w:r w:rsidRPr="002B63B5">
        <w:rPr>
          <w:highlight w:val="white"/>
        </w:rPr>
        <w:t xml:space="preserve">              int intValue = (int) value; </w:t>
      </w:r>
    </w:p>
    <w:p w14:paraId="16E5D665" w14:textId="77777777" w:rsidR="002B63B5" w:rsidRPr="002B63B5" w:rsidRDefault="002B63B5" w:rsidP="002B63B5">
      <w:pPr>
        <w:pStyle w:val="Code"/>
        <w:rPr>
          <w:highlight w:val="white"/>
        </w:rPr>
      </w:pPr>
      <w:r w:rsidRPr="002B63B5">
        <w:rPr>
          <w:highlight w:val="white"/>
        </w:rPr>
        <w:t xml:space="preserve">              byteList[index] = (byte) ((sbyte) intValue);</w:t>
      </w:r>
    </w:p>
    <w:p w14:paraId="0A5E8BC7" w14:textId="77777777" w:rsidR="002B63B5" w:rsidRPr="002B63B5" w:rsidRDefault="002B63B5" w:rsidP="002B63B5">
      <w:pPr>
        <w:pStyle w:val="Code"/>
        <w:rPr>
          <w:highlight w:val="white"/>
        </w:rPr>
      </w:pPr>
      <w:r w:rsidRPr="002B63B5">
        <w:rPr>
          <w:highlight w:val="white"/>
        </w:rPr>
        <w:t xml:space="preserve">              byteList[index + 1] = (byte) ((sbyte) (intValue &gt;&gt; 8));</w:t>
      </w:r>
    </w:p>
    <w:p w14:paraId="682515C6" w14:textId="77777777" w:rsidR="002B63B5" w:rsidRPr="002B63B5" w:rsidRDefault="002B63B5" w:rsidP="002B63B5">
      <w:pPr>
        <w:pStyle w:val="Code"/>
        <w:rPr>
          <w:highlight w:val="white"/>
        </w:rPr>
      </w:pPr>
      <w:r w:rsidRPr="002B63B5">
        <w:rPr>
          <w:highlight w:val="white"/>
        </w:rPr>
        <w:t xml:space="preserve">              byteList[index + 2] = (byte) ((sbyte) (intValue &gt;&gt; 16));</w:t>
      </w:r>
    </w:p>
    <w:p w14:paraId="71C14DE1" w14:textId="77777777" w:rsidR="002B63B5" w:rsidRPr="002B63B5" w:rsidRDefault="002B63B5" w:rsidP="002B63B5">
      <w:pPr>
        <w:pStyle w:val="Code"/>
        <w:rPr>
          <w:highlight w:val="white"/>
        </w:rPr>
      </w:pPr>
      <w:r w:rsidRPr="002B63B5">
        <w:rPr>
          <w:highlight w:val="white"/>
        </w:rPr>
        <w:t xml:space="preserve">              byteList[index + 3] = (byte) ((sbyte) (intValue &gt;&gt; 24));</w:t>
      </w:r>
    </w:p>
    <w:p w14:paraId="1FD5A1BC" w14:textId="77777777" w:rsidR="002B63B5" w:rsidRPr="002B63B5" w:rsidRDefault="002B63B5" w:rsidP="002B63B5">
      <w:pPr>
        <w:pStyle w:val="Code"/>
        <w:rPr>
          <w:highlight w:val="white"/>
        </w:rPr>
      </w:pPr>
      <w:r w:rsidRPr="002B63B5">
        <w:rPr>
          <w:highlight w:val="white"/>
        </w:rPr>
        <w:t xml:space="preserve">            }</w:t>
      </w:r>
    </w:p>
    <w:p w14:paraId="61AA5979" w14:textId="77777777" w:rsidR="002B63B5" w:rsidRPr="002B63B5" w:rsidRDefault="002B63B5" w:rsidP="002B63B5">
      <w:pPr>
        <w:pStyle w:val="Code"/>
        <w:rPr>
          <w:highlight w:val="white"/>
        </w:rPr>
      </w:pPr>
      <w:r w:rsidRPr="002B63B5">
        <w:rPr>
          <w:highlight w:val="white"/>
        </w:rPr>
        <w:t xml:space="preserve">            else {</w:t>
      </w:r>
    </w:p>
    <w:p w14:paraId="5F376F4A" w14:textId="77777777" w:rsidR="002B63B5" w:rsidRPr="002B63B5" w:rsidRDefault="002B63B5" w:rsidP="002B63B5">
      <w:pPr>
        <w:pStyle w:val="Code"/>
        <w:rPr>
          <w:highlight w:val="white"/>
        </w:rPr>
      </w:pPr>
      <w:r w:rsidRPr="002B63B5">
        <w:rPr>
          <w:highlight w:val="white"/>
        </w:rPr>
        <w:t xml:space="preserve">              uint uintValue = (uint) value; </w:t>
      </w:r>
    </w:p>
    <w:p w14:paraId="6CB55F25" w14:textId="77777777" w:rsidR="002B63B5" w:rsidRPr="002B63B5" w:rsidRDefault="002B63B5" w:rsidP="002B63B5">
      <w:pPr>
        <w:pStyle w:val="Code"/>
        <w:rPr>
          <w:highlight w:val="white"/>
        </w:rPr>
      </w:pPr>
      <w:r w:rsidRPr="002B63B5">
        <w:rPr>
          <w:highlight w:val="white"/>
        </w:rPr>
        <w:t xml:space="preserve">              byteList[index] = (byte) uintValue;</w:t>
      </w:r>
    </w:p>
    <w:p w14:paraId="050FF28D" w14:textId="77777777" w:rsidR="002B63B5" w:rsidRPr="002B63B5" w:rsidRDefault="002B63B5" w:rsidP="002B63B5">
      <w:pPr>
        <w:pStyle w:val="Code"/>
        <w:rPr>
          <w:highlight w:val="white"/>
        </w:rPr>
      </w:pPr>
      <w:r w:rsidRPr="002B63B5">
        <w:rPr>
          <w:highlight w:val="white"/>
        </w:rPr>
        <w:t xml:space="preserve">              byteList[index + 1] = (byte) (uintValue &gt;&gt; 8);</w:t>
      </w:r>
    </w:p>
    <w:p w14:paraId="4FD8B21C" w14:textId="77777777" w:rsidR="002B63B5" w:rsidRPr="002B63B5" w:rsidRDefault="002B63B5" w:rsidP="002B63B5">
      <w:pPr>
        <w:pStyle w:val="Code"/>
        <w:rPr>
          <w:highlight w:val="white"/>
        </w:rPr>
      </w:pPr>
      <w:r w:rsidRPr="002B63B5">
        <w:rPr>
          <w:highlight w:val="white"/>
        </w:rPr>
        <w:t xml:space="preserve">              byteList[index + 2] = (byte) (uintValue &gt;&gt; 16);</w:t>
      </w:r>
    </w:p>
    <w:p w14:paraId="4735C06D" w14:textId="77777777" w:rsidR="002B63B5" w:rsidRPr="002B63B5" w:rsidRDefault="002B63B5" w:rsidP="002B63B5">
      <w:pPr>
        <w:pStyle w:val="Code"/>
        <w:rPr>
          <w:highlight w:val="white"/>
        </w:rPr>
      </w:pPr>
      <w:r w:rsidRPr="002B63B5">
        <w:rPr>
          <w:highlight w:val="white"/>
        </w:rPr>
        <w:t xml:space="preserve">              byteList[index + 3] = (byte) (uintValue &gt;&gt; 24);</w:t>
      </w:r>
    </w:p>
    <w:p w14:paraId="7423F0C8" w14:textId="77777777" w:rsidR="002B63B5" w:rsidRPr="002B63B5" w:rsidRDefault="002B63B5" w:rsidP="002B63B5">
      <w:pPr>
        <w:pStyle w:val="Code"/>
        <w:rPr>
          <w:highlight w:val="white"/>
        </w:rPr>
      </w:pPr>
      <w:r w:rsidRPr="002B63B5">
        <w:rPr>
          <w:highlight w:val="white"/>
        </w:rPr>
        <w:t xml:space="preserve">            }</w:t>
      </w:r>
    </w:p>
    <w:p w14:paraId="21D92B09" w14:textId="77777777" w:rsidR="002B63B5" w:rsidRPr="002B63B5" w:rsidRDefault="002B63B5" w:rsidP="002B63B5">
      <w:pPr>
        <w:pStyle w:val="Code"/>
        <w:rPr>
          <w:highlight w:val="white"/>
        </w:rPr>
      </w:pPr>
      <w:r w:rsidRPr="002B63B5">
        <w:rPr>
          <w:highlight w:val="white"/>
        </w:rPr>
        <w:t xml:space="preserve">          }</w:t>
      </w:r>
    </w:p>
    <w:p w14:paraId="2354ADD8" w14:textId="77777777" w:rsidR="002B63B5" w:rsidRPr="002B63B5" w:rsidRDefault="002B63B5" w:rsidP="002B63B5">
      <w:pPr>
        <w:pStyle w:val="Code"/>
        <w:rPr>
          <w:highlight w:val="white"/>
        </w:rPr>
      </w:pPr>
      <w:r w:rsidRPr="002B63B5">
        <w:rPr>
          <w:highlight w:val="white"/>
        </w:rPr>
        <w:t xml:space="preserve">          break;</w:t>
      </w:r>
    </w:p>
    <w:p w14:paraId="029E0C71" w14:textId="77777777" w:rsidR="002B63B5" w:rsidRPr="002B63B5" w:rsidRDefault="002B63B5" w:rsidP="002B63B5">
      <w:pPr>
        <w:pStyle w:val="Code"/>
        <w:rPr>
          <w:highlight w:val="white"/>
        </w:rPr>
      </w:pPr>
      <w:r w:rsidRPr="002B63B5">
        <w:rPr>
          <w:highlight w:val="white"/>
        </w:rPr>
        <w:t xml:space="preserve">      }</w:t>
      </w:r>
    </w:p>
    <w:p w14:paraId="044FFDC8" w14:textId="77777777" w:rsidR="002B63B5" w:rsidRPr="002B63B5" w:rsidRDefault="002B63B5" w:rsidP="002B63B5">
      <w:pPr>
        <w:pStyle w:val="Code"/>
        <w:rPr>
          <w:highlight w:val="white"/>
        </w:rPr>
      </w:pPr>
      <w:r w:rsidRPr="002B63B5">
        <w:rPr>
          <w:highlight w:val="white"/>
        </w:rPr>
        <w:t xml:space="preserve">    }</w:t>
      </w:r>
    </w:p>
    <w:p w14:paraId="0BC79404" w14:textId="77777777" w:rsidR="002B63B5" w:rsidRPr="002B63B5" w:rsidRDefault="002B63B5" w:rsidP="002B63B5">
      <w:pPr>
        <w:pStyle w:val="Code"/>
        <w:rPr>
          <w:highlight w:val="white"/>
        </w:rPr>
      </w:pPr>
    </w:p>
    <w:p w14:paraId="028603F6" w14:textId="77777777" w:rsidR="002B63B5" w:rsidRPr="002B63B5" w:rsidRDefault="002B63B5" w:rsidP="002B63B5">
      <w:pPr>
        <w:pStyle w:val="Code"/>
        <w:rPr>
          <w:highlight w:val="white"/>
        </w:rPr>
      </w:pPr>
      <w:r w:rsidRPr="002B63B5">
        <w:rPr>
          <w:highlight w:val="white"/>
        </w:rPr>
        <w:t xml:space="preserve">    public static List&lt;byte&gt; LookupByteArray(AssemblyOperator objectOp,</w:t>
      </w:r>
    </w:p>
    <w:p w14:paraId="6A52A685" w14:textId="77777777" w:rsidR="002B63B5" w:rsidRPr="002B63B5" w:rsidRDefault="002B63B5" w:rsidP="002B63B5">
      <w:pPr>
        <w:pStyle w:val="Code"/>
        <w:rPr>
          <w:highlight w:val="white"/>
        </w:rPr>
      </w:pPr>
      <w:r w:rsidRPr="002B63B5">
        <w:rPr>
          <w:highlight w:val="white"/>
        </w:rPr>
        <w:t xml:space="preserve">                      object operand1 = null, object operand2 = null,</w:t>
      </w:r>
    </w:p>
    <w:p w14:paraId="7FCB316B" w14:textId="77777777" w:rsidR="002B63B5" w:rsidRPr="002B63B5" w:rsidRDefault="002B63B5" w:rsidP="002B63B5">
      <w:pPr>
        <w:pStyle w:val="Code"/>
        <w:rPr>
          <w:highlight w:val="white"/>
        </w:rPr>
      </w:pPr>
      <w:r w:rsidRPr="002B63B5">
        <w:rPr>
          <w:highlight w:val="white"/>
        </w:rPr>
        <w:t xml:space="preserve">                      object operand3 = null) {</w:t>
      </w:r>
    </w:p>
    <w:p w14:paraId="3133DA1F" w14:textId="77777777" w:rsidR="002B63B5" w:rsidRPr="002B63B5" w:rsidRDefault="002B63B5" w:rsidP="002B63B5">
      <w:pPr>
        <w:pStyle w:val="Code"/>
        <w:rPr>
          <w:highlight w:val="white"/>
        </w:rPr>
      </w:pPr>
      <w:r w:rsidRPr="002B63B5">
        <w:rPr>
          <w:highlight w:val="white"/>
        </w:rPr>
        <w:t xml:space="preserve">      if ((objectOp == AssemblyOperator.shl) ||</w:t>
      </w:r>
    </w:p>
    <w:p w14:paraId="2D43A1AB" w14:textId="77777777" w:rsidR="002B63B5" w:rsidRPr="002B63B5" w:rsidRDefault="002B63B5" w:rsidP="002B63B5">
      <w:pPr>
        <w:pStyle w:val="Code"/>
        <w:rPr>
          <w:highlight w:val="white"/>
        </w:rPr>
      </w:pPr>
      <w:r w:rsidRPr="002B63B5">
        <w:rPr>
          <w:highlight w:val="white"/>
        </w:rPr>
        <w:t xml:space="preserve">          (objectOp == AssemblyOperator.shr)) {</w:t>
      </w:r>
    </w:p>
    <w:p w14:paraId="169DDEC3" w14:textId="77777777" w:rsidR="002B63B5" w:rsidRPr="002B63B5" w:rsidRDefault="002B63B5" w:rsidP="002B63B5">
      <w:pPr>
        <w:pStyle w:val="Code"/>
        <w:rPr>
          <w:highlight w:val="white"/>
        </w:rPr>
      </w:pPr>
      <w:r w:rsidRPr="002B63B5">
        <w:rPr>
          <w:highlight w:val="white"/>
        </w:rPr>
        <w:t xml:space="preserve">        operand1 = (operand1 is BigInteger) ? 0L : operand1;</w:t>
      </w:r>
    </w:p>
    <w:p w14:paraId="417796D0" w14:textId="77777777" w:rsidR="002B63B5" w:rsidRPr="002B63B5" w:rsidRDefault="002B63B5" w:rsidP="002B63B5">
      <w:pPr>
        <w:pStyle w:val="Code"/>
        <w:rPr>
          <w:highlight w:val="white"/>
        </w:rPr>
      </w:pPr>
      <w:r w:rsidRPr="002B63B5">
        <w:rPr>
          <w:highlight w:val="white"/>
        </w:rPr>
        <w:t xml:space="preserve">        operand2 = (operand2 is BigInteger) ? 0L : operand2;</w:t>
      </w:r>
    </w:p>
    <w:p w14:paraId="23E17757" w14:textId="77777777" w:rsidR="002B63B5" w:rsidRPr="002B63B5" w:rsidRDefault="002B63B5" w:rsidP="002B63B5">
      <w:pPr>
        <w:pStyle w:val="Code"/>
        <w:rPr>
          <w:highlight w:val="white"/>
        </w:rPr>
      </w:pPr>
      <w:r w:rsidRPr="002B63B5">
        <w:rPr>
          <w:highlight w:val="white"/>
        </w:rPr>
        <w:t xml:space="preserve">        operand3 = (operand3 is BigInteger) ? 0L : operand3;</w:t>
      </w:r>
    </w:p>
    <w:p w14:paraId="1BAC0CEA" w14:textId="77777777" w:rsidR="002B63B5" w:rsidRPr="002B63B5" w:rsidRDefault="002B63B5" w:rsidP="002B63B5">
      <w:pPr>
        <w:pStyle w:val="Code"/>
        <w:rPr>
          <w:highlight w:val="white"/>
        </w:rPr>
      </w:pPr>
      <w:r w:rsidRPr="002B63B5">
        <w:rPr>
          <w:highlight w:val="white"/>
        </w:rPr>
        <w:t xml:space="preserve">      }</w:t>
      </w:r>
    </w:p>
    <w:p w14:paraId="32782B59" w14:textId="77777777" w:rsidR="002B63B5" w:rsidRPr="002B63B5" w:rsidRDefault="002B63B5" w:rsidP="002B63B5">
      <w:pPr>
        <w:pStyle w:val="Code"/>
        <w:rPr>
          <w:highlight w:val="white"/>
        </w:rPr>
      </w:pPr>
    </w:p>
    <w:p w14:paraId="4723D3F7" w14:textId="77777777" w:rsidR="002B63B5" w:rsidRPr="002B63B5" w:rsidRDefault="002B63B5" w:rsidP="002B63B5">
      <w:pPr>
        <w:pStyle w:val="Code"/>
        <w:rPr>
          <w:highlight w:val="white"/>
        </w:rPr>
      </w:pPr>
      <w:r w:rsidRPr="002B63B5">
        <w:rPr>
          <w:highlight w:val="white"/>
        </w:rPr>
        <w:t xml:space="preserve">      ObjectCodeInfo info =</w:t>
      </w:r>
    </w:p>
    <w:p w14:paraId="44879461" w14:textId="77777777" w:rsidR="002B63B5" w:rsidRPr="002B63B5" w:rsidRDefault="002B63B5" w:rsidP="002B63B5">
      <w:pPr>
        <w:pStyle w:val="Code"/>
        <w:rPr>
          <w:highlight w:val="white"/>
        </w:rPr>
      </w:pPr>
      <w:r w:rsidRPr="002B63B5">
        <w:rPr>
          <w:highlight w:val="white"/>
        </w:rPr>
        <w:t xml:space="preserve">        new ObjectCodeInfo(objectOp, operand1, operand2, operand3);</w:t>
      </w:r>
    </w:p>
    <w:p w14:paraId="20542B6D" w14:textId="77777777" w:rsidR="002B63B5" w:rsidRPr="002B63B5" w:rsidRDefault="002B63B5" w:rsidP="002B63B5">
      <w:pPr>
        <w:pStyle w:val="Code"/>
        <w:rPr>
          <w:highlight w:val="white"/>
        </w:rPr>
      </w:pPr>
      <w:r w:rsidRPr="002B63B5">
        <w:rPr>
          <w:highlight w:val="white"/>
        </w:rPr>
        <w:lastRenderedPageBreak/>
        <w:t xml:space="preserve">      byte[] byteArray = ObjectCodeTable.MainArrayMap[info];</w:t>
      </w:r>
    </w:p>
    <w:p w14:paraId="5812B46F" w14:textId="77777777" w:rsidR="002B63B5" w:rsidRPr="002B63B5" w:rsidRDefault="002B63B5" w:rsidP="002B63B5">
      <w:pPr>
        <w:pStyle w:val="Code"/>
        <w:rPr>
          <w:highlight w:val="white"/>
        </w:rPr>
      </w:pPr>
      <w:r w:rsidRPr="002B63B5">
        <w:rPr>
          <w:highlight w:val="white"/>
        </w:rPr>
        <w:t xml:space="preserve">      Assert.ErrorXXX(byteArray != null);</w:t>
      </w:r>
    </w:p>
    <w:p w14:paraId="60A0FD3C" w14:textId="77777777" w:rsidR="002B63B5" w:rsidRPr="002B63B5" w:rsidRDefault="002B63B5" w:rsidP="002B63B5">
      <w:pPr>
        <w:pStyle w:val="Code"/>
        <w:rPr>
          <w:highlight w:val="white"/>
        </w:rPr>
      </w:pPr>
      <w:r w:rsidRPr="002B63B5">
        <w:rPr>
          <w:highlight w:val="white"/>
        </w:rPr>
        <w:t xml:space="preserve">      List&lt;byte&gt; byteList = new List&lt;byte&gt;();</w:t>
      </w:r>
    </w:p>
    <w:p w14:paraId="1B1FCAC1" w14:textId="77777777" w:rsidR="002B63B5" w:rsidRPr="002B63B5" w:rsidRDefault="002B63B5" w:rsidP="002B63B5">
      <w:pPr>
        <w:pStyle w:val="Code"/>
        <w:rPr>
          <w:highlight w:val="white"/>
        </w:rPr>
      </w:pPr>
    </w:p>
    <w:p w14:paraId="2DB20D6E" w14:textId="77777777" w:rsidR="002B63B5" w:rsidRPr="002B63B5" w:rsidRDefault="002B63B5" w:rsidP="002B63B5">
      <w:pPr>
        <w:pStyle w:val="Code"/>
        <w:rPr>
          <w:highlight w:val="white"/>
        </w:rPr>
      </w:pPr>
      <w:r w:rsidRPr="002B63B5">
        <w:rPr>
          <w:highlight w:val="white"/>
        </w:rPr>
        <w:t xml:space="preserve">      foreach (byte b in byteArray) {</w:t>
      </w:r>
    </w:p>
    <w:p w14:paraId="22B9FB19" w14:textId="77777777" w:rsidR="002B63B5" w:rsidRPr="002B63B5" w:rsidRDefault="002B63B5" w:rsidP="002B63B5">
      <w:pPr>
        <w:pStyle w:val="Code"/>
        <w:rPr>
          <w:highlight w:val="white"/>
        </w:rPr>
      </w:pPr>
      <w:r w:rsidRPr="002B63B5">
        <w:rPr>
          <w:highlight w:val="white"/>
        </w:rPr>
        <w:t xml:space="preserve">        byteList.Add(b);</w:t>
      </w:r>
    </w:p>
    <w:p w14:paraId="53E2A228" w14:textId="77777777" w:rsidR="002B63B5" w:rsidRPr="002B63B5" w:rsidRDefault="002B63B5" w:rsidP="002B63B5">
      <w:pPr>
        <w:pStyle w:val="Code"/>
        <w:rPr>
          <w:highlight w:val="white"/>
        </w:rPr>
      </w:pPr>
      <w:r w:rsidRPr="002B63B5">
        <w:rPr>
          <w:highlight w:val="white"/>
        </w:rPr>
        <w:t xml:space="preserve">      }</w:t>
      </w:r>
    </w:p>
    <w:p w14:paraId="3873BB96" w14:textId="77777777" w:rsidR="002B63B5" w:rsidRPr="002B63B5" w:rsidRDefault="002B63B5" w:rsidP="002B63B5">
      <w:pPr>
        <w:pStyle w:val="Code"/>
        <w:rPr>
          <w:highlight w:val="white"/>
        </w:rPr>
      </w:pPr>
    </w:p>
    <w:p w14:paraId="4AF04847" w14:textId="77777777" w:rsidR="002B63B5" w:rsidRPr="002B63B5" w:rsidRDefault="002B63B5" w:rsidP="002B63B5">
      <w:pPr>
        <w:pStyle w:val="Code"/>
        <w:rPr>
          <w:highlight w:val="white"/>
        </w:rPr>
      </w:pPr>
      <w:r w:rsidRPr="002B63B5">
        <w:rPr>
          <w:highlight w:val="white"/>
        </w:rPr>
        <w:t xml:space="preserve">      return byteList;</w:t>
      </w:r>
    </w:p>
    <w:p w14:paraId="7F119D03" w14:textId="77777777" w:rsidR="002B63B5" w:rsidRPr="002B63B5" w:rsidRDefault="002B63B5" w:rsidP="002B63B5">
      <w:pPr>
        <w:pStyle w:val="Code"/>
        <w:rPr>
          <w:highlight w:val="white"/>
        </w:rPr>
      </w:pPr>
      <w:r w:rsidRPr="002B63B5">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0C665482" w14:textId="6BA61F98" w:rsidR="007E07E9" w:rsidRPr="00760CE0" w:rsidRDefault="007E07E9" w:rsidP="00760CE0">
      <w:pPr>
        <w:pStyle w:val="Code"/>
      </w:pPr>
    </w:p>
    <w:p w14:paraId="35405183" w14:textId="4CEF3886" w:rsidR="00B616B1" w:rsidRDefault="00B616B1" w:rsidP="00565A0A">
      <w:pPr>
        <w:pStyle w:val="Rubrik2"/>
      </w:pPr>
      <w:r>
        <w:t>Tracks</w:t>
      </w:r>
    </w:p>
    <w:p w14:paraId="105850DD" w14:textId="2677F93E" w:rsidR="00A40BA8" w:rsidRPr="00A40BA8" w:rsidRDefault="00A40BA8" w:rsidP="00A40BA8">
      <w:r>
        <w:t xml:space="preserve">A track is a place holder for a register through the assembly code. </w:t>
      </w:r>
    </w:p>
    <w:p w14:paraId="68DD47DB" w14:textId="4E7680E5" w:rsidR="00B616B1" w:rsidRDefault="00B616B1" w:rsidP="00283127">
      <w:pPr>
        <w:pStyle w:val="CodeHeader"/>
      </w:pPr>
      <w:proofErr w:type="spellStart"/>
      <w:r>
        <w:t>Track.cs</w:t>
      </w:r>
      <w:proofErr w:type="spellEnd"/>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7777777" w:rsidR="004D41A8" w:rsidRPr="00132D4E" w:rsidRDefault="004D41A8" w:rsidP="00132D4E">
      <w:pPr>
        <w:pStyle w:val="Code"/>
        <w:rPr>
          <w:highlight w:val="white"/>
        </w:rPr>
      </w:pP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77777777" w:rsidR="004D41A8" w:rsidRPr="00132D4E" w:rsidRDefault="004D41A8" w:rsidP="00132D4E">
      <w:pPr>
        <w:pStyle w:val="Code"/>
        <w:rPr>
          <w:highlight w:val="white"/>
        </w:rPr>
      </w:pPr>
      <w:r w:rsidRPr="00132D4E">
        <w:rPr>
          <w:highlight w:val="white"/>
        </w:rPr>
        <w:t xml:space="preserve">    private List&lt;TrackEntry&gt; m_entryList = new List&lt;TrackEntry&gt;();</w:t>
      </w:r>
    </w:p>
    <w:p w14:paraId="14D6F4C8" w14:textId="77777777" w:rsidR="004D41A8" w:rsidRPr="00132D4E" w:rsidRDefault="004D41A8" w:rsidP="00132D4E">
      <w:pPr>
        <w:pStyle w:val="Code"/>
        <w:rPr>
          <w:highlight w:val="white"/>
        </w:rPr>
      </w:pPr>
      <w:r w:rsidRPr="00132D4E">
        <w:rPr>
          <w:highlight w:val="white"/>
        </w:rPr>
        <w:t xml:space="preserve">    private bool m_pointer;</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77777777" w:rsidR="004D41A8" w:rsidRPr="00132D4E" w:rsidRDefault="004D41A8" w:rsidP="00132D4E">
      <w:pPr>
        <w:pStyle w:val="Code"/>
        <w:rPr>
          <w:highlight w:val="white"/>
        </w:rPr>
      </w:pP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1D7388B4" w14:textId="77777777" w:rsidR="004D41A8" w:rsidRPr="00132D4E" w:rsidRDefault="004D41A8" w:rsidP="00132D4E">
      <w:pPr>
        <w:pStyle w:val="Code"/>
        <w:rPr>
          <w:highlight w:val="white"/>
        </w:rPr>
      </w:pP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77777777" w:rsidR="004D41A8" w:rsidRPr="00132D4E" w:rsidRDefault="004D41A8" w:rsidP="00132D4E">
      <w:pPr>
        <w:pStyle w:val="Code"/>
        <w:rPr>
          <w:highlight w:val="white"/>
        </w:rPr>
      </w:pP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lastRenderedPageBreak/>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77777777" w:rsidR="004D41A8" w:rsidRPr="00132D4E" w:rsidRDefault="004D41A8" w:rsidP="00132D4E">
      <w:pPr>
        <w:pStyle w:val="Code"/>
        <w:rPr>
          <w:highlight w:val="white"/>
        </w:rPr>
      </w:pP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t xml:space="preserve">      get { return m_register; }</w:t>
      </w:r>
    </w:p>
    <w:p w14:paraId="316142E1" w14:textId="77777777" w:rsidR="004D41A8" w:rsidRPr="00132D4E" w:rsidRDefault="004D41A8" w:rsidP="00132D4E">
      <w:pPr>
        <w:pStyle w:val="Code"/>
        <w:rPr>
          <w:highlight w:val="white"/>
        </w:rPr>
      </w:pPr>
      <w:r w:rsidRPr="00132D4E">
        <w:rPr>
          <w:highlight w:val="white"/>
        </w:rPr>
        <w:t xml:space="preserve">      set {</w:t>
      </w:r>
    </w:p>
    <w:p w14:paraId="7B4F76F8" w14:textId="77777777" w:rsidR="004D41A8" w:rsidRPr="00132D4E" w:rsidRDefault="004D41A8" w:rsidP="00132D4E">
      <w:pPr>
        <w:pStyle w:val="Code"/>
        <w:rPr>
          <w:highlight w:val="white"/>
        </w:rPr>
      </w:pPr>
      <w:r w:rsidRPr="00132D4E">
        <w:rPr>
          <w:highlight w:val="white"/>
        </w:rPr>
        <w:t xml:space="preserve">        Assert.ErrorXXX((value == null) || (m_register == null) ||</w:t>
      </w:r>
    </w:p>
    <w:p w14:paraId="32940FA4" w14:textId="77777777" w:rsidR="004D41A8" w:rsidRPr="00132D4E" w:rsidRDefault="004D41A8" w:rsidP="00132D4E">
      <w:pPr>
        <w:pStyle w:val="Code"/>
        <w:rPr>
          <w:highlight w:val="white"/>
        </w:rPr>
      </w:pPr>
      <w:r w:rsidRPr="00132D4E">
        <w:rPr>
          <w:highlight w:val="white"/>
        </w:rPr>
        <w:t xml:space="preserve">                      AssemblyCode.RegisterOverlap(value, m_register));</w:t>
      </w:r>
    </w:p>
    <w:p w14:paraId="7528D0AE" w14:textId="77777777" w:rsidR="004D41A8" w:rsidRPr="00132D4E" w:rsidRDefault="004D41A8" w:rsidP="00132D4E">
      <w:pPr>
        <w:pStyle w:val="Code"/>
        <w:rPr>
          <w:highlight w:val="white"/>
        </w:rPr>
      </w:pPr>
      <w:r w:rsidRPr="00132D4E">
        <w:rPr>
          <w:highlight w:val="white"/>
        </w:rPr>
        <w:t xml:space="preserve">        m_register = value;</w:t>
      </w:r>
    </w:p>
    <w:p w14:paraId="39DA95B4" w14:textId="77777777" w:rsidR="004D41A8" w:rsidRPr="00132D4E" w:rsidRDefault="004D41A8" w:rsidP="00132D4E">
      <w:pPr>
        <w:pStyle w:val="Code"/>
        <w:rPr>
          <w:highlight w:val="white"/>
        </w:rPr>
      </w:pPr>
      <w:r w:rsidRPr="00132D4E">
        <w:rPr>
          <w:highlight w:val="white"/>
        </w:rPr>
        <w:t xml:space="preserve">      }</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77777777" w:rsidR="004D41A8" w:rsidRPr="00132D4E" w:rsidRDefault="004D41A8" w:rsidP="00132D4E">
      <w:pPr>
        <w:pStyle w:val="Code"/>
        <w:rPr>
          <w:highlight w:val="white"/>
        </w:rPr>
      </w:pP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1818AE2D" w14:textId="77777777" w:rsidR="004D41A8" w:rsidRPr="00132D4E" w:rsidRDefault="004D41A8" w:rsidP="00132D4E">
      <w:pPr>
        <w:pStyle w:val="Code"/>
        <w:rPr>
          <w:highlight w:val="white"/>
        </w:rPr>
      </w:pPr>
      <w:r w:rsidRPr="00132D4E">
        <w:rPr>
          <w:highlight w:val="white"/>
        </w:rPr>
        <w:t xml:space="preserve">  </w:t>
      </w:r>
    </w:p>
    <w:p w14:paraId="05DEB517" w14:textId="77777777"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7777777" w:rsidR="004D41A8" w:rsidRPr="004D41A8" w:rsidRDefault="004D41A8" w:rsidP="004D41A8">
      <w:pPr>
        <w:pStyle w:val="Code"/>
        <w:rPr>
          <w:highlight w:val="white"/>
        </w:rPr>
      </w:pP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77777777" w:rsidR="004D41A8" w:rsidRPr="004D41A8" w:rsidRDefault="004D41A8" w:rsidP="004D41A8">
      <w:pPr>
        <w:pStyle w:val="Code"/>
        <w:rPr>
          <w:highlight w:val="white"/>
        </w:rPr>
      </w:pP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4A2D8B7D" w:rsidR="00EB37CC" w:rsidRPr="00AF58B6" w:rsidRDefault="00EB37CC" w:rsidP="00EB37CC">
      <w:r>
        <w:t>A track entry is one entry in a track, it represent</w:t>
      </w:r>
      <w:r w:rsidR="00132D4E">
        <w:t>s</w:t>
      </w:r>
      <w:r>
        <w:t xml:space="preserve"> one occurrence of a register in the assembly code. In hold the line number of the assembly code instruction, the position (</w:t>
      </w:r>
      <w:r w:rsidR="00132D4E">
        <w:t xml:space="preserve">zero, </w:t>
      </w:r>
      <w:r>
        <w:t xml:space="preserve">one, </w:t>
      </w:r>
      <w:r w:rsidR="00132D4E">
        <w:t xml:space="preserve">or </w:t>
      </w:r>
      <w:r>
        <w:t xml:space="preserve">two, </w:t>
      </w:r>
      <w:r w:rsidR="00132D4E">
        <w:t>representing the left, middle, and right operand</w:t>
      </w:r>
      <w:r>
        <w:t xml:space="preserve">), and the </w:t>
      </w:r>
      <w:r w:rsidR="00C02847">
        <w:t>size of the register.</w:t>
      </w:r>
    </w:p>
    <w:p w14:paraId="5CA6F53D" w14:textId="0CDC8AE3" w:rsidR="00283127" w:rsidRDefault="00283127" w:rsidP="00283127">
      <w:pPr>
        <w:pStyle w:val="CodeHeader"/>
      </w:pPr>
      <w:proofErr w:type="spellStart"/>
      <w:r>
        <w:t>TrackEntry.cs</w:t>
      </w:r>
      <w:proofErr w:type="spellEnd"/>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lastRenderedPageBreak/>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1F4E6E7C" w14:textId="2C5B5C41" w:rsidR="00283127" w:rsidRDefault="00132D4E" w:rsidP="00132D4E">
      <w:pPr>
        <w:pStyle w:val="Code"/>
      </w:pPr>
      <w:r w:rsidRPr="00132D4E">
        <w:rPr>
          <w:highlight w:val="white"/>
        </w:rPr>
        <w:t>}</w:t>
      </w:r>
      <w:r w:rsidR="00C36173">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proofErr w:type="spellStart"/>
      <w:r>
        <w:t>RegisterAllocator.cs</w:t>
      </w:r>
      <w:proofErr w:type="spellEnd"/>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lastRenderedPageBreak/>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lastRenderedPageBreak/>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proofErr w:type="spellStart"/>
      <w:r w:rsidR="00D8653A">
        <w:rPr>
          <w:highlight w:val="white"/>
        </w:rPr>
        <w:t>ste</w:t>
      </w:r>
      <w:proofErr w:type="spellEnd"/>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lastRenderedPageBreak/>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6CB747CA" w:rsidR="00E920BB" w:rsidRDefault="00A11FF1" w:rsidP="00565A0A">
      <w:pPr>
        <w:pStyle w:val="Rubrik2"/>
      </w:pPr>
      <w:r>
        <w:t>Assembly Code Generation</w:t>
      </w:r>
    </w:p>
    <w:p w14:paraId="4E4A0DBD" w14:textId="26F1EC74" w:rsidR="00A11FF1" w:rsidRDefault="00A11FF1" w:rsidP="00D935A0">
      <w:pPr>
        <w:pStyle w:val="CodeHeader"/>
      </w:pPr>
      <w:proofErr w:type="spellStart"/>
      <w:r>
        <w:t>AssemblyCodeGenerator.cs</w:t>
      </w:r>
      <w:proofErr w:type="spellEnd"/>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77777777" w:rsidR="0057414B" w:rsidRPr="001950E8" w:rsidRDefault="0057414B" w:rsidP="001950E8">
      <w:pPr>
        <w:pStyle w:val="Code"/>
        <w:rPr>
          <w:highlight w:val="white"/>
        </w:rPr>
      </w:pPr>
      <w:r w:rsidRPr="001950E8">
        <w:rPr>
          <w:highlight w:val="white"/>
        </w:rPr>
        <w:t xml:space="preserve">      new ListMap&lt;Symbol,Track&gt;();</w:t>
      </w:r>
    </w:p>
    <w:p w14:paraId="09FCD89E" w14:textId="77777777" w:rsidR="0057414B" w:rsidRPr="001950E8" w:rsidRDefault="0057414B" w:rsidP="001950E8">
      <w:pPr>
        <w:pStyle w:val="Code"/>
        <w:rPr>
          <w:highlight w:val="white"/>
        </w:rPr>
      </w:pPr>
      <w:r w:rsidRPr="001950E8">
        <w:rPr>
          <w:highlight w:val="white"/>
        </w:rPr>
        <w:t xml:space="preserve">    public List&lt;AssemblyCode&gt; m_assemblyCodeList;</w:t>
      </w:r>
    </w:p>
    <w:p w14:paraId="109456AA" w14:textId="77777777" w:rsidR="007B2E31" w:rsidRPr="001950E8" w:rsidRDefault="007B2E31" w:rsidP="001950E8">
      <w:pPr>
        <w:pStyle w:val="Code"/>
        <w:rPr>
          <w:highlight w:val="white"/>
        </w:rPr>
      </w:pP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77777777" w:rsidR="0057414B" w:rsidRPr="001950E8" w:rsidRDefault="0057414B" w:rsidP="001950E8">
      <w:pPr>
        <w:pStyle w:val="Code"/>
        <w:rPr>
          <w:highlight w:val="white"/>
        </w:rPr>
      </w:pP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7F2B0B79" w14:textId="77777777" w:rsidR="0057414B" w:rsidRPr="001950E8" w:rsidRDefault="0057414B" w:rsidP="001950E8">
      <w:pPr>
        <w:pStyle w:val="Code"/>
        <w:rPr>
          <w:highlight w:val="white"/>
        </w:rPr>
      </w:pPr>
      <w:r w:rsidRPr="001950E8">
        <w:rPr>
          <w:highlight w:val="white"/>
        </w:rPr>
        <w:t xml:space="preserve">    public static string PathText = "";</w:t>
      </w:r>
    </w:p>
    <w:p w14:paraId="316422F5" w14:textId="77777777" w:rsidR="0057414B" w:rsidRPr="001950E8" w:rsidRDefault="0057414B" w:rsidP="001950E8">
      <w:pPr>
        <w:pStyle w:val="Code"/>
        <w:rPr>
          <w:highlight w:val="white"/>
        </w:rPr>
      </w:pPr>
      <w:r w:rsidRPr="001950E8">
        <w:rPr>
          <w:highlight w:val="white"/>
        </w:rPr>
        <w:t xml:space="preserve">  </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77777777" w:rsidR="0057414B" w:rsidRPr="001950E8" w:rsidRDefault="0057414B" w:rsidP="001950E8">
      <w:pPr>
        <w:pStyle w:val="Code"/>
        <w:rPr>
          <w:highlight w:val="white"/>
        </w:rPr>
      </w:pP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77777777" w:rsidR="0057414B" w:rsidRPr="001950E8" w:rsidRDefault="0057414B" w:rsidP="001950E8">
      <w:pPr>
        <w:pStyle w:val="Code"/>
        <w:rPr>
          <w:highlight w:val="white"/>
        </w:rPr>
      </w:pP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77777777" w:rsidR="0057414B" w:rsidRPr="001950E8" w:rsidRDefault="0057414B" w:rsidP="001950E8">
      <w:pPr>
        <w:pStyle w:val="Code"/>
        <w:rPr>
          <w:highlight w:val="white"/>
        </w:rPr>
      </w:pP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77777777" w:rsidR="0057414B" w:rsidRPr="001950E8" w:rsidRDefault="0057414B" w:rsidP="001950E8">
      <w:pPr>
        <w:pStyle w:val="Code"/>
        <w:rPr>
          <w:highlight w:val="white"/>
        </w:rPr>
      </w:pP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06FF90FA" w14:textId="77777777" w:rsidR="0057414B" w:rsidRPr="001950E8" w:rsidRDefault="0057414B" w:rsidP="001950E8">
      <w:pPr>
        <w:pStyle w:val="Code"/>
        <w:rPr>
          <w:highlight w:val="white"/>
        </w:rPr>
      </w:pPr>
      <w:r w:rsidRPr="001950E8">
        <w:rPr>
          <w:highlight w:val="white"/>
        </w:rPr>
        <w:t xml:space="preserve">    }</w:t>
      </w:r>
    </w:p>
    <w:p w14:paraId="15696D30" w14:textId="77777777" w:rsidR="0057414B" w:rsidRPr="001950E8" w:rsidRDefault="0057414B" w:rsidP="001950E8">
      <w:pPr>
        <w:pStyle w:val="Code"/>
        <w:rPr>
          <w:highlight w:val="white"/>
        </w:rPr>
      </w:pPr>
      <w:r w:rsidRPr="001950E8">
        <w:rPr>
          <w:highlight w:val="white"/>
        </w:rPr>
        <w:t xml:space="preserve">  </w:t>
      </w:r>
    </w:p>
    <w:p w14:paraId="088E7DEB" w14:textId="77777777" w:rsidR="0057414B" w:rsidRPr="001950E8" w:rsidRDefault="0057414B" w:rsidP="001950E8">
      <w:pPr>
        <w:pStyle w:val="Code"/>
        <w:rPr>
          <w:highlight w:val="white"/>
        </w:rPr>
      </w:pPr>
      <w:r w:rsidRPr="001950E8">
        <w:rPr>
          <w:highlight w:val="white"/>
        </w:rPr>
        <w:t xml:space="preserve">    public static void GenerateTargetWindows</w:t>
      </w:r>
    </w:p>
    <w:p w14:paraId="5D814BAE" w14:textId="77777777" w:rsidR="0057414B" w:rsidRPr="001950E8" w:rsidRDefault="0057414B" w:rsidP="001950E8">
      <w:pPr>
        <w:pStyle w:val="Code"/>
        <w:rPr>
          <w:highlight w:val="white"/>
        </w:rPr>
      </w:pPr>
      <w:r w:rsidRPr="001950E8">
        <w:rPr>
          <w:highlight w:val="white"/>
        </w:rPr>
        <w:lastRenderedPageBreak/>
        <w:t xml:space="preserve">      (List&lt;AssemblyCode&gt; assemblyCodeList, List&lt;byte&gt; byteList,</w:t>
      </w:r>
    </w:p>
    <w:p w14:paraId="44412B9A" w14:textId="77777777" w:rsidR="0057414B" w:rsidRPr="001950E8" w:rsidRDefault="0057414B" w:rsidP="001950E8">
      <w:pPr>
        <w:pStyle w:val="Code"/>
        <w:rPr>
          <w:highlight w:val="white"/>
        </w:rPr>
      </w:pPr>
      <w:r w:rsidRPr="001950E8">
        <w:rPr>
          <w:highlight w:val="white"/>
        </w:rPr>
        <w:t xml:space="preserve">       IDictionary&lt;int,string&gt; accessMap, IDictionary&lt;int,string&gt; callMap,</w:t>
      </w:r>
    </w:p>
    <w:p w14:paraId="1332812C" w14:textId="77777777" w:rsidR="0057414B" w:rsidRPr="001950E8" w:rsidRDefault="0057414B" w:rsidP="001950E8">
      <w:pPr>
        <w:pStyle w:val="Code"/>
        <w:rPr>
          <w:highlight w:val="white"/>
        </w:rPr>
      </w:pPr>
      <w:r w:rsidRPr="001950E8">
        <w:rPr>
          <w:highlight w:val="white"/>
        </w:rPr>
        <w:t xml:space="preserve">       ISet&lt;int&gt; returnSet) {</w:t>
      </w:r>
    </w:p>
    <w:p w14:paraId="139240BD"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6CCA5EA3" w14:textId="77777777" w:rsidR="0057414B" w:rsidRPr="001950E8" w:rsidRDefault="0057414B" w:rsidP="001950E8">
      <w:pPr>
        <w:pStyle w:val="Code"/>
        <w:rPr>
          <w:highlight w:val="white"/>
        </w:rPr>
      </w:pPr>
      <w:r w:rsidRPr="001950E8">
        <w:rPr>
          <w:highlight w:val="white"/>
        </w:rPr>
        <w:t xml:space="preserve">        new AssemblyCodeGenerator(assemblyCodeList);</w:t>
      </w:r>
    </w:p>
    <w:p w14:paraId="2A9D7419" w14:textId="72AC2750" w:rsidR="0057414B" w:rsidRPr="001950E8" w:rsidRDefault="0057414B" w:rsidP="001950E8">
      <w:pPr>
        <w:pStyle w:val="Code"/>
        <w:rPr>
          <w:highlight w:val="white"/>
        </w:rPr>
      </w:pPr>
      <w:r w:rsidRPr="001950E8">
        <w:rPr>
          <w:highlight w:val="white"/>
        </w:rPr>
        <w:t xml:space="preserve">      objectCodeGenerator.</w:t>
      </w:r>
      <w:r w:rsidR="002977AF">
        <w:rPr>
          <w:highlight w:val="white"/>
        </w:rPr>
        <w:t>WindowsJumpInfo</w:t>
      </w:r>
      <w:r w:rsidRPr="001950E8">
        <w:rPr>
          <w:highlight w:val="white"/>
        </w:rPr>
        <w:t>();</w:t>
      </w:r>
    </w:p>
    <w:p w14:paraId="757BB7AC" w14:textId="5B1E2C8F" w:rsidR="0057414B" w:rsidRPr="001950E8" w:rsidRDefault="0057414B" w:rsidP="001950E8">
      <w:pPr>
        <w:pStyle w:val="Code"/>
        <w:rPr>
          <w:highlight w:val="white"/>
        </w:rPr>
      </w:pPr>
      <w:r w:rsidRPr="001950E8">
        <w:rPr>
          <w:highlight w:val="white"/>
        </w:rPr>
        <w:t xml:space="preserve">      objectCodeGenerator.</w:t>
      </w:r>
      <w:r w:rsidR="00EF6967">
        <w:rPr>
          <w:highlight w:val="white"/>
        </w:rPr>
        <w:t>WindowsByteList</w:t>
      </w:r>
    </w:p>
    <w:p w14:paraId="26424476" w14:textId="77777777" w:rsidR="0057414B" w:rsidRPr="001950E8" w:rsidRDefault="0057414B" w:rsidP="001950E8">
      <w:pPr>
        <w:pStyle w:val="Code"/>
        <w:rPr>
          <w:highlight w:val="white"/>
        </w:rPr>
      </w:pPr>
      <w:r w:rsidRPr="001950E8">
        <w:rPr>
          <w:highlight w:val="white"/>
        </w:rPr>
        <w:t xml:space="preserve">                          (byteList, accessMap, callMap, returnSet);</w:t>
      </w:r>
    </w:p>
    <w:p w14:paraId="574929D3" w14:textId="77777777"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lastRenderedPageBreak/>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041C3500" w14:textId="77777777" w:rsidR="00152B8E" w:rsidRPr="00D851A7" w:rsidRDefault="00152B8E" w:rsidP="00D851A7">
      <w:pPr>
        <w:pStyle w:val="Code"/>
        <w:rPr>
          <w:highlight w:val="white"/>
        </w:rPr>
      </w:pPr>
      <w:r w:rsidRPr="00D851A7">
        <w:rPr>
          <w:highlight w:val="white"/>
        </w:rPr>
        <w:t xml:space="preserve">          case MiddleOperator.Exit:</w:t>
      </w:r>
    </w:p>
    <w:p w14:paraId="4929E63D" w14:textId="77777777" w:rsidR="00152B8E" w:rsidRPr="00D851A7" w:rsidRDefault="00152B8E" w:rsidP="00D851A7">
      <w:pPr>
        <w:pStyle w:val="Code"/>
        <w:rPr>
          <w:highlight w:val="white"/>
        </w:rPr>
      </w:pPr>
      <w:r w:rsidRPr="00D851A7">
        <w:rPr>
          <w:highlight w:val="white"/>
        </w:rPr>
        <w:t xml:space="preserve">            Exit(middleCode);</w:t>
      </w:r>
    </w:p>
    <w:p w14:paraId="67729690" w14:textId="77777777" w:rsidR="00152B8E" w:rsidRPr="00D851A7" w:rsidRDefault="00152B8E" w:rsidP="00D851A7">
      <w:pPr>
        <w:pStyle w:val="Code"/>
        <w:rPr>
          <w:highlight w:val="white"/>
        </w:rPr>
      </w:pPr>
      <w:r w:rsidRPr="00D851A7">
        <w:rPr>
          <w:highlight w:val="white"/>
        </w:rPr>
        <w:t xml:space="preserve">            break;</w:t>
      </w:r>
    </w:p>
    <w:p w14:paraId="3206FB70"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lastRenderedPageBreak/>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lastRenderedPageBreak/>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lastRenderedPageBreak/>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lastRenderedPageBreak/>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4BBE1E9D" w14:textId="77777777" w:rsidR="00D851A7" w:rsidRPr="00D851A7" w:rsidRDefault="00D851A7" w:rsidP="00D851A7">
      <w:pPr>
        <w:pStyle w:val="Code"/>
        <w:rPr>
          <w:highlight w:val="white"/>
        </w:rPr>
      </w:pPr>
      <w:r w:rsidRPr="00D851A7">
        <w:rPr>
          <w:highlight w:val="white"/>
        </w:rPr>
        <w:t xml:space="preserve">          </w:t>
      </w:r>
    </w:p>
    <w:p w14:paraId="57A95B41" w14:textId="77777777" w:rsidR="00D851A7" w:rsidRPr="00D851A7" w:rsidRDefault="00D851A7" w:rsidP="00D851A7">
      <w:pPr>
        <w:pStyle w:val="Code"/>
        <w:rPr>
          <w:highlight w:val="white"/>
        </w:rPr>
      </w:pPr>
      <w:r w:rsidRPr="00D851A7">
        <w:rPr>
          <w:highlight w:val="white"/>
        </w:rPr>
        <w:t xml:space="preserve">          case MiddleOperator.SetReturnValue: {</w:t>
      </w:r>
    </w:p>
    <w:p w14:paraId="171EADDF" w14:textId="77777777" w:rsidR="00D851A7" w:rsidRPr="00D851A7" w:rsidRDefault="00D851A7" w:rsidP="00D851A7">
      <w:pPr>
        <w:pStyle w:val="Code"/>
        <w:rPr>
          <w:highlight w:val="white"/>
        </w:rPr>
      </w:pPr>
      <w:r w:rsidRPr="00D851A7">
        <w:rPr>
          <w:highlight w:val="white"/>
        </w:rPr>
        <w:t xml:space="preserve">              Symbol returnSymbol = (Symbol) middleCode[1];</w:t>
      </w:r>
    </w:p>
    <w:p w14:paraId="0F011503" w14:textId="77777777" w:rsidR="00D851A7" w:rsidRPr="00D851A7" w:rsidRDefault="00D851A7" w:rsidP="00D851A7">
      <w:pPr>
        <w:pStyle w:val="Code"/>
        <w:rPr>
          <w:highlight w:val="white"/>
        </w:rPr>
      </w:pPr>
    </w:p>
    <w:p w14:paraId="378FD521" w14:textId="77777777" w:rsidR="00D851A7" w:rsidRPr="00D851A7" w:rsidRDefault="00D851A7" w:rsidP="00D851A7">
      <w:pPr>
        <w:pStyle w:val="Code"/>
        <w:rPr>
          <w:highlight w:val="white"/>
        </w:rPr>
      </w:pPr>
      <w:r w:rsidRPr="00D851A7">
        <w:rPr>
          <w:highlight w:val="white"/>
        </w:rPr>
        <w:t xml:space="preserve">              if (returnSymbol.Type.IsStructOrUnion()) {</w:t>
      </w:r>
    </w:p>
    <w:p w14:paraId="23F01FF1" w14:textId="77777777" w:rsidR="00D851A7" w:rsidRPr="00D851A7" w:rsidRDefault="00D851A7" w:rsidP="00D851A7">
      <w:pPr>
        <w:pStyle w:val="Code"/>
        <w:rPr>
          <w:highlight w:val="white"/>
        </w:rPr>
      </w:pPr>
      <w:r w:rsidRPr="00D851A7">
        <w:rPr>
          <w:highlight w:val="white"/>
        </w:rPr>
        <w:t xml:space="preserve">                StructUnionSetReturnValue(middleCode);</w:t>
      </w:r>
    </w:p>
    <w:p w14:paraId="4E0628EE" w14:textId="77777777" w:rsidR="00D851A7" w:rsidRPr="00D851A7" w:rsidRDefault="00D851A7" w:rsidP="00D851A7">
      <w:pPr>
        <w:pStyle w:val="Code"/>
        <w:rPr>
          <w:highlight w:val="white"/>
        </w:rPr>
      </w:pPr>
      <w:r w:rsidRPr="00D851A7">
        <w:rPr>
          <w:highlight w:val="white"/>
        </w:rPr>
        <w:t xml:space="preserve">              }</w:t>
      </w:r>
    </w:p>
    <w:p w14:paraId="5D5D1E22" w14:textId="77777777" w:rsidR="00D851A7" w:rsidRPr="00D851A7" w:rsidRDefault="00D851A7" w:rsidP="00D851A7">
      <w:pPr>
        <w:pStyle w:val="Code"/>
        <w:rPr>
          <w:highlight w:val="white"/>
        </w:rPr>
      </w:pPr>
      <w:r w:rsidRPr="00D851A7">
        <w:rPr>
          <w:highlight w:val="white"/>
        </w:rPr>
        <w:t xml:space="preserve">              else if (returnSymbol.Type.IsFloating()) {</w:t>
      </w:r>
    </w:p>
    <w:p w14:paraId="5859D8DD" w14:textId="77777777" w:rsidR="00D851A7" w:rsidRPr="00D851A7" w:rsidRDefault="00D851A7" w:rsidP="00D851A7">
      <w:pPr>
        <w:pStyle w:val="Code"/>
        <w:rPr>
          <w:highlight w:val="white"/>
        </w:rPr>
      </w:pPr>
      <w:r w:rsidRPr="00D851A7">
        <w:rPr>
          <w:highlight w:val="white"/>
        </w:rPr>
        <w:t xml:space="preserve">                Assert.ErrorXXX((--m_floatStackSize) == 0);</w:t>
      </w:r>
    </w:p>
    <w:p w14:paraId="09E18050" w14:textId="77777777" w:rsidR="00D851A7" w:rsidRPr="00D851A7" w:rsidRDefault="00D851A7" w:rsidP="00D851A7">
      <w:pPr>
        <w:pStyle w:val="Code"/>
        <w:rPr>
          <w:highlight w:val="white"/>
        </w:rPr>
      </w:pPr>
      <w:r w:rsidRPr="00D851A7">
        <w:rPr>
          <w:highlight w:val="white"/>
        </w:rPr>
        <w:t xml:space="preserve">              }</w:t>
      </w:r>
    </w:p>
    <w:p w14:paraId="2B04315D" w14:textId="77777777" w:rsidR="00D851A7" w:rsidRPr="00D851A7" w:rsidRDefault="00D851A7" w:rsidP="00D851A7">
      <w:pPr>
        <w:pStyle w:val="Code"/>
        <w:rPr>
          <w:highlight w:val="white"/>
        </w:rPr>
      </w:pPr>
      <w:r w:rsidRPr="00D851A7">
        <w:rPr>
          <w:highlight w:val="white"/>
        </w:rPr>
        <w:t xml:space="preserve">              else {</w:t>
      </w:r>
    </w:p>
    <w:p w14:paraId="5AE68E61" w14:textId="77777777" w:rsidR="00D851A7" w:rsidRPr="00D851A7" w:rsidRDefault="00D851A7" w:rsidP="00D851A7">
      <w:pPr>
        <w:pStyle w:val="Code"/>
        <w:rPr>
          <w:highlight w:val="white"/>
        </w:rPr>
      </w:pPr>
      <w:r w:rsidRPr="00D851A7">
        <w:rPr>
          <w:highlight w:val="white"/>
        </w:rPr>
        <w:t xml:space="preserve">                IntegralSetReturnValue(middleCode);</w:t>
      </w:r>
    </w:p>
    <w:p w14:paraId="59F11805" w14:textId="77777777" w:rsidR="00D851A7" w:rsidRPr="00D851A7" w:rsidRDefault="00D851A7" w:rsidP="00D851A7">
      <w:pPr>
        <w:pStyle w:val="Code"/>
        <w:rPr>
          <w:highlight w:val="white"/>
        </w:rPr>
      </w:pPr>
      <w:r w:rsidRPr="00D851A7">
        <w:rPr>
          <w:highlight w:val="white"/>
        </w:rPr>
        <w:lastRenderedPageBreak/>
        <w:t xml:space="preserve">              }</w:t>
      </w:r>
    </w:p>
    <w:p w14:paraId="11337087" w14:textId="77777777" w:rsidR="00D851A7" w:rsidRPr="00D851A7" w:rsidRDefault="00D851A7" w:rsidP="00D851A7">
      <w:pPr>
        <w:pStyle w:val="Code"/>
        <w:rPr>
          <w:highlight w:val="white"/>
        </w:rPr>
      </w:pPr>
      <w:r w:rsidRPr="00D851A7">
        <w:rPr>
          <w:highlight w:val="white"/>
        </w:rPr>
        <w:t xml:space="preserve">            }</w:t>
      </w:r>
    </w:p>
    <w:p w14:paraId="7D70B66B"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lastRenderedPageBreak/>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r>
        <w:rPr>
          <w:highlight w:val="white"/>
        </w:rPr>
        <w:t>Function Calls</w:t>
      </w:r>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and sum the record sizes to find the total record size. However, we include </w:t>
      </w:r>
      <w:r w:rsidR="006E0307">
        <w:rPr>
          <w:rStyle w:val="KeyWord0"/>
          <w:highlight w:val="white"/>
        </w:rPr>
        <w:t>m_totalExtraSize</w:t>
      </w:r>
      <w:r w:rsidR="00390A79" w:rsidRPr="00390A79">
        <w:rPr>
          <w:highlight w:val="white"/>
        </w:rPr>
        <w:t xml:space="preserve"> for </w:t>
      </w:r>
      <w:proofErr w:type="spellStart"/>
      <w:r w:rsidR="00390A79" w:rsidRPr="00390A79">
        <w:rPr>
          <w:highlight w:val="white"/>
        </w:rPr>
        <w:t>effency</w:t>
      </w:r>
      <w:proofErr w:type="spellEnd"/>
      <w:r w:rsidR="00390A79" w:rsidRPr="00390A79">
        <w:rPr>
          <w:highlight w:val="white"/>
        </w:rPr>
        <w:t xml:space="preserve">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lastRenderedPageBreak/>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t xml:space="preserve">The track map is pushed on the stack, and a new object is </w:t>
      </w:r>
      <w:proofErr w:type="spellStart"/>
      <w:r>
        <w:rPr>
          <w:highlight w:val="white"/>
        </w:rPr>
        <w:t>instanciated</w:t>
      </w:r>
      <w:proofErr w:type="spellEnd"/>
      <w:r>
        <w:rPr>
          <w:highlight w:val="white"/>
        </w:rPr>
        <w:t xml:space="preserve">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725"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lastRenderedPageBreak/>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lastRenderedPageBreak/>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725"/>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lastRenderedPageBreak/>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r>
        <w:rPr>
          <w:highlight w:val="white"/>
        </w:rPr>
        <w:t>Loading Values into Registers</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lastRenderedPageBreak/>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lastRenderedPageBreak/>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lastRenderedPageBreak/>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r>
        <w:rPr>
          <w:highlight w:val="white"/>
        </w:rPr>
        <w:t>Return</w:t>
      </w:r>
      <w:r w:rsidR="0066666A">
        <w:rPr>
          <w:highlight w:val="white"/>
        </w:rPr>
        <w:t>,</w:t>
      </w:r>
      <w:r>
        <w:rPr>
          <w:highlight w:val="white"/>
        </w:rPr>
        <w:t xml:space="preserve"> Exit</w:t>
      </w:r>
      <w:r w:rsidR="0066666A">
        <w:rPr>
          <w:highlight w:val="white"/>
        </w:rPr>
        <w:t xml:space="preserve">, and </w:t>
      </w:r>
      <w:proofErr w:type="spellStart"/>
      <w:r w:rsidR="0066666A">
        <w:rPr>
          <w:highlight w:val="white"/>
        </w:rPr>
        <w:t>Goto</w:t>
      </w:r>
      <w:proofErr w:type="spellEnd"/>
    </w:p>
    <w:p w14:paraId="2C5AA6DF" w14:textId="4A2840D3"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59469106" w14:textId="77777777" w:rsidR="00D32F45" w:rsidRPr="00D32F45" w:rsidRDefault="00D32F45" w:rsidP="00D32F45">
      <w:pPr>
        <w:pStyle w:val="Code"/>
        <w:rPr>
          <w:highlight w:val="white"/>
        </w:rPr>
      </w:pPr>
      <w:r w:rsidRPr="00D32F45">
        <w:rPr>
          <w:highlight w:val="white"/>
        </w:rPr>
        <w:t xml:space="preserve">    public void Return(MiddleCode middleCode) {</w:t>
      </w:r>
    </w:p>
    <w:p w14:paraId="03367005" w14:textId="77777777" w:rsidR="00D32F45" w:rsidRPr="00D32F45" w:rsidRDefault="00D32F45" w:rsidP="00D32F45">
      <w:pPr>
        <w:pStyle w:val="Code"/>
        <w:rPr>
          <w:highlight w:val="white"/>
        </w:rPr>
      </w:pPr>
      <w:r w:rsidRPr="00D32F45">
        <w:rPr>
          <w:highlight w:val="white"/>
        </w:rPr>
        <w:t xml:space="preserve">      Assert.ErrorXXX(m_floatStackSize == 0);</w:t>
      </w:r>
    </w:p>
    <w:p w14:paraId="5A742550" w14:textId="77777777" w:rsidR="00D32F45" w:rsidRPr="00D32F45" w:rsidRDefault="00D32F45" w:rsidP="00D32F45">
      <w:pPr>
        <w:pStyle w:val="Code"/>
        <w:rPr>
          <w:highlight w:val="white"/>
        </w:rPr>
      </w:pPr>
      <w:r w:rsidRPr="00D32F45">
        <w:rPr>
          <w:highlight w:val="white"/>
        </w:rPr>
        <w:t xml:space="preserve">      Track track = new Track(Type.VoidPointerType);</w:t>
      </w:r>
    </w:p>
    <w:p w14:paraId="34C8626E" w14:textId="77777777" w:rsidR="00D32F45" w:rsidRPr="00D32F45" w:rsidRDefault="00D32F45" w:rsidP="00D32F45">
      <w:pPr>
        <w:pStyle w:val="Code"/>
        <w:rPr>
          <w:highlight w:val="white"/>
        </w:rPr>
      </w:pPr>
      <w:r w:rsidRPr="00D32F45">
        <w:rPr>
          <w:highlight w:val="white"/>
        </w:rPr>
        <w:lastRenderedPageBreak/>
        <w:t xml:space="preserve">      AddAssemblyCode(AssemblyOperator.mov, track,</w:t>
      </w:r>
    </w:p>
    <w:p w14:paraId="0674E3D1" w14:textId="77777777" w:rsidR="00D32F45" w:rsidRPr="00D32F45" w:rsidRDefault="00D32F45" w:rsidP="00D32F45">
      <w:pPr>
        <w:pStyle w:val="Code"/>
        <w:rPr>
          <w:highlight w:val="white"/>
        </w:rPr>
      </w:pPr>
      <w:r w:rsidRPr="00D32F45">
        <w:rPr>
          <w:highlight w:val="white"/>
        </w:rPr>
        <w:t xml:space="preserve">                      AssemblyCode.FrameRegister,</w:t>
      </w:r>
    </w:p>
    <w:p w14:paraId="4D5471D6" w14:textId="77777777" w:rsidR="00D32F45" w:rsidRPr="00D32F45" w:rsidRDefault="00D32F45" w:rsidP="00D32F45">
      <w:pPr>
        <w:pStyle w:val="Code"/>
        <w:rPr>
          <w:highlight w:val="white"/>
        </w:rPr>
      </w:pPr>
      <w:r w:rsidRPr="00D32F45">
        <w:rPr>
          <w:highlight w:val="white"/>
        </w:rPr>
        <w:t xml:space="preserve">                      SymbolTable.ReturnAddressOffset);                </w:t>
      </w:r>
    </w:p>
    <w:p w14:paraId="3B9FFF53" w14:textId="77777777" w:rsidR="00D32F45" w:rsidRPr="00D32F45" w:rsidRDefault="00D32F45" w:rsidP="00D32F45">
      <w:pPr>
        <w:pStyle w:val="Code"/>
        <w:rPr>
          <w:highlight w:val="white"/>
        </w:rPr>
      </w:pPr>
      <w:r w:rsidRPr="00D32F45">
        <w:rPr>
          <w:highlight w:val="white"/>
        </w:rPr>
        <w:t xml:space="preserve">      AddAssemblyCode(AssemblyOperator.mov, AssemblyCode.EllipseRegister,</w:t>
      </w:r>
    </w:p>
    <w:p w14:paraId="0412F22A" w14:textId="77777777" w:rsidR="00D32F45" w:rsidRPr="00D32F45" w:rsidRDefault="00D32F45" w:rsidP="00D32F45">
      <w:pPr>
        <w:pStyle w:val="Code"/>
        <w:rPr>
          <w:highlight w:val="white"/>
        </w:rPr>
      </w:pPr>
      <w:r w:rsidRPr="00D32F45">
        <w:rPr>
          <w:highlight w:val="white"/>
        </w:rPr>
        <w:t xml:space="preserve">                      AssemblyCode.FrameRegister,</w:t>
      </w:r>
    </w:p>
    <w:p w14:paraId="65E0F505" w14:textId="77777777" w:rsidR="00D32F45" w:rsidRPr="00D32F45" w:rsidRDefault="00D32F45" w:rsidP="00D32F45">
      <w:pPr>
        <w:pStyle w:val="Code"/>
        <w:rPr>
          <w:highlight w:val="white"/>
        </w:rPr>
      </w:pPr>
      <w:r w:rsidRPr="00D32F45">
        <w:rPr>
          <w:highlight w:val="white"/>
        </w:rPr>
        <w:t xml:space="preserve">                      SymbolTable.EllipseFrameOffset);</w:t>
      </w:r>
    </w:p>
    <w:p w14:paraId="0224B0C3" w14:textId="77777777" w:rsidR="00D32F45" w:rsidRPr="00D32F45" w:rsidRDefault="00D32F45" w:rsidP="00D32F45">
      <w:pPr>
        <w:pStyle w:val="Code"/>
        <w:rPr>
          <w:highlight w:val="white"/>
        </w:rPr>
      </w:pPr>
      <w:r w:rsidRPr="00D32F45">
        <w:rPr>
          <w:highlight w:val="white"/>
        </w:rPr>
        <w:t xml:space="preserve">      AddAssemblyCode(AssemblyOperator.mov, AssemblyCode.FrameRegister,</w:t>
      </w:r>
    </w:p>
    <w:p w14:paraId="549DEA8D" w14:textId="77777777" w:rsidR="00D32F45" w:rsidRPr="00D32F45" w:rsidRDefault="00D32F45" w:rsidP="00D32F45">
      <w:pPr>
        <w:pStyle w:val="Code"/>
        <w:rPr>
          <w:highlight w:val="white"/>
        </w:rPr>
      </w:pPr>
      <w:r w:rsidRPr="00D32F45">
        <w:rPr>
          <w:highlight w:val="white"/>
        </w:rPr>
        <w:t xml:space="preserve">                      AssemblyCode.FrameRegister,</w:t>
      </w:r>
    </w:p>
    <w:p w14:paraId="493C0887" w14:textId="77777777" w:rsidR="00D32F45" w:rsidRPr="00D32F45" w:rsidRDefault="00D32F45" w:rsidP="00D32F45">
      <w:pPr>
        <w:pStyle w:val="Code"/>
        <w:rPr>
          <w:highlight w:val="white"/>
        </w:rPr>
      </w:pPr>
      <w:r w:rsidRPr="00D32F45">
        <w:rPr>
          <w:highlight w:val="white"/>
        </w:rPr>
        <w:t xml:space="preserve">                      SymbolTable.RegularFrameOffset);</w:t>
      </w:r>
    </w:p>
    <w:p w14:paraId="1F2003B4" w14:textId="77777777" w:rsidR="00D32F45" w:rsidRPr="00D32F45" w:rsidRDefault="00D32F45" w:rsidP="00D32F45">
      <w:pPr>
        <w:pStyle w:val="Code"/>
        <w:rPr>
          <w:highlight w:val="white"/>
        </w:rPr>
      </w:pPr>
      <w:r w:rsidRPr="00D32F45">
        <w:rPr>
          <w:highlight w:val="white"/>
        </w:rPr>
        <w:t xml:space="preserve">      AddAssemblyCode(AssemblyOperator.jmp, track);</w:t>
      </w:r>
    </w:p>
    <w:p w14:paraId="2A3AD002" w14:textId="1AFFEAC5" w:rsidR="00D32F45" w:rsidRDefault="00D32F45" w:rsidP="00D32F45">
      <w:pPr>
        <w:pStyle w:val="Code"/>
        <w:rPr>
          <w:highlight w:val="white"/>
        </w:rPr>
      </w:pPr>
      <w:r w:rsidRPr="00D32F45">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DD79EEF" w:rsidR="005F3BC8" w:rsidRPr="000E343D" w:rsidRDefault="005F3BC8" w:rsidP="005F3BC8">
      <w:pPr>
        <w:rPr>
          <w:highlight w:val="white"/>
        </w:rPr>
      </w:pPr>
      <w:r>
        <w:rPr>
          <w:highlight w:val="white"/>
        </w:rPr>
        <w:t xml:space="preserve">The call to </w:t>
      </w:r>
      <w:r w:rsidRPr="003E3966">
        <w:rPr>
          <w:rStyle w:val="KeyWord0"/>
          <w:highlight w:val="white"/>
        </w:rPr>
        <w:t>CheckRegister</w:t>
      </w:r>
      <w:r>
        <w:rPr>
          <w:highlight w:val="white"/>
        </w:rPr>
        <w:t xml:space="preserve"> makes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77777777" w:rsidR="000E343D" w:rsidRPr="000E343D" w:rsidRDefault="000E343D" w:rsidP="000E343D">
      <w:pPr>
        <w:pStyle w:val="Code"/>
        <w:rPr>
          <w:highlight w:val="white"/>
        </w:rPr>
      </w:pPr>
      <w:r w:rsidRPr="000E343D">
        <w:rPr>
          <w:highlight w:val="white"/>
        </w:rPr>
        <w:t xml:space="preserve">                                    returnSymbol.Type.Size());</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78BAB1A4" w:rsidR="000E343D" w:rsidRPr="000E343D" w:rsidRDefault="000E343D" w:rsidP="000E343D">
      <w:pPr>
        <w:pStyle w:val="Code"/>
        <w:rPr>
          <w:highlight w:val="white"/>
        </w:rPr>
      </w:pPr>
      <w:r w:rsidRPr="000E343D">
        <w:rPr>
          <w:highlight w:val="white"/>
        </w:rPr>
        <w:t xml:space="preserve">    }</w:t>
      </w:r>
    </w:p>
    <w:p w14:paraId="3B4D1F6A" w14:textId="42AAE137"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lastRenderedPageBreak/>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t xml:space="preserve">        else {</w:t>
      </w:r>
    </w:p>
    <w:p w14:paraId="78CCCAEF" w14:textId="77777777" w:rsidR="00EC4BC5" w:rsidRPr="007B4210" w:rsidRDefault="00EC4BC5" w:rsidP="00EC4BC5">
      <w:pPr>
        <w:pStyle w:val="Code"/>
        <w:rPr>
          <w:highlight w:val="white"/>
        </w:rPr>
      </w:pPr>
      <w:r w:rsidRPr="007B4210">
        <w:rPr>
          <w:highlight w:val="white"/>
        </w:rPr>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5325FFB0"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2977AF">
        <w:rPr>
          <w:rStyle w:val="KeyWord0"/>
          <w:highlight w:val="white"/>
        </w:rPr>
        <w:t>WindowsJumpInfo</w:t>
      </w:r>
      <w:r w:rsidR="00E27350">
        <w:rPr>
          <w:highlight w:val="white"/>
        </w:rPr>
        <w:t xml:space="preserve"> method t</w:t>
      </w:r>
      <w:r w:rsidR="005046A3">
        <w:rPr>
          <w:highlight w:val="white"/>
        </w:rPr>
        <w:t>o a proper assembly code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r>
        <w:rPr>
          <w:highlight w:val="white"/>
        </w:rPr>
        <w:t>Load and Inspect Registers</w:t>
      </w:r>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lastRenderedPageBreak/>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r>
        <w:rPr>
          <w:highlight w:val="white"/>
        </w:rPr>
        <w:t>Initialization</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lastRenderedPageBreak/>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r>
        <w:rPr>
          <w:highlight w:val="white"/>
        </w:rPr>
        <w:t>Integral Multipl</w:t>
      </w:r>
      <w:r w:rsidR="00285456">
        <w:rPr>
          <w:highlight w:val="white"/>
        </w:rPr>
        <w:t>i</w:t>
      </w:r>
      <w:r>
        <w:rPr>
          <w:highlight w:val="white"/>
        </w:rPr>
        <w:t>cation, Division, and Modulo</w:t>
      </w:r>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lastRenderedPageBreak/>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4FE9A8ED" w:rsidR="008D520A" w:rsidRPr="00BF638D" w:rsidRDefault="00955B86" w:rsidP="00955B86">
      <w:pPr>
        <w:rPr>
          <w:highlight w:val="white"/>
        </w:rPr>
      </w:pPr>
      <w:r>
        <w:rPr>
          <w:highlight w:val="white"/>
        </w:rPr>
        <w:t xml:space="preserve">Then we clear the zero register by </w:t>
      </w:r>
      <w:proofErr w:type="spellStart"/>
      <w:r>
        <w:rPr>
          <w:highlight w:val="white"/>
        </w:rPr>
        <w:t>perfrom</w:t>
      </w:r>
      <w:proofErr w:type="spellEnd"/>
      <w:r>
        <w:rPr>
          <w:highlight w:val="white"/>
        </w:rPr>
        <w:t xml:space="preserve"> the </w:t>
      </w:r>
      <w:proofErr w:type="spellStart"/>
      <w:r>
        <w:rPr>
          <w:highlight w:val="white"/>
        </w:rPr>
        <w:t>exlusive-xor</w:t>
      </w:r>
      <w:proofErr w:type="spellEnd"/>
      <w:r>
        <w:rPr>
          <w:highlight w:val="white"/>
        </w:rPr>
        <w:t xml:space="preserve"> operation on itself, which is an </w:t>
      </w:r>
      <w:proofErr w:type="spellStart"/>
      <w:r>
        <w:rPr>
          <w:highlight w:val="white"/>
        </w:rPr>
        <w:t>effetive</w:t>
      </w:r>
      <w:proofErr w:type="spellEnd"/>
      <w:r>
        <w:rPr>
          <w:highlight w:val="white"/>
        </w:rPr>
        <w:t xml:space="preser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E309DB0" w:rsidR="00BE3EA8" w:rsidRDefault="00F078AC" w:rsidP="00B6354B">
      <w:pPr>
        <w:rPr>
          <w:highlight w:val="white"/>
        </w:rPr>
      </w:pPr>
      <w:r>
        <w:rPr>
          <w:highlight w:val="white"/>
        </w:rPr>
        <w:t xml:space="preserve">When the operation is done, we need to </w:t>
      </w:r>
      <w:r w:rsidR="00B6354B">
        <w:rPr>
          <w:highlight w:val="white"/>
        </w:rPr>
        <w:t xml:space="preserve">find out </w:t>
      </w:r>
      <w:proofErr w:type="spellStart"/>
      <w:r w:rsidR="00B6354B">
        <w:rPr>
          <w:highlight w:val="white"/>
        </w:rPr>
        <w:t>whiech</w:t>
      </w:r>
      <w:proofErr w:type="spellEnd"/>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77777777" w:rsidR="00E622E4" w:rsidRPr="00E622E4" w:rsidRDefault="00E622E4" w:rsidP="00E622E4">
      <w:pPr>
        <w:pStyle w:val="Code"/>
        <w:rPr>
          <w:highlight w:val="white"/>
        </w:rPr>
      </w:pPr>
      <w:r w:rsidRPr="00E622E4">
        <w:rPr>
          <w:highlight w:val="white"/>
        </w:rPr>
        <w:t xml:space="preserve">      if (resultSymbol.IsTemporary())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lastRenderedPageBreak/>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r w:rsidRPr="002F73EF">
        <w:rPr>
          <w:highlight w:val="white"/>
        </w:rPr>
        <w:t>Integral Assignment and Parameters</w:t>
      </w:r>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Pr>
          <w:highlight w:val="white"/>
        </w:rPr>
        <w:t>dereferred</w:t>
      </w:r>
      <w:proofErr w:type="spellEnd"/>
      <w:r>
        <w:rPr>
          <w:highlight w:val="white"/>
        </w:rPr>
        <w:t>, index, or arrow expression. However, in those cases, the address symbol is not null.</w:t>
      </w:r>
    </w:p>
    <w:p w14:paraId="44D82F5D" w14:textId="77777777" w:rsidR="007D3487" w:rsidRPr="007D3487" w:rsidRDefault="007D3487" w:rsidP="007D3487">
      <w:pPr>
        <w:pStyle w:val="Code"/>
        <w:rPr>
          <w:highlight w:val="white"/>
        </w:rPr>
      </w:pPr>
      <w:r w:rsidRPr="007D3487">
        <w:rPr>
          <w:highlight w:val="white"/>
        </w:rPr>
        <w:t xml:space="preserve">      if (resultSymbol.IsTemporary())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 xml:space="preserve">If the assign symbol is an array, function, string, or static address, we move its address rather than </w:t>
      </w:r>
      <w:proofErr w:type="spellStart"/>
      <w:r>
        <w:rPr>
          <w:highlight w:val="white"/>
        </w:rPr>
        <w:t>ist</w:t>
      </w:r>
      <w:proofErr w:type="spellEnd"/>
      <w:r>
        <w:rPr>
          <w:highlight w:val="white"/>
        </w:rPr>
        <w:t xml:space="preserve">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lastRenderedPageBreak/>
        <w:t>Otherwise, we need to load the value into a register, which we than load onto the address.</w:t>
      </w:r>
    </w:p>
    <w:p w14:paraId="6E51EFB7" w14:textId="77777777" w:rsidR="00184AA8" w:rsidRPr="00533A30" w:rsidRDefault="00184AA8" w:rsidP="00184AA8">
      <w:pPr>
        <w:pStyle w:val="Rubrik3"/>
        <w:rPr>
          <w:highlight w:val="white"/>
        </w:rPr>
      </w:pPr>
      <w:r>
        <w:rPr>
          <w:highlight w:val="white"/>
        </w:rPr>
        <w:t>Unary Integral Operations</w:t>
      </w:r>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77777777" w:rsidR="00184AA8" w:rsidRPr="00BA7F09" w:rsidRDefault="00184AA8" w:rsidP="00184AA8">
      <w:pPr>
        <w:pStyle w:val="Code"/>
        <w:rPr>
          <w:highlight w:val="white"/>
        </w:rPr>
      </w:pPr>
      <w:r w:rsidRPr="00BA7F09">
        <w:rPr>
          <w:highlight w:val="white"/>
        </w:rPr>
        <w:t xml:space="preserve">        if (resultSymbol.IsTemporary())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77777777" w:rsidR="002F73EF" w:rsidRDefault="002F73EF" w:rsidP="002F73EF">
      <w:pPr>
        <w:pStyle w:val="Rubrik3"/>
        <w:rPr>
          <w:highlight w:val="white"/>
        </w:rPr>
      </w:pPr>
      <w:r>
        <w:rPr>
          <w:highlight w:val="white"/>
        </w:rPr>
        <w:t>Integral Binary</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t xml:space="preserve">    }</w:t>
      </w:r>
    </w:p>
    <w:p w14:paraId="4268D373" w14:textId="77777777" w:rsidR="002F73EF" w:rsidRPr="00304E69" w:rsidRDefault="002F73EF" w:rsidP="002F73EF">
      <w:pPr>
        <w:pStyle w:val="Code"/>
        <w:rPr>
          <w:highlight w:val="white"/>
        </w:rPr>
      </w:pPr>
    </w:p>
    <w:p w14:paraId="4A84AA8F" w14:textId="77777777" w:rsidR="002F73EF" w:rsidRPr="00304E69" w:rsidRDefault="002F73EF" w:rsidP="002F73EF">
      <w:pPr>
        <w:pStyle w:val="Code"/>
        <w:rPr>
          <w:highlight w:val="white"/>
        </w:rPr>
      </w:pPr>
      <w:r w:rsidRPr="00304E69">
        <w:rPr>
          <w:highlight w:val="white"/>
        </w:rPr>
        <w:lastRenderedPageBreak/>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77777777"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7BD9B48" w:rsidR="002F73EF" w:rsidRPr="00304E69" w:rsidRDefault="002F73EF" w:rsidP="002F73EF">
      <w:pPr>
        <w:pStyle w:val="Code"/>
        <w:rPr>
          <w:highlight w:val="white"/>
        </w:rPr>
      </w:pPr>
      <w:r w:rsidRPr="00304E69">
        <w:rPr>
          <w:highlight w:val="white"/>
        </w:rPr>
        <w:t xml:space="preserve">      Track leftTrack = null, rig</w:t>
      </w:r>
      <w:r w:rsidR="005A193E">
        <w:rPr>
          <w:highlight w:val="white"/>
        </w:rPr>
        <w:tab/>
      </w:r>
      <w:r w:rsidRPr="00304E69">
        <w:rPr>
          <w:highlight w:val="white"/>
        </w:rPr>
        <w:t>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60AF7733" w14:textId="77777777" w:rsidR="002F73EF" w:rsidRPr="00DF12BF" w:rsidRDefault="002F73EF" w:rsidP="002F73EF">
      <w:pPr>
        <w:rPr>
          <w:highlight w:val="white"/>
        </w:rPr>
      </w:pPr>
      <w:r>
        <w:rPr>
          <w:highlight w:val="white"/>
        </w:rPr>
        <w:t>If the left or right symbol is a static address with a non-zero offset or auto or register array (which offset is  always non-zero), we have to load to their symbol into a register. XXX</w:t>
      </w:r>
    </w:p>
    <w:p w14:paraId="2AA4F240"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FF"/>
          <w:sz w:val="24"/>
          <w:szCs w:val="24"/>
          <w:highlight w:val="white"/>
          <w:lang w:val="sv-SE"/>
        </w:rPr>
        <w:t>if</w:t>
      </w:r>
      <w:proofErr w:type="spellEnd"/>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00"/>
          <w:sz w:val="24"/>
          <w:szCs w:val="24"/>
          <w:highlight w:val="white"/>
          <w:lang w:val="sv-SE"/>
        </w:rPr>
        <w:t>leftTrack</w:t>
      </w:r>
      <w:proofErr w:type="spellEnd"/>
      <w:r>
        <w:rPr>
          <w:rFonts w:ascii="Courier New" w:hAnsi="Courier New" w:cs="Courier New"/>
          <w:color w:val="000000"/>
          <w:sz w:val="24"/>
          <w:szCs w:val="24"/>
          <w:highlight w:val="white"/>
          <w:lang w:val="sv-SE"/>
        </w:rPr>
        <w:t xml:space="preserve"> == </w:t>
      </w:r>
      <w:proofErr w:type="spellStart"/>
      <w:r>
        <w:rPr>
          <w:rFonts w:ascii="Courier New" w:hAnsi="Courier New" w:cs="Courier New"/>
          <w:color w:val="0000FF"/>
          <w:sz w:val="24"/>
          <w:szCs w:val="24"/>
          <w:highlight w:val="white"/>
          <w:lang w:val="sv-SE"/>
        </w:rPr>
        <w:t>null</w:t>
      </w:r>
      <w:proofErr w:type="spellEnd"/>
      <w:r>
        <w:rPr>
          <w:rFonts w:ascii="Courier New" w:hAnsi="Courier New" w:cs="Courier New"/>
          <w:color w:val="000000"/>
          <w:sz w:val="24"/>
          <w:szCs w:val="24"/>
          <w:highlight w:val="white"/>
          <w:lang w:val="sv-SE"/>
        </w:rPr>
        <w:t>) &amp;&amp;</w:t>
      </w:r>
    </w:p>
    <w:p w14:paraId="14EE5433"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00"/>
          <w:sz w:val="24"/>
          <w:szCs w:val="24"/>
          <w:highlight w:val="white"/>
          <w:lang w:val="sv-SE"/>
        </w:rPr>
        <w:t>middleOperator</w:t>
      </w:r>
      <w:proofErr w:type="spellEnd"/>
      <w:r>
        <w:rPr>
          <w:rFonts w:ascii="Courier New" w:hAnsi="Courier New" w:cs="Courier New"/>
          <w:color w:val="000000"/>
          <w:sz w:val="24"/>
          <w:szCs w:val="24"/>
          <w:highlight w:val="white"/>
          <w:lang w:val="sv-SE"/>
        </w:rPr>
        <w:t xml:space="preserve"> != </w:t>
      </w:r>
      <w:proofErr w:type="spellStart"/>
      <w:r>
        <w:rPr>
          <w:rFonts w:ascii="Courier New" w:hAnsi="Courier New" w:cs="Courier New"/>
          <w:color w:val="2B91AF"/>
          <w:sz w:val="24"/>
          <w:szCs w:val="24"/>
          <w:highlight w:val="white"/>
          <w:lang w:val="sv-SE"/>
        </w:rPr>
        <w:t>MiddleOperator</w:t>
      </w:r>
      <w:r>
        <w:rPr>
          <w:rFonts w:ascii="Courier New" w:hAnsi="Courier New" w:cs="Courier New"/>
          <w:color w:val="000000"/>
          <w:sz w:val="24"/>
          <w:szCs w:val="24"/>
          <w:highlight w:val="white"/>
          <w:lang w:val="sv-SE"/>
        </w:rPr>
        <w:t>.Assign</w:t>
      </w:r>
      <w:proofErr w:type="spellEnd"/>
      <w:r>
        <w:rPr>
          <w:rFonts w:ascii="Courier New" w:hAnsi="Courier New" w:cs="Courier New"/>
          <w:color w:val="000000"/>
          <w:sz w:val="24"/>
          <w:szCs w:val="24"/>
          <w:highlight w:val="white"/>
          <w:lang w:val="sv-SE"/>
        </w:rPr>
        <w:t>) &amp;&amp;</w:t>
      </w:r>
    </w:p>
    <w:p w14:paraId="1620DEEE"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00"/>
          <w:sz w:val="24"/>
          <w:szCs w:val="24"/>
          <w:highlight w:val="white"/>
          <w:lang w:val="sv-SE"/>
        </w:rPr>
        <w:t>resultSymbol</w:t>
      </w:r>
      <w:proofErr w:type="spellEnd"/>
      <w:r>
        <w:rPr>
          <w:rFonts w:ascii="Courier New" w:hAnsi="Courier New" w:cs="Courier New"/>
          <w:color w:val="000000"/>
          <w:sz w:val="24"/>
          <w:szCs w:val="24"/>
          <w:highlight w:val="white"/>
          <w:lang w:val="sv-SE"/>
        </w:rPr>
        <w:t xml:space="preserve"> != </w:t>
      </w:r>
      <w:proofErr w:type="spellStart"/>
      <w:r>
        <w:rPr>
          <w:rFonts w:ascii="Courier New" w:hAnsi="Courier New" w:cs="Courier New"/>
          <w:color w:val="0000FF"/>
          <w:sz w:val="24"/>
          <w:szCs w:val="24"/>
          <w:highlight w:val="white"/>
          <w:lang w:val="sv-SE"/>
        </w:rPr>
        <w:t>null</w:t>
      </w:r>
      <w:proofErr w:type="spellEnd"/>
      <w:r>
        <w:rPr>
          <w:rFonts w:ascii="Courier New" w:hAnsi="Courier New" w:cs="Courier New"/>
          <w:color w:val="000000"/>
          <w:sz w:val="24"/>
          <w:szCs w:val="24"/>
          <w:highlight w:val="white"/>
          <w:lang w:val="sv-SE"/>
        </w:rPr>
        <w:t>) &amp;&amp; (</w:t>
      </w:r>
      <w:proofErr w:type="spellStart"/>
      <w:r>
        <w:rPr>
          <w:rFonts w:ascii="Courier New" w:hAnsi="Courier New" w:cs="Courier New"/>
          <w:color w:val="000000"/>
          <w:sz w:val="24"/>
          <w:szCs w:val="24"/>
          <w:highlight w:val="white"/>
          <w:lang w:val="sv-SE"/>
        </w:rPr>
        <w:t>resultSymbol</w:t>
      </w:r>
      <w:proofErr w:type="spellEnd"/>
      <w:r>
        <w:rPr>
          <w:rFonts w:ascii="Courier New" w:hAnsi="Courier New" w:cs="Courier New"/>
          <w:color w:val="000000"/>
          <w:sz w:val="24"/>
          <w:szCs w:val="24"/>
          <w:highlight w:val="white"/>
          <w:lang w:val="sv-SE"/>
        </w:rPr>
        <w:t xml:space="preserve"> != </w:t>
      </w:r>
      <w:proofErr w:type="spellStart"/>
      <w:r>
        <w:rPr>
          <w:rFonts w:ascii="Courier New" w:hAnsi="Courier New" w:cs="Courier New"/>
          <w:color w:val="000000"/>
          <w:sz w:val="24"/>
          <w:szCs w:val="24"/>
          <w:highlight w:val="white"/>
          <w:lang w:val="sv-SE"/>
        </w:rPr>
        <w:t>leftSymbol</w:t>
      </w:r>
      <w:proofErr w:type="spellEnd"/>
      <w:r>
        <w:rPr>
          <w:rFonts w:ascii="Courier New" w:hAnsi="Courier New" w:cs="Courier New"/>
          <w:color w:val="000000"/>
          <w:sz w:val="24"/>
          <w:szCs w:val="24"/>
          <w:highlight w:val="white"/>
          <w:lang w:val="sv-SE"/>
        </w:rPr>
        <w:t>)) ||</w:t>
      </w:r>
    </w:p>
    <w:p w14:paraId="0614FEFF"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00"/>
          <w:sz w:val="24"/>
          <w:szCs w:val="24"/>
          <w:highlight w:val="white"/>
          <w:lang w:val="sv-SE"/>
        </w:rPr>
        <w:t>leftSymbol.Type.IsArrayFunctionOrString</w:t>
      </w:r>
      <w:proofErr w:type="spellEnd"/>
      <w:r>
        <w:rPr>
          <w:rFonts w:ascii="Courier New" w:hAnsi="Courier New" w:cs="Courier New"/>
          <w:color w:val="000000"/>
          <w:sz w:val="24"/>
          <w:szCs w:val="24"/>
          <w:highlight w:val="white"/>
          <w:lang w:val="sv-SE"/>
        </w:rPr>
        <w:t>() ||</w:t>
      </w:r>
    </w:p>
    <w:p w14:paraId="6E872864"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00"/>
          <w:sz w:val="24"/>
          <w:szCs w:val="24"/>
          <w:highlight w:val="white"/>
          <w:lang w:val="sv-SE"/>
        </w:rPr>
        <w:t>leftSymbol.Value</w:t>
      </w:r>
      <w:proofErr w:type="spellEnd"/>
      <w:r>
        <w:rPr>
          <w:rFonts w:ascii="Courier New" w:hAnsi="Courier New" w:cs="Courier New"/>
          <w:color w:val="000000"/>
          <w:sz w:val="24"/>
          <w:szCs w:val="24"/>
          <w:highlight w:val="white"/>
          <w:lang w:val="sv-SE"/>
        </w:rPr>
        <w:t xml:space="preserve"> </w:t>
      </w:r>
      <w:r>
        <w:rPr>
          <w:rFonts w:ascii="Courier New" w:hAnsi="Courier New" w:cs="Courier New"/>
          <w:color w:val="0000FF"/>
          <w:sz w:val="24"/>
          <w:szCs w:val="24"/>
          <w:highlight w:val="white"/>
          <w:lang w:val="sv-SE"/>
        </w:rPr>
        <w:t>is</w:t>
      </w:r>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2B91AF"/>
          <w:sz w:val="24"/>
          <w:szCs w:val="24"/>
          <w:highlight w:val="white"/>
          <w:lang w:val="sv-SE"/>
        </w:rPr>
        <w:t>StaticAddress</w:t>
      </w:r>
      <w:proofErr w:type="spellEnd"/>
      <w:r>
        <w:rPr>
          <w:rFonts w:ascii="Courier New" w:hAnsi="Courier New" w:cs="Courier New"/>
          <w:color w:val="000000"/>
          <w:sz w:val="24"/>
          <w:szCs w:val="24"/>
          <w:highlight w:val="white"/>
          <w:lang w:val="sv-SE"/>
        </w:rPr>
        <w:t>)))) {</w:t>
      </w:r>
    </w:p>
    <w:p w14:paraId="52258787"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00"/>
          <w:sz w:val="24"/>
          <w:szCs w:val="24"/>
          <w:highlight w:val="white"/>
          <w:lang w:val="sv-SE"/>
        </w:rPr>
        <w:t>leftTrack</w:t>
      </w:r>
      <w:proofErr w:type="spellEnd"/>
      <w:r>
        <w:rPr>
          <w:rFonts w:ascii="Courier New" w:hAnsi="Courier New" w:cs="Courier New"/>
          <w:color w:val="000000"/>
          <w:sz w:val="24"/>
          <w:szCs w:val="24"/>
          <w:highlight w:val="white"/>
          <w:lang w:val="sv-SE"/>
        </w:rPr>
        <w:t xml:space="preserve"> = </w:t>
      </w:r>
      <w:proofErr w:type="spellStart"/>
      <w:r>
        <w:rPr>
          <w:rFonts w:ascii="Courier New" w:hAnsi="Courier New" w:cs="Courier New"/>
          <w:color w:val="000000"/>
          <w:sz w:val="24"/>
          <w:szCs w:val="24"/>
          <w:highlight w:val="white"/>
          <w:lang w:val="sv-SE"/>
        </w:rPr>
        <w:t>LoadValueToRegister</w:t>
      </w:r>
      <w:proofErr w:type="spellEnd"/>
      <w:r>
        <w:rPr>
          <w:rFonts w:ascii="Courier New" w:hAnsi="Courier New" w:cs="Courier New"/>
          <w:color w:val="000000"/>
          <w:sz w:val="24"/>
          <w:szCs w:val="24"/>
          <w:highlight w:val="white"/>
          <w:lang w:val="sv-SE"/>
        </w:rPr>
        <w:t>(</w:t>
      </w:r>
      <w:proofErr w:type="spellStart"/>
      <w:r>
        <w:rPr>
          <w:rFonts w:ascii="Courier New" w:hAnsi="Courier New" w:cs="Courier New"/>
          <w:color w:val="000000"/>
          <w:sz w:val="24"/>
          <w:szCs w:val="24"/>
          <w:highlight w:val="white"/>
          <w:lang w:val="sv-SE"/>
        </w:rPr>
        <w:t>leftSymbol</w:t>
      </w:r>
      <w:proofErr w:type="spellEnd"/>
      <w:r>
        <w:rPr>
          <w:rFonts w:ascii="Courier New" w:hAnsi="Courier New" w:cs="Courier New"/>
          <w:color w:val="000000"/>
          <w:sz w:val="24"/>
          <w:szCs w:val="24"/>
          <w:highlight w:val="white"/>
          <w:lang w:val="sv-SE"/>
        </w:rPr>
        <w:t>);</w:t>
      </w:r>
    </w:p>
    <w:p w14:paraId="04CD21FC"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
    <w:p w14:paraId="4CE079E1"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p>
    <w:p w14:paraId="5AB089B9"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FF"/>
          <w:sz w:val="24"/>
          <w:szCs w:val="24"/>
          <w:highlight w:val="white"/>
          <w:lang w:val="sv-SE"/>
        </w:rPr>
        <w:t>if</w:t>
      </w:r>
      <w:proofErr w:type="spellEnd"/>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00"/>
          <w:sz w:val="24"/>
          <w:szCs w:val="24"/>
          <w:highlight w:val="white"/>
          <w:lang w:val="sv-SE"/>
        </w:rPr>
        <w:t>rightTrack</w:t>
      </w:r>
      <w:proofErr w:type="spellEnd"/>
      <w:r>
        <w:rPr>
          <w:rFonts w:ascii="Courier New" w:hAnsi="Courier New" w:cs="Courier New"/>
          <w:color w:val="000000"/>
          <w:sz w:val="24"/>
          <w:szCs w:val="24"/>
          <w:highlight w:val="white"/>
          <w:lang w:val="sv-SE"/>
        </w:rPr>
        <w:t xml:space="preserve"> == </w:t>
      </w:r>
      <w:proofErr w:type="spellStart"/>
      <w:r>
        <w:rPr>
          <w:rFonts w:ascii="Courier New" w:hAnsi="Courier New" w:cs="Courier New"/>
          <w:color w:val="0000FF"/>
          <w:sz w:val="24"/>
          <w:szCs w:val="24"/>
          <w:highlight w:val="white"/>
          <w:lang w:val="sv-SE"/>
        </w:rPr>
        <w:t>null</w:t>
      </w:r>
      <w:proofErr w:type="spellEnd"/>
      <w:r>
        <w:rPr>
          <w:rFonts w:ascii="Courier New" w:hAnsi="Courier New" w:cs="Courier New"/>
          <w:color w:val="000000"/>
          <w:sz w:val="24"/>
          <w:szCs w:val="24"/>
          <w:highlight w:val="white"/>
          <w:lang w:val="sv-SE"/>
        </w:rPr>
        <w:t>) &amp;&amp;</w:t>
      </w:r>
    </w:p>
    <w:p w14:paraId="41A06802"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00"/>
          <w:sz w:val="24"/>
          <w:szCs w:val="24"/>
          <w:highlight w:val="white"/>
          <w:lang w:val="sv-SE"/>
        </w:rPr>
        <w:t>middleOperator</w:t>
      </w:r>
      <w:proofErr w:type="spellEnd"/>
      <w:r>
        <w:rPr>
          <w:rFonts w:ascii="Courier New" w:hAnsi="Courier New" w:cs="Courier New"/>
          <w:color w:val="000000"/>
          <w:sz w:val="24"/>
          <w:szCs w:val="24"/>
          <w:highlight w:val="white"/>
          <w:lang w:val="sv-SE"/>
        </w:rPr>
        <w:t xml:space="preserve"> != </w:t>
      </w:r>
      <w:proofErr w:type="spellStart"/>
      <w:r>
        <w:rPr>
          <w:rFonts w:ascii="Courier New" w:hAnsi="Courier New" w:cs="Courier New"/>
          <w:color w:val="2B91AF"/>
          <w:sz w:val="24"/>
          <w:szCs w:val="24"/>
          <w:highlight w:val="white"/>
          <w:lang w:val="sv-SE"/>
        </w:rPr>
        <w:t>MiddleOperator</w:t>
      </w:r>
      <w:r>
        <w:rPr>
          <w:rFonts w:ascii="Courier New" w:hAnsi="Courier New" w:cs="Courier New"/>
          <w:color w:val="000000"/>
          <w:sz w:val="24"/>
          <w:szCs w:val="24"/>
          <w:highlight w:val="white"/>
          <w:lang w:val="sv-SE"/>
        </w:rPr>
        <w:t>.BinaryAdd</w:t>
      </w:r>
      <w:proofErr w:type="spellEnd"/>
      <w:r>
        <w:rPr>
          <w:rFonts w:ascii="Courier New" w:hAnsi="Courier New" w:cs="Courier New"/>
          <w:color w:val="000000"/>
          <w:sz w:val="24"/>
          <w:szCs w:val="24"/>
          <w:highlight w:val="white"/>
          <w:lang w:val="sv-SE"/>
        </w:rPr>
        <w:t>) &amp;&amp;</w:t>
      </w:r>
    </w:p>
    <w:p w14:paraId="41C2DA7C"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00"/>
          <w:sz w:val="24"/>
          <w:szCs w:val="24"/>
          <w:highlight w:val="white"/>
          <w:lang w:val="sv-SE"/>
        </w:rPr>
        <w:t>middleOperator</w:t>
      </w:r>
      <w:proofErr w:type="spellEnd"/>
      <w:r>
        <w:rPr>
          <w:rFonts w:ascii="Courier New" w:hAnsi="Courier New" w:cs="Courier New"/>
          <w:color w:val="000000"/>
          <w:sz w:val="24"/>
          <w:szCs w:val="24"/>
          <w:highlight w:val="white"/>
          <w:lang w:val="sv-SE"/>
        </w:rPr>
        <w:t xml:space="preserve"> != </w:t>
      </w:r>
      <w:proofErr w:type="spellStart"/>
      <w:r>
        <w:rPr>
          <w:rFonts w:ascii="Courier New" w:hAnsi="Courier New" w:cs="Courier New"/>
          <w:color w:val="2B91AF"/>
          <w:sz w:val="24"/>
          <w:szCs w:val="24"/>
          <w:highlight w:val="white"/>
          <w:lang w:val="sv-SE"/>
        </w:rPr>
        <w:t>MiddleOperator</w:t>
      </w:r>
      <w:r>
        <w:rPr>
          <w:rFonts w:ascii="Courier New" w:hAnsi="Courier New" w:cs="Courier New"/>
          <w:color w:val="000000"/>
          <w:sz w:val="24"/>
          <w:szCs w:val="24"/>
          <w:highlight w:val="white"/>
          <w:lang w:val="sv-SE"/>
        </w:rPr>
        <w:t>.BinarySubtract</w:t>
      </w:r>
      <w:proofErr w:type="spellEnd"/>
      <w:r>
        <w:rPr>
          <w:rFonts w:ascii="Courier New" w:hAnsi="Courier New" w:cs="Courier New"/>
          <w:color w:val="000000"/>
          <w:sz w:val="24"/>
          <w:szCs w:val="24"/>
          <w:highlight w:val="white"/>
          <w:lang w:val="sv-SE"/>
        </w:rPr>
        <w:t>) &amp;&amp;</w:t>
      </w:r>
    </w:p>
    <w:p w14:paraId="6B44A501"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00"/>
          <w:sz w:val="24"/>
          <w:szCs w:val="24"/>
          <w:highlight w:val="white"/>
          <w:lang w:val="sv-SE"/>
        </w:rPr>
        <w:t>middleOperator</w:t>
      </w:r>
      <w:proofErr w:type="spellEnd"/>
      <w:r>
        <w:rPr>
          <w:rFonts w:ascii="Courier New" w:hAnsi="Courier New" w:cs="Courier New"/>
          <w:color w:val="000000"/>
          <w:sz w:val="24"/>
          <w:szCs w:val="24"/>
          <w:highlight w:val="white"/>
          <w:lang w:val="sv-SE"/>
        </w:rPr>
        <w:t xml:space="preserve"> != </w:t>
      </w:r>
      <w:proofErr w:type="spellStart"/>
      <w:r>
        <w:rPr>
          <w:rFonts w:ascii="Courier New" w:hAnsi="Courier New" w:cs="Courier New"/>
          <w:color w:val="2B91AF"/>
          <w:sz w:val="24"/>
          <w:szCs w:val="24"/>
          <w:highlight w:val="white"/>
          <w:lang w:val="sv-SE"/>
        </w:rPr>
        <w:t>MiddleOperator</w:t>
      </w:r>
      <w:r>
        <w:rPr>
          <w:rFonts w:ascii="Courier New" w:hAnsi="Courier New" w:cs="Courier New"/>
          <w:color w:val="000000"/>
          <w:sz w:val="24"/>
          <w:szCs w:val="24"/>
          <w:highlight w:val="white"/>
          <w:lang w:val="sv-SE"/>
        </w:rPr>
        <w:t>.Assign</w:t>
      </w:r>
      <w:proofErr w:type="spellEnd"/>
      <w:r>
        <w:rPr>
          <w:rFonts w:ascii="Courier New" w:hAnsi="Courier New" w:cs="Courier New"/>
          <w:color w:val="000000"/>
          <w:sz w:val="24"/>
          <w:szCs w:val="24"/>
          <w:highlight w:val="white"/>
          <w:lang w:val="sv-SE"/>
        </w:rPr>
        <w:t>) &amp;&amp;</w:t>
      </w:r>
    </w:p>
    <w:p w14:paraId="437B0F06"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00"/>
          <w:sz w:val="24"/>
          <w:szCs w:val="24"/>
          <w:highlight w:val="white"/>
          <w:lang w:val="sv-SE"/>
        </w:rPr>
        <w:t>rightSymbol.Type.IsArrayFunctionOrString</w:t>
      </w:r>
      <w:proofErr w:type="spellEnd"/>
      <w:r>
        <w:rPr>
          <w:rFonts w:ascii="Courier New" w:hAnsi="Courier New" w:cs="Courier New"/>
          <w:color w:val="000000"/>
          <w:sz w:val="24"/>
          <w:szCs w:val="24"/>
          <w:highlight w:val="white"/>
          <w:lang w:val="sv-SE"/>
        </w:rPr>
        <w:t>() &amp;&amp;</w:t>
      </w:r>
    </w:p>
    <w:p w14:paraId="62FC362A"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00"/>
          <w:sz w:val="24"/>
          <w:szCs w:val="24"/>
          <w:highlight w:val="white"/>
          <w:lang w:val="sv-SE"/>
        </w:rPr>
        <w:t>rightSymbol.Offset</w:t>
      </w:r>
      <w:proofErr w:type="spellEnd"/>
      <w:r>
        <w:rPr>
          <w:rFonts w:ascii="Courier New" w:hAnsi="Courier New" w:cs="Courier New"/>
          <w:color w:val="000000"/>
          <w:sz w:val="24"/>
          <w:szCs w:val="24"/>
          <w:highlight w:val="white"/>
          <w:lang w:val="sv-SE"/>
        </w:rPr>
        <w:t xml:space="preserve"> != 0)) ||</w:t>
      </w:r>
    </w:p>
    <w:p w14:paraId="00B6D310"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00"/>
          <w:sz w:val="24"/>
          <w:szCs w:val="24"/>
          <w:highlight w:val="white"/>
          <w:lang w:val="sv-SE"/>
        </w:rPr>
        <w:t>rightSymbol.Value</w:t>
      </w:r>
      <w:proofErr w:type="spellEnd"/>
      <w:r>
        <w:rPr>
          <w:rFonts w:ascii="Courier New" w:hAnsi="Courier New" w:cs="Courier New"/>
          <w:color w:val="000000"/>
          <w:sz w:val="24"/>
          <w:szCs w:val="24"/>
          <w:highlight w:val="white"/>
          <w:lang w:val="sv-SE"/>
        </w:rPr>
        <w:t xml:space="preserve"> </w:t>
      </w:r>
      <w:r>
        <w:rPr>
          <w:rFonts w:ascii="Courier New" w:hAnsi="Courier New" w:cs="Courier New"/>
          <w:color w:val="0000FF"/>
          <w:sz w:val="24"/>
          <w:szCs w:val="24"/>
          <w:highlight w:val="white"/>
          <w:lang w:val="sv-SE"/>
        </w:rPr>
        <w:t>is</w:t>
      </w:r>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2B91AF"/>
          <w:sz w:val="24"/>
          <w:szCs w:val="24"/>
          <w:highlight w:val="white"/>
          <w:lang w:val="sv-SE"/>
        </w:rPr>
        <w:t>StaticAddress</w:t>
      </w:r>
      <w:proofErr w:type="spellEnd"/>
      <w:r>
        <w:rPr>
          <w:rFonts w:ascii="Courier New" w:hAnsi="Courier New" w:cs="Courier New"/>
          <w:color w:val="000000"/>
          <w:sz w:val="24"/>
          <w:szCs w:val="24"/>
          <w:highlight w:val="white"/>
          <w:lang w:val="sv-SE"/>
        </w:rPr>
        <w:t>) &amp;&amp;</w:t>
      </w:r>
    </w:p>
    <w:p w14:paraId="00CBAC36"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2B91AF"/>
          <w:sz w:val="24"/>
          <w:szCs w:val="24"/>
          <w:highlight w:val="white"/>
          <w:lang w:val="sv-SE"/>
        </w:rPr>
        <w:t>StaticAddress</w:t>
      </w:r>
      <w:proofErr w:type="spellEnd"/>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00"/>
          <w:sz w:val="24"/>
          <w:szCs w:val="24"/>
          <w:highlight w:val="white"/>
          <w:lang w:val="sv-SE"/>
        </w:rPr>
        <w:t>rightSymbol.Value</w:t>
      </w:r>
      <w:proofErr w:type="spellEnd"/>
      <w:r>
        <w:rPr>
          <w:rFonts w:ascii="Courier New" w:hAnsi="Courier New" w:cs="Courier New"/>
          <w:color w:val="000000"/>
          <w:sz w:val="24"/>
          <w:szCs w:val="24"/>
          <w:highlight w:val="white"/>
          <w:lang w:val="sv-SE"/>
        </w:rPr>
        <w:t>).Offset != 0)))) {</w:t>
      </w:r>
    </w:p>
    <w:p w14:paraId="209A4B38"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00"/>
          <w:sz w:val="24"/>
          <w:szCs w:val="24"/>
          <w:highlight w:val="white"/>
          <w:lang w:val="sv-SE"/>
        </w:rPr>
        <w:t>rightTrack</w:t>
      </w:r>
      <w:proofErr w:type="spellEnd"/>
      <w:r>
        <w:rPr>
          <w:rFonts w:ascii="Courier New" w:hAnsi="Courier New" w:cs="Courier New"/>
          <w:color w:val="000000"/>
          <w:sz w:val="24"/>
          <w:szCs w:val="24"/>
          <w:highlight w:val="white"/>
          <w:lang w:val="sv-SE"/>
        </w:rPr>
        <w:t xml:space="preserve"> = </w:t>
      </w:r>
      <w:proofErr w:type="spellStart"/>
      <w:r>
        <w:rPr>
          <w:rFonts w:ascii="Courier New" w:hAnsi="Courier New" w:cs="Courier New"/>
          <w:color w:val="000000"/>
          <w:sz w:val="24"/>
          <w:szCs w:val="24"/>
          <w:highlight w:val="white"/>
          <w:lang w:val="sv-SE"/>
        </w:rPr>
        <w:t>LoadValueToRegister</w:t>
      </w:r>
      <w:proofErr w:type="spellEnd"/>
      <w:r>
        <w:rPr>
          <w:rFonts w:ascii="Courier New" w:hAnsi="Courier New" w:cs="Courier New"/>
          <w:color w:val="000000"/>
          <w:sz w:val="24"/>
          <w:szCs w:val="24"/>
          <w:highlight w:val="white"/>
          <w:lang w:val="sv-SE"/>
        </w:rPr>
        <w:t>(</w:t>
      </w:r>
      <w:proofErr w:type="spellStart"/>
      <w:r>
        <w:rPr>
          <w:rFonts w:ascii="Courier New" w:hAnsi="Courier New" w:cs="Courier New"/>
          <w:color w:val="000000"/>
          <w:sz w:val="24"/>
          <w:szCs w:val="24"/>
          <w:highlight w:val="white"/>
          <w:lang w:val="sv-SE"/>
        </w:rPr>
        <w:t>rightSymbol</w:t>
      </w:r>
      <w:proofErr w:type="spellEnd"/>
      <w:r>
        <w:rPr>
          <w:rFonts w:ascii="Courier New" w:hAnsi="Courier New" w:cs="Courier New"/>
          <w:color w:val="000000"/>
          <w:sz w:val="24"/>
          <w:szCs w:val="24"/>
          <w:highlight w:val="white"/>
          <w:lang w:val="sv-SE"/>
        </w:rPr>
        <w:t>);</w:t>
      </w:r>
    </w:p>
    <w:p w14:paraId="5A4459C7"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
    <w:p w14:paraId="0CBDEFEB" w14:textId="77777777" w:rsidR="005A193E" w:rsidRDefault="005A193E" w:rsidP="00BD41EA">
      <w:pPr>
        <w:pStyle w:val="Code"/>
        <w:rPr>
          <w:highlight w:val="white"/>
        </w:rPr>
      </w:pPr>
    </w:p>
    <w:p w14:paraId="674AEC83" w14:textId="6843D136" w:rsidR="00BD41EA" w:rsidRPr="00BD41EA" w:rsidRDefault="00BD41EA" w:rsidP="00BD41EA">
      <w:pPr>
        <w:pStyle w:val="Code"/>
        <w:rPr>
          <w:highlight w:val="white"/>
        </w:rPr>
      </w:pPr>
      <w:r w:rsidRPr="00BD41EA">
        <w:rPr>
          <w:highlight w:val="white"/>
        </w:rPr>
        <w:t xml:space="preserve">      if ((rightTrack == null) &amp;&amp; (rightSymbol.Value is BigInteger) &amp;&amp;</w:t>
      </w:r>
    </w:p>
    <w:p w14:paraId="406043CB" w14:textId="77777777" w:rsidR="00BD41EA" w:rsidRPr="00BD41EA" w:rsidRDefault="00BD41EA" w:rsidP="00BD41EA">
      <w:pPr>
        <w:pStyle w:val="Code"/>
        <w:rPr>
          <w:highlight w:val="white"/>
        </w:rPr>
      </w:pPr>
      <w:r w:rsidRPr="00BD41EA">
        <w:rPr>
          <w:highlight w:val="white"/>
        </w:rPr>
        <w:t xml:space="preserve">          ((middleOperator != MiddleOperator.Assign) ||</w:t>
      </w:r>
    </w:p>
    <w:p w14:paraId="4815934B" w14:textId="77777777" w:rsidR="00BD41EA" w:rsidRPr="00BD41EA" w:rsidRDefault="00BD41EA" w:rsidP="00BD41EA">
      <w:pPr>
        <w:pStyle w:val="Code"/>
        <w:rPr>
          <w:highlight w:val="white"/>
        </w:rPr>
      </w:pPr>
      <w:r w:rsidRPr="00BD41EA">
        <w:rPr>
          <w:highlight w:val="white"/>
        </w:rPr>
        <w:t xml:space="preserve">           ((leftTrack == null) &amp;&amp;</w:t>
      </w:r>
    </w:p>
    <w:p w14:paraId="7EC08832" w14:textId="77777777" w:rsidR="00BD41EA" w:rsidRPr="00BD41EA" w:rsidRDefault="00BD41EA" w:rsidP="00BD41EA">
      <w:pPr>
        <w:pStyle w:val="Code"/>
        <w:rPr>
          <w:highlight w:val="white"/>
        </w:rPr>
      </w:pPr>
      <w:r w:rsidRPr="00BD41EA">
        <w:rPr>
          <w:highlight w:val="white"/>
        </w:rPr>
        <w:t xml:space="preserve">            !(leftSymbol.Type.IsArrayFunctionOrString() ||</w:t>
      </w:r>
    </w:p>
    <w:p w14:paraId="3B35F235" w14:textId="77777777" w:rsidR="00BD41EA" w:rsidRPr="00BD41EA" w:rsidRDefault="00BD41EA" w:rsidP="00BD41EA">
      <w:pPr>
        <w:pStyle w:val="Code"/>
        <w:rPr>
          <w:highlight w:val="white"/>
        </w:rPr>
      </w:pPr>
      <w:r w:rsidRPr="00BD41EA">
        <w:rPr>
          <w:highlight w:val="white"/>
        </w:rPr>
        <w:t xml:space="preserve">             (leftSymbol.Value is StaticAddress))))) {</w:t>
      </w:r>
    </w:p>
    <w:p w14:paraId="1F99A177" w14:textId="77777777" w:rsidR="00BD41EA" w:rsidRPr="00BD41EA" w:rsidRDefault="00BD41EA" w:rsidP="00BD41EA">
      <w:pPr>
        <w:pStyle w:val="Code"/>
        <w:rPr>
          <w:highlight w:val="white"/>
        </w:rPr>
      </w:pPr>
      <w:r w:rsidRPr="00BD41EA">
        <w:rPr>
          <w:highlight w:val="white"/>
        </w:rPr>
        <w:t xml:space="preserve">        BigInteger bigValue = (BigInteger) rightSymbol.Value;</w:t>
      </w:r>
    </w:p>
    <w:p w14:paraId="63D40D46" w14:textId="77777777" w:rsidR="00BD41EA" w:rsidRPr="00BD41EA" w:rsidRDefault="00BD41EA" w:rsidP="00BD41EA">
      <w:pPr>
        <w:pStyle w:val="Code"/>
        <w:rPr>
          <w:highlight w:val="white"/>
        </w:rPr>
      </w:pPr>
    </w:p>
    <w:p w14:paraId="590E155D" w14:textId="77777777" w:rsidR="00BD41EA" w:rsidRPr="00BD41EA" w:rsidRDefault="00BD41EA" w:rsidP="00BD41EA">
      <w:pPr>
        <w:pStyle w:val="Code"/>
        <w:rPr>
          <w:highlight w:val="white"/>
        </w:rPr>
      </w:pPr>
      <w:r w:rsidRPr="00BD41EA">
        <w:rPr>
          <w:highlight w:val="white"/>
        </w:rPr>
        <w:lastRenderedPageBreak/>
        <w:t xml:space="preserve">        if (!((-2147483648 &lt;= bigValue) &amp;&amp; (bigValue &lt;= 2147483647))) {</w:t>
      </w:r>
    </w:p>
    <w:p w14:paraId="0C566FF3" w14:textId="77777777" w:rsidR="00BD41EA" w:rsidRPr="00BD41EA" w:rsidRDefault="00BD41EA" w:rsidP="00BD41EA">
      <w:pPr>
        <w:pStyle w:val="Code"/>
        <w:rPr>
          <w:highlight w:val="white"/>
        </w:rPr>
      </w:pPr>
      <w:r w:rsidRPr="00BD41EA">
        <w:rPr>
          <w:highlight w:val="white"/>
        </w:rPr>
        <w:t xml:space="preserve">          rightTrack = LoadValueToRegister(rightSymbol);</w:t>
      </w:r>
    </w:p>
    <w:p w14:paraId="6B11649D" w14:textId="77777777" w:rsidR="00BD41EA" w:rsidRPr="00BD41EA" w:rsidRDefault="00BD41EA" w:rsidP="00BD41EA">
      <w:pPr>
        <w:pStyle w:val="Code"/>
        <w:rPr>
          <w:highlight w:val="white"/>
        </w:rPr>
      </w:pPr>
      <w:r w:rsidRPr="00BD41EA">
        <w:rPr>
          <w:highlight w:val="white"/>
        </w:rPr>
        <w:t xml:space="preserve">        }</w:t>
      </w:r>
    </w:p>
    <w:p w14:paraId="154DC2BD" w14:textId="77777777" w:rsidR="00BD41EA" w:rsidRPr="00BD41EA" w:rsidRDefault="00BD41EA" w:rsidP="00BD41EA">
      <w:pPr>
        <w:pStyle w:val="Code"/>
        <w:rPr>
          <w:highlight w:val="white"/>
        </w:rPr>
      </w:pPr>
      <w:r w:rsidRPr="00BD41EA">
        <w:rPr>
          <w:highlight w:val="white"/>
        </w:rPr>
        <w:t xml:space="preserve">      }</w:t>
      </w:r>
    </w:p>
    <w:p w14:paraId="560CC73D" w14:textId="77777777" w:rsidR="002F73EF" w:rsidRPr="00304E69" w:rsidRDefault="002F73EF" w:rsidP="002F73EF">
      <w:pPr>
        <w:rPr>
          <w:highlight w:val="white"/>
        </w:rPr>
      </w:pPr>
      <w:r>
        <w:rPr>
          <w:highlight w:val="white"/>
        </w:rPr>
        <w:t>In case of the left or right shift operator, we need to load the right symbol into a specific register due to technical limitations.</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05AE3D22" w14:textId="77777777" w:rsidR="002F73EF" w:rsidRDefault="002F73EF" w:rsidP="002F73EF">
      <w:pPr>
        <w:rPr>
          <w:highlight w:val="white"/>
        </w:rPr>
      </w:pPr>
      <w:r>
        <w:rPr>
          <w:highlight w:val="white"/>
        </w:rPr>
        <w:t>If the left symbol if not stored in a register and equals the result value, we do not need to load it into a register. We can just use the address of the left symbol. However, the right symbol needs in some cases to be loaded into a register.</w:t>
      </w:r>
    </w:p>
    <w:p w14:paraId="086BE28C" w14:textId="77777777" w:rsidR="002F73EF" w:rsidRPr="00DF12BF" w:rsidRDefault="002F73EF" w:rsidP="002F73EF">
      <w:pPr>
        <w:rPr>
          <w:highlight w:val="white"/>
        </w:rPr>
      </w:pPr>
      <w:r>
        <w:rPr>
          <w:highlight w:val="white"/>
        </w:rPr>
        <w:t>If the right symbol is already stored in a register, we simply use that register.</w:t>
      </w:r>
    </w:p>
    <w:p w14:paraId="2DDEDA3F" w14:textId="77777777" w:rsidR="002F73EF" w:rsidRPr="00304E69" w:rsidRDefault="002F73EF" w:rsidP="002F73EF">
      <w:pPr>
        <w:pStyle w:val="Code"/>
        <w:rPr>
          <w:highlight w:val="white"/>
        </w:rPr>
      </w:pPr>
      <w:r w:rsidRPr="00304E69">
        <w:rPr>
          <w:highlight w:val="white"/>
        </w:rPr>
        <w:t xml:space="preserve">      if (leftTrack != null) {</w:t>
      </w:r>
    </w:p>
    <w:p w14:paraId="59675E01" w14:textId="77777777" w:rsidR="002F73EF" w:rsidRPr="00304E69" w:rsidRDefault="002F73EF" w:rsidP="002F73EF">
      <w:pPr>
        <w:pStyle w:val="Code"/>
        <w:rPr>
          <w:highlight w:val="white"/>
        </w:rPr>
      </w:pPr>
      <w:r w:rsidRPr="00304E69">
        <w:rPr>
          <w:highlight w:val="white"/>
        </w:rPr>
        <w:t xml:space="preserve">        if (rightTrack != null) {</w:t>
      </w:r>
    </w:p>
    <w:p w14:paraId="6D8E3243" w14:textId="77777777" w:rsidR="002F73EF" w:rsidRPr="00304E69" w:rsidRDefault="002F73EF" w:rsidP="002F73EF">
      <w:pPr>
        <w:pStyle w:val="Code"/>
        <w:rPr>
          <w:highlight w:val="white"/>
        </w:rPr>
      </w:pPr>
      <w:r w:rsidRPr="00304E69">
        <w:rPr>
          <w:highlight w:val="white"/>
        </w:rPr>
        <w:t xml:space="preserve">          AddAssemblyCode(objectOperator, leftTrack, rightTrack);</w:t>
      </w:r>
    </w:p>
    <w:p w14:paraId="032B35BF" w14:textId="77777777" w:rsidR="002F73EF" w:rsidRPr="00304E69" w:rsidRDefault="002F73EF" w:rsidP="002F73EF">
      <w:pPr>
        <w:pStyle w:val="Code"/>
        <w:rPr>
          <w:highlight w:val="white"/>
        </w:rPr>
      </w:pPr>
      <w:r w:rsidRPr="00304E69">
        <w:rPr>
          <w:highlight w:val="white"/>
        </w:rPr>
        <w:t xml:space="preserve">        }</w:t>
      </w:r>
    </w:p>
    <w:p w14:paraId="2BB9882D" w14:textId="77777777" w:rsidR="002F73EF" w:rsidRPr="00DF12BF" w:rsidRDefault="002F73EF" w:rsidP="002F73EF">
      <w:pPr>
        <w:rPr>
          <w:highlight w:val="white"/>
        </w:rPr>
      </w:pPr>
      <w:r>
        <w:rPr>
          <w:highlight w:val="white"/>
        </w:rPr>
        <w:t>If the right symbol is an integer value, we use that value directly.</w:t>
      </w:r>
    </w:p>
    <w:p w14:paraId="07A9EB23" w14:textId="77777777" w:rsidR="002F73EF" w:rsidRPr="00304E69" w:rsidRDefault="002F73EF" w:rsidP="002F73EF">
      <w:pPr>
        <w:pStyle w:val="Code"/>
        <w:rPr>
          <w:highlight w:val="white"/>
        </w:rPr>
      </w:pPr>
      <w:r w:rsidRPr="00304E69">
        <w:rPr>
          <w:highlight w:val="white"/>
        </w:rPr>
        <w:t xml:space="preserve">        else if (rightSymbol.Value is BigInteger) {</w:t>
      </w:r>
    </w:p>
    <w:p w14:paraId="1CAE5E75" w14:textId="77777777" w:rsidR="002F73EF" w:rsidRPr="00304E69" w:rsidRDefault="002F73EF" w:rsidP="002F73EF">
      <w:pPr>
        <w:pStyle w:val="Code"/>
        <w:rPr>
          <w:highlight w:val="white"/>
        </w:rPr>
      </w:pPr>
      <w:r w:rsidRPr="00304E69">
        <w:rPr>
          <w:highlight w:val="white"/>
        </w:rPr>
        <w:t xml:space="preserve">          AddAssemblyCode(objectOperator, leftTrack, rightSymbol.Value);</w:t>
      </w:r>
    </w:p>
    <w:p w14:paraId="686A5F94" w14:textId="77777777" w:rsidR="002F73EF" w:rsidRPr="00304E69" w:rsidRDefault="002F73EF" w:rsidP="002F73EF">
      <w:pPr>
        <w:pStyle w:val="Code"/>
        <w:rPr>
          <w:highlight w:val="white"/>
        </w:rPr>
      </w:pPr>
      <w:r w:rsidRPr="00304E69">
        <w:rPr>
          <w:highlight w:val="white"/>
        </w:rPr>
        <w:t xml:space="preserve">        }</w:t>
      </w:r>
    </w:p>
    <w:p w14:paraId="53E1AFFE" w14:textId="77777777" w:rsidR="002F73EF" w:rsidRPr="00DF12BF" w:rsidRDefault="002F73EF" w:rsidP="002F73EF">
      <w:pPr>
        <w:rPr>
          <w:highlight w:val="white"/>
        </w:rPr>
      </w:pPr>
      <w:r>
        <w:rPr>
          <w:highlight w:val="white"/>
        </w:rPr>
        <w:t>If the right symbol is an array, function, string, or static address, we use its name. Note that we do not need to look into the offset. We can be sure that it is zero, since the symbol would have been loaded into a register at the beginning of this method if the offset had been non-zero.</w:t>
      </w:r>
    </w:p>
    <w:p w14:paraId="14298D73"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19243704" w14:textId="77777777" w:rsidR="002F73EF" w:rsidRPr="00304E69" w:rsidRDefault="002F73EF" w:rsidP="002F73EF">
      <w:pPr>
        <w:pStyle w:val="Code"/>
        <w:rPr>
          <w:highlight w:val="white"/>
        </w:rPr>
      </w:pPr>
      <w:r w:rsidRPr="00304E69">
        <w:rPr>
          <w:highlight w:val="white"/>
        </w:rPr>
        <w:t xml:space="preserve">                 (rightSymbol.Value is StaticAddress)) {</w:t>
      </w:r>
    </w:p>
    <w:p w14:paraId="1D5F5DCF" w14:textId="77777777" w:rsidR="002F73EF" w:rsidRPr="00304E69" w:rsidRDefault="002F73EF" w:rsidP="002F73EF">
      <w:pPr>
        <w:pStyle w:val="Code"/>
        <w:rPr>
          <w:highlight w:val="white"/>
        </w:rPr>
      </w:pPr>
      <w:r w:rsidRPr="00304E69">
        <w:rPr>
          <w:highlight w:val="white"/>
        </w:rPr>
        <w:t xml:space="preserve">          AddAssemblyCode(objectOperator, leftTrack, Base(rightSymbol));</w:t>
      </w:r>
    </w:p>
    <w:p w14:paraId="6E9EA15E" w14:textId="77777777" w:rsidR="002F73EF" w:rsidRPr="00304E69" w:rsidRDefault="002F73EF" w:rsidP="002F73EF">
      <w:pPr>
        <w:pStyle w:val="Code"/>
        <w:rPr>
          <w:highlight w:val="white"/>
        </w:rPr>
      </w:pPr>
    </w:p>
    <w:p w14:paraId="56A184D0" w14:textId="77777777" w:rsidR="002F73EF" w:rsidRPr="00304E69" w:rsidRDefault="002F73EF" w:rsidP="002F73EF">
      <w:pPr>
        <w:pStyle w:val="Code"/>
        <w:rPr>
          <w:highlight w:val="white"/>
        </w:rPr>
      </w:pPr>
      <w:r w:rsidRPr="00304E69">
        <w:rPr>
          <w:highlight w:val="white"/>
        </w:rPr>
        <w:t xml:space="preserve">          int rightOffset = Offset(rightSymbol);</w:t>
      </w:r>
    </w:p>
    <w:p w14:paraId="0D710E89" w14:textId="77777777" w:rsidR="002F73EF" w:rsidRPr="00304E69" w:rsidRDefault="002F73EF" w:rsidP="002F73EF">
      <w:pPr>
        <w:pStyle w:val="Code"/>
        <w:rPr>
          <w:highlight w:val="white"/>
        </w:rPr>
      </w:pPr>
      <w:r w:rsidRPr="00304E69">
        <w:rPr>
          <w:highlight w:val="white"/>
        </w:rPr>
        <w:t xml:space="preserve">          if (middleOperator == MiddleOperator.Assign) {</w:t>
      </w:r>
    </w:p>
    <w:p w14:paraId="2996BBEE" w14:textId="77777777" w:rsidR="00CE61A4" w:rsidRDefault="002F73EF" w:rsidP="002F73EF">
      <w:pPr>
        <w:pStyle w:val="Code"/>
        <w:rPr>
          <w:highlight w:val="white"/>
        </w:rPr>
      </w:pPr>
      <w:r w:rsidRPr="00304E69">
        <w:rPr>
          <w:highlight w:val="white"/>
        </w:rPr>
        <w:t xml:space="preserve">            AddAssemblyCode(AssemblyOperator.add, leftTrack,</w:t>
      </w:r>
    </w:p>
    <w:p w14:paraId="4547519F" w14:textId="06635229" w:rsidR="002F73EF" w:rsidRPr="00304E69" w:rsidRDefault="00CE61A4" w:rsidP="002F73EF">
      <w:pPr>
        <w:pStyle w:val="Code"/>
        <w:rPr>
          <w:highlight w:val="white"/>
        </w:rPr>
      </w:pPr>
      <w:r>
        <w:rPr>
          <w:highlight w:val="white"/>
        </w:rPr>
        <w:t xml:space="preserve">                           </w:t>
      </w:r>
      <w:r w:rsidR="002F73EF" w:rsidRPr="00304E69">
        <w:rPr>
          <w:highlight w:val="white"/>
        </w:rPr>
        <w:t xml:space="preserve"> </w:t>
      </w:r>
      <w:r>
        <w:rPr>
          <w:highlight w:val="white"/>
        </w:rPr>
        <w:t xml:space="preserve">(BigInteger) </w:t>
      </w:r>
      <w:r w:rsidR="002F73EF" w:rsidRPr="00304E69">
        <w:rPr>
          <w:highlight w:val="white"/>
        </w:rPr>
        <w:t>rightOffset);</w:t>
      </w:r>
    </w:p>
    <w:p w14:paraId="5C130EE9" w14:textId="77777777" w:rsidR="002F73EF" w:rsidRPr="00304E69" w:rsidRDefault="002F73EF" w:rsidP="002F73EF">
      <w:pPr>
        <w:pStyle w:val="Code"/>
        <w:rPr>
          <w:highlight w:val="white"/>
        </w:rPr>
      </w:pPr>
      <w:r w:rsidRPr="00304E69">
        <w:rPr>
          <w:highlight w:val="white"/>
        </w:rPr>
        <w:t xml:space="preserve">          }</w:t>
      </w:r>
    </w:p>
    <w:p w14:paraId="622FEBCA" w14:textId="77777777" w:rsidR="002F73EF" w:rsidRPr="00304E69" w:rsidRDefault="002F73EF" w:rsidP="002F73EF">
      <w:pPr>
        <w:pStyle w:val="Code"/>
        <w:rPr>
          <w:highlight w:val="white"/>
        </w:rPr>
      </w:pPr>
      <w:r w:rsidRPr="00304E69">
        <w:rPr>
          <w:highlight w:val="white"/>
        </w:rPr>
        <w:t xml:space="preserve">          else {</w:t>
      </w:r>
    </w:p>
    <w:p w14:paraId="4A19D67C" w14:textId="77777777" w:rsidR="005E7B0F" w:rsidRDefault="002F73EF" w:rsidP="002F73EF">
      <w:pPr>
        <w:pStyle w:val="Code"/>
        <w:rPr>
          <w:highlight w:val="white"/>
        </w:rPr>
      </w:pPr>
      <w:r w:rsidRPr="00304E69">
        <w:rPr>
          <w:highlight w:val="white"/>
        </w:rPr>
        <w:t xml:space="preserve">            AddAssemblyCode(objectOperator, leftTrack,</w:t>
      </w:r>
    </w:p>
    <w:p w14:paraId="63759AD8" w14:textId="46F89CE2" w:rsidR="002F73EF" w:rsidRPr="00304E69" w:rsidRDefault="005E7B0F" w:rsidP="002F73EF">
      <w:pPr>
        <w:pStyle w:val="Code"/>
        <w:rPr>
          <w:highlight w:val="white"/>
        </w:rPr>
      </w:pPr>
      <w:r>
        <w:rPr>
          <w:highlight w:val="white"/>
        </w:rPr>
        <w:t xml:space="preserve">                           </w:t>
      </w:r>
      <w:r w:rsidR="002F73EF" w:rsidRPr="00304E69">
        <w:rPr>
          <w:highlight w:val="white"/>
        </w:rPr>
        <w:t xml:space="preserve"> </w:t>
      </w:r>
      <w:r w:rsidR="00B05591">
        <w:rPr>
          <w:highlight w:val="white"/>
        </w:rPr>
        <w:t xml:space="preserve">(BigInteger) </w:t>
      </w:r>
      <w:r w:rsidR="002F73EF" w:rsidRPr="00304E69">
        <w:rPr>
          <w:highlight w:val="white"/>
        </w:rPr>
        <w:t>rightOffset);</w:t>
      </w:r>
    </w:p>
    <w:p w14:paraId="31C230FA" w14:textId="77777777" w:rsidR="002F73EF" w:rsidRPr="00304E69" w:rsidRDefault="002F73EF" w:rsidP="002F73EF">
      <w:pPr>
        <w:pStyle w:val="Code"/>
        <w:rPr>
          <w:highlight w:val="white"/>
        </w:rPr>
      </w:pPr>
      <w:r w:rsidRPr="00304E69">
        <w:rPr>
          <w:highlight w:val="white"/>
        </w:rPr>
        <w:t xml:space="preserve">          }</w:t>
      </w:r>
    </w:p>
    <w:p w14:paraId="01DDBEDD" w14:textId="77777777" w:rsidR="002F73EF" w:rsidRPr="00304E69" w:rsidRDefault="002F73EF" w:rsidP="002F73EF">
      <w:pPr>
        <w:pStyle w:val="Code"/>
        <w:rPr>
          <w:highlight w:val="white"/>
        </w:rPr>
      </w:pPr>
      <w:r w:rsidRPr="00304E69">
        <w:rPr>
          <w:highlight w:val="white"/>
        </w:rPr>
        <w:t xml:space="preserve">        }</w:t>
      </w:r>
    </w:p>
    <w:p w14:paraId="32EFE82C" w14:textId="77777777" w:rsidR="002F73EF" w:rsidRPr="00DF12BF" w:rsidRDefault="002F73EF" w:rsidP="002F73EF">
      <w:pPr>
        <w:rPr>
          <w:highlight w:val="white"/>
        </w:rPr>
      </w:pPr>
      <w:r>
        <w:rPr>
          <w:highlight w:val="white"/>
        </w:rPr>
        <w:t>If none of the above cases apply, we need to load the right symbol into a register.</w:t>
      </w:r>
    </w:p>
    <w:p w14:paraId="38AAA931" w14:textId="77777777" w:rsidR="002F73EF" w:rsidRPr="00304E69" w:rsidRDefault="002F73EF" w:rsidP="002F73EF">
      <w:pPr>
        <w:pStyle w:val="Code"/>
        <w:rPr>
          <w:highlight w:val="white"/>
        </w:rPr>
      </w:pPr>
      <w:r w:rsidRPr="00304E69">
        <w:rPr>
          <w:highlight w:val="white"/>
        </w:rPr>
        <w:t xml:space="preserve">        else {</w:t>
      </w:r>
    </w:p>
    <w:p w14:paraId="0629990B"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E0DF1E" w14:textId="77777777" w:rsidR="002F73EF" w:rsidRPr="00304E69" w:rsidRDefault="002F73EF" w:rsidP="002F73EF">
      <w:pPr>
        <w:pStyle w:val="Code"/>
        <w:rPr>
          <w:highlight w:val="white"/>
        </w:rPr>
      </w:pPr>
      <w:r w:rsidRPr="00304E69">
        <w:rPr>
          <w:highlight w:val="white"/>
        </w:rPr>
        <w:t xml:space="preserve">            leftTrack = new Track(resultSymbol);</w:t>
      </w:r>
    </w:p>
    <w:p w14:paraId="41DC2424" w14:textId="77777777" w:rsidR="002F73EF" w:rsidRPr="00304E69" w:rsidRDefault="002F73EF" w:rsidP="002F73EF">
      <w:pPr>
        <w:pStyle w:val="Code"/>
        <w:rPr>
          <w:highlight w:val="white"/>
        </w:rPr>
      </w:pPr>
      <w:r w:rsidRPr="00304E69">
        <w:rPr>
          <w:highlight w:val="white"/>
        </w:rPr>
        <w:t xml:space="preserve">          }</w:t>
      </w:r>
    </w:p>
    <w:p w14:paraId="3563534B" w14:textId="77777777" w:rsidR="002F73EF" w:rsidRPr="00304E69" w:rsidRDefault="002F73EF" w:rsidP="002F73EF">
      <w:pPr>
        <w:pStyle w:val="Code"/>
        <w:rPr>
          <w:highlight w:val="white"/>
        </w:rPr>
      </w:pPr>
    </w:p>
    <w:p w14:paraId="3E7F3266" w14:textId="77777777" w:rsidR="002F73EF" w:rsidRPr="00304E69" w:rsidRDefault="002F73EF" w:rsidP="002F73EF">
      <w:pPr>
        <w:pStyle w:val="Code"/>
        <w:rPr>
          <w:highlight w:val="white"/>
        </w:rPr>
      </w:pPr>
      <w:r w:rsidRPr="00304E69">
        <w:rPr>
          <w:highlight w:val="white"/>
        </w:rPr>
        <w:lastRenderedPageBreak/>
        <w:t xml:space="preserve">          AddAssemblyCode(objectOperator, leftTrack,</w:t>
      </w:r>
    </w:p>
    <w:p w14:paraId="30BD37D7" w14:textId="77777777" w:rsidR="002F73EF" w:rsidRPr="00304E69" w:rsidRDefault="002F73EF" w:rsidP="002F73EF">
      <w:pPr>
        <w:pStyle w:val="Code"/>
        <w:rPr>
          <w:highlight w:val="white"/>
        </w:rPr>
      </w:pPr>
      <w:r w:rsidRPr="00304E69">
        <w:rPr>
          <w:highlight w:val="white"/>
        </w:rPr>
        <w:t xml:space="preserve">                          Base(rightSymbol), Offset(rightSymbol));</w:t>
      </w:r>
    </w:p>
    <w:p w14:paraId="66140334" w14:textId="77777777" w:rsidR="002F73EF" w:rsidRPr="00304E69" w:rsidRDefault="002F73EF" w:rsidP="002F73EF">
      <w:pPr>
        <w:pStyle w:val="Code"/>
        <w:rPr>
          <w:highlight w:val="white"/>
        </w:rPr>
      </w:pPr>
      <w:r w:rsidRPr="00304E69">
        <w:rPr>
          <w:highlight w:val="white"/>
        </w:rPr>
        <w:t xml:space="preserve">        }</w:t>
      </w:r>
    </w:p>
    <w:p w14:paraId="28CBC266" w14:textId="13D008DC" w:rsidR="002F73EF" w:rsidRPr="00DF12BF" w:rsidRDefault="002F73EF" w:rsidP="002F73EF">
      <w:pPr>
        <w:rPr>
          <w:highlight w:val="white"/>
        </w:rPr>
      </w:pPr>
      <w:r>
        <w:rPr>
          <w:highlight w:val="white"/>
        </w:rPr>
        <w:t xml:space="preserve">The only remaining question is what to do with the resulting value. If the result is a temporary </w:t>
      </w:r>
      <w:r w:rsidR="007A2911">
        <w:rPr>
          <w:highlight w:val="white"/>
        </w:rPr>
        <w:t>variable,</w:t>
      </w:r>
      <w:r>
        <w:rPr>
          <w:highlight w:val="white"/>
        </w:rPr>
        <w:t xml:space="preserve"> we add it to the track map to be used by succeeding instructions.</w:t>
      </w:r>
    </w:p>
    <w:p w14:paraId="2BED9B19" w14:textId="77777777" w:rsidR="002F73EF" w:rsidRPr="00DF12BF" w:rsidRDefault="002F73EF" w:rsidP="002F73EF">
      <w:pPr>
        <w:pStyle w:val="Code"/>
        <w:rPr>
          <w:highlight w:val="white"/>
        </w:rPr>
      </w:pPr>
      <w:r>
        <w:rPr>
          <w:highlight w:val="white"/>
        </w:rPr>
        <w:t xml:space="preserve">        if (resultSymbol != null) {</w:t>
      </w:r>
    </w:p>
    <w:p w14:paraId="3B53765B" w14:textId="77777777" w:rsidR="003550CC" w:rsidRPr="003550CC" w:rsidRDefault="003550CC" w:rsidP="003550CC">
      <w:pPr>
        <w:pStyle w:val="Code"/>
        <w:rPr>
          <w:highlight w:val="white"/>
        </w:rPr>
      </w:pPr>
      <w:r w:rsidRPr="003550CC">
        <w:rPr>
          <w:highlight w:val="white"/>
        </w:rPr>
        <w:t xml:space="preserve">          if (resultSymbol.IsTemporary()) {</w:t>
      </w:r>
    </w:p>
    <w:p w14:paraId="0BF0488B" w14:textId="77777777" w:rsidR="003550CC" w:rsidRPr="003550CC" w:rsidRDefault="003550CC" w:rsidP="003550CC">
      <w:pPr>
        <w:pStyle w:val="Code"/>
        <w:rPr>
          <w:highlight w:val="white"/>
        </w:rPr>
      </w:pPr>
      <w:r w:rsidRPr="003550CC">
        <w:rPr>
          <w:highlight w:val="white"/>
        </w:rPr>
        <w:t xml:space="preserve">            Assert.ErrorXXX(resultSymbol.AddressSymbol == null);</w:t>
      </w:r>
    </w:p>
    <w:p w14:paraId="11FBAF36"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m_trackMap.Add(resultSymbol, leftTrack);</w:t>
      </w:r>
    </w:p>
    <w:p w14:paraId="7F7D57C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7A88670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else {</w:t>
      </w:r>
    </w:p>
    <w:p w14:paraId="5DE640C7"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AddAssemblyCode(AssemblyOperator.mov, Base(resultSymbol),</w:t>
      </w:r>
    </w:p>
    <w:p w14:paraId="654FF13A"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Offset(resultSymbol), leftTrack);</w:t>
      </w:r>
    </w:p>
    <w:p w14:paraId="46E61D3B" w14:textId="77777777" w:rsidR="002F73EF" w:rsidRDefault="002F73EF" w:rsidP="002F73EF">
      <w:pPr>
        <w:pStyle w:val="Code"/>
        <w:rPr>
          <w:highlight w:val="white"/>
        </w:rPr>
      </w:pPr>
      <w:r>
        <w:rPr>
          <w:highlight w:val="white"/>
        </w:rPr>
        <w:t xml:space="preserve">  </w:t>
      </w:r>
      <w:r w:rsidRPr="00304E69">
        <w:rPr>
          <w:highlight w:val="white"/>
        </w:rPr>
        <w:t xml:space="preserve">        }</w:t>
      </w:r>
    </w:p>
    <w:p w14:paraId="04FC2E23" w14:textId="77777777" w:rsidR="002F73EF" w:rsidRPr="00304E69" w:rsidRDefault="002F73EF" w:rsidP="002F73EF">
      <w:pPr>
        <w:pStyle w:val="Code"/>
        <w:rPr>
          <w:highlight w:val="white"/>
        </w:rPr>
      </w:pPr>
      <w:r>
        <w:rPr>
          <w:highlight w:val="white"/>
        </w:rPr>
        <w:t xml:space="preserve">        }</w:t>
      </w:r>
    </w:p>
    <w:p w14:paraId="5982B60D" w14:textId="05729C1D" w:rsidR="002F73EF" w:rsidRDefault="002F73EF" w:rsidP="002F73EF">
      <w:pPr>
        <w:pStyle w:val="Code"/>
        <w:rPr>
          <w:highlight w:val="white"/>
        </w:rPr>
      </w:pPr>
      <w:r w:rsidRPr="00304E69">
        <w:rPr>
          <w:highlight w:val="white"/>
        </w:rPr>
        <w:t xml:space="preserve">      }</w:t>
      </w:r>
    </w:p>
    <w:p w14:paraId="068EF98D" w14:textId="77777777" w:rsidR="002F73EF" w:rsidRPr="00DF12BF" w:rsidRDefault="002F73EF" w:rsidP="002F73EF">
      <w:pPr>
        <w:rPr>
          <w:highlight w:val="white"/>
        </w:rPr>
      </w:pPr>
      <w:r>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77777777" w:rsidR="002F73EF" w:rsidRPr="00DF12BF" w:rsidRDefault="002F73EF" w:rsidP="002F73EF">
      <w:pPr>
        <w:rPr>
          <w:highlight w:val="white"/>
        </w:rPr>
      </w:pPr>
      <w:r>
        <w:rPr>
          <w:highlight w:val="white"/>
        </w:rPr>
        <w:t>If the right symbol is an integer value, we simply use it.</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77777777" w:rsidR="002F73EF" w:rsidRPr="00DF12BF" w:rsidRDefault="002F73EF" w:rsidP="002F73EF">
      <w:pPr>
        <w:rPr>
          <w:highlight w:val="white"/>
        </w:rPr>
      </w:pPr>
      <w:r>
        <w:rPr>
          <w:highlight w:val="white"/>
        </w:rPr>
        <w:t>If the right symbol is an array, function, string, or static value, we use its address.</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725E44" w14:textId="77777777" w:rsidR="002F73EF" w:rsidRPr="00304E69" w:rsidRDefault="002F73EF" w:rsidP="002F73EF">
      <w:pPr>
        <w:pStyle w:val="Code"/>
        <w:rPr>
          <w:highlight w:val="white"/>
        </w:rPr>
      </w:pPr>
      <w:r w:rsidRPr="00304E69">
        <w:rPr>
          <w:highlight w:val="white"/>
        </w:rPr>
        <w:t xml:space="preserve">                          Offset(leftSymbol), Base(rightSymbol), typeSize);</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77777777" w:rsidR="002F73EF" w:rsidRPr="00304E69" w:rsidRDefault="002F73EF" w:rsidP="002F73EF">
      <w:pPr>
        <w:rPr>
          <w:highlight w:val="white"/>
        </w:rPr>
      </w:pPr>
      <w:r>
        <w:rPr>
          <w:highlight w:val="white"/>
        </w:rPr>
        <w:t>If none of the above cases apply, we use the base and offset of the right symbol.</w:t>
      </w:r>
    </w:p>
    <w:p w14:paraId="5C90B01C" w14:textId="77777777" w:rsidR="002F73EF" w:rsidRPr="00304E69" w:rsidRDefault="002F73EF" w:rsidP="002F73EF">
      <w:pPr>
        <w:pStyle w:val="Code"/>
        <w:rPr>
          <w:highlight w:val="white"/>
        </w:rPr>
      </w:pPr>
      <w:r w:rsidRPr="00304E69">
        <w:rPr>
          <w:highlight w:val="white"/>
        </w:rPr>
        <w:lastRenderedPageBreak/>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r w:rsidRPr="00C64273">
        <w:rPr>
          <w:highlight w:val="white"/>
        </w:rPr>
        <w:t>Base and Offset</w:t>
      </w:r>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t xml:space="preserve">        return staticAddress.UniqueName;</w:t>
      </w:r>
    </w:p>
    <w:p w14:paraId="3F7D9CB9" w14:textId="77777777" w:rsidR="00184AA8" w:rsidRPr="00892C59" w:rsidRDefault="00184AA8" w:rsidP="00184AA8">
      <w:pPr>
        <w:pStyle w:val="Code"/>
        <w:rPr>
          <w:highlight w:val="white"/>
        </w:rPr>
      </w:pPr>
      <w:r w:rsidRPr="00892C59">
        <w:rPr>
          <w:highlight w:val="white"/>
        </w:rPr>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w:t>
      </w:r>
      <w:proofErr w:type="spellStart"/>
      <w:r>
        <w:rPr>
          <w:highlight w:val="white"/>
        </w:rPr>
        <w:t>dereferred</w:t>
      </w:r>
      <w:proofErr w:type="spellEnd"/>
      <w:r>
        <w:rPr>
          <w:highlight w:val="white"/>
        </w:rPr>
        <w:t xml:space="preserve">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lastRenderedPageBreak/>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r>
        <w:rPr>
          <w:highlight w:val="white"/>
        </w:rPr>
        <w:t>Case</w:t>
      </w:r>
    </w:p>
    <w:p w14:paraId="60E72913" w14:textId="7AB7D319" w:rsidR="00542755" w:rsidRPr="00542755" w:rsidRDefault="00542755" w:rsidP="00542755">
      <w:pPr>
        <w:rPr>
          <w:highlight w:val="white"/>
        </w:rPr>
      </w:pPr>
      <w:r>
        <w:rPr>
          <w:highlight w:val="white"/>
        </w:rPr>
        <w:t>The Case is method basically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in case of a sequence of case statements, we load </w:t>
      </w:r>
      <w:r w:rsidR="00182F96">
        <w:rPr>
          <w:highlight w:val="white"/>
        </w:rPr>
        <w:t>the value of the switch symbol into a register, and then we keep it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72B53251"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since we do not need to 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r>
        <w:rPr>
          <w:highlight w:val="white"/>
        </w:rPr>
        <w:t>Address</w:t>
      </w:r>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lastRenderedPageBreak/>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w:t>
      </w:r>
      <w:proofErr w:type="spellStart"/>
      <w:r>
        <w:rPr>
          <w:highlight w:val="white"/>
        </w:rPr>
        <w:t>de</w:t>
      </w:r>
      <w:r w:rsidR="006114E0">
        <w:rPr>
          <w:highlight w:val="white"/>
        </w:rPr>
        <w:t>refereeing</w:t>
      </w:r>
      <w:proofErr w:type="spellEnd"/>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w:t>
      </w:r>
      <w:proofErr w:type="spellStart"/>
      <w:r w:rsidR="002200BD">
        <w:rPr>
          <w:highlight w:val="white"/>
        </w:rPr>
        <w:t>derefereing</w:t>
      </w:r>
      <w:proofErr w:type="spellEnd"/>
      <w:r w:rsidR="002200BD">
        <w:rPr>
          <w:highlight w:val="white"/>
        </w:rPr>
        <w:t xml:space="preserve"> a pointer to a floating value. </w:t>
      </w: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r w:rsidRPr="00CF4437">
        <w:rPr>
          <w:highlight w:val="white"/>
        </w:rPr>
        <w:t>Floating Binary</w:t>
      </w:r>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61445B26"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 xml:space="preserve">point operations are in fact mush </w:t>
      </w:r>
      <w:proofErr w:type="spellStart"/>
      <w:r>
        <w:rPr>
          <w:highlight w:val="white"/>
        </w:rPr>
        <w:t>simplier</w:t>
      </w:r>
      <w:proofErr w:type="spellEnd"/>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lastRenderedPageBreak/>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r w:rsidRPr="00924172">
        <w:rPr>
          <w:highlight w:val="white"/>
        </w:rPr>
        <w:t>Floating Relation</w:t>
      </w:r>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r>
        <w:rPr>
          <w:highlight w:val="white"/>
        </w:rPr>
        <w:t>Floating Push and Pop</w:t>
      </w:r>
    </w:p>
    <w:p w14:paraId="7984E4D9" w14:textId="0D73F20E" w:rsidR="00803EA4" w:rsidRDefault="00803EA4" w:rsidP="00803EA4">
      <w:pPr>
        <w:rPr>
          <w:highlight w:val="white"/>
        </w:rPr>
      </w:pPr>
      <w:r>
        <w:rPr>
          <w:highlight w:val="white"/>
        </w:rPr>
        <w:t xml:space="preserve">When pushing floating values to the floating-point stack, we need the </w:t>
      </w:r>
      <w:r w:rsidRPr="00DF7E57">
        <w:rPr>
          <w:rStyle w:val="KeyWord0"/>
          <w:highlight w:val="white"/>
        </w:rPr>
        <w:t>m_floatPushMap</w:t>
      </w:r>
      <w:r>
        <w:rPr>
          <w:highlight w:val="white"/>
        </w:rPr>
        <w:t xml:space="preserve"> map</w:t>
      </w:r>
      <w:r w:rsidR="00DF7E57">
        <w:rPr>
          <w:highlight w:val="white"/>
        </w:rPr>
        <w:t xml:space="preserve"> that </w:t>
      </w:r>
      <w:r w:rsidR="002E44D3">
        <w:rPr>
          <w:highlight w:val="white"/>
        </w:rPr>
        <w:t xml:space="preserve">maps the type sizes of the symbols to </w:t>
      </w:r>
      <w:r w:rsidR="00DF7E57">
        <w:rPr>
          <w:highlight w:val="white"/>
        </w:rPr>
        <w:t>assembly code operators.</w:t>
      </w:r>
    </w:p>
    <w:p w14:paraId="791FDA0B" w14:textId="1FF0F21C"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7D1F2121" w14:textId="085D3C11" w:rsidR="00530CE4" w:rsidRPr="00530CE4" w:rsidRDefault="00530CE4" w:rsidP="00530CE4">
      <w:pPr>
        <w:pStyle w:val="Code"/>
        <w:rPr>
          <w:highlight w:val="white"/>
        </w:rPr>
      </w:pPr>
      <w:r w:rsidRPr="00530CE4">
        <w:rPr>
          <w:highlight w:val="white"/>
        </w:rPr>
        <w:lastRenderedPageBreak/>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t xml:space="preserve">                (((decimal) symbol.Value) == 1))) {</w:t>
      </w:r>
    </w:p>
    <w:p w14:paraId="78DF70A5" w14:textId="77777777" w:rsidR="00530CE4" w:rsidRPr="00530CE4" w:rsidRDefault="00530CE4" w:rsidP="00530CE4">
      <w:pPr>
        <w:pStyle w:val="Code"/>
        <w:rPr>
          <w:highlight w:val="white"/>
        </w:rPr>
      </w:pPr>
      <w:r w:rsidRPr="00530CE4">
        <w:rPr>
          <w:highlight w:val="white"/>
        </w:rPr>
        <w:t xml:space="preserve">        AddAssemblyCode(AssemblyOperator.fld1);</w:t>
      </w:r>
    </w:p>
    <w:p w14:paraId="2EF15F6E" w14:textId="2202D5D2" w:rsidR="00530CE4" w:rsidRDefault="00530CE4" w:rsidP="00530CE4">
      <w:pPr>
        <w:pStyle w:val="Code"/>
        <w:rPr>
          <w:highlight w:val="white"/>
        </w:rPr>
      </w:pPr>
      <w:r w:rsidRPr="00530CE4">
        <w:rPr>
          <w:highlight w:val="white"/>
        </w:rPr>
        <w:t xml:space="preserve">      }</w:t>
      </w:r>
    </w:p>
    <w:p w14:paraId="61D18CD7" w14:textId="6B687708" w:rsidR="004224B0" w:rsidRPr="00530CE4" w:rsidRDefault="00857422" w:rsidP="00C2308A">
      <w:pPr>
        <w:rPr>
          <w:highlight w:val="white"/>
        </w:rPr>
      </w:pPr>
      <w:r>
        <w:rPr>
          <w:highlight w:val="white"/>
        </w:rPr>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7CE6D19A" w14:textId="77777777" w:rsidR="00530CE4" w:rsidRPr="00530CE4" w:rsidRDefault="00530CE4" w:rsidP="00530CE4">
      <w:pPr>
        <w:pStyle w:val="Code"/>
        <w:rPr>
          <w:highlight w:val="white"/>
        </w:rPr>
      </w:pPr>
      <w:r w:rsidRPr="00530CE4">
        <w:rPr>
          <w:highlight w:val="white"/>
        </w:rPr>
        <w:t xml:space="preserve">      else if ((symbol.Value is BigInteger) || (symbol.Value is decimal)) {</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57D968B" w14:textId="77777777" w:rsidR="00997ACE" w:rsidRPr="00530CE4" w:rsidRDefault="00997ACE" w:rsidP="00997ACE">
      <w:pPr>
        <w:pStyle w:val="Code"/>
        <w:rPr>
          <w:highlight w:val="white"/>
        </w:rPr>
      </w:pPr>
      <w:r w:rsidRPr="00530CE4">
        <w:rPr>
          <w:highlight w:val="white"/>
        </w:rPr>
        <w:t xml:space="preserve">        AddAssemblyCode(objectOperator, symbol.UniqueName, 0);</w:t>
      </w:r>
    </w:p>
    <w:p w14:paraId="306E4BE2" w14:textId="21AB6139" w:rsidR="00530CE4" w:rsidRDefault="00530CE4" w:rsidP="00530CE4">
      <w:pPr>
        <w:pStyle w:val="Code"/>
        <w:rPr>
          <w:highlight w:val="white"/>
        </w:rPr>
      </w:pPr>
      <w:r w:rsidRPr="00530CE4">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1FA48249" w:rsidR="00530CE4" w:rsidRDefault="00530CE4" w:rsidP="00530CE4">
      <w:pPr>
        <w:pStyle w:val="Code"/>
        <w:rPr>
          <w:highlight w:val="white"/>
        </w:rPr>
      </w:pPr>
      <w:r w:rsidRPr="00530CE4">
        <w:rPr>
          <w:highlight w:val="white"/>
        </w:rPr>
        <w:t xml:space="preserve">        m_trackMap.Remove(symbol);</w:t>
      </w:r>
    </w:p>
    <w:p w14:paraId="4876EC22"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7C32E66A" w14:textId="47405251" w:rsidR="00530CE4" w:rsidRPr="00530CE4" w:rsidRDefault="00530CE4" w:rsidP="00530CE4">
      <w:pPr>
        <w:pStyle w:val="Code"/>
        <w:rPr>
          <w:highlight w:val="white"/>
        </w:rPr>
      </w:pPr>
      <w:r w:rsidRPr="00530CE4">
        <w:rPr>
          <w:highlight w:val="white"/>
        </w:rPr>
        <w:t xml:space="preserve">        AddAssemblyCode(AssemblyOperator.mov, </w:t>
      </w:r>
      <w:r w:rsidR="000242A0" w:rsidRPr="000242A0">
        <w:rPr>
          <w:highlight w:val="white"/>
        </w:rPr>
        <w:t>containerName</w:t>
      </w:r>
      <w:r w:rsidRPr="00530CE4">
        <w:rPr>
          <w:highlight w:val="white"/>
        </w:rPr>
        <w:t>, 0, track);</w:t>
      </w:r>
    </w:p>
    <w:p w14:paraId="47BE6911" w14:textId="193DCA5E"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6ED1950D" w14:textId="4ECEFEBF" w:rsidR="00530CE4" w:rsidRDefault="00530CE4" w:rsidP="00530CE4">
      <w:pPr>
        <w:pStyle w:val="Code"/>
        <w:rPr>
          <w:highlight w:val="white"/>
        </w:rPr>
      </w:pPr>
      <w:r w:rsidRPr="00530CE4">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3C65D376"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1879C08A" w14:textId="24E87526" w:rsidR="00530CE4" w:rsidRPr="00530CE4" w:rsidRDefault="00530CE4" w:rsidP="00530CE4">
      <w:pPr>
        <w:pStyle w:val="Code"/>
        <w:rPr>
          <w:highlight w:val="white"/>
        </w:rPr>
      </w:pPr>
      <w:r w:rsidRPr="00530CE4">
        <w:rPr>
          <w:highlight w:val="white"/>
        </w:rPr>
        <w:t xml:space="preserve">        AddAssemblyCode(AssemblyOperator.mov, </w:t>
      </w:r>
      <w:r w:rsidR="00257E79">
        <w:rPr>
          <w:highlight w:val="white"/>
        </w:rPr>
        <w:t>containerName</w:t>
      </w:r>
      <w:r w:rsidRPr="00530CE4">
        <w:rPr>
          <w:highlight w:val="white"/>
        </w:rPr>
        <w:t>,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14607384" w:rsidR="00530CE4" w:rsidRPr="00530CE4" w:rsidRDefault="00530CE4" w:rsidP="00530CE4">
      <w:pPr>
        <w:pStyle w:val="Code"/>
        <w:rPr>
          <w:highlight w:val="white"/>
        </w:rPr>
      </w:pPr>
      <w:r w:rsidRPr="00530CE4">
        <w:rPr>
          <w:highlight w:val="white"/>
        </w:rPr>
        <w:t xml:space="preserve">          AddAssemblyCode(AssemblyOperator.add, </w:t>
      </w:r>
      <w:r w:rsidR="00257E79">
        <w:rPr>
          <w:highlight w:val="white"/>
        </w:rPr>
        <w:t>containerName</w:t>
      </w:r>
      <w:r w:rsidRPr="00530CE4">
        <w:rPr>
          <w:highlight w:val="white"/>
        </w:rPr>
        <w:t>, 0,</w:t>
      </w:r>
    </w:p>
    <w:p w14:paraId="79312DC6" w14:textId="77777777" w:rsidR="00530CE4" w:rsidRPr="00530CE4" w:rsidRDefault="00530CE4" w:rsidP="00530CE4">
      <w:pPr>
        <w:pStyle w:val="Code"/>
        <w:rPr>
          <w:highlight w:val="white"/>
        </w:rPr>
      </w:pPr>
      <w:r w:rsidRPr="00530CE4">
        <w:rPr>
          <w:highlight w:val="white"/>
        </w:rPr>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490F902B"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023E6FD7" w14:textId="29BCA5A7" w:rsidR="00530CE4" w:rsidRDefault="00530CE4" w:rsidP="00530CE4">
      <w:pPr>
        <w:pStyle w:val="Code"/>
        <w:rPr>
          <w:highlight w:val="white"/>
        </w:rPr>
      </w:pPr>
      <w:r w:rsidRPr="00530CE4">
        <w:rPr>
          <w:highlight w:val="white"/>
        </w:rPr>
        <w:lastRenderedPageBreak/>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60CD7475" w:rsidR="00530CE4" w:rsidRDefault="00530CE4" w:rsidP="00530CE4">
      <w:pPr>
        <w:pStyle w:val="Code"/>
        <w:rPr>
          <w:highlight w:val="white"/>
        </w:rPr>
      </w:pPr>
      <w:r w:rsidRPr="00530CE4">
        <w:rPr>
          <w:highlight w:val="white"/>
        </w:rPr>
        <w:t xml:space="preserve">    }</w:t>
      </w:r>
    </w:p>
    <w:p w14:paraId="2A06E3E1" w14:textId="77777777" w:rsidR="00F8692E" w:rsidRDefault="00F8692E" w:rsidP="00F024B0">
      <w:pPr>
        <w:pStyle w:val="Code"/>
        <w:rPr>
          <w:highlight w:val="white"/>
        </w:rPr>
      </w:pPr>
    </w:p>
    <w:p w14:paraId="2E59EE62" w14:textId="43EB040B"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t xml:space="preserve">    }</w:t>
      </w:r>
    </w:p>
    <w:p w14:paraId="5CC85F9D" w14:textId="23FAD5E5"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 xml:space="preserve">the </w:t>
      </w:r>
      <w:r w:rsidR="00D702CD" w:rsidRPr="00D702CD">
        <w:rPr>
          <w:rStyle w:val="KeyWord0"/>
          <w:highlight w:val="white"/>
        </w:rPr>
        <w:t>m_floatPopMap</w:t>
      </w:r>
      <w:r w:rsidR="00D702CD">
        <w:rPr>
          <w:highlight w:val="white"/>
        </w:rPr>
        <w:t xml:space="preserve"> and </w:t>
      </w:r>
      <w:r w:rsidR="00D702CD" w:rsidRPr="00D702CD">
        <w:rPr>
          <w:rStyle w:val="KeyWord0"/>
          <w:highlight w:val="white"/>
        </w:rPr>
        <w:t>m_floatTopMap</w:t>
      </w:r>
      <w:r w:rsidR="00D702CD" w:rsidRPr="00530CE4">
        <w:rPr>
          <w:highlight w:val="white"/>
        </w:rPr>
        <w:t xml:space="preserve"> </w:t>
      </w:r>
      <w:r w:rsidR="002E44D3">
        <w:rPr>
          <w:highlight w:val="white"/>
        </w:rPr>
        <w:t xml:space="preserve">maps </w:t>
      </w:r>
      <w:r w:rsidR="00D702CD">
        <w:rPr>
          <w:highlight w:val="white"/>
        </w:rPr>
        <w:t>that maps from the type sizes of the symbols to assembly code instructions.</w:t>
      </w: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lastRenderedPageBreak/>
        <w:t xml:space="preserve">      AssemblyOperator objectOperator;</w:t>
      </w:r>
    </w:p>
    <w:p w14:paraId="28373B7E" w14:textId="0F0E05B8" w:rsidR="00530CE4" w:rsidRPr="00530CE4" w:rsidRDefault="00234B87" w:rsidP="00234B87">
      <w:pPr>
        <w:rPr>
          <w:highlight w:val="white"/>
        </w:rPr>
      </w:pPr>
      <w:r>
        <w:rPr>
          <w:highlight w:val="white"/>
        </w:rPr>
        <w:t xml:space="preserve">Depending on the value </w:t>
      </w:r>
      <w:proofErr w:type="spellStart"/>
      <w:r>
        <w:rPr>
          <w:highlight w:val="white"/>
        </w:rPr>
        <w:t>opf</w:t>
      </w:r>
      <w:proofErr w:type="spellEnd"/>
      <w:r>
        <w:rPr>
          <w:highlight w:val="white"/>
        </w:rPr>
        <w:t xml:space="preserve">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0E4CDF" w:rsidRPr="000E4CDF">
        <w:rPr>
          <w:rStyle w:val="KeyWord0"/>
          <w:highlight w:val="white"/>
        </w:rPr>
        <w:t>m_floatPopMap</w:t>
      </w:r>
      <w:r w:rsidR="000E4CDF">
        <w:rPr>
          <w:highlight w:val="white"/>
        </w:rPr>
        <w:t xml:space="preserve"> or </w:t>
      </w:r>
      <w:r w:rsidR="000E4CDF" w:rsidRPr="000E4CDF">
        <w:rPr>
          <w:rStyle w:val="KeyWord0"/>
          <w:highlight w:val="white"/>
        </w:rPr>
        <w:t>m_floatTopMap</w:t>
      </w:r>
      <w:r w:rsidR="000E4CDF">
        <w:rPr>
          <w:highlight w:val="white"/>
        </w:rPr>
        <w:t xml:space="preserve"> map.</w:t>
      </w: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640C8912" w:rsid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5FEBAAEC" w14:textId="3984F3A7" w:rsidR="001924B9" w:rsidRDefault="00B16EE9" w:rsidP="00B16EE9">
      <w:pPr>
        <w:rPr>
          <w:highlight w:val="white"/>
        </w:rPr>
      </w:pPr>
      <w:r>
        <w:rPr>
          <w:highlight w:val="white"/>
        </w:rPr>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1905D19E" w14:textId="17D19FC9" w:rsidR="00530CE4" w:rsidRPr="00530CE4" w:rsidRDefault="00530CE4" w:rsidP="00530CE4">
      <w:pPr>
        <w:pStyle w:val="Code"/>
        <w:rPr>
          <w:highlight w:val="white"/>
        </w:rPr>
      </w:pPr>
      <w:r w:rsidRPr="00530CE4">
        <w:rPr>
          <w:highlight w:val="white"/>
        </w:rPr>
        <w:t xml:space="preserve">      if (symbol.IsTemporary() &amp;&amp; (symbol.AddressSymbol == null) &amp;&amp;</w:t>
      </w:r>
    </w:p>
    <w:p w14:paraId="0F476867" w14:textId="77777777" w:rsidR="00530CE4" w:rsidRPr="00530CE4" w:rsidRDefault="00530CE4" w:rsidP="00530CE4">
      <w:pPr>
        <w:pStyle w:val="Code"/>
        <w:rPr>
          <w:highlight w:val="white"/>
        </w:rPr>
      </w:pPr>
      <w:r w:rsidRPr="00530CE4">
        <w:rPr>
          <w:highlight w:val="white"/>
        </w:rPr>
        <w:t xml:space="preserve">          (symbol.Offset == 0)) {</w:t>
      </w:r>
    </w:p>
    <w:p w14:paraId="3C842183" w14:textId="77777777" w:rsidR="008072C8" w:rsidRPr="000242A0" w:rsidRDefault="008072C8" w:rsidP="008072C8">
      <w:pPr>
        <w:pStyle w:val="Code"/>
        <w:rPr>
          <w:highlight w:val="white"/>
        </w:rPr>
      </w:pPr>
      <w:r w:rsidRPr="000242A0">
        <w:rPr>
          <w:highlight w:val="white"/>
        </w:rPr>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r>
        <w:rPr>
          <w:highlight w:val="white"/>
        </w:rPr>
        <w:t>Type Conversion</w:t>
      </w:r>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lastRenderedPageBreak/>
        <w:t>If the target size is eight byt</w:t>
      </w:r>
      <w:r w:rsidR="00413CD3">
        <w:rPr>
          <w:highlight w:val="white"/>
        </w:rPr>
        <w:t>es, we have a special case.</w:t>
      </w:r>
      <w:r w:rsidR="00B20D15">
        <w:rPr>
          <w:highlight w:val="white"/>
        </w:rPr>
        <w:t xml:space="preserve"> We need to load the mask to a register, and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t xml:space="preserve">If both the source type and target type is signed, we need to preserve the signed status </w:t>
      </w:r>
      <w:proofErr w:type="spellStart"/>
      <w:r>
        <w:rPr>
          <w:highlight w:val="white"/>
        </w:rPr>
        <w:t>throught</w:t>
      </w:r>
      <w:proofErr w:type="spellEnd"/>
      <w:r>
        <w:rPr>
          <w:highlight w:val="white"/>
        </w:rPr>
        <w:t xml:space="preserve">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holds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lastRenderedPageBreak/>
        <w:t xml:space="preserve">    }</w:t>
      </w:r>
    </w:p>
    <w:p w14:paraId="2E4DE932" w14:textId="213AB8DC" w:rsidR="00D935A0" w:rsidRDefault="009F60A9" w:rsidP="009F60A9">
      <w:pPr>
        <w:pStyle w:val="Rubrik3"/>
        <w:rPr>
          <w:highlight w:val="white"/>
        </w:rPr>
      </w:pPr>
      <w:r>
        <w:rPr>
          <w:highlight w:val="white"/>
        </w:rPr>
        <w:t>Struct and Union</w:t>
      </w:r>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3258BB4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In this way, is the value of the address symbol of the struct or union stored in the track, and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lastRenderedPageBreak/>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3A4C7BAB"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(1 byte)</w:t>
      </w:r>
      <w:r w:rsidR="002E5628">
        <w:rPr>
          <w:highlight w:val="white"/>
        </w:rPr>
        <w:t xml:space="preserve"> for the </w:t>
      </w:r>
      <w:proofErr w:type="spellStart"/>
      <w:r w:rsidR="002E5628">
        <w:rPr>
          <w:highlight w:val="white"/>
        </w:rPr>
        <w:t>count</w:t>
      </w:r>
      <w:proofErr w:type="spellEnd"/>
      <w:r w:rsidR="002E5628">
        <w:rPr>
          <w:highlight w:val="white"/>
        </w:rPr>
        <w:t xml:space="preserve"> register, otherwise we use the integer type (more than one byte)</w:t>
      </w:r>
      <w:r w:rsidR="00C446B8">
        <w:rPr>
          <w:highlight w:val="white"/>
        </w:rPr>
        <w:t xml:space="preserve"> XX</w:t>
      </w:r>
      <w:r w:rsidR="00F85D1B">
        <w:rPr>
          <w:highlight w:val="white"/>
        </w:rPr>
        <w:t>X.</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 xml:space="preserve">We start by loading the size of the data block into the </w:t>
      </w:r>
      <w:proofErr w:type="spellStart"/>
      <w:r>
        <w:rPr>
          <w:highlight w:val="white"/>
        </w:rPr>
        <w:t>count</w:t>
      </w:r>
      <w:proofErr w:type="spellEnd"/>
      <w:r>
        <w:rPr>
          <w:highlight w:val="white"/>
        </w:rPr>
        <w:t xml:space="preserve">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 xml:space="preserve">We decrement the </w:t>
      </w:r>
      <w:proofErr w:type="spellStart"/>
      <w:r>
        <w:rPr>
          <w:highlight w:val="white"/>
        </w:rPr>
        <w:t>count</w:t>
      </w:r>
      <w:proofErr w:type="spellEnd"/>
      <w:r>
        <w:rPr>
          <w:highlight w:val="white"/>
        </w:rPr>
        <w:t xml:space="preserve">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448B1997" w:rsidR="006E5A84" w:rsidRPr="00BB5595" w:rsidRDefault="006E5A84" w:rsidP="006E5A84">
      <w:pPr>
        <w:rPr>
          <w:highlight w:val="white"/>
        </w:rPr>
      </w:pPr>
      <w:r>
        <w:rPr>
          <w:highlight w:val="white"/>
        </w:rPr>
        <w:t xml:space="preserve">If the </w:t>
      </w:r>
      <w:proofErr w:type="spellStart"/>
      <w:r>
        <w:rPr>
          <w:highlight w:val="white"/>
        </w:rPr>
        <w:t>count</w:t>
      </w:r>
      <w:proofErr w:type="spellEnd"/>
      <w:r>
        <w:rPr>
          <w:highlight w:val="white"/>
        </w:rPr>
        <w:t xml:space="preserve"> register does not </w:t>
      </w:r>
      <w:proofErr w:type="spellStart"/>
      <w:r>
        <w:rPr>
          <w:highlight w:val="white"/>
        </w:rPr>
        <w:t>euqla</w:t>
      </w:r>
      <w:proofErr w:type="spellEnd"/>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r>
        <w:rPr>
          <w:highlight w:val="white"/>
        </w:rPr>
        <w:t>Initialization Code</w:t>
      </w:r>
    </w:p>
    <w:p w14:paraId="7027AB76" w14:textId="04E24488" w:rsidR="00510899" w:rsidRPr="00510899" w:rsidRDefault="00510899" w:rsidP="00510899">
      <w:pPr>
        <w:rPr>
          <w:highlight w:val="white"/>
        </w:rPr>
      </w:pPr>
      <w:r>
        <w:rPr>
          <w:highlight w:val="white"/>
        </w:rPr>
        <w:t>The initialization of data blocks differs between the Linux and Windows environment.</w:t>
      </w:r>
    </w:p>
    <w:p w14:paraId="195A7660" w14:textId="77777777" w:rsidR="006A0C3D" w:rsidRPr="006A0C3D" w:rsidRDefault="006A0C3D" w:rsidP="006A0C3D">
      <w:pPr>
        <w:pStyle w:val="Code"/>
        <w:rPr>
          <w:highlight w:val="white"/>
        </w:rPr>
      </w:pPr>
      <w:r w:rsidRPr="006A0C3D">
        <w:rPr>
          <w:highlight w:val="white"/>
        </w:rPr>
        <w:t xml:space="preserve">    public static void InitializerializationCodeList() {</w:t>
      </w:r>
    </w:p>
    <w:p w14:paraId="3E7C049C" w14:textId="77777777" w:rsidR="006A0C3D" w:rsidRPr="006A0C3D" w:rsidRDefault="006A0C3D" w:rsidP="006A0C3D">
      <w:pPr>
        <w:pStyle w:val="Code"/>
        <w:rPr>
          <w:highlight w:val="white"/>
        </w:rPr>
      </w:pPr>
      <w:r w:rsidRPr="006A0C3D">
        <w:rPr>
          <w:highlight w:val="white"/>
        </w:rPr>
        <w:t xml:space="preserve">      List&lt;AssemblyCode&gt; assemblyCodeList = new List&lt;AssemblyCode&gt;();</w:t>
      </w:r>
    </w:p>
    <w:p w14:paraId="36C9B64E"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73639BCF" w14:textId="6E506A64" w:rsidR="006A0C3D" w:rsidRPr="006A0C3D" w:rsidRDefault="006A0C3D" w:rsidP="006A0C3D">
      <w:pPr>
        <w:pStyle w:val="Code"/>
        <w:rPr>
          <w:highlight w:val="white"/>
        </w:rPr>
      </w:pPr>
      <w:r w:rsidRPr="006A0C3D">
        <w:rPr>
          <w:highlight w:val="white"/>
        </w:rPr>
        <w:t xml:space="preserve">                      "</w:t>
      </w:r>
      <w:r w:rsidR="00631D4D">
        <w:rPr>
          <w:highlight w:val="white"/>
        </w:rPr>
        <w:t>Initialize</w:t>
      </w:r>
      <w:r w:rsidRPr="006A0C3D">
        <w:rPr>
          <w:highlight w:val="white"/>
        </w:rPr>
        <w:t xml:space="preserve"> Stack Pointer");</w:t>
      </w:r>
    </w:p>
    <w:p w14:paraId="4F5D4D5C" w14:textId="77777777" w:rsidR="006A0C3D" w:rsidRPr="006A0C3D" w:rsidRDefault="006A0C3D" w:rsidP="006A0C3D">
      <w:pPr>
        <w:pStyle w:val="Code"/>
        <w:rPr>
          <w:highlight w:val="white"/>
        </w:rPr>
      </w:pPr>
      <w:r w:rsidRPr="006A0C3D">
        <w:rPr>
          <w:highlight w:val="white"/>
        </w:rPr>
        <w:t xml:space="preserve">      AddAssemblyCode(assemblyCodeList, AssemblyOperator.mov,</w:t>
      </w:r>
    </w:p>
    <w:p w14:paraId="496D9152" w14:textId="77777777" w:rsidR="006A0C3D" w:rsidRPr="006A0C3D" w:rsidRDefault="006A0C3D" w:rsidP="006A0C3D">
      <w:pPr>
        <w:pStyle w:val="Code"/>
        <w:rPr>
          <w:highlight w:val="white"/>
        </w:rPr>
      </w:pPr>
      <w:r w:rsidRPr="006A0C3D">
        <w:rPr>
          <w:highlight w:val="white"/>
        </w:rPr>
        <w:t xml:space="preserve">                 AssemblyCode.FrameRegister, LinkerWindows.StackTopName);</w:t>
      </w:r>
    </w:p>
    <w:p w14:paraId="0B6CDAE6" w14:textId="77777777" w:rsidR="006A0C3D" w:rsidRPr="006A0C3D" w:rsidRDefault="006A0C3D" w:rsidP="006A0C3D">
      <w:pPr>
        <w:pStyle w:val="Code"/>
        <w:rPr>
          <w:highlight w:val="white"/>
        </w:rPr>
      </w:pPr>
    </w:p>
    <w:p w14:paraId="6A165071" w14:textId="77777777" w:rsidR="006A0C3D" w:rsidRPr="006A0C3D" w:rsidRDefault="006A0C3D" w:rsidP="006A0C3D">
      <w:pPr>
        <w:pStyle w:val="Code"/>
        <w:rPr>
          <w:highlight w:val="white"/>
        </w:rPr>
      </w:pPr>
      <w:r w:rsidRPr="006A0C3D">
        <w:rPr>
          <w:highlight w:val="white"/>
        </w:rPr>
        <w:t xml:space="preserve">      if (Start.Windows) {</w:t>
      </w:r>
    </w:p>
    <w:p w14:paraId="7518E34D"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56D50286" w14:textId="2947A520" w:rsidR="006A0C3D" w:rsidRPr="006A0C3D" w:rsidRDefault="006A0C3D" w:rsidP="006A0C3D">
      <w:pPr>
        <w:pStyle w:val="Code"/>
        <w:rPr>
          <w:highlight w:val="white"/>
        </w:rPr>
      </w:pPr>
      <w:r w:rsidRPr="006A0C3D">
        <w:rPr>
          <w:highlight w:val="white"/>
        </w:rPr>
        <w:t xml:space="preserve">                        "</w:t>
      </w:r>
      <w:r w:rsidR="00631D4D">
        <w:rPr>
          <w:highlight w:val="white"/>
        </w:rPr>
        <w:t>Initialize</w:t>
      </w:r>
      <w:r w:rsidRPr="006A0C3D">
        <w:rPr>
          <w:highlight w:val="white"/>
        </w:rPr>
        <w:t xml:space="preserve"> Heap Pointer");</w:t>
      </w:r>
    </w:p>
    <w:p w14:paraId="44CEAAC4" w14:textId="77777777" w:rsidR="006A0C3D" w:rsidRPr="006A0C3D" w:rsidRDefault="006A0C3D" w:rsidP="006A0C3D">
      <w:pPr>
        <w:pStyle w:val="Code"/>
        <w:rPr>
          <w:highlight w:val="white"/>
        </w:rPr>
      </w:pPr>
      <w:r w:rsidRPr="006A0C3D">
        <w:rPr>
          <w:highlight w:val="white"/>
        </w:rPr>
        <w:t xml:space="preserve">        AddAssemblyCode(assemblyCodeList, AssemblyOperator.mov_word,</w:t>
      </w:r>
    </w:p>
    <w:p w14:paraId="477A041C" w14:textId="77777777" w:rsidR="006A0C3D" w:rsidRPr="006A0C3D" w:rsidRDefault="006A0C3D" w:rsidP="006A0C3D">
      <w:pPr>
        <w:pStyle w:val="Code"/>
        <w:rPr>
          <w:highlight w:val="white"/>
        </w:rPr>
      </w:pPr>
      <w:r w:rsidRPr="006A0C3D">
        <w:rPr>
          <w:highlight w:val="white"/>
        </w:rPr>
        <w:t xml:space="preserve">                        null, 65534, (BigInteger) 65534);</w:t>
      </w:r>
    </w:p>
    <w:p w14:paraId="2EFC7705" w14:textId="77777777" w:rsidR="006A0C3D" w:rsidRPr="006A0C3D" w:rsidRDefault="006A0C3D" w:rsidP="006A0C3D">
      <w:pPr>
        <w:pStyle w:val="Code"/>
        <w:rPr>
          <w:highlight w:val="white"/>
        </w:rPr>
      </w:pPr>
      <w:r w:rsidRPr="006A0C3D">
        <w:rPr>
          <w:highlight w:val="white"/>
        </w:rPr>
        <w:t xml:space="preserve">      }</w:t>
      </w:r>
    </w:p>
    <w:p w14:paraId="266ED448" w14:textId="77777777" w:rsidR="006A0C3D" w:rsidRPr="006A0C3D" w:rsidRDefault="006A0C3D" w:rsidP="006A0C3D">
      <w:pPr>
        <w:pStyle w:val="Code"/>
        <w:rPr>
          <w:highlight w:val="white"/>
        </w:rPr>
      </w:pPr>
    </w:p>
    <w:p w14:paraId="04D2A35B" w14:textId="77777777" w:rsidR="006A0C3D" w:rsidRPr="006A0C3D" w:rsidRDefault="006A0C3D" w:rsidP="006A0C3D">
      <w:pPr>
        <w:pStyle w:val="Code"/>
        <w:rPr>
          <w:highlight w:val="white"/>
        </w:rPr>
      </w:pPr>
      <w:r w:rsidRPr="006A0C3D">
        <w:rPr>
          <w:highlight w:val="white"/>
        </w:rPr>
        <w:t xml:space="preserve">      if (Start.Linux) {</w:t>
      </w:r>
    </w:p>
    <w:p w14:paraId="1FD17B54"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427511DE" w14:textId="7653D934" w:rsidR="006A0C3D" w:rsidRPr="006A0C3D" w:rsidRDefault="006A0C3D" w:rsidP="006A0C3D">
      <w:pPr>
        <w:pStyle w:val="Code"/>
        <w:rPr>
          <w:highlight w:val="white"/>
        </w:rPr>
      </w:pPr>
      <w:r w:rsidRPr="006A0C3D">
        <w:rPr>
          <w:highlight w:val="white"/>
        </w:rPr>
        <w:t xml:space="preserve">                        "</w:t>
      </w:r>
      <w:r w:rsidR="00631D4D">
        <w:rPr>
          <w:highlight w:val="white"/>
        </w:rPr>
        <w:t>Initialize</w:t>
      </w:r>
      <w:r w:rsidRPr="006A0C3D">
        <w:rPr>
          <w:highlight w:val="white"/>
        </w:rPr>
        <w:t xml:space="preserve"> Heap Pointer");</w:t>
      </w:r>
    </w:p>
    <w:p w14:paraId="203B4F03" w14:textId="77777777" w:rsidR="006A0C3D" w:rsidRPr="006A0C3D" w:rsidRDefault="006A0C3D" w:rsidP="006A0C3D">
      <w:pPr>
        <w:pStyle w:val="Code"/>
        <w:rPr>
          <w:highlight w:val="white"/>
        </w:rPr>
      </w:pPr>
      <w:r w:rsidRPr="006A0C3D">
        <w:rPr>
          <w:highlight w:val="white"/>
        </w:rPr>
        <w:t xml:space="preserve">        AddAssemblyCode(assemblyCodeList, AssemblyOperator.mov_dword,</w:t>
      </w:r>
    </w:p>
    <w:p w14:paraId="1E52E602" w14:textId="77777777" w:rsidR="006A0C3D" w:rsidRPr="006A0C3D" w:rsidRDefault="006A0C3D" w:rsidP="006A0C3D">
      <w:pPr>
        <w:pStyle w:val="Code"/>
        <w:rPr>
          <w:highlight w:val="white"/>
        </w:rPr>
      </w:pPr>
      <w:r w:rsidRPr="006A0C3D">
        <w:rPr>
          <w:highlight w:val="white"/>
        </w:rPr>
        <w:t xml:space="preserve">                        LinkerWindows.StackTopName, 65534,</w:t>
      </w:r>
    </w:p>
    <w:p w14:paraId="6D4E8BE1" w14:textId="77777777" w:rsidR="006A0C3D" w:rsidRPr="006A0C3D" w:rsidRDefault="006A0C3D" w:rsidP="006A0C3D">
      <w:pPr>
        <w:pStyle w:val="Code"/>
        <w:rPr>
          <w:highlight w:val="white"/>
        </w:rPr>
      </w:pPr>
      <w:r w:rsidRPr="006A0C3D">
        <w:rPr>
          <w:highlight w:val="white"/>
        </w:rPr>
        <w:t xml:space="preserve">                        LinkerWindows.StackTopName);</w:t>
      </w:r>
    </w:p>
    <w:p w14:paraId="79591692" w14:textId="77777777" w:rsidR="006A0C3D" w:rsidRPr="006A0C3D" w:rsidRDefault="006A0C3D" w:rsidP="006A0C3D">
      <w:pPr>
        <w:pStyle w:val="Code"/>
        <w:rPr>
          <w:highlight w:val="white"/>
        </w:rPr>
      </w:pPr>
      <w:r w:rsidRPr="006A0C3D">
        <w:rPr>
          <w:highlight w:val="white"/>
        </w:rPr>
        <w:t xml:space="preserve">        AddAssemblyCode(assemblyCodeList, AssemblyOperator.add_dword,</w:t>
      </w:r>
    </w:p>
    <w:p w14:paraId="69C3C52A" w14:textId="77777777" w:rsidR="006A0C3D" w:rsidRPr="006A0C3D" w:rsidRDefault="006A0C3D" w:rsidP="006A0C3D">
      <w:pPr>
        <w:pStyle w:val="Code"/>
        <w:rPr>
          <w:highlight w:val="white"/>
        </w:rPr>
      </w:pPr>
      <w:r w:rsidRPr="006A0C3D">
        <w:rPr>
          <w:highlight w:val="white"/>
        </w:rPr>
        <w:t xml:space="preserve">                        LinkerWindows.StackTopName, 65534,</w:t>
      </w:r>
    </w:p>
    <w:p w14:paraId="166FCC47" w14:textId="77777777" w:rsidR="006A0C3D" w:rsidRPr="006A0C3D" w:rsidRDefault="006A0C3D" w:rsidP="006A0C3D">
      <w:pPr>
        <w:pStyle w:val="Code"/>
        <w:rPr>
          <w:highlight w:val="white"/>
        </w:rPr>
      </w:pPr>
      <w:r w:rsidRPr="006A0C3D">
        <w:rPr>
          <w:highlight w:val="white"/>
        </w:rPr>
        <w:t xml:space="preserve">                        (BigInteger) 65534);</w:t>
      </w:r>
    </w:p>
    <w:p w14:paraId="59FC8879" w14:textId="77777777" w:rsidR="006A0C3D" w:rsidRPr="006A0C3D" w:rsidRDefault="006A0C3D" w:rsidP="006A0C3D">
      <w:pPr>
        <w:pStyle w:val="Code"/>
        <w:rPr>
          <w:highlight w:val="white"/>
        </w:rPr>
      </w:pPr>
      <w:r w:rsidRPr="006A0C3D">
        <w:rPr>
          <w:highlight w:val="white"/>
        </w:rPr>
        <w:t xml:space="preserve">      }</w:t>
      </w:r>
    </w:p>
    <w:p w14:paraId="480C6B24" w14:textId="77777777" w:rsidR="006A0C3D" w:rsidRPr="006A0C3D" w:rsidRDefault="006A0C3D" w:rsidP="006A0C3D">
      <w:pPr>
        <w:pStyle w:val="Code"/>
        <w:rPr>
          <w:highlight w:val="white"/>
        </w:rPr>
      </w:pPr>
    </w:p>
    <w:p w14:paraId="1F770E1C"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35650D55" w14:textId="3CF2F417" w:rsidR="006A0C3D" w:rsidRPr="006A0C3D" w:rsidRDefault="006A0C3D" w:rsidP="006A0C3D">
      <w:pPr>
        <w:pStyle w:val="Code"/>
        <w:rPr>
          <w:highlight w:val="white"/>
        </w:rPr>
      </w:pPr>
      <w:r w:rsidRPr="006A0C3D">
        <w:rPr>
          <w:highlight w:val="white"/>
        </w:rPr>
        <w:t xml:space="preserve">                      "</w:t>
      </w:r>
      <w:r w:rsidR="00631D4D">
        <w:rPr>
          <w:highlight w:val="white"/>
        </w:rPr>
        <w:t>Initialize</w:t>
      </w:r>
      <w:r w:rsidRPr="006A0C3D">
        <w:rPr>
          <w:highlight w:val="white"/>
        </w:rPr>
        <w:t xml:space="preserve"> FPU Control Word, truncate mode " +</w:t>
      </w:r>
    </w:p>
    <w:p w14:paraId="00BD4276" w14:textId="77777777" w:rsidR="006A0C3D" w:rsidRPr="006A0C3D" w:rsidRDefault="006A0C3D" w:rsidP="006A0C3D">
      <w:pPr>
        <w:pStyle w:val="Code"/>
        <w:rPr>
          <w:highlight w:val="white"/>
        </w:rPr>
      </w:pPr>
      <w:r w:rsidRPr="006A0C3D">
        <w:rPr>
          <w:highlight w:val="white"/>
        </w:rPr>
        <w:t xml:space="preserve">                      "=&gt; set bit 10 and 11.");</w:t>
      </w:r>
    </w:p>
    <w:p w14:paraId="77AB4E67" w14:textId="77777777" w:rsidR="006A0C3D" w:rsidRPr="006A0C3D" w:rsidRDefault="006A0C3D" w:rsidP="006A0C3D">
      <w:pPr>
        <w:pStyle w:val="Code"/>
        <w:rPr>
          <w:highlight w:val="white"/>
        </w:rPr>
      </w:pPr>
      <w:r w:rsidRPr="006A0C3D">
        <w:rPr>
          <w:highlight w:val="white"/>
        </w:rPr>
        <w:t xml:space="preserve">      AddAssemblyCode(assemblyCodeList, AssemblyOperator.fstcw,</w:t>
      </w:r>
    </w:p>
    <w:p w14:paraId="01EBC5B3" w14:textId="5719D013" w:rsidR="006A0C3D" w:rsidRPr="006A0C3D" w:rsidRDefault="006A0C3D" w:rsidP="006A0C3D">
      <w:pPr>
        <w:pStyle w:val="Code"/>
        <w:rPr>
          <w:highlight w:val="white"/>
        </w:rPr>
      </w:pPr>
      <w:r w:rsidRPr="006A0C3D">
        <w:rPr>
          <w:highlight w:val="white"/>
        </w:rPr>
        <w:t xml:space="preserve">                      AssemblyCode.FrameRegister, 0);</w:t>
      </w:r>
    </w:p>
    <w:p w14:paraId="4D0C21D8" w14:textId="77777777" w:rsidR="006A0C3D" w:rsidRPr="006A0C3D" w:rsidRDefault="006A0C3D" w:rsidP="006A0C3D">
      <w:pPr>
        <w:pStyle w:val="Code"/>
        <w:rPr>
          <w:highlight w:val="white"/>
        </w:rPr>
      </w:pPr>
      <w:r w:rsidRPr="006A0C3D">
        <w:rPr>
          <w:highlight w:val="white"/>
        </w:rPr>
        <w:t xml:space="preserve">      AddAssemblyCode(assemblyCodeList, AssemblyOperator.or_word,</w:t>
      </w:r>
    </w:p>
    <w:p w14:paraId="657B2FB0" w14:textId="77777777" w:rsidR="006A0C3D" w:rsidRPr="006A0C3D" w:rsidRDefault="006A0C3D" w:rsidP="006A0C3D">
      <w:pPr>
        <w:pStyle w:val="Code"/>
        <w:rPr>
          <w:highlight w:val="white"/>
        </w:rPr>
      </w:pPr>
      <w:r w:rsidRPr="006A0C3D">
        <w:rPr>
          <w:highlight w:val="white"/>
        </w:rPr>
        <w:t xml:space="preserve">                      AssemblyCode.FrameRegister, 0, (BigInteger) 0x0C00);</w:t>
      </w:r>
    </w:p>
    <w:p w14:paraId="41E16A13" w14:textId="77777777" w:rsidR="006A0C3D" w:rsidRPr="006A0C3D" w:rsidRDefault="006A0C3D" w:rsidP="006A0C3D">
      <w:pPr>
        <w:pStyle w:val="Code"/>
        <w:rPr>
          <w:highlight w:val="white"/>
        </w:rPr>
      </w:pPr>
      <w:r w:rsidRPr="006A0C3D">
        <w:rPr>
          <w:highlight w:val="white"/>
        </w:rPr>
        <w:t xml:space="preserve">      AddAssemblyCode(assemblyCodeList, AssemblyOperator.fldcw,</w:t>
      </w:r>
    </w:p>
    <w:p w14:paraId="7FAF2D65" w14:textId="77777777" w:rsidR="006A0C3D" w:rsidRPr="006A0C3D" w:rsidRDefault="006A0C3D" w:rsidP="006A0C3D">
      <w:pPr>
        <w:pStyle w:val="Code"/>
        <w:rPr>
          <w:highlight w:val="white"/>
        </w:rPr>
      </w:pPr>
      <w:r w:rsidRPr="006A0C3D">
        <w:rPr>
          <w:highlight w:val="white"/>
        </w:rPr>
        <w:t xml:space="preserve">                      AssemblyCode.FrameRegister, 0);</w:t>
      </w:r>
    </w:p>
    <w:p w14:paraId="7E6D7B5E" w14:textId="77777777" w:rsidR="006A0C3D" w:rsidRPr="00F164AC" w:rsidRDefault="006A0C3D" w:rsidP="00F164AC">
      <w:pPr>
        <w:pStyle w:val="Code"/>
        <w:rPr>
          <w:highlight w:val="white"/>
        </w:rPr>
      </w:pPr>
    </w:p>
    <w:p w14:paraId="59C67D04" w14:textId="77777777" w:rsidR="00F164AC" w:rsidRPr="00F164AC" w:rsidRDefault="00F164AC" w:rsidP="00F164AC">
      <w:pPr>
        <w:pStyle w:val="Code"/>
        <w:rPr>
          <w:highlight w:val="white"/>
        </w:rPr>
      </w:pPr>
      <w:r w:rsidRPr="00F164AC">
        <w:rPr>
          <w:highlight w:val="white"/>
        </w:rPr>
        <w:t xml:space="preserve">      if (Start.Linux) {</w:t>
      </w:r>
    </w:p>
    <w:p w14:paraId="2EB6E79C" w14:textId="77777777" w:rsidR="00F164AC" w:rsidRPr="00F164AC" w:rsidRDefault="00F164AC" w:rsidP="00F164AC">
      <w:pPr>
        <w:pStyle w:val="Code"/>
        <w:rPr>
          <w:highlight w:val="white"/>
        </w:rPr>
      </w:pPr>
      <w:r w:rsidRPr="00F164AC">
        <w:rPr>
          <w:highlight w:val="white"/>
        </w:rPr>
        <w:t xml:space="preserve">        List&lt;string&gt; textList = new List&lt;string&gt;();</w:t>
      </w:r>
    </w:p>
    <w:p w14:paraId="39E01E65" w14:textId="77777777" w:rsidR="00F164AC" w:rsidRPr="00F164AC" w:rsidRDefault="00F164AC" w:rsidP="00F164AC">
      <w:pPr>
        <w:pStyle w:val="Code"/>
        <w:rPr>
          <w:highlight w:val="white"/>
        </w:rPr>
      </w:pPr>
      <w:r w:rsidRPr="00F164AC">
        <w:rPr>
          <w:highlight w:val="white"/>
        </w:rPr>
        <w:t xml:space="preserve">        ISet&lt;string&gt; externSet = new HashSet&lt;string&gt;();</w:t>
      </w:r>
    </w:p>
    <w:p w14:paraId="65FAD08C" w14:textId="62946459" w:rsidR="00F164AC" w:rsidRPr="00F164AC" w:rsidRDefault="00F164AC" w:rsidP="00F164AC">
      <w:pPr>
        <w:pStyle w:val="Code"/>
        <w:rPr>
          <w:highlight w:val="white"/>
        </w:rPr>
      </w:pPr>
      <w:r w:rsidRPr="00F164AC">
        <w:rPr>
          <w:highlight w:val="white"/>
        </w:rPr>
        <w:t xml:space="preserve">        AssemblyCodeGenerator.</w:t>
      </w:r>
      <w:r w:rsidR="005873BE">
        <w:rPr>
          <w:highlight w:val="white"/>
        </w:rPr>
        <w:t>LinuxTextList</w:t>
      </w:r>
      <w:r w:rsidRPr="00F164AC">
        <w:rPr>
          <w:highlight w:val="white"/>
        </w:rPr>
        <w:t>(assemblyCodeList, textList, externSet);</w:t>
      </w:r>
    </w:p>
    <w:p w14:paraId="621F6C1D" w14:textId="77777777" w:rsidR="00F164AC" w:rsidRPr="00F164AC" w:rsidRDefault="00F164AC" w:rsidP="00F164AC">
      <w:pPr>
        <w:pStyle w:val="Code"/>
        <w:rPr>
          <w:highlight w:val="white"/>
        </w:rPr>
      </w:pPr>
      <w:r w:rsidRPr="00F164AC">
        <w:rPr>
          <w:highlight w:val="white"/>
        </w:rPr>
        <w:t xml:space="preserve">        SymbolTable.StaticSet.Add(new StaticSymbolLinux</w:t>
      </w:r>
    </w:p>
    <w:p w14:paraId="6A838BE5" w14:textId="77777777" w:rsidR="00F164AC" w:rsidRPr="00F164AC" w:rsidRDefault="00F164AC" w:rsidP="00F164AC">
      <w:pPr>
        <w:pStyle w:val="Code"/>
        <w:rPr>
          <w:highlight w:val="white"/>
        </w:rPr>
      </w:pPr>
      <w:r w:rsidRPr="00F164AC">
        <w:rPr>
          <w:highlight w:val="white"/>
        </w:rPr>
        <w:t xml:space="preserve">          (StaticSymbolLinux.TextOrData.Text,</w:t>
      </w:r>
    </w:p>
    <w:p w14:paraId="539AB797" w14:textId="77777777" w:rsidR="00F164AC" w:rsidRPr="00F164AC" w:rsidRDefault="00F164AC" w:rsidP="00F164AC">
      <w:pPr>
        <w:pStyle w:val="Code"/>
        <w:rPr>
          <w:highlight w:val="white"/>
        </w:rPr>
      </w:pPr>
      <w:r w:rsidRPr="00F164AC">
        <w:rPr>
          <w:highlight w:val="white"/>
        </w:rPr>
        <w:t xml:space="preserve">           AssemblyCodeGenerator.InitializerName, textList, externSet));</w:t>
      </w:r>
    </w:p>
    <w:p w14:paraId="71820F2B" w14:textId="77777777" w:rsidR="00F164AC" w:rsidRPr="00F164AC" w:rsidRDefault="00F164AC" w:rsidP="00F164AC">
      <w:pPr>
        <w:pStyle w:val="Code"/>
        <w:rPr>
          <w:highlight w:val="white"/>
        </w:rPr>
      </w:pPr>
      <w:r w:rsidRPr="00F164AC">
        <w:rPr>
          <w:highlight w:val="white"/>
        </w:rPr>
        <w:t xml:space="preserve">      }</w:t>
      </w:r>
    </w:p>
    <w:p w14:paraId="258CD35E" w14:textId="77777777" w:rsidR="00F164AC" w:rsidRPr="00F164AC" w:rsidRDefault="00F164AC" w:rsidP="00F164AC">
      <w:pPr>
        <w:pStyle w:val="Code"/>
        <w:rPr>
          <w:highlight w:val="white"/>
        </w:rPr>
      </w:pPr>
    </w:p>
    <w:p w14:paraId="2695829C" w14:textId="77777777" w:rsidR="00F164AC" w:rsidRPr="00F164AC" w:rsidRDefault="00F164AC" w:rsidP="00F164AC">
      <w:pPr>
        <w:pStyle w:val="Code"/>
        <w:rPr>
          <w:highlight w:val="white"/>
        </w:rPr>
      </w:pPr>
      <w:r w:rsidRPr="00F164AC">
        <w:rPr>
          <w:highlight w:val="white"/>
        </w:rPr>
        <w:t xml:space="preserve">      if (Start.Windows) {</w:t>
      </w:r>
    </w:p>
    <w:p w14:paraId="50C05CC2" w14:textId="77777777" w:rsidR="00F164AC" w:rsidRPr="00F164AC" w:rsidRDefault="00F164AC" w:rsidP="00F164AC">
      <w:pPr>
        <w:pStyle w:val="Code"/>
        <w:rPr>
          <w:highlight w:val="white"/>
        </w:rPr>
      </w:pPr>
      <w:r w:rsidRPr="00F164AC">
        <w:rPr>
          <w:highlight w:val="white"/>
        </w:rPr>
        <w:t xml:space="preserve">        List&lt;byte&gt; byteList = new List&lt;byte&gt;();</w:t>
      </w:r>
    </w:p>
    <w:p w14:paraId="7EB36041" w14:textId="77777777" w:rsidR="00F164AC" w:rsidRPr="00F164AC" w:rsidRDefault="00F164AC" w:rsidP="00F164AC">
      <w:pPr>
        <w:pStyle w:val="Code"/>
        <w:rPr>
          <w:highlight w:val="white"/>
        </w:rPr>
      </w:pPr>
      <w:r w:rsidRPr="00F164AC">
        <w:rPr>
          <w:highlight w:val="white"/>
        </w:rPr>
        <w:t xml:space="preserve">        IDictionary&lt;int, string&gt; accessMap = new Dictionary&lt;int, string&gt;();</w:t>
      </w:r>
    </w:p>
    <w:p w14:paraId="42809F64" w14:textId="77777777" w:rsidR="00F164AC" w:rsidRPr="00F164AC" w:rsidRDefault="00F164AC" w:rsidP="00F164AC">
      <w:pPr>
        <w:pStyle w:val="Code"/>
        <w:rPr>
          <w:highlight w:val="white"/>
        </w:rPr>
      </w:pPr>
      <w:r w:rsidRPr="00F164AC">
        <w:rPr>
          <w:highlight w:val="white"/>
        </w:rPr>
        <w:t xml:space="preserve">        IDictionary&lt;int, string&gt; callMap = new Dictionary&lt;int, string&gt;();</w:t>
      </w:r>
    </w:p>
    <w:p w14:paraId="5B6F89E1" w14:textId="77777777" w:rsidR="00F164AC" w:rsidRPr="00F164AC" w:rsidRDefault="00F164AC" w:rsidP="00F164AC">
      <w:pPr>
        <w:pStyle w:val="Code"/>
        <w:rPr>
          <w:highlight w:val="white"/>
        </w:rPr>
      </w:pPr>
      <w:r w:rsidRPr="00F164AC">
        <w:rPr>
          <w:highlight w:val="white"/>
        </w:rPr>
        <w:t xml:space="preserve">        ISet&lt;int&gt; returnSet = new HashSet&lt;int&gt;();</w:t>
      </w:r>
    </w:p>
    <w:p w14:paraId="610972AC" w14:textId="77777777" w:rsidR="00F164AC" w:rsidRPr="00F164AC" w:rsidRDefault="00F164AC" w:rsidP="00F164AC">
      <w:pPr>
        <w:pStyle w:val="Code"/>
        <w:rPr>
          <w:highlight w:val="white"/>
        </w:rPr>
      </w:pPr>
      <w:r w:rsidRPr="00F164AC">
        <w:rPr>
          <w:highlight w:val="white"/>
        </w:rPr>
        <w:t xml:space="preserve">        AssemblyCodeGenerator.GenerateTargetWindows(assemblyCodeList,</w:t>
      </w:r>
    </w:p>
    <w:p w14:paraId="42812CF1" w14:textId="77777777" w:rsidR="00F164AC" w:rsidRPr="00F164AC" w:rsidRDefault="00F164AC" w:rsidP="00F164AC">
      <w:pPr>
        <w:pStyle w:val="Code"/>
        <w:rPr>
          <w:highlight w:val="white"/>
        </w:rPr>
      </w:pPr>
      <w:r w:rsidRPr="00F164AC">
        <w:rPr>
          <w:highlight w:val="white"/>
        </w:rPr>
        <w:t xml:space="preserve">                              byteList, accessMap, callMap, returnSet);</w:t>
      </w:r>
    </w:p>
    <w:p w14:paraId="70A5E813" w14:textId="77777777" w:rsidR="00F164AC" w:rsidRPr="00F164AC" w:rsidRDefault="00F164AC" w:rsidP="00F164AC">
      <w:pPr>
        <w:pStyle w:val="Code"/>
        <w:rPr>
          <w:highlight w:val="white"/>
        </w:rPr>
      </w:pPr>
      <w:r w:rsidRPr="00F164AC">
        <w:rPr>
          <w:highlight w:val="white"/>
        </w:rPr>
        <w:t xml:space="preserve">        StaticSymbol staticSymbol =</w:t>
      </w:r>
    </w:p>
    <w:p w14:paraId="27C50888" w14:textId="77777777" w:rsidR="00F164AC" w:rsidRPr="00F164AC" w:rsidRDefault="00F164AC" w:rsidP="00F164AC">
      <w:pPr>
        <w:pStyle w:val="Code"/>
        <w:rPr>
          <w:highlight w:val="white"/>
        </w:rPr>
      </w:pPr>
      <w:r w:rsidRPr="00F164AC">
        <w:rPr>
          <w:highlight w:val="white"/>
        </w:rPr>
        <w:t xml:space="preserve">          new StaticSymbolWindows(AssemblyCodeGenerator.InitializerName,</w:t>
      </w:r>
    </w:p>
    <w:p w14:paraId="4CE504F9" w14:textId="77777777" w:rsidR="00F164AC" w:rsidRPr="00F164AC" w:rsidRDefault="00F164AC" w:rsidP="00F164AC">
      <w:pPr>
        <w:pStyle w:val="Code"/>
        <w:rPr>
          <w:highlight w:val="white"/>
        </w:rPr>
      </w:pPr>
      <w:r w:rsidRPr="00F164AC">
        <w:rPr>
          <w:highlight w:val="white"/>
        </w:rPr>
        <w:t xml:space="preserve">                                  byteList, accessMap, callMap, returnSet);</w:t>
      </w:r>
    </w:p>
    <w:p w14:paraId="08FCADCF" w14:textId="77777777" w:rsidR="00F164AC" w:rsidRPr="00F164AC" w:rsidRDefault="00F164AC" w:rsidP="00F164AC">
      <w:pPr>
        <w:pStyle w:val="Code"/>
        <w:rPr>
          <w:highlight w:val="white"/>
        </w:rPr>
      </w:pPr>
      <w:r w:rsidRPr="00F164AC">
        <w:rPr>
          <w:highlight w:val="white"/>
        </w:rPr>
        <w:t xml:space="preserve">        SymbolTable.StaticSet.Add(staticSymbol);</w:t>
      </w:r>
    </w:p>
    <w:p w14:paraId="60A4A082" w14:textId="77777777" w:rsidR="00F164AC" w:rsidRPr="00F164AC" w:rsidRDefault="00F164AC" w:rsidP="00F164AC">
      <w:pPr>
        <w:pStyle w:val="Code"/>
        <w:rPr>
          <w:highlight w:val="white"/>
        </w:rPr>
      </w:pPr>
      <w:r w:rsidRPr="00F164AC">
        <w:rPr>
          <w:highlight w:val="white"/>
        </w:rPr>
        <w:t xml:space="preserve">      }</w:t>
      </w:r>
    </w:p>
    <w:p w14:paraId="1E588B7F" w14:textId="00974582" w:rsidR="006A0C3D" w:rsidRPr="006A0C3D" w:rsidRDefault="006A0C3D" w:rsidP="006A0C3D">
      <w:pPr>
        <w:pStyle w:val="Code"/>
        <w:rPr>
          <w:highlight w:val="white"/>
        </w:rPr>
      </w:pPr>
      <w:r w:rsidRPr="006A0C3D">
        <w:rPr>
          <w:highlight w:val="white"/>
        </w:rPr>
        <w:t xml:space="preserve">    }</w:t>
      </w:r>
    </w:p>
    <w:p w14:paraId="2C64163B" w14:textId="2D177E88" w:rsidR="00D935A0" w:rsidRDefault="00B84658" w:rsidP="00B84658">
      <w:pPr>
        <w:pStyle w:val="Rubrik3"/>
        <w:rPr>
          <w:highlight w:val="white"/>
        </w:rPr>
      </w:pPr>
      <w:r>
        <w:rPr>
          <w:highlight w:val="white"/>
        </w:rPr>
        <w:t>Command Line Arguments</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56A17F63" w:rsidR="00B4734E" w:rsidRPr="00B4734E" w:rsidRDefault="006326FE" w:rsidP="00901C05">
      <w:pPr>
        <w:rPr>
          <w:highlight w:val="white"/>
        </w:rPr>
      </w:pPr>
      <w:r>
        <w:rPr>
          <w:highlight w:val="white"/>
        </w:rPr>
        <w:t xml:space="preserve">When to execution starts, the stack is loaded with values corresponding to the command line arguments. </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7A9E7903" w14:textId="7777777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lastRenderedPageBreak/>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77777777" w:rsidR="00CC34B1" w:rsidRPr="00CC34B1" w:rsidRDefault="00CC34B1" w:rsidP="00CC34B1">
      <w:pPr>
        <w:pStyle w:val="Code"/>
        <w:rPr>
          <w:highlight w:val="white"/>
        </w:rPr>
      </w:pPr>
    </w:p>
    <w:p w14:paraId="065BE5B3" w14:textId="77777777" w:rsidR="00CC34B1" w:rsidRPr="00CC34B1" w:rsidRDefault="00CC34B1" w:rsidP="00CC34B1">
      <w:pPr>
        <w:pStyle w:val="Code"/>
        <w:rPr>
          <w:highlight w:val="white"/>
        </w:rPr>
      </w:pPr>
      <w:r w:rsidRPr="00CC34B1">
        <w:rPr>
          <w:highlight w:val="white"/>
        </w:rPr>
        <w:t xml:space="preserve">        AddAssemblyCode(assemblyCodeList, AssemblyOperator.label,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455506C1" w14:textId="77777777" w:rsidR="00CC34B1" w:rsidRPr="00CC34B1" w:rsidRDefault="00CC34B1" w:rsidP="00CC34B1">
      <w:pPr>
        <w:pStyle w:val="Code"/>
        <w:rPr>
          <w:highlight w:val="white"/>
        </w:rPr>
      </w:pP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7777777" w:rsidR="00CC34B1" w:rsidRPr="00CC34B1" w:rsidRDefault="00CC34B1"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77777777" w:rsidR="00CC34B1" w:rsidRPr="00CC34B1" w:rsidRDefault="00CC34B1" w:rsidP="00CC34B1">
      <w:pPr>
        <w:pStyle w:val="Code"/>
        <w:rPr>
          <w:highlight w:val="white"/>
        </w:rPr>
      </w:pPr>
      <w:r w:rsidRPr="00CC34B1">
        <w:rPr>
          <w:highlight w:val="white"/>
        </w:rPr>
        <w:t xml:space="preserve">                                externSet);</w:t>
      </w:r>
    </w:p>
    <w:p w14:paraId="1BBE9D35" w14:textId="77777777" w:rsidR="00CC34B1" w:rsidRPr="00CC34B1" w:rsidRDefault="00CC34B1" w:rsidP="00CC34B1">
      <w:pPr>
        <w:pStyle w:val="Code"/>
        <w:rPr>
          <w:highlight w:val="white"/>
        </w:rPr>
      </w:pPr>
      <w:r w:rsidRPr="00CC34B1">
        <w:rPr>
          <w:highlight w:val="white"/>
        </w:rPr>
        <w:t xml:space="preserve">        SymbolTable.StaticSet.</w:t>
      </w:r>
    </w:p>
    <w:p w14:paraId="7AA1B9F1" w14:textId="77777777" w:rsidR="00CC34B1" w:rsidRPr="00CC34B1" w:rsidRDefault="00CC34B1" w:rsidP="00CC34B1">
      <w:pPr>
        <w:pStyle w:val="Code"/>
        <w:rPr>
          <w:highlight w:val="white"/>
        </w:rPr>
      </w:pPr>
      <w:r w:rsidRPr="00CC34B1">
        <w:rPr>
          <w:highlight w:val="white"/>
        </w:rPr>
        <w:t xml:space="preserve">        Add(new StaticSymbolLinux(StaticSymbolLinux.TextOrData.Text,</w:t>
      </w:r>
    </w:p>
    <w:p w14:paraId="29673B87" w14:textId="77777777" w:rsidR="00CC34B1" w:rsidRPr="00CC34B1" w:rsidRDefault="00CC34B1" w:rsidP="00CC34B1">
      <w:pPr>
        <w:pStyle w:val="Code"/>
        <w:rPr>
          <w:highlight w:val="white"/>
        </w:rPr>
      </w:pPr>
      <w:r w:rsidRPr="00CC34B1">
        <w:rPr>
          <w:highlight w:val="white"/>
        </w:rPr>
        <w:t xml:space="preserve">                    AssemblyCodeGenerator.ArgsName, textList, externSet));</w:t>
      </w:r>
    </w:p>
    <w:p w14:paraId="78636FF3" w14:textId="77777777" w:rsidR="00CC34B1" w:rsidRPr="00CC34B1" w:rsidRDefault="00CC34B1" w:rsidP="00CC34B1">
      <w:pPr>
        <w:pStyle w:val="Code"/>
        <w:rPr>
          <w:highlight w:val="white"/>
        </w:rPr>
      </w:pPr>
      <w:r w:rsidRPr="00CC34B1">
        <w:rPr>
          <w:highlight w:val="white"/>
        </w:rPr>
        <w:t xml:space="preserve">      }</w:t>
      </w:r>
    </w:p>
    <w:p w14:paraId="19CAA92D" w14:textId="77777777" w:rsidR="00CC34B1" w:rsidRPr="00CC34B1" w:rsidRDefault="00CC34B1" w:rsidP="00CC34B1">
      <w:pPr>
        <w:pStyle w:val="Code"/>
        <w:rPr>
          <w:highlight w:val="white"/>
        </w:rPr>
      </w:pPr>
      <w:r w:rsidRPr="00CC34B1">
        <w:rPr>
          <w:highlight w:val="white"/>
        </w:rPr>
        <w:t xml:space="preserve">      else if (Start.Windows) {</w:t>
      </w:r>
    </w:p>
    <w:p w14:paraId="0EC8EC68"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D220914" w14:textId="77777777" w:rsidR="00CC34B1" w:rsidRPr="00CC34B1" w:rsidRDefault="00CC34B1" w:rsidP="00CC34B1">
      <w:pPr>
        <w:pStyle w:val="Code"/>
        <w:rPr>
          <w:highlight w:val="white"/>
        </w:rPr>
      </w:pPr>
      <w:r w:rsidRPr="00CC34B1">
        <w:rPr>
          <w:highlight w:val="white"/>
        </w:rPr>
        <w:t xml:space="preserve">                        Register.si, Register.bp);</w:t>
      </w:r>
    </w:p>
    <w:p w14:paraId="2DC3200E" w14:textId="77777777" w:rsidR="00CC34B1" w:rsidRPr="00CC34B1" w:rsidRDefault="00CC34B1" w:rsidP="00CC34B1">
      <w:pPr>
        <w:pStyle w:val="Code"/>
        <w:rPr>
          <w:highlight w:val="white"/>
        </w:rPr>
      </w:pPr>
      <w:r w:rsidRPr="00CC34B1">
        <w:rPr>
          <w:highlight w:val="white"/>
        </w:rPr>
        <w:t xml:space="preserve">        AddAssemblyCode(assemblyCodeList, AssemblyOperator.mov_word,</w:t>
      </w:r>
    </w:p>
    <w:p w14:paraId="31B1801F" w14:textId="77777777" w:rsidR="00CC34B1" w:rsidRPr="00CC34B1" w:rsidRDefault="00CC34B1" w:rsidP="00CC34B1">
      <w:pPr>
        <w:pStyle w:val="Code"/>
        <w:rPr>
          <w:highlight w:val="white"/>
        </w:rPr>
      </w:pPr>
      <w:r w:rsidRPr="00CC34B1">
        <w:rPr>
          <w:highlight w:val="white"/>
        </w:rPr>
        <w:t xml:space="preserve">                        Register.bp, 0, AssemblyCodeGenerator.PathName);</w:t>
      </w:r>
    </w:p>
    <w:p w14:paraId="018CE03C" w14:textId="77777777" w:rsidR="00CC34B1" w:rsidRPr="00CC34B1" w:rsidRDefault="00CC34B1" w:rsidP="00CC34B1">
      <w:pPr>
        <w:pStyle w:val="Code"/>
        <w:rPr>
          <w:highlight w:val="white"/>
        </w:rPr>
      </w:pPr>
      <w:r w:rsidRPr="00CC34B1">
        <w:rPr>
          <w:highlight w:val="white"/>
        </w:rPr>
        <w:t xml:space="preserve">        AddAssemblyCode(assemblyCodeList, AssemblyOperator.add,</w:t>
      </w:r>
    </w:p>
    <w:p w14:paraId="14830F67" w14:textId="77777777" w:rsidR="00CC34B1" w:rsidRPr="00CC34B1" w:rsidRDefault="00CC34B1" w:rsidP="00CC34B1">
      <w:pPr>
        <w:pStyle w:val="Code"/>
        <w:rPr>
          <w:highlight w:val="white"/>
        </w:rPr>
      </w:pPr>
      <w:r w:rsidRPr="00CC34B1">
        <w:rPr>
          <w:highlight w:val="white"/>
        </w:rPr>
        <w:t xml:space="preserve">                        Register.bp, (BigInteger) 2);</w:t>
      </w:r>
    </w:p>
    <w:p w14:paraId="02F29F57"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0D77F12" w14:textId="77777777" w:rsidR="00CC34B1" w:rsidRPr="00CC34B1" w:rsidRDefault="00CC34B1" w:rsidP="00CC34B1">
      <w:pPr>
        <w:pStyle w:val="Code"/>
        <w:rPr>
          <w:highlight w:val="white"/>
        </w:rPr>
      </w:pPr>
      <w:r w:rsidRPr="00CC34B1">
        <w:rPr>
          <w:highlight w:val="white"/>
        </w:rPr>
        <w:t xml:space="preserve">                        Register.ax, BigInteger.One);</w:t>
      </w:r>
    </w:p>
    <w:p w14:paraId="5632A90C"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708C1FD7" w14:textId="77777777" w:rsidR="00CC34B1" w:rsidRPr="00CC34B1" w:rsidRDefault="00CC34B1" w:rsidP="00CC34B1">
      <w:pPr>
        <w:pStyle w:val="Code"/>
        <w:rPr>
          <w:highlight w:val="white"/>
        </w:rPr>
      </w:pPr>
      <w:r w:rsidRPr="00CC34B1">
        <w:rPr>
          <w:highlight w:val="white"/>
        </w:rPr>
        <w:t xml:space="preserve">                        Register.bx, (BigInteger) 129);</w:t>
      </w:r>
    </w:p>
    <w:p w14:paraId="4AAE619B" w14:textId="77777777" w:rsidR="00CC34B1" w:rsidRPr="00CC34B1" w:rsidRDefault="00CC34B1" w:rsidP="00CC34B1">
      <w:pPr>
        <w:pStyle w:val="Code"/>
        <w:rPr>
          <w:highlight w:val="white"/>
        </w:rPr>
      </w:pPr>
    </w:p>
    <w:p w14:paraId="1EE363BB" w14:textId="77777777" w:rsidR="00CC34B1" w:rsidRPr="00CC34B1" w:rsidRDefault="00CC34B1" w:rsidP="00CC34B1">
      <w:pPr>
        <w:pStyle w:val="Code"/>
        <w:rPr>
          <w:highlight w:val="white"/>
        </w:rPr>
      </w:pPr>
      <w:r w:rsidRPr="00CC34B1">
        <w:rPr>
          <w:highlight w:val="white"/>
        </w:rPr>
        <w:t xml:space="preserve">        AddAssemblyCode(assemblyCodeList, AssemblyOperator.cmp_byte,</w:t>
      </w:r>
    </w:p>
    <w:p w14:paraId="1475D068" w14:textId="77777777" w:rsidR="00CC34B1" w:rsidRPr="00CC34B1" w:rsidRDefault="00CC34B1" w:rsidP="00CC34B1">
      <w:pPr>
        <w:pStyle w:val="Code"/>
        <w:rPr>
          <w:highlight w:val="white"/>
        </w:rPr>
      </w:pPr>
      <w:r w:rsidRPr="00CC34B1">
        <w:rPr>
          <w:highlight w:val="white"/>
        </w:rPr>
        <w:t xml:space="preserve">                        Register.bx, 0, (BigInteger) 32);</w:t>
      </w:r>
    </w:p>
    <w:p w14:paraId="06C8E699"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44333A0" w14:textId="77777777" w:rsidR="00CC34B1" w:rsidRPr="00CC34B1" w:rsidRDefault="00CC34B1" w:rsidP="00CC34B1">
      <w:pPr>
        <w:pStyle w:val="Code"/>
        <w:rPr>
          <w:highlight w:val="white"/>
        </w:rPr>
      </w:pPr>
      <w:r w:rsidRPr="00CC34B1">
        <w:rPr>
          <w:highlight w:val="white"/>
        </w:rPr>
        <w:lastRenderedPageBreak/>
        <w:t xml:space="preserve">                        null, assemblyCodeList.Count + 5);</w:t>
      </w:r>
    </w:p>
    <w:p w14:paraId="01207C3D" w14:textId="77777777" w:rsidR="00CC34B1" w:rsidRPr="00CC34B1" w:rsidRDefault="00CC34B1" w:rsidP="00CC34B1">
      <w:pPr>
        <w:pStyle w:val="Code"/>
        <w:rPr>
          <w:highlight w:val="white"/>
        </w:rPr>
      </w:pPr>
      <w:r w:rsidRPr="00CC34B1">
        <w:rPr>
          <w:highlight w:val="white"/>
        </w:rPr>
        <w:t xml:space="preserve">        AddAssemblyCode(assemblyCodeList, AssemblyOperator.cmp_byte,</w:t>
      </w:r>
    </w:p>
    <w:p w14:paraId="564ACDFB" w14:textId="77777777" w:rsidR="00CC34B1" w:rsidRPr="00CC34B1" w:rsidRDefault="00CC34B1" w:rsidP="00CC34B1">
      <w:pPr>
        <w:pStyle w:val="Code"/>
        <w:rPr>
          <w:highlight w:val="white"/>
        </w:rPr>
      </w:pPr>
      <w:r w:rsidRPr="00CC34B1">
        <w:rPr>
          <w:highlight w:val="white"/>
        </w:rPr>
        <w:t xml:space="preserve">                        Register.bx, 0, (BigInteger) 13);</w:t>
      </w:r>
    </w:p>
    <w:p w14:paraId="0ECCFB44"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8D01FEA" w14:textId="77777777" w:rsidR="00CC34B1" w:rsidRPr="00CC34B1" w:rsidRDefault="00CC34B1" w:rsidP="00CC34B1">
      <w:pPr>
        <w:pStyle w:val="Code"/>
        <w:rPr>
          <w:highlight w:val="white"/>
        </w:rPr>
      </w:pPr>
      <w:r w:rsidRPr="00CC34B1">
        <w:rPr>
          <w:highlight w:val="white"/>
        </w:rPr>
        <w:t xml:space="preserve">                        null, assemblyCodeList.Count + 13);</w:t>
      </w:r>
    </w:p>
    <w:p w14:paraId="13654767" w14:textId="77777777" w:rsidR="00CC34B1" w:rsidRPr="00CC34B1" w:rsidRDefault="00CC34B1" w:rsidP="00CC34B1">
      <w:pPr>
        <w:pStyle w:val="Code"/>
        <w:rPr>
          <w:highlight w:val="white"/>
        </w:rPr>
      </w:pPr>
      <w:r w:rsidRPr="00CC34B1">
        <w:rPr>
          <w:highlight w:val="white"/>
        </w:rPr>
        <w:t xml:space="preserve">        AddAssemblyCode(assemblyCodeList, AssemblyOperator.inc, Register.bx);</w:t>
      </w:r>
    </w:p>
    <w:p w14:paraId="2F70E368"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18D0CDF9" w14:textId="77777777" w:rsidR="00CC34B1" w:rsidRPr="00CC34B1" w:rsidRDefault="00CC34B1" w:rsidP="00CC34B1">
      <w:pPr>
        <w:pStyle w:val="Code"/>
        <w:rPr>
          <w:highlight w:val="white"/>
        </w:rPr>
      </w:pPr>
      <w:r w:rsidRPr="00CC34B1">
        <w:rPr>
          <w:highlight w:val="white"/>
        </w:rPr>
        <w:t xml:space="preserve">                        null, assemblyCodeList.Count - 5);</w:t>
      </w:r>
    </w:p>
    <w:p w14:paraId="1D7A7DFC" w14:textId="77777777" w:rsidR="00CC34B1" w:rsidRPr="00CC34B1" w:rsidRDefault="00CC34B1" w:rsidP="00CC34B1">
      <w:pPr>
        <w:pStyle w:val="Code"/>
        <w:rPr>
          <w:highlight w:val="white"/>
        </w:rPr>
      </w:pPr>
    </w:p>
    <w:p w14:paraId="7F3FECAF"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5267E1FF" w14:textId="77777777" w:rsidR="00CC34B1" w:rsidRPr="00CC34B1" w:rsidRDefault="00CC34B1" w:rsidP="00CC34B1">
      <w:pPr>
        <w:pStyle w:val="Code"/>
        <w:rPr>
          <w:highlight w:val="white"/>
        </w:rPr>
      </w:pPr>
      <w:r w:rsidRPr="00CC34B1">
        <w:rPr>
          <w:highlight w:val="white"/>
        </w:rPr>
        <w:t xml:space="preserve">                        Register.ax, BigInteger.One);</w:t>
      </w:r>
    </w:p>
    <w:p w14:paraId="7655C72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53C71DDB" w14:textId="77777777" w:rsidR="00CC34B1" w:rsidRPr="00CC34B1" w:rsidRDefault="00CC34B1" w:rsidP="00CC34B1">
      <w:pPr>
        <w:pStyle w:val="Code"/>
        <w:rPr>
          <w:highlight w:val="white"/>
        </w:rPr>
      </w:pPr>
      <w:r w:rsidRPr="00CC34B1">
        <w:rPr>
          <w:highlight w:val="white"/>
        </w:rPr>
        <w:t xml:space="preserve">                        null, assemblyCodeList.Count + 2);</w:t>
      </w:r>
    </w:p>
    <w:p w14:paraId="18D13500" w14:textId="77777777" w:rsidR="00CC34B1" w:rsidRPr="00CC34B1" w:rsidRDefault="00CC34B1" w:rsidP="00CC34B1">
      <w:pPr>
        <w:pStyle w:val="Code"/>
        <w:rPr>
          <w:highlight w:val="white"/>
        </w:rPr>
      </w:pPr>
      <w:r w:rsidRPr="00CC34B1">
        <w:rPr>
          <w:highlight w:val="white"/>
        </w:rPr>
        <w:t xml:space="preserve">        AddAssemblyCode(assemblyCodeList, AssemblyOperator.mov_byte,</w:t>
      </w:r>
    </w:p>
    <w:p w14:paraId="2CEAFDB2" w14:textId="77777777" w:rsidR="00CC34B1" w:rsidRPr="00CC34B1" w:rsidRDefault="00CC34B1" w:rsidP="00CC34B1">
      <w:pPr>
        <w:pStyle w:val="Code"/>
        <w:rPr>
          <w:highlight w:val="white"/>
        </w:rPr>
      </w:pPr>
      <w:r w:rsidRPr="00CC34B1">
        <w:rPr>
          <w:highlight w:val="white"/>
        </w:rPr>
        <w:t xml:space="preserve">                        Register.bx, 0, BigInteger.Zero);</w:t>
      </w:r>
    </w:p>
    <w:p w14:paraId="4E134E16" w14:textId="77777777" w:rsidR="00CC34B1" w:rsidRPr="00CC34B1" w:rsidRDefault="00CC34B1" w:rsidP="00CC34B1">
      <w:pPr>
        <w:pStyle w:val="Code"/>
        <w:rPr>
          <w:highlight w:val="white"/>
        </w:rPr>
      </w:pPr>
    </w:p>
    <w:p w14:paraId="55A77337" w14:textId="77777777" w:rsidR="00CC34B1" w:rsidRPr="00CC34B1" w:rsidRDefault="00CC34B1" w:rsidP="00CC34B1">
      <w:pPr>
        <w:pStyle w:val="Code"/>
        <w:rPr>
          <w:highlight w:val="white"/>
        </w:rPr>
      </w:pPr>
      <w:r w:rsidRPr="00CC34B1">
        <w:rPr>
          <w:highlight w:val="white"/>
        </w:rPr>
        <w:t xml:space="preserve">        AddAssemblyCode(assemblyCodeList, AssemblyOperator.inc, Register.bx);</w:t>
      </w:r>
    </w:p>
    <w:p w14:paraId="13FBDAED" w14:textId="77777777" w:rsidR="00CC34B1" w:rsidRPr="00CC34B1" w:rsidRDefault="00CC34B1" w:rsidP="00CC34B1">
      <w:pPr>
        <w:pStyle w:val="Code"/>
        <w:rPr>
          <w:highlight w:val="white"/>
        </w:rPr>
      </w:pPr>
      <w:r w:rsidRPr="00CC34B1">
        <w:rPr>
          <w:highlight w:val="white"/>
        </w:rPr>
        <w:t xml:space="preserve">        AddAssemblyCode(assemblyCodeList, AssemblyOperator.cmp_byte,</w:t>
      </w:r>
    </w:p>
    <w:p w14:paraId="400A76B0" w14:textId="77777777" w:rsidR="00CC34B1" w:rsidRPr="00CC34B1" w:rsidRDefault="00CC34B1" w:rsidP="00CC34B1">
      <w:pPr>
        <w:pStyle w:val="Code"/>
        <w:rPr>
          <w:highlight w:val="white"/>
        </w:rPr>
      </w:pPr>
      <w:r w:rsidRPr="00CC34B1">
        <w:rPr>
          <w:highlight w:val="white"/>
        </w:rPr>
        <w:t xml:space="preserve">                        Register.bx, 0, (BigInteger) 32);</w:t>
      </w:r>
    </w:p>
    <w:p w14:paraId="6C780771"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53C25B28" w14:textId="77777777" w:rsidR="00CC34B1" w:rsidRPr="00CC34B1" w:rsidRDefault="00CC34B1" w:rsidP="00CC34B1">
      <w:pPr>
        <w:pStyle w:val="Code"/>
        <w:rPr>
          <w:highlight w:val="white"/>
        </w:rPr>
      </w:pPr>
      <w:r w:rsidRPr="00CC34B1">
        <w:rPr>
          <w:highlight w:val="white"/>
        </w:rPr>
        <w:t xml:space="preserve">                        null, assemblyCodeList.Count - 2);</w:t>
      </w:r>
    </w:p>
    <w:p w14:paraId="622FF6F4" w14:textId="77777777" w:rsidR="00CC34B1" w:rsidRPr="00CC34B1" w:rsidRDefault="00CC34B1" w:rsidP="00CC34B1">
      <w:pPr>
        <w:pStyle w:val="Code"/>
        <w:rPr>
          <w:highlight w:val="white"/>
        </w:rPr>
      </w:pPr>
      <w:r w:rsidRPr="00CC34B1">
        <w:rPr>
          <w:highlight w:val="white"/>
        </w:rPr>
        <w:t xml:space="preserve">    </w:t>
      </w:r>
    </w:p>
    <w:p w14:paraId="6521DE48"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5F5962B8" w14:textId="77777777" w:rsidR="00CC34B1" w:rsidRPr="00CC34B1" w:rsidRDefault="00CC34B1" w:rsidP="00CC34B1">
      <w:pPr>
        <w:pStyle w:val="Code"/>
        <w:rPr>
          <w:highlight w:val="white"/>
        </w:rPr>
      </w:pPr>
      <w:r w:rsidRPr="00CC34B1">
        <w:rPr>
          <w:highlight w:val="white"/>
        </w:rPr>
        <w:t xml:space="preserve">                        Register.bp, 0, Register.bx);</w:t>
      </w:r>
    </w:p>
    <w:p w14:paraId="032D22A3" w14:textId="77777777" w:rsidR="00CC34B1" w:rsidRPr="00CC34B1" w:rsidRDefault="00CC34B1" w:rsidP="00CC34B1">
      <w:pPr>
        <w:pStyle w:val="Code"/>
        <w:rPr>
          <w:highlight w:val="white"/>
        </w:rPr>
      </w:pPr>
      <w:r w:rsidRPr="00CC34B1">
        <w:rPr>
          <w:highlight w:val="white"/>
        </w:rPr>
        <w:t xml:space="preserve">        AddAssemblyCode(assemblyCodeList, AssemblyOperator.add,</w:t>
      </w:r>
    </w:p>
    <w:p w14:paraId="75966901" w14:textId="77777777" w:rsidR="00CC34B1" w:rsidRPr="00CC34B1" w:rsidRDefault="00CC34B1" w:rsidP="00CC34B1">
      <w:pPr>
        <w:pStyle w:val="Code"/>
        <w:rPr>
          <w:highlight w:val="white"/>
        </w:rPr>
      </w:pPr>
      <w:r w:rsidRPr="00CC34B1">
        <w:rPr>
          <w:highlight w:val="white"/>
        </w:rPr>
        <w:t xml:space="preserve">                        Register.bp, (BigInteger) 2);</w:t>
      </w:r>
    </w:p>
    <w:p w14:paraId="2647487F" w14:textId="77777777" w:rsidR="00CC34B1" w:rsidRPr="00CC34B1" w:rsidRDefault="00CC34B1" w:rsidP="00CC34B1">
      <w:pPr>
        <w:pStyle w:val="Code"/>
        <w:rPr>
          <w:highlight w:val="white"/>
        </w:rPr>
      </w:pPr>
      <w:r w:rsidRPr="00CC34B1">
        <w:rPr>
          <w:highlight w:val="white"/>
        </w:rPr>
        <w:t xml:space="preserve">        AddAssemblyCode(assemblyCodeList, AssemblyOperator.inc, Register.ax);</w:t>
      </w:r>
    </w:p>
    <w:p w14:paraId="17B507BB"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16F65160" w14:textId="77777777" w:rsidR="00CC34B1" w:rsidRPr="00CC34B1" w:rsidRDefault="00CC34B1" w:rsidP="00CC34B1">
      <w:pPr>
        <w:pStyle w:val="Code"/>
        <w:rPr>
          <w:highlight w:val="white"/>
        </w:rPr>
      </w:pPr>
      <w:r w:rsidRPr="00CC34B1">
        <w:rPr>
          <w:highlight w:val="white"/>
        </w:rPr>
        <w:t xml:space="preserve">                        null, assemblyCodeList.Count - 15);</w:t>
      </w:r>
    </w:p>
    <w:p w14:paraId="029C8B72" w14:textId="77777777" w:rsidR="00CC34B1" w:rsidRPr="00CC34B1" w:rsidRDefault="00CC34B1" w:rsidP="00CC34B1">
      <w:pPr>
        <w:pStyle w:val="Code"/>
        <w:rPr>
          <w:highlight w:val="white"/>
        </w:rPr>
      </w:pPr>
    </w:p>
    <w:p w14:paraId="4A9E5766" w14:textId="77777777" w:rsidR="00CC34B1" w:rsidRPr="00CC34B1" w:rsidRDefault="00CC34B1" w:rsidP="00CC34B1">
      <w:pPr>
        <w:pStyle w:val="Code"/>
        <w:rPr>
          <w:highlight w:val="white"/>
        </w:rPr>
      </w:pPr>
      <w:r w:rsidRPr="00CC34B1">
        <w:rPr>
          <w:highlight w:val="white"/>
        </w:rPr>
        <w:t xml:space="preserve">        AddAssemblyCode(assemblyCodeList, AssemblyOperator.mov_byte,</w:t>
      </w:r>
    </w:p>
    <w:p w14:paraId="378BCCBC" w14:textId="77777777" w:rsidR="00CC34B1" w:rsidRPr="00CC34B1" w:rsidRDefault="00CC34B1" w:rsidP="00CC34B1">
      <w:pPr>
        <w:pStyle w:val="Code"/>
        <w:rPr>
          <w:highlight w:val="white"/>
        </w:rPr>
      </w:pPr>
      <w:r w:rsidRPr="00CC34B1">
        <w:rPr>
          <w:highlight w:val="white"/>
        </w:rPr>
        <w:t xml:space="preserve">                        Register.bx, 0, BigInteger.Zero);</w:t>
      </w:r>
    </w:p>
    <w:p w14:paraId="093A0943" w14:textId="77777777" w:rsidR="00CC34B1" w:rsidRPr="00CC34B1" w:rsidRDefault="00CC34B1" w:rsidP="00CC34B1">
      <w:pPr>
        <w:pStyle w:val="Code"/>
        <w:rPr>
          <w:highlight w:val="white"/>
        </w:rPr>
      </w:pPr>
      <w:r w:rsidRPr="00CC34B1">
        <w:rPr>
          <w:highlight w:val="white"/>
        </w:rPr>
        <w:t xml:space="preserve">        AddAssemblyCode(assemblyCodeList, AssemblyOperator.mov_word,</w:t>
      </w:r>
    </w:p>
    <w:p w14:paraId="12821553" w14:textId="77777777" w:rsidR="00CC34B1" w:rsidRPr="00CC34B1" w:rsidRDefault="00CC34B1" w:rsidP="00CC34B1">
      <w:pPr>
        <w:pStyle w:val="Code"/>
        <w:rPr>
          <w:highlight w:val="white"/>
        </w:rPr>
      </w:pPr>
      <w:r w:rsidRPr="00CC34B1">
        <w:rPr>
          <w:highlight w:val="white"/>
        </w:rPr>
        <w:t xml:space="preserve">                        Register.bp, 0, BigInteger.Zero);</w:t>
      </w:r>
    </w:p>
    <w:p w14:paraId="2378DDA8" w14:textId="77777777" w:rsidR="00CC34B1" w:rsidRPr="00CC34B1" w:rsidRDefault="00CC34B1" w:rsidP="00CC34B1">
      <w:pPr>
        <w:pStyle w:val="Code"/>
        <w:rPr>
          <w:highlight w:val="white"/>
        </w:rPr>
      </w:pPr>
      <w:r w:rsidRPr="00CC34B1">
        <w:rPr>
          <w:highlight w:val="white"/>
        </w:rPr>
        <w:t xml:space="preserve">        AddAssemblyCode(assemblyCodeList, AssemblyOperator.add,</w:t>
      </w:r>
    </w:p>
    <w:p w14:paraId="6EDC3AF6" w14:textId="77777777" w:rsidR="00CC34B1" w:rsidRPr="00CC34B1" w:rsidRDefault="00CC34B1" w:rsidP="00CC34B1">
      <w:pPr>
        <w:pStyle w:val="Code"/>
        <w:rPr>
          <w:highlight w:val="white"/>
        </w:rPr>
      </w:pPr>
      <w:r w:rsidRPr="00CC34B1">
        <w:rPr>
          <w:highlight w:val="white"/>
        </w:rPr>
        <w:t xml:space="preserve">                        Register.bp, (BigInteger) 2);</w:t>
      </w:r>
    </w:p>
    <w:p w14:paraId="11CEF3C5"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B6A7E8B" w14:textId="77777777" w:rsidR="00CC34B1" w:rsidRPr="00CC34B1" w:rsidRDefault="00CC34B1" w:rsidP="00CC34B1">
      <w:pPr>
        <w:pStyle w:val="Code"/>
        <w:rPr>
          <w:highlight w:val="white"/>
        </w:rPr>
      </w:pPr>
      <w:r w:rsidRPr="00CC34B1">
        <w:rPr>
          <w:highlight w:val="white"/>
        </w:rPr>
        <w:t xml:space="preserve">                        Register.bp, 6, Register.ax);</w:t>
      </w:r>
    </w:p>
    <w:p w14:paraId="4F857A41"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EAFEEB2" w14:textId="77777777" w:rsidR="00CC34B1" w:rsidRPr="00CC34B1" w:rsidRDefault="00CC34B1" w:rsidP="00CC34B1">
      <w:pPr>
        <w:pStyle w:val="Code"/>
        <w:rPr>
          <w:highlight w:val="white"/>
        </w:rPr>
      </w:pPr>
      <w:r w:rsidRPr="00CC34B1">
        <w:rPr>
          <w:highlight w:val="white"/>
        </w:rPr>
        <w:t xml:space="preserve">                        Register.bp, 8, Register.si);</w:t>
      </w:r>
    </w:p>
    <w:p w14:paraId="4E650FC2" w14:textId="77777777" w:rsidR="00CC34B1" w:rsidRPr="00CC34B1" w:rsidRDefault="00CC34B1" w:rsidP="00CC34B1">
      <w:pPr>
        <w:pStyle w:val="Code"/>
        <w:rPr>
          <w:highlight w:val="white"/>
        </w:rPr>
      </w:pPr>
    </w:p>
    <w:p w14:paraId="161A714D" w14:textId="77777777" w:rsidR="00CC34B1" w:rsidRPr="00CC34B1" w:rsidRDefault="00CC34B1" w:rsidP="00CC34B1">
      <w:pPr>
        <w:pStyle w:val="Code"/>
        <w:rPr>
          <w:highlight w:val="white"/>
        </w:rPr>
      </w:pPr>
      <w:r w:rsidRPr="00CC34B1">
        <w:rPr>
          <w:highlight w:val="white"/>
        </w:rPr>
        <w:t xml:space="preserve">        List&lt;byte&gt; byteList = new List&lt;byte&gt;();</w:t>
      </w:r>
    </w:p>
    <w:p w14:paraId="0F795910" w14:textId="77777777" w:rsidR="00CC34B1" w:rsidRPr="00CC34B1" w:rsidRDefault="00CC34B1" w:rsidP="00CC34B1">
      <w:pPr>
        <w:pStyle w:val="Code"/>
        <w:rPr>
          <w:highlight w:val="white"/>
        </w:rPr>
      </w:pPr>
      <w:r w:rsidRPr="00CC34B1">
        <w:rPr>
          <w:highlight w:val="white"/>
        </w:rPr>
        <w:t xml:space="preserve">        IDictionary&lt;int, string&gt; accessMap = new Dictionary&lt;int, string&gt;();</w:t>
      </w:r>
    </w:p>
    <w:p w14:paraId="3D5A763B" w14:textId="77777777" w:rsidR="00CC34B1" w:rsidRPr="00CC34B1" w:rsidRDefault="00CC34B1" w:rsidP="00CC34B1">
      <w:pPr>
        <w:pStyle w:val="Code"/>
        <w:rPr>
          <w:highlight w:val="white"/>
        </w:rPr>
      </w:pPr>
      <w:r w:rsidRPr="00CC34B1">
        <w:rPr>
          <w:highlight w:val="white"/>
        </w:rPr>
        <w:t xml:space="preserve">        IDictionary&lt;int, string&gt; callMap = new Dictionary&lt;int, string&gt;();</w:t>
      </w:r>
    </w:p>
    <w:p w14:paraId="527690D8" w14:textId="77777777" w:rsidR="00CC34B1" w:rsidRPr="00CC34B1" w:rsidRDefault="00CC34B1" w:rsidP="00CC34B1">
      <w:pPr>
        <w:pStyle w:val="Code"/>
        <w:rPr>
          <w:highlight w:val="white"/>
        </w:rPr>
      </w:pPr>
      <w:r w:rsidRPr="00CC34B1">
        <w:rPr>
          <w:highlight w:val="white"/>
        </w:rPr>
        <w:t xml:space="preserve">        ISet&lt;int&gt; returnSet = new HashSet&lt;int&gt;();</w:t>
      </w:r>
    </w:p>
    <w:p w14:paraId="299F9F63" w14:textId="77777777" w:rsidR="00CC34B1" w:rsidRPr="00CC34B1" w:rsidRDefault="00CC34B1" w:rsidP="00CC34B1">
      <w:pPr>
        <w:pStyle w:val="Code"/>
        <w:rPr>
          <w:highlight w:val="white"/>
        </w:rPr>
      </w:pPr>
      <w:r w:rsidRPr="00CC34B1">
        <w:rPr>
          <w:highlight w:val="white"/>
        </w:rPr>
        <w:t xml:space="preserve">        AssemblyCodeGenerator.</w:t>
      </w:r>
    </w:p>
    <w:p w14:paraId="6BB26889" w14:textId="77777777" w:rsidR="00CC34B1" w:rsidRPr="00CC34B1" w:rsidRDefault="00CC34B1" w:rsidP="00CC34B1">
      <w:pPr>
        <w:pStyle w:val="Code"/>
        <w:rPr>
          <w:highlight w:val="white"/>
        </w:rPr>
      </w:pPr>
      <w:r w:rsidRPr="00CC34B1">
        <w:rPr>
          <w:highlight w:val="white"/>
        </w:rPr>
        <w:t xml:space="preserve">          GenerateTargetWindows(assemblyCodeList, byteList,</w:t>
      </w:r>
    </w:p>
    <w:p w14:paraId="36614C3A" w14:textId="77777777" w:rsidR="00CC34B1" w:rsidRPr="00CC34B1" w:rsidRDefault="00CC34B1" w:rsidP="00CC34B1">
      <w:pPr>
        <w:pStyle w:val="Code"/>
        <w:rPr>
          <w:highlight w:val="white"/>
        </w:rPr>
      </w:pPr>
      <w:r w:rsidRPr="00CC34B1">
        <w:rPr>
          <w:highlight w:val="white"/>
        </w:rPr>
        <w:t xml:space="preserve">                                accessMap, callMap, returnSet);</w:t>
      </w:r>
    </w:p>
    <w:p w14:paraId="4DB61BAB" w14:textId="77777777" w:rsidR="00CC34B1" w:rsidRPr="00CC34B1" w:rsidRDefault="00CC34B1" w:rsidP="00CC34B1">
      <w:pPr>
        <w:pStyle w:val="Code"/>
        <w:rPr>
          <w:highlight w:val="white"/>
        </w:rPr>
      </w:pPr>
      <w:r w:rsidRPr="00CC34B1">
        <w:rPr>
          <w:highlight w:val="white"/>
        </w:rPr>
        <w:t xml:space="preserve">        StaticSymbol staticSymbol =</w:t>
      </w:r>
    </w:p>
    <w:p w14:paraId="5E505DB7" w14:textId="77777777" w:rsidR="00CC34B1" w:rsidRPr="00CC34B1" w:rsidRDefault="00CC34B1" w:rsidP="00CC34B1">
      <w:pPr>
        <w:pStyle w:val="Code"/>
        <w:rPr>
          <w:highlight w:val="white"/>
        </w:rPr>
      </w:pPr>
      <w:r w:rsidRPr="00CC34B1">
        <w:rPr>
          <w:highlight w:val="white"/>
        </w:rPr>
        <w:t xml:space="preserve">          new StaticSymbolWindows(AssemblyCodeGenerator.ArgsName, byteList,</w:t>
      </w:r>
    </w:p>
    <w:p w14:paraId="4C281337" w14:textId="77777777" w:rsidR="00CC34B1" w:rsidRPr="00CC34B1" w:rsidRDefault="00CC34B1" w:rsidP="00CC34B1">
      <w:pPr>
        <w:pStyle w:val="Code"/>
        <w:rPr>
          <w:highlight w:val="white"/>
        </w:rPr>
      </w:pPr>
      <w:r w:rsidRPr="00CC34B1">
        <w:rPr>
          <w:highlight w:val="white"/>
        </w:rPr>
        <w:t xml:space="preserve">                                  accessMap, callMap, returnSet);</w:t>
      </w:r>
    </w:p>
    <w:p w14:paraId="387607BD" w14:textId="77777777" w:rsidR="00CC34B1" w:rsidRPr="00CC34B1" w:rsidRDefault="00CC34B1" w:rsidP="00CC34B1">
      <w:pPr>
        <w:pStyle w:val="Code"/>
        <w:rPr>
          <w:highlight w:val="white"/>
        </w:rPr>
      </w:pPr>
      <w:r w:rsidRPr="00CC34B1">
        <w:rPr>
          <w:highlight w:val="white"/>
        </w:rPr>
        <w:t xml:space="preserve">        SymbolTable.StaticSet.Add(staticSymbol);</w:t>
      </w:r>
    </w:p>
    <w:p w14:paraId="2313A093" w14:textId="77777777" w:rsidR="00CC34B1" w:rsidRPr="00CC34B1" w:rsidRDefault="00CC34B1" w:rsidP="00CC34B1">
      <w:pPr>
        <w:pStyle w:val="Code"/>
        <w:rPr>
          <w:highlight w:val="white"/>
        </w:rPr>
      </w:pPr>
      <w:r w:rsidRPr="00CC34B1">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20034A49" w:rsidR="003C15D9" w:rsidRDefault="003C15D9" w:rsidP="003C15D9">
      <w:pPr>
        <w:pStyle w:val="Rubrik3"/>
        <w:numPr>
          <w:ilvl w:val="2"/>
          <w:numId w:val="139"/>
        </w:numPr>
        <w:rPr>
          <w:highlight w:val="white"/>
        </w:rPr>
      </w:pPr>
      <w:r w:rsidRPr="003C15D9">
        <w:rPr>
          <w:highlight w:val="white"/>
        </w:rPr>
        <w:lastRenderedPageBreak/>
        <w:t>Linux Text List</w:t>
      </w:r>
    </w:p>
    <w:p w14:paraId="3945A52B" w14:textId="4D5CBA79" w:rsidR="001A1639" w:rsidRPr="001A1639" w:rsidRDefault="001A1639" w:rsidP="001A1639">
      <w:pPr>
        <w:rPr>
          <w:highlight w:val="white"/>
        </w:rPr>
      </w:pPr>
      <w:r>
        <w:rPr>
          <w:highlight w:val="white"/>
        </w:rPr>
        <w:t xml:space="preserve">When the assembly code has been generated, it needs to be </w:t>
      </w:r>
      <w:r w:rsidR="0095458E">
        <w:rPr>
          <w:highlight w:val="white"/>
        </w:rPr>
        <w:t xml:space="preserve">written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lastRenderedPageBreak/>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2202EE2E" w14:textId="77777777" w:rsidR="003C15D9" w:rsidRPr="00B4734E" w:rsidRDefault="003C15D9" w:rsidP="003C15D9">
      <w:pPr>
        <w:pStyle w:val="Code"/>
        <w:rPr>
          <w:highlight w:val="white"/>
        </w:rPr>
      </w:pPr>
      <w:r w:rsidRPr="00B4734E">
        <w:rPr>
          <w:highlight w:val="white"/>
        </w:rPr>
        <w:t xml:space="preserve">    }</w:t>
      </w:r>
    </w:p>
    <w:p w14:paraId="19904AA6" w14:textId="7A1384A2" w:rsidR="00D935A0" w:rsidRDefault="003C15D9" w:rsidP="007B2BDE">
      <w:pPr>
        <w:pStyle w:val="Rubrik3"/>
        <w:rPr>
          <w:highlight w:val="white"/>
        </w:rPr>
      </w:pPr>
      <w:r>
        <w:rPr>
          <w:highlight w:val="white"/>
        </w:rPr>
        <w:t xml:space="preserve">Windows </w:t>
      </w:r>
      <w:r w:rsidR="007B2BDE">
        <w:rPr>
          <w:highlight w:val="white"/>
        </w:rPr>
        <w:t>Jump Info</w:t>
      </w:r>
    </w:p>
    <w:p w14:paraId="58A16FF2" w14:textId="1E702C14" w:rsidR="008610D2" w:rsidRPr="008610D2" w:rsidRDefault="008610D2" w:rsidP="008610D2">
      <w:pPr>
        <w:rPr>
          <w:highlight w:val="white"/>
        </w:rPr>
      </w:pPr>
      <w:r>
        <w:rPr>
          <w:highlight w:val="white"/>
        </w:rPr>
        <w:t xml:space="preserve">The </w:t>
      </w:r>
      <w:r w:rsidR="002977AF">
        <w:rPr>
          <w:rStyle w:val="KeyWord0"/>
          <w:highlight w:val="white"/>
        </w:rPr>
        <w:t>WindowsJumpInfo</w:t>
      </w:r>
      <w:r>
        <w:rPr>
          <w:highlight w:val="white"/>
        </w:rPr>
        <w:t xml:space="preserve"> method</w:t>
      </w:r>
      <w:r w:rsidR="008C050B">
        <w:rPr>
          <w:highlight w:val="white"/>
        </w:rPr>
        <w:t xml:space="preserve"> changes the jump addresses from middle code line numbers to assembly code line numbers, and then to relative byte size addresses.</w:t>
      </w:r>
      <w:r w:rsidR="00575D74">
        <w:rPr>
          <w:highlight w:val="white"/>
        </w:rPr>
        <w:t xml:space="preserve"> To begin with we need the </w:t>
      </w:r>
      <w:r w:rsidR="00575D74" w:rsidRPr="00575D74">
        <w:rPr>
          <w:rStyle w:val="KeyWord0"/>
          <w:highlight w:val="white"/>
        </w:rPr>
        <w:t>middleToAssemblyMap</w:t>
      </w:r>
      <w:r w:rsidR="00575D74">
        <w:rPr>
          <w:highlight w:val="white"/>
        </w:rPr>
        <w:t xml:space="preserve"> map to keep track of the assembly code addresses.</w:t>
      </w:r>
    </w:p>
    <w:p w14:paraId="1187E02D" w14:textId="53440DBD" w:rsidR="00B4734E" w:rsidRPr="00B4734E" w:rsidRDefault="00B4734E" w:rsidP="00B4734E">
      <w:pPr>
        <w:pStyle w:val="Code"/>
        <w:rPr>
          <w:highlight w:val="white"/>
        </w:rPr>
      </w:pPr>
      <w:r w:rsidRPr="00B4734E">
        <w:rPr>
          <w:highlight w:val="white"/>
        </w:rPr>
        <w:t xml:space="preserve">    private void </w:t>
      </w:r>
      <w:r w:rsidR="002977AF">
        <w:rPr>
          <w:highlight w:val="white"/>
        </w:rPr>
        <w:t>WindowsJumpInfo</w:t>
      </w:r>
      <w:r w:rsidRPr="00B4734E">
        <w:rPr>
          <w:highlight w:val="white"/>
        </w:rPr>
        <w:t>() {</w:t>
      </w:r>
    </w:p>
    <w:p w14:paraId="24AFE874" w14:textId="77777777" w:rsidR="00B4734E" w:rsidRPr="00B4734E" w:rsidRDefault="00B4734E" w:rsidP="00B4734E">
      <w:pPr>
        <w:pStyle w:val="Code"/>
        <w:rPr>
          <w:highlight w:val="white"/>
        </w:rPr>
      </w:pPr>
      <w:r w:rsidRPr="00B4734E">
        <w:rPr>
          <w:highlight w:val="white"/>
        </w:rPr>
        <w:t xml:space="preserve">      IDictionary&lt;int,int&gt; middleToAssemblyMap = new Dictionary&lt;int,int&gt;();</w:t>
      </w:r>
    </w:p>
    <w:p w14:paraId="0B757645" w14:textId="6A758533" w:rsidR="00B4734E" w:rsidRPr="00B4734E" w:rsidRDefault="00132640" w:rsidP="00392BA4">
      <w:pPr>
        <w:rPr>
          <w:highlight w:val="white"/>
        </w:rPr>
      </w:pPr>
      <w:r>
        <w:rPr>
          <w:highlight w:val="white"/>
        </w:rPr>
        <w:t xml:space="preserve">We iterate </w:t>
      </w:r>
      <w:r w:rsidR="005B52B9">
        <w:rPr>
          <w:highlight w:val="white"/>
        </w:rPr>
        <w:t>through</w:t>
      </w:r>
      <w:r>
        <w:rPr>
          <w:highlight w:val="white"/>
        </w:rPr>
        <w:t xml:space="preserve"> the </w:t>
      </w:r>
      <w:r w:rsidR="00392BA4">
        <w:rPr>
          <w:highlight w:val="white"/>
        </w:rPr>
        <w:t xml:space="preserve">assembly code list and add the middle code line number the assembly code line number each time we encounter a </w:t>
      </w:r>
      <w:r w:rsidR="00DE2810">
        <w:rPr>
          <w:highlight w:val="white"/>
        </w:rPr>
        <w:t>new-middle-code instruction</w:t>
      </w:r>
      <w:r w:rsidR="002977AF">
        <w:rPr>
          <w:highlight w:val="white"/>
        </w:rPr>
        <w:t>.</w:t>
      </w:r>
      <w:r w:rsidR="00DE2810">
        <w:rPr>
          <w:highlight w:val="white"/>
        </w:rPr>
        <w:t xml:space="preserve"> We really need just the line numbers of first of the assembly line </w:t>
      </w:r>
      <w:r w:rsidR="00023A45">
        <w:rPr>
          <w:highlight w:val="white"/>
        </w:rPr>
        <w:t>that corresponds to a middle code instruction, since all jumps are to those addresses.</w:t>
      </w:r>
      <w:r w:rsidR="00D04C7F">
        <w:rPr>
          <w:highlight w:val="white"/>
        </w:rPr>
        <w:t xml:space="preserve"> </w:t>
      </w:r>
    </w:p>
    <w:p w14:paraId="3446FD86" w14:textId="77777777" w:rsidR="00B4734E" w:rsidRPr="00B4734E" w:rsidRDefault="00B4734E" w:rsidP="00B4734E">
      <w:pPr>
        <w:pStyle w:val="Code"/>
        <w:rPr>
          <w:highlight w:val="white"/>
        </w:rPr>
      </w:pPr>
      <w:r w:rsidRPr="00B4734E">
        <w:rPr>
          <w:highlight w:val="white"/>
        </w:rPr>
        <w:t xml:space="preserve">      for (int assemblyIndex = 0;</w:t>
      </w:r>
    </w:p>
    <w:p w14:paraId="2278C9F5" w14:textId="77777777" w:rsidR="00B4734E" w:rsidRPr="00B4734E" w:rsidRDefault="00B4734E" w:rsidP="00B4734E">
      <w:pPr>
        <w:pStyle w:val="Code"/>
        <w:rPr>
          <w:highlight w:val="white"/>
        </w:rPr>
      </w:pPr>
      <w:r w:rsidRPr="00B4734E">
        <w:rPr>
          <w:highlight w:val="white"/>
        </w:rPr>
        <w:t xml:space="preserve">           assemblyIndex &lt; m_assemblyCodeList.Count; ++assemblyIndex) {</w:t>
      </w:r>
    </w:p>
    <w:p w14:paraId="0EE89266" w14:textId="77777777" w:rsidR="00B4734E" w:rsidRPr="00B4734E" w:rsidRDefault="00B4734E" w:rsidP="00B4734E">
      <w:pPr>
        <w:pStyle w:val="Code"/>
        <w:rPr>
          <w:highlight w:val="white"/>
        </w:rPr>
      </w:pPr>
      <w:r w:rsidRPr="00B4734E">
        <w:rPr>
          <w:highlight w:val="white"/>
        </w:rPr>
        <w:t xml:space="preserve">        AssemblyCode assemblyCode = m_assemblyCodeList[assemblyIndex];</w:t>
      </w:r>
    </w:p>
    <w:p w14:paraId="0B451718" w14:textId="77777777" w:rsidR="00B4734E" w:rsidRPr="00B4734E" w:rsidRDefault="00B4734E" w:rsidP="00B4734E">
      <w:pPr>
        <w:pStyle w:val="Code"/>
        <w:rPr>
          <w:highlight w:val="white"/>
        </w:rPr>
      </w:pPr>
    </w:p>
    <w:p w14:paraId="7493A47F" w14:textId="77777777" w:rsidR="00B4734E" w:rsidRPr="00B4734E" w:rsidRDefault="00B4734E" w:rsidP="00B4734E">
      <w:pPr>
        <w:pStyle w:val="Code"/>
        <w:rPr>
          <w:highlight w:val="white"/>
        </w:rPr>
      </w:pPr>
      <w:r w:rsidRPr="00B4734E">
        <w:rPr>
          <w:highlight w:val="white"/>
        </w:rPr>
        <w:t xml:space="preserve">        if (assemblyCode.Operator == AssemblyOperator.new_middle_code) {</w:t>
      </w:r>
    </w:p>
    <w:p w14:paraId="5F1A7F7D" w14:textId="77777777" w:rsidR="00B4734E" w:rsidRPr="00B4734E" w:rsidRDefault="00B4734E" w:rsidP="00B4734E">
      <w:pPr>
        <w:pStyle w:val="Code"/>
        <w:rPr>
          <w:highlight w:val="white"/>
        </w:rPr>
      </w:pPr>
      <w:r w:rsidRPr="00B4734E">
        <w:rPr>
          <w:highlight w:val="white"/>
        </w:rPr>
        <w:t xml:space="preserve">          int middleIndex = (int) assemblyCode[0];</w:t>
      </w:r>
    </w:p>
    <w:p w14:paraId="1699D938" w14:textId="77777777" w:rsidR="00B4734E" w:rsidRPr="00B4734E" w:rsidRDefault="00B4734E" w:rsidP="00B4734E">
      <w:pPr>
        <w:pStyle w:val="Code"/>
        <w:rPr>
          <w:highlight w:val="white"/>
        </w:rPr>
      </w:pPr>
      <w:r w:rsidRPr="00B4734E">
        <w:rPr>
          <w:highlight w:val="white"/>
        </w:rPr>
        <w:t xml:space="preserve">          middleToAssemblyMap.Add(middleIndex, assemblyIndex);</w:t>
      </w:r>
    </w:p>
    <w:p w14:paraId="272F0805" w14:textId="77777777" w:rsidR="00B4734E" w:rsidRPr="00B4734E" w:rsidRDefault="00B4734E" w:rsidP="00B4734E">
      <w:pPr>
        <w:pStyle w:val="Code"/>
        <w:rPr>
          <w:highlight w:val="white"/>
        </w:rPr>
      </w:pPr>
      <w:r w:rsidRPr="00B4734E">
        <w:rPr>
          <w:highlight w:val="white"/>
        </w:rPr>
        <w:t xml:space="preserve">          assemblyCode.Operator = AssemblyOperator.empty;</w:t>
      </w:r>
    </w:p>
    <w:p w14:paraId="52537704" w14:textId="77777777" w:rsidR="00B4734E" w:rsidRPr="00B4734E" w:rsidRDefault="00B4734E" w:rsidP="00B4734E">
      <w:pPr>
        <w:pStyle w:val="Code"/>
        <w:rPr>
          <w:highlight w:val="white"/>
        </w:rPr>
      </w:pPr>
      <w:r w:rsidRPr="00B4734E">
        <w:rPr>
          <w:highlight w:val="white"/>
        </w:rPr>
        <w:t xml:space="preserve">        }</w:t>
      </w:r>
    </w:p>
    <w:p w14:paraId="6709AE11" w14:textId="77777777" w:rsidR="00B4734E" w:rsidRPr="00B4734E" w:rsidRDefault="00B4734E" w:rsidP="00B4734E">
      <w:pPr>
        <w:pStyle w:val="Code"/>
        <w:rPr>
          <w:highlight w:val="white"/>
        </w:rPr>
      </w:pPr>
      <w:r w:rsidRPr="00B4734E">
        <w:rPr>
          <w:highlight w:val="white"/>
        </w:rPr>
        <w:t xml:space="preserve">      }</w:t>
      </w:r>
    </w:p>
    <w:p w14:paraId="7967A54D" w14:textId="19E867E5" w:rsidR="00B4734E" w:rsidRPr="00B4734E" w:rsidRDefault="00E51F98" w:rsidP="00E51F98">
      <w:pPr>
        <w:rPr>
          <w:highlight w:val="white"/>
        </w:rPr>
      </w:pPr>
      <w:r>
        <w:rPr>
          <w:highlight w:val="white"/>
        </w:rPr>
        <w:t xml:space="preserve">Then we iterate </w:t>
      </w:r>
      <w:r w:rsidR="00BD06F9">
        <w:rPr>
          <w:highlight w:val="white"/>
        </w:rPr>
        <w:t>through</w:t>
      </w:r>
      <w:r>
        <w:rPr>
          <w:highlight w:val="white"/>
        </w:rPr>
        <w:t xml:space="preserve"> the assembly code list and </w:t>
      </w:r>
      <w:r w:rsidR="00CF29D9">
        <w:rPr>
          <w:highlight w:val="white"/>
        </w:rPr>
        <w:t xml:space="preserve">change all jump targets from middle code line numbers to assembly code line numbers. Note that </w:t>
      </w:r>
      <w:r w:rsidR="00BB012C">
        <w:rPr>
          <w:highlight w:val="white"/>
        </w:rPr>
        <w:t>the middle code line number was stored in the third position (index 2) of the instruction, and that we set the assembly line number to the second position (index 1).</w:t>
      </w:r>
    </w:p>
    <w:p w14:paraId="183D8717" w14:textId="77777777" w:rsidR="00B4734E" w:rsidRPr="00B4734E" w:rsidRDefault="00B4734E" w:rsidP="00B4734E">
      <w:pPr>
        <w:pStyle w:val="Code"/>
        <w:rPr>
          <w:highlight w:val="white"/>
        </w:rPr>
      </w:pPr>
      <w:r w:rsidRPr="00B4734E">
        <w:rPr>
          <w:highlight w:val="white"/>
        </w:rPr>
        <w:t xml:space="preserve">      for (int line = 0; line &lt; m_assemblyCodeList.Count; ++line) {</w:t>
      </w:r>
    </w:p>
    <w:p w14:paraId="0B744A9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075F0091" w14:textId="77777777" w:rsidR="00B4734E" w:rsidRPr="00B4734E" w:rsidRDefault="00B4734E" w:rsidP="00B4734E">
      <w:pPr>
        <w:pStyle w:val="Code"/>
        <w:rPr>
          <w:highlight w:val="white"/>
        </w:rPr>
      </w:pPr>
    </w:p>
    <w:p w14:paraId="62A56F80" w14:textId="77777777" w:rsidR="00B4734E" w:rsidRPr="00B4734E" w:rsidRDefault="00B4734E" w:rsidP="00B4734E">
      <w:pPr>
        <w:pStyle w:val="Code"/>
        <w:rPr>
          <w:highlight w:val="white"/>
        </w:rPr>
      </w:pPr>
      <w:r w:rsidRPr="00B4734E">
        <w:rPr>
          <w:highlight w:val="white"/>
        </w:rPr>
        <w:t xml:space="preserve">        if (assemblyCode.IsRelationNotRegister() ||</w:t>
      </w:r>
    </w:p>
    <w:p w14:paraId="7FB35D82" w14:textId="77777777" w:rsidR="00B4734E" w:rsidRPr="00B4734E" w:rsidRDefault="00B4734E" w:rsidP="00B4734E">
      <w:pPr>
        <w:pStyle w:val="Code"/>
        <w:rPr>
          <w:highlight w:val="white"/>
        </w:rPr>
      </w:pPr>
      <w:r w:rsidRPr="00B4734E">
        <w:rPr>
          <w:highlight w:val="white"/>
        </w:rPr>
        <w:t xml:space="preserve">            assemblyCode.IsJumpNotRegister()) {</w:t>
      </w:r>
    </w:p>
    <w:p w14:paraId="1F174687" w14:textId="77777777" w:rsidR="00B4734E" w:rsidRPr="00B4734E" w:rsidRDefault="00B4734E" w:rsidP="00B4734E">
      <w:pPr>
        <w:pStyle w:val="Code"/>
        <w:rPr>
          <w:highlight w:val="white"/>
        </w:rPr>
      </w:pPr>
      <w:r w:rsidRPr="00B4734E">
        <w:rPr>
          <w:highlight w:val="white"/>
        </w:rPr>
        <w:t xml:space="preserve">          if (!(assemblyCode[1] is int)) {</w:t>
      </w:r>
    </w:p>
    <w:p w14:paraId="5AF97E16" w14:textId="77777777" w:rsidR="00B4734E" w:rsidRPr="00B4734E" w:rsidRDefault="00B4734E" w:rsidP="00B4734E">
      <w:pPr>
        <w:pStyle w:val="Code"/>
        <w:rPr>
          <w:highlight w:val="white"/>
        </w:rPr>
      </w:pPr>
      <w:r w:rsidRPr="00B4734E">
        <w:rPr>
          <w:highlight w:val="white"/>
        </w:rPr>
        <w:t xml:space="preserve">            int middleTarget = (int) assemblyCode[2];</w:t>
      </w:r>
    </w:p>
    <w:p w14:paraId="3066F20D" w14:textId="77777777" w:rsidR="00B4734E" w:rsidRPr="00B4734E" w:rsidRDefault="00B4734E" w:rsidP="00B4734E">
      <w:pPr>
        <w:pStyle w:val="Code"/>
        <w:rPr>
          <w:highlight w:val="white"/>
        </w:rPr>
      </w:pPr>
      <w:r w:rsidRPr="00B4734E">
        <w:rPr>
          <w:highlight w:val="white"/>
        </w:rPr>
        <w:t xml:space="preserve">            assemblyCode[1] = middleToAssemblyMap[middleTarget];</w:t>
      </w:r>
    </w:p>
    <w:p w14:paraId="7860B150" w14:textId="77777777" w:rsidR="00B4734E" w:rsidRPr="00B4734E" w:rsidRDefault="00B4734E" w:rsidP="00B4734E">
      <w:pPr>
        <w:pStyle w:val="Code"/>
        <w:rPr>
          <w:highlight w:val="white"/>
        </w:rPr>
      </w:pPr>
      <w:r w:rsidRPr="00B4734E">
        <w:rPr>
          <w:highlight w:val="white"/>
        </w:rPr>
        <w:t xml:space="preserve">          }</w:t>
      </w:r>
    </w:p>
    <w:p w14:paraId="307F4D0A" w14:textId="77777777" w:rsidR="00B4734E" w:rsidRPr="00B4734E" w:rsidRDefault="00B4734E" w:rsidP="00B4734E">
      <w:pPr>
        <w:pStyle w:val="Code"/>
        <w:rPr>
          <w:highlight w:val="white"/>
        </w:rPr>
      </w:pPr>
      <w:r w:rsidRPr="00B4734E">
        <w:rPr>
          <w:highlight w:val="white"/>
        </w:rPr>
        <w:t xml:space="preserve">        }</w:t>
      </w:r>
    </w:p>
    <w:p w14:paraId="1EBB3F98" w14:textId="77777777" w:rsidR="00B4734E" w:rsidRPr="00B4734E" w:rsidRDefault="00B4734E" w:rsidP="00B4734E">
      <w:pPr>
        <w:pStyle w:val="Code"/>
        <w:rPr>
          <w:highlight w:val="white"/>
        </w:rPr>
      </w:pPr>
      <w:r w:rsidRPr="00B4734E">
        <w:rPr>
          <w:highlight w:val="white"/>
        </w:rPr>
        <w:t xml:space="preserve">      }</w:t>
      </w:r>
    </w:p>
    <w:p w14:paraId="10835E39" w14:textId="3AC58259" w:rsidR="00B4734E" w:rsidRDefault="00F82BB4" w:rsidP="0053044F">
      <w:pPr>
        <w:rPr>
          <w:highlight w:val="white"/>
        </w:rPr>
      </w:pPr>
      <w:r>
        <w:rPr>
          <w:highlight w:val="white"/>
        </w:rPr>
        <w:t>When we have changed the jump targets from middle code line number</w:t>
      </w:r>
      <w:r w:rsidR="00F70190">
        <w:rPr>
          <w:highlight w:val="white"/>
        </w:rPr>
        <w:t>s</w:t>
      </w:r>
      <w:r>
        <w:rPr>
          <w:highlight w:val="white"/>
        </w:rPr>
        <w:t xml:space="preserve"> to </w:t>
      </w:r>
      <w:r w:rsidR="00F70190">
        <w:rPr>
          <w:highlight w:val="white"/>
        </w:rPr>
        <w:t xml:space="preserve">assembly code line numbers, the second step is to change the </w:t>
      </w:r>
      <w:r w:rsidR="0053044F">
        <w:rPr>
          <w:highlight w:val="white"/>
        </w:rPr>
        <w:t>targets into the number of bytes between the next assembly instruction (the instruction following the current instruction)</w:t>
      </w:r>
      <w:r w:rsidR="00C24376">
        <w:rPr>
          <w:highlight w:val="white"/>
        </w:rPr>
        <w:t xml:space="preserve"> and the target instruction, which is a negativ</w:t>
      </w:r>
      <w:r w:rsidR="00D30E3C">
        <w:rPr>
          <w:highlight w:val="white"/>
        </w:rPr>
        <w:t>e</w:t>
      </w:r>
      <w:r w:rsidR="00C24376">
        <w:rPr>
          <w:highlight w:val="white"/>
        </w:rPr>
        <w:t xml:space="preserve"> value in case of backward jumps.</w:t>
      </w:r>
    </w:p>
    <w:p w14:paraId="462656D7" w14:textId="03E668ED" w:rsidR="006B0E0A" w:rsidRPr="00B4734E" w:rsidRDefault="006B0E0A" w:rsidP="0053044F">
      <w:pPr>
        <w:rPr>
          <w:highlight w:val="white"/>
        </w:rPr>
      </w:pPr>
      <w:r>
        <w:rPr>
          <w:highlight w:val="white"/>
        </w:rPr>
        <w:t>First</w:t>
      </w:r>
      <w:r w:rsidR="004730D5">
        <w:rPr>
          <w:highlight w:val="white"/>
        </w:rPr>
        <w:t>,</w:t>
      </w:r>
      <w:r>
        <w:rPr>
          <w:highlight w:val="white"/>
        </w:rPr>
        <w:t xml:space="preserve"> we need the </w:t>
      </w:r>
      <w:r w:rsidRPr="006B0E0A">
        <w:rPr>
          <w:rStyle w:val="KeyWord0"/>
          <w:highlight w:val="white"/>
        </w:rPr>
        <w:t>assemblyToByteMap</w:t>
      </w:r>
      <w:r>
        <w:rPr>
          <w:highlight w:val="white"/>
        </w:rPr>
        <w:t xml:space="preserve"> map to keep track of </w:t>
      </w:r>
      <w:r w:rsidR="004730D5">
        <w:rPr>
          <w:highlight w:val="white"/>
        </w:rPr>
        <w:t xml:space="preserve">the </w:t>
      </w:r>
      <w:r w:rsidR="00C42309">
        <w:rPr>
          <w:highlight w:val="white"/>
        </w:rPr>
        <w:t>address of each assembly code instruction, counted in bytes from the beginning of the code</w:t>
      </w:r>
      <w:r w:rsidR="004730D5">
        <w:rPr>
          <w:highlight w:val="white"/>
        </w:rPr>
        <w:t>.</w:t>
      </w:r>
      <w:r w:rsidR="00817756">
        <w:rPr>
          <w:highlight w:val="white"/>
        </w:rPr>
        <w:t xml:space="preserve"> Then we iterate through the </w:t>
      </w:r>
      <w:r w:rsidR="00E87119">
        <w:rPr>
          <w:highlight w:val="white"/>
        </w:rPr>
        <w:t>assembly code list and add the byte</w:t>
      </w:r>
      <w:r w:rsidR="00C42309">
        <w:rPr>
          <w:highlight w:val="white"/>
        </w:rPr>
        <w:t xml:space="preserve"> addresses</w:t>
      </w:r>
      <w:r w:rsidR="00E87119">
        <w:rPr>
          <w:highlight w:val="white"/>
        </w:rPr>
        <w:t xml:space="preserve"> each instruction.</w:t>
      </w:r>
      <w:r w:rsidR="00216847">
        <w:rPr>
          <w:highlight w:val="white"/>
        </w:rPr>
        <w:t xml:space="preserve"> At the moment</w:t>
      </w:r>
      <w:r w:rsidR="009E5667">
        <w:rPr>
          <w:highlight w:val="white"/>
        </w:rPr>
        <w:t>,</w:t>
      </w:r>
      <w:r w:rsidR="00216847">
        <w:rPr>
          <w:highlight w:val="white"/>
        </w:rPr>
        <w:t xml:space="preserve"> all jump instruction are equally large (in bytes), but that may change later on.</w:t>
      </w:r>
    </w:p>
    <w:p w14:paraId="1AC2666F" w14:textId="77777777" w:rsidR="00B4734E" w:rsidRPr="00B4734E" w:rsidRDefault="00B4734E" w:rsidP="00B4734E">
      <w:pPr>
        <w:pStyle w:val="Code"/>
        <w:rPr>
          <w:highlight w:val="white"/>
        </w:rPr>
      </w:pPr>
      <w:r w:rsidRPr="00B4734E">
        <w:rPr>
          <w:highlight w:val="white"/>
        </w:rPr>
        <w:t xml:space="preserve">      IDictionary&lt;int,int&gt; assemblyToByteMap = new Dictionary&lt;int,int&gt;();</w:t>
      </w:r>
    </w:p>
    <w:p w14:paraId="2EE06CDE" w14:textId="77777777" w:rsidR="00B4734E" w:rsidRPr="00B4734E" w:rsidRDefault="00B4734E" w:rsidP="00B4734E">
      <w:pPr>
        <w:pStyle w:val="Code"/>
        <w:rPr>
          <w:highlight w:val="white"/>
        </w:rPr>
      </w:pPr>
    </w:p>
    <w:p w14:paraId="72BD517E" w14:textId="77777777" w:rsidR="00B4734E" w:rsidRPr="00B4734E" w:rsidRDefault="00B4734E" w:rsidP="00B4734E">
      <w:pPr>
        <w:pStyle w:val="Code"/>
        <w:rPr>
          <w:highlight w:val="white"/>
        </w:rPr>
      </w:pPr>
      <w:r w:rsidRPr="00B4734E">
        <w:rPr>
          <w:highlight w:val="white"/>
        </w:rPr>
        <w:t xml:space="preserve">      { int byteSize = 0, line = 0;</w:t>
      </w:r>
    </w:p>
    <w:p w14:paraId="63EC4E99" w14:textId="77777777" w:rsidR="00B4734E" w:rsidRPr="00B4734E" w:rsidRDefault="00B4734E" w:rsidP="00B4734E">
      <w:pPr>
        <w:pStyle w:val="Code"/>
        <w:rPr>
          <w:highlight w:val="white"/>
        </w:rPr>
      </w:pPr>
      <w:r w:rsidRPr="00B4734E">
        <w:rPr>
          <w:highlight w:val="white"/>
        </w:rPr>
        <w:t xml:space="preserve">        foreach (AssemblyCode assemblyCode in m_assemblyCodeList) {</w:t>
      </w:r>
    </w:p>
    <w:p w14:paraId="7B903F49" w14:textId="77777777" w:rsidR="00B4734E" w:rsidRPr="00B4734E" w:rsidRDefault="00B4734E" w:rsidP="00B4734E">
      <w:pPr>
        <w:pStyle w:val="Code"/>
        <w:rPr>
          <w:highlight w:val="white"/>
        </w:rPr>
      </w:pPr>
      <w:r w:rsidRPr="00B4734E">
        <w:rPr>
          <w:highlight w:val="white"/>
        </w:rPr>
        <w:t xml:space="preserve">          assemblyToByteMap.Add(line++, byteSize);</w:t>
      </w:r>
    </w:p>
    <w:p w14:paraId="67D8CF73" w14:textId="77777777" w:rsidR="00B4734E" w:rsidRPr="00B4734E" w:rsidRDefault="00B4734E" w:rsidP="00B4734E">
      <w:pPr>
        <w:pStyle w:val="Code"/>
        <w:rPr>
          <w:highlight w:val="white"/>
        </w:rPr>
      </w:pPr>
      <w:r w:rsidRPr="00B4734E">
        <w:rPr>
          <w:highlight w:val="white"/>
        </w:rPr>
        <w:t xml:space="preserve">  </w:t>
      </w:r>
    </w:p>
    <w:p w14:paraId="039B5968" w14:textId="77777777" w:rsidR="00B4734E" w:rsidRPr="00B4734E" w:rsidRDefault="00B4734E" w:rsidP="00B4734E">
      <w:pPr>
        <w:pStyle w:val="Code"/>
        <w:rPr>
          <w:highlight w:val="white"/>
        </w:rPr>
      </w:pPr>
      <w:r w:rsidRPr="00B4734E">
        <w:rPr>
          <w:highlight w:val="white"/>
        </w:rPr>
        <w:t xml:space="preserve">          if (!(assemblyCode.IsRelationNotRegister() ||</w:t>
      </w:r>
    </w:p>
    <w:p w14:paraId="79C18A19" w14:textId="77777777" w:rsidR="00B4734E" w:rsidRPr="00B4734E" w:rsidRDefault="00B4734E" w:rsidP="00B4734E">
      <w:pPr>
        <w:pStyle w:val="Code"/>
        <w:rPr>
          <w:highlight w:val="white"/>
        </w:rPr>
      </w:pPr>
      <w:r w:rsidRPr="00B4734E">
        <w:rPr>
          <w:highlight w:val="white"/>
        </w:rPr>
        <w:t xml:space="preserve">                assemblyCode.IsJumpNotRegister())) {</w:t>
      </w:r>
    </w:p>
    <w:p w14:paraId="10DBDE71" w14:textId="77777777" w:rsidR="00B4734E" w:rsidRPr="00B4734E" w:rsidRDefault="00B4734E" w:rsidP="00B4734E">
      <w:pPr>
        <w:pStyle w:val="Code"/>
        <w:rPr>
          <w:highlight w:val="white"/>
        </w:rPr>
      </w:pPr>
      <w:r w:rsidRPr="00B4734E">
        <w:rPr>
          <w:highlight w:val="white"/>
        </w:rPr>
        <w:t xml:space="preserve">            byteSize += assemblyCode.ByteList().Count;</w:t>
      </w:r>
    </w:p>
    <w:p w14:paraId="5DF1442E" w14:textId="77777777" w:rsidR="00B4734E" w:rsidRPr="00B4734E" w:rsidRDefault="00B4734E" w:rsidP="00B4734E">
      <w:pPr>
        <w:pStyle w:val="Code"/>
        <w:rPr>
          <w:highlight w:val="white"/>
        </w:rPr>
      </w:pPr>
      <w:r w:rsidRPr="00B4734E">
        <w:rPr>
          <w:highlight w:val="white"/>
        </w:rPr>
        <w:t xml:space="preserve">          }</w:t>
      </w:r>
    </w:p>
    <w:p w14:paraId="0BD17C38" w14:textId="77777777" w:rsidR="00B4734E" w:rsidRPr="00B4734E" w:rsidRDefault="00B4734E" w:rsidP="00B4734E">
      <w:pPr>
        <w:pStyle w:val="Code"/>
        <w:rPr>
          <w:highlight w:val="white"/>
        </w:rPr>
      </w:pPr>
      <w:r w:rsidRPr="00B4734E">
        <w:rPr>
          <w:highlight w:val="white"/>
        </w:rPr>
        <w:t xml:space="preserve">        }</w:t>
      </w:r>
    </w:p>
    <w:p w14:paraId="7E972C35" w14:textId="77777777" w:rsidR="00B4734E" w:rsidRPr="00B4734E" w:rsidRDefault="00B4734E" w:rsidP="00B4734E">
      <w:pPr>
        <w:pStyle w:val="Code"/>
        <w:rPr>
          <w:highlight w:val="white"/>
        </w:rPr>
      </w:pPr>
      <w:r w:rsidRPr="00B4734E">
        <w:rPr>
          <w:highlight w:val="white"/>
        </w:rPr>
        <w:t xml:space="preserve">        assemblyToByteMap.Add(m_assemblyCodeList.Count, byteSize);</w:t>
      </w:r>
    </w:p>
    <w:p w14:paraId="0887F27B" w14:textId="77777777" w:rsidR="00B4734E" w:rsidRPr="00B4734E" w:rsidRDefault="00B4734E" w:rsidP="00B4734E">
      <w:pPr>
        <w:pStyle w:val="Code"/>
        <w:rPr>
          <w:highlight w:val="white"/>
        </w:rPr>
      </w:pPr>
      <w:r w:rsidRPr="00B4734E">
        <w:rPr>
          <w:highlight w:val="white"/>
        </w:rPr>
        <w:t xml:space="preserve">      }</w:t>
      </w:r>
    </w:p>
    <w:p w14:paraId="626E0AA9" w14:textId="6E86F82C" w:rsidR="00B4734E" w:rsidRPr="00B4734E" w:rsidRDefault="00E87119" w:rsidP="00E87119">
      <w:pPr>
        <w:rPr>
          <w:highlight w:val="white"/>
        </w:rPr>
      </w:pPr>
      <w:r>
        <w:rPr>
          <w:highlight w:val="white"/>
        </w:rPr>
        <w:t xml:space="preserve">When we </w:t>
      </w:r>
      <w:r w:rsidR="00A31B2F">
        <w:rPr>
          <w:highlight w:val="white"/>
        </w:rPr>
        <w:t>change the assembly code targets to relative byte targets</w:t>
      </w:r>
      <w:r w:rsidR="006B1985">
        <w:rPr>
          <w:highlight w:val="white"/>
        </w:rPr>
        <w:t>,</w:t>
      </w:r>
      <w:r w:rsidR="008546FB">
        <w:rPr>
          <w:highlight w:val="white"/>
        </w:rPr>
        <w:t xml:space="preserve"> we may have to iterate several times because short jumps (between -128 </w:t>
      </w:r>
      <w:r w:rsidR="00216847">
        <w:rPr>
          <w:highlight w:val="white"/>
        </w:rPr>
        <w:t>and</w:t>
      </w:r>
      <w:r w:rsidR="008546FB">
        <w:rPr>
          <w:highlight w:val="white"/>
        </w:rPr>
        <w:t xml:space="preserve"> 127, inclusive) instructions are smaller than </w:t>
      </w:r>
      <w:r w:rsidR="003D281C">
        <w:rPr>
          <w:highlight w:val="white"/>
        </w:rPr>
        <w:t>long</w:t>
      </w:r>
      <w:r w:rsidR="008546FB">
        <w:rPr>
          <w:highlight w:val="white"/>
        </w:rPr>
        <w:t xml:space="preserve"> jumps instructions</w:t>
      </w:r>
      <w:r w:rsidR="00216847">
        <w:rPr>
          <w:highlight w:val="white"/>
        </w:rPr>
        <w:t>.</w:t>
      </w:r>
      <w:r w:rsidR="00331651">
        <w:rPr>
          <w:highlight w:val="white"/>
        </w:rPr>
        <w:t xml:space="preserve"> At the beginning, all jumps are </w:t>
      </w:r>
      <w:r w:rsidR="003D281C">
        <w:rPr>
          <w:highlight w:val="white"/>
        </w:rPr>
        <w:t>long</w:t>
      </w:r>
      <w:r w:rsidR="00331651">
        <w:rPr>
          <w:highlight w:val="white"/>
        </w:rPr>
        <w:t xml:space="preserve"> jumps, but some of them may be chan</w:t>
      </w:r>
      <w:r w:rsidR="003D281C">
        <w:rPr>
          <w:highlight w:val="white"/>
        </w:rPr>
        <w:t>g</w:t>
      </w:r>
      <w:r w:rsidR="00331651">
        <w:rPr>
          <w:highlight w:val="white"/>
        </w:rPr>
        <w:t xml:space="preserve">ed to </w:t>
      </w:r>
      <w:r w:rsidR="003D281C">
        <w:rPr>
          <w:highlight w:val="white"/>
        </w:rPr>
        <w:t>short jump during the iteration.</w:t>
      </w:r>
    </w:p>
    <w:p w14:paraId="329BD527" w14:textId="77777777" w:rsidR="00B4734E" w:rsidRPr="00B4734E" w:rsidRDefault="00B4734E" w:rsidP="00B4734E">
      <w:pPr>
        <w:pStyle w:val="Code"/>
        <w:rPr>
          <w:highlight w:val="white"/>
        </w:rPr>
      </w:pPr>
      <w:r w:rsidRPr="00B4734E">
        <w:rPr>
          <w:highlight w:val="white"/>
        </w:rPr>
        <w:t xml:space="preserve">      while (true) {</w:t>
      </w:r>
    </w:p>
    <w:p w14:paraId="1F4D1841"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6BA83C58" w14:textId="77777777" w:rsidR="00B4734E" w:rsidRPr="00B4734E" w:rsidRDefault="00B4734E" w:rsidP="00B4734E">
      <w:pPr>
        <w:pStyle w:val="Code"/>
        <w:rPr>
          <w:highlight w:val="white"/>
        </w:rPr>
      </w:pPr>
      <w:r w:rsidRPr="00B4734E">
        <w:rPr>
          <w:highlight w:val="white"/>
        </w:rPr>
        <w:t xml:space="preserve">          AssemblyCode thisCode = m_assemblyCodeList[line],</w:t>
      </w:r>
    </w:p>
    <w:p w14:paraId="301FE7CB" w14:textId="77777777" w:rsidR="00B4734E" w:rsidRPr="00B4734E" w:rsidRDefault="00B4734E" w:rsidP="00B4734E">
      <w:pPr>
        <w:pStyle w:val="Code"/>
        <w:rPr>
          <w:highlight w:val="white"/>
        </w:rPr>
      </w:pPr>
      <w:r w:rsidRPr="00B4734E">
        <w:rPr>
          <w:highlight w:val="white"/>
        </w:rPr>
        <w:t xml:space="preserve">                       nextCode = m_assemblyCodeList[line + 1];</w:t>
      </w:r>
    </w:p>
    <w:p w14:paraId="530C18E8" w14:textId="77777777" w:rsidR="00B4734E" w:rsidRPr="00B4734E" w:rsidRDefault="00B4734E" w:rsidP="00B4734E">
      <w:pPr>
        <w:pStyle w:val="Code"/>
        <w:rPr>
          <w:highlight w:val="white"/>
        </w:rPr>
      </w:pPr>
    </w:p>
    <w:p w14:paraId="12246509" w14:textId="77777777" w:rsidR="00B4734E" w:rsidRPr="00B4734E" w:rsidRDefault="00B4734E" w:rsidP="00B4734E">
      <w:pPr>
        <w:pStyle w:val="Code"/>
        <w:rPr>
          <w:highlight w:val="white"/>
        </w:rPr>
      </w:pPr>
      <w:r w:rsidRPr="00B4734E">
        <w:rPr>
          <w:highlight w:val="white"/>
        </w:rPr>
        <w:t xml:space="preserve">          if (thisCode.IsRelationNotRegister() ||</w:t>
      </w:r>
    </w:p>
    <w:p w14:paraId="1944BB33" w14:textId="77777777" w:rsidR="00B4734E" w:rsidRPr="00B4734E" w:rsidRDefault="00B4734E" w:rsidP="00B4734E">
      <w:pPr>
        <w:pStyle w:val="Code"/>
        <w:rPr>
          <w:highlight w:val="white"/>
        </w:rPr>
      </w:pPr>
      <w:r w:rsidRPr="00B4734E">
        <w:rPr>
          <w:highlight w:val="white"/>
        </w:rPr>
        <w:t xml:space="preserve">              thisCode.IsJumpNotRegister()) {</w:t>
      </w:r>
    </w:p>
    <w:p w14:paraId="7CCE5E74" w14:textId="77777777" w:rsidR="00B4734E" w:rsidRPr="00B4734E" w:rsidRDefault="00B4734E" w:rsidP="00B4734E">
      <w:pPr>
        <w:pStyle w:val="Code"/>
        <w:rPr>
          <w:highlight w:val="white"/>
        </w:rPr>
      </w:pPr>
      <w:r w:rsidRPr="00B4734E">
        <w:rPr>
          <w:highlight w:val="white"/>
        </w:rPr>
        <w:t xml:space="preserve">            int assemblyTarget = (int) thisCode[1];</w:t>
      </w:r>
    </w:p>
    <w:p w14:paraId="4AEB9A3B" w14:textId="779B2531" w:rsidR="0012157F" w:rsidRPr="00B4734E" w:rsidRDefault="0012157F" w:rsidP="0012157F">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w:t>
      </w:r>
      <w:r w:rsidR="00076429">
        <w:rPr>
          <w:highlight w:val="white"/>
        </w:rPr>
        <w:t xml:space="preserve">variable </w:t>
      </w:r>
      <w:r>
        <w:rPr>
          <w:highlight w:val="white"/>
        </w:rPr>
        <w:t xml:space="preserve">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w:t>
      </w:r>
      <w:r w:rsidR="00C73C17">
        <w:rPr>
          <w:highlight w:val="white"/>
        </w:rPr>
        <w:t xml:space="preserve">, and </w:t>
      </w:r>
      <w:r w:rsidR="00C73C17" w:rsidRPr="00C73C17">
        <w:rPr>
          <w:rStyle w:val="KeyWord0"/>
          <w:highlight w:val="white"/>
        </w:rPr>
        <w:t>byteDistance</w:t>
      </w:r>
      <w:r w:rsidR="00C73C17">
        <w:rPr>
          <w:highlight w:val="white"/>
        </w:rPr>
        <w:t xml:space="preserve"> is </w:t>
      </w:r>
      <w:r w:rsidR="00A23741">
        <w:rPr>
          <w:highlight w:val="white"/>
        </w:rPr>
        <w:t xml:space="preserve">difference between </w:t>
      </w:r>
      <w:r w:rsidR="00A23741" w:rsidRPr="00A23741">
        <w:rPr>
          <w:rStyle w:val="KeyWord0"/>
          <w:highlight w:val="white"/>
        </w:rPr>
        <w:t>byteTarget</w:t>
      </w:r>
      <w:r w:rsidR="00A23741">
        <w:rPr>
          <w:highlight w:val="white"/>
        </w:rPr>
        <w:t xml:space="preserve"> and </w:t>
      </w:r>
      <w:r w:rsidR="00A23741" w:rsidRPr="00A23741">
        <w:rPr>
          <w:rStyle w:val="KeyWord0"/>
          <w:highlight w:val="white"/>
        </w:rPr>
        <w:t>byteSource</w:t>
      </w:r>
      <w:r w:rsidR="00A23741">
        <w:rPr>
          <w:highlight w:val="white"/>
        </w:rPr>
        <w:t>, which becomes the final target address.</w:t>
      </w:r>
    </w:p>
    <w:p w14:paraId="140A7A8F" w14:textId="77777777" w:rsidR="00B4734E" w:rsidRPr="00B4734E" w:rsidRDefault="00B4734E" w:rsidP="00B4734E">
      <w:pPr>
        <w:pStyle w:val="Code"/>
        <w:rPr>
          <w:highlight w:val="white"/>
        </w:rPr>
      </w:pPr>
      <w:r w:rsidRPr="00B4734E">
        <w:rPr>
          <w:highlight w:val="white"/>
        </w:rPr>
        <w:t xml:space="preserve">            int byteSource = assemblyToByteMap[line + 1],</w:t>
      </w:r>
    </w:p>
    <w:p w14:paraId="710C8182" w14:textId="77777777" w:rsidR="00B4734E" w:rsidRPr="00B4734E" w:rsidRDefault="00B4734E" w:rsidP="00B4734E">
      <w:pPr>
        <w:pStyle w:val="Code"/>
        <w:rPr>
          <w:highlight w:val="white"/>
        </w:rPr>
      </w:pPr>
      <w:r w:rsidRPr="00B4734E">
        <w:rPr>
          <w:highlight w:val="white"/>
        </w:rPr>
        <w:t xml:space="preserve">                byteTarget = assemblyToByteMap[assemblyTarget];</w:t>
      </w:r>
    </w:p>
    <w:p w14:paraId="07D155F6" w14:textId="77777777" w:rsidR="00B4734E" w:rsidRPr="00B4734E" w:rsidRDefault="00B4734E" w:rsidP="00B4734E">
      <w:pPr>
        <w:pStyle w:val="Code"/>
        <w:rPr>
          <w:highlight w:val="white"/>
        </w:rPr>
      </w:pPr>
      <w:r w:rsidRPr="00B4734E">
        <w:rPr>
          <w:highlight w:val="white"/>
        </w:rPr>
        <w:t xml:space="preserve">            int byteDistance = byteTarget - byteSource;</w:t>
      </w:r>
    </w:p>
    <w:p w14:paraId="04DB6A0E" w14:textId="77777777" w:rsidR="00B4734E" w:rsidRPr="00B4734E" w:rsidRDefault="00B4734E" w:rsidP="00B4734E">
      <w:pPr>
        <w:pStyle w:val="Code"/>
        <w:rPr>
          <w:highlight w:val="white"/>
        </w:rPr>
      </w:pPr>
      <w:r w:rsidRPr="00B4734E">
        <w:rPr>
          <w:highlight w:val="white"/>
        </w:rPr>
        <w:t xml:space="preserve">            Assert.ErrorXXX(byteDistance != 0);</w:t>
      </w:r>
    </w:p>
    <w:p w14:paraId="70804A96" w14:textId="77777777" w:rsidR="00B4734E" w:rsidRPr="00B4734E" w:rsidRDefault="00B4734E" w:rsidP="00B4734E">
      <w:pPr>
        <w:pStyle w:val="Code"/>
        <w:rPr>
          <w:highlight w:val="white"/>
        </w:rPr>
      </w:pPr>
      <w:r w:rsidRPr="00B4734E">
        <w:rPr>
          <w:highlight w:val="white"/>
        </w:rPr>
        <w:t xml:space="preserve">            thisCode[0] = byteDistance;</w:t>
      </w:r>
    </w:p>
    <w:p w14:paraId="04BA62D8" w14:textId="77777777" w:rsidR="00B4734E" w:rsidRPr="00B4734E" w:rsidRDefault="00B4734E" w:rsidP="00B4734E">
      <w:pPr>
        <w:pStyle w:val="Code"/>
        <w:rPr>
          <w:highlight w:val="white"/>
        </w:rPr>
      </w:pPr>
      <w:r w:rsidRPr="00B4734E">
        <w:rPr>
          <w:highlight w:val="white"/>
        </w:rPr>
        <w:t xml:space="preserve">          }</w:t>
      </w:r>
    </w:p>
    <w:p w14:paraId="7D6E9FCD" w14:textId="77777777" w:rsidR="00B4734E" w:rsidRPr="00B4734E" w:rsidRDefault="00B4734E" w:rsidP="00B4734E">
      <w:pPr>
        <w:pStyle w:val="Code"/>
        <w:rPr>
          <w:highlight w:val="white"/>
        </w:rPr>
      </w:pPr>
      <w:r w:rsidRPr="00B4734E">
        <w:rPr>
          <w:highlight w:val="white"/>
        </w:rPr>
        <w:t xml:space="preserve">        }</w:t>
      </w:r>
    </w:p>
    <w:p w14:paraId="17F5898A" w14:textId="1163FBE8" w:rsidR="00B4734E" w:rsidRPr="00B4734E" w:rsidRDefault="00A23741" w:rsidP="00536134">
      <w:pPr>
        <w:rPr>
          <w:highlight w:val="white"/>
        </w:rPr>
      </w:pPr>
      <w:r>
        <w:rPr>
          <w:highlight w:val="white"/>
        </w:rPr>
        <w:t xml:space="preserve">When the </w:t>
      </w:r>
      <w:r w:rsidR="00FF4510">
        <w:rPr>
          <w:highlight w:val="white"/>
        </w:rPr>
        <w:t>jump instruction has been given proper target address, w</w:t>
      </w:r>
      <w:r w:rsidR="00C43406">
        <w:rPr>
          <w:highlight w:val="white"/>
        </w:rPr>
        <w:t>e iterate through the assembly lis</w:t>
      </w:r>
      <w:r w:rsidR="00536134">
        <w:rPr>
          <w:highlight w:val="white"/>
        </w:rPr>
        <w:t xml:space="preserve">t and update the </w:t>
      </w:r>
      <w:r w:rsidR="00536134" w:rsidRPr="00A877E5">
        <w:rPr>
          <w:rStyle w:val="KeyWord0"/>
          <w:highlight w:val="white"/>
        </w:rPr>
        <w:t>assemblyToByteMap</w:t>
      </w:r>
      <w:r w:rsidR="00536134">
        <w:rPr>
          <w:highlight w:val="white"/>
        </w:rPr>
        <w:t xml:space="preserve">. </w:t>
      </w:r>
      <w:r w:rsidR="00FF4510">
        <w:rPr>
          <w:highlight w:val="white"/>
        </w:rPr>
        <w:t xml:space="preserve">Some byte address may have been changed because some long jump instructions have been changed to short jump instructions. </w:t>
      </w:r>
      <w:r w:rsidR="00536134">
        <w:rPr>
          <w:highlight w:val="white"/>
        </w:rPr>
        <w:t>I</w:t>
      </w:r>
      <w:r w:rsidR="00816C26">
        <w:rPr>
          <w:highlight w:val="white"/>
        </w:rPr>
        <w:t>f</w:t>
      </w:r>
      <w:r w:rsidR="00536134">
        <w:rPr>
          <w:highlight w:val="white"/>
        </w:rPr>
        <w:t xml:space="preserve"> any </w:t>
      </w:r>
      <w:r w:rsidR="00FF4510">
        <w:rPr>
          <w:highlight w:val="white"/>
        </w:rPr>
        <w:t xml:space="preserve">address </w:t>
      </w:r>
      <w:r w:rsidR="00536134">
        <w:rPr>
          <w:highlight w:val="white"/>
        </w:rPr>
        <w:t xml:space="preserve">has been changed, </w:t>
      </w:r>
      <w:r w:rsidR="00536134" w:rsidRPr="00FF4510">
        <w:rPr>
          <w:rStyle w:val="KeyWord0"/>
          <w:highlight w:val="white"/>
        </w:rPr>
        <w:t>update</w:t>
      </w:r>
      <w:r w:rsidR="00536134">
        <w:rPr>
          <w:highlight w:val="white"/>
        </w:rPr>
        <w:t xml:space="preserve"> is set to true and the overall loop will perform another iteration.</w:t>
      </w:r>
    </w:p>
    <w:p w14:paraId="41AA3598" w14:textId="77777777" w:rsidR="00B4734E" w:rsidRPr="00B4734E" w:rsidRDefault="00B4734E" w:rsidP="00B4734E">
      <w:pPr>
        <w:pStyle w:val="Code"/>
        <w:rPr>
          <w:highlight w:val="white"/>
        </w:rPr>
      </w:pPr>
      <w:r w:rsidRPr="00B4734E">
        <w:rPr>
          <w:highlight w:val="white"/>
        </w:rPr>
        <w:t xml:space="preserve">        bool update = false;</w:t>
      </w:r>
    </w:p>
    <w:p w14:paraId="39D6E67B" w14:textId="77777777" w:rsidR="00B4734E" w:rsidRPr="00B4734E" w:rsidRDefault="00B4734E" w:rsidP="00B4734E">
      <w:pPr>
        <w:pStyle w:val="Code"/>
        <w:rPr>
          <w:highlight w:val="white"/>
        </w:rPr>
      </w:pPr>
      <w:r w:rsidRPr="00B4734E">
        <w:rPr>
          <w:highlight w:val="white"/>
        </w:rPr>
        <w:t xml:space="preserve">        { int byteSize = 0, line = 0;</w:t>
      </w:r>
    </w:p>
    <w:p w14:paraId="0454C37F" w14:textId="77777777" w:rsidR="00B4734E" w:rsidRPr="00B4734E" w:rsidRDefault="00B4734E" w:rsidP="00B4734E">
      <w:pPr>
        <w:pStyle w:val="Code"/>
        <w:rPr>
          <w:highlight w:val="white"/>
        </w:rPr>
      </w:pPr>
      <w:r w:rsidRPr="00B4734E">
        <w:rPr>
          <w:highlight w:val="white"/>
        </w:rPr>
        <w:t xml:space="preserve">          foreach (AssemblyCode objectCode in m_assemblyCodeList) {</w:t>
      </w:r>
    </w:p>
    <w:p w14:paraId="42DC8533" w14:textId="77777777" w:rsidR="00B4734E" w:rsidRPr="00B4734E" w:rsidRDefault="00B4734E" w:rsidP="00B4734E">
      <w:pPr>
        <w:pStyle w:val="Code"/>
        <w:rPr>
          <w:highlight w:val="white"/>
        </w:rPr>
      </w:pPr>
      <w:r w:rsidRPr="00B4734E">
        <w:rPr>
          <w:highlight w:val="white"/>
        </w:rPr>
        <w:t xml:space="preserve">            if (assemblyToByteMap[line] != byteSize) {</w:t>
      </w:r>
    </w:p>
    <w:p w14:paraId="20EED9DC" w14:textId="77777777" w:rsidR="00B4734E" w:rsidRPr="00B4734E" w:rsidRDefault="00B4734E" w:rsidP="00B4734E">
      <w:pPr>
        <w:pStyle w:val="Code"/>
        <w:rPr>
          <w:highlight w:val="white"/>
        </w:rPr>
      </w:pPr>
      <w:r w:rsidRPr="00B4734E">
        <w:rPr>
          <w:highlight w:val="white"/>
        </w:rPr>
        <w:t xml:space="preserve">              assemblyToByteMap[line] = byteSize;</w:t>
      </w:r>
    </w:p>
    <w:p w14:paraId="062888B8" w14:textId="77777777" w:rsidR="00B4734E" w:rsidRPr="00B4734E" w:rsidRDefault="00B4734E" w:rsidP="00B4734E">
      <w:pPr>
        <w:pStyle w:val="Code"/>
        <w:rPr>
          <w:highlight w:val="white"/>
        </w:rPr>
      </w:pPr>
      <w:r w:rsidRPr="00B4734E">
        <w:rPr>
          <w:highlight w:val="white"/>
        </w:rPr>
        <w:t xml:space="preserve">              update = true;</w:t>
      </w:r>
    </w:p>
    <w:p w14:paraId="5C11AC5F" w14:textId="77777777" w:rsidR="00B4734E" w:rsidRPr="00B4734E" w:rsidRDefault="00B4734E" w:rsidP="00B4734E">
      <w:pPr>
        <w:pStyle w:val="Code"/>
        <w:rPr>
          <w:highlight w:val="white"/>
        </w:rPr>
      </w:pPr>
      <w:r w:rsidRPr="00B4734E">
        <w:rPr>
          <w:highlight w:val="white"/>
        </w:rPr>
        <w:t xml:space="preserve">            }</w:t>
      </w:r>
    </w:p>
    <w:p w14:paraId="2D0E94D3" w14:textId="77777777" w:rsidR="00B4734E" w:rsidRPr="00B4734E" w:rsidRDefault="00B4734E" w:rsidP="00B4734E">
      <w:pPr>
        <w:pStyle w:val="Code"/>
        <w:rPr>
          <w:highlight w:val="white"/>
        </w:rPr>
      </w:pPr>
      <w:r w:rsidRPr="00B4734E">
        <w:rPr>
          <w:highlight w:val="white"/>
        </w:rPr>
        <w:t xml:space="preserve">            </w:t>
      </w:r>
    </w:p>
    <w:p w14:paraId="2370341A" w14:textId="77777777" w:rsidR="00B4734E" w:rsidRPr="00B4734E" w:rsidRDefault="00B4734E" w:rsidP="00B4734E">
      <w:pPr>
        <w:pStyle w:val="Code"/>
        <w:rPr>
          <w:highlight w:val="white"/>
        </w:rPr>
      </w:pPr>
      <w:r w:rsidRPr="00B4734E">
        <w:rPr>
          <w:highlight w:val="white"/>
        </w:rPr>
        <w:t xml:space="preserve">            byteSize += objectCode.ByteList().Count;</w:t>
      </w:r>
    </w:p>
    <w:p w14:paraId="228B8DEF" w14:textId="77777777" w:rsidR="00B4734E" w:rsidRPr="00B4734E" w:rsidRDefault="00B4734E" w:rsidP="00B4734E">
      <w:pPr>
        <w:pStyle w:val="Code"/>
        <w:rPr>
          <w:highlight w:val="white"/>
        </w:rPr>
      </w:pPr>
      <w:r w:rsidRPr="00B4734E">
        <w:rPr>
          <w:highlight w:val="white"/>
        </w:rPr>
        <w:t xml:space="preserve">            ++line;</w:t>
      </w:r>
    </w:p>
    <w:p w14:paraId="5ED0BE0C" w14:textId="77777777" w:rsidR="00B4734E" w:rsidRPr="00B4734E" w:rsidRDefault="00B4734E" w:rsidP="00B4734E">
      <w:pPr>
        <w:pStyle w:val="Code"/>
        <w:rPr>
          <w:highlight w:val="white"/>
        </w:rPr>
      </w:pPr>
      <w:r w:rsidRPr="00B4734E">
        <w:rPr>
          <w:highlight w:val="white"/>
        </w:rPr>
        <w:t xml:space="preserve">          }</w:t>
      </w:r>
    </w:p>
    <w:p w14:paraId="0917C35B" w14:textId="77777777" w:rsidR="00B4734E" w:rsidRPr="00B4734E" w:rsidRDefault="00B4734E" w:rsidP="00B4734E">
      <w:pPr>
        <w:pStyle w:val="Code"/>
        <w:rPr>
          <w:highlight w:val="white"/>
        </w:rPr>
      </w:pPr>
      <w:r w:rsidRPr="00B4734E">
        <w:rPr>
          <w:highlight w:val="white"/>
        </w:rPr>
        <w:t xml:space="preserve">        }</w:t>
      </w:r>
    </w:p>
    <w:p w14:paraId="6FAE2A3C" w14:textId="72786F78" w:rsidR="00B4734E" w:rsidRPr="00B4734E" w:rsidRDefault="00C43406" w:rsidP="00C43406">
      <w:pPr>
        <w:rPr>
          <w:highlight w:val="white"/>
        </w:rPr>
      </w:pPr>
      <w:r>
        <w:rPr>
          <w:highlight w:val="white"/>
        </w:rPr>
        <w:lastRenderedPageBreak/>
        <w:t xml:space="preserve">If nothing has been changed from the previous iteration, </w:t>
      </w:r>
      <w:r w:rsidR="00536134">
        <w:rPr>
          <w:highlight w:val="white"/>
        </w:rPr>
        <w:t xml:space="preserve">every assembly jump instruction holds the correct target address and </w:t>
      </w:r>
      <w:r>
        <w:rPr>
          <w:highlight w:val="white"/>
        </w:rPr>
        <w:t>we break the loop.</w:t>
      </w:r>
    </w:p>
    <w:p w14:paraId="07973823" w14:textId="77777777" w:rsidR="00B4734E" w:rsidRPr="00B4734E" w:rsidRDefault="00B4734E" w:rsidP="00B4734E">
      <w:pPr>
        <w:pStyle w:val="Code"/>
        <w:rPr>
          <w:highlight w:val="white"/>
        </w:rPr>
      </w:pPr>
      <w:r w:rsidRPr="00B4734E">
        <w:rPr>
          <w:highlight w:val="white"/>
        </w:rPr>
        <w:t xml:space="preserve">        if (!update) {</w:t>
      </w:r>
    </w:p>
    <w:p w14:paraId="4F513F66" w14:textId="77777777" w:rsidR="00B4734E" w:rsidRPr="00B4734E" w:rsidRDefault="00B4734E" w:rsidP="00B4734E">
      <w:pPr>
        <w:pStyle w:val="Code"/>
        <w:rPr>
          <w:highlight w:val="white"/>
        </w:rPr>
      </w:pPr>
      <w:r w:rsidRPr="00B4734E">
        <w:rPr>
          <w:highlight w:val="white"/>
        </w:rPr>
        <w:t xml:space="preserve">          break;</w:t>
      </w:r>
    </w:p>
    <w:p w14:paraId="7AFA1E18" w14:textId="77777777" w:rsidR="00B4734E" w:rsidRPr="00B4734E" w:rsidRDefault="00B4734E" w:rsidP="00B4734E">
      <w:pPr>
        <w:pStyle w:val="Code"/>
        <w:rPr>
          <w:highlight w:val="white"/>
        </w:rPr>
      </w:pPr>
      <w:r w:rsidRPr="00B4734E">
        <w:rPr>
          <w:highlight w:val="white"/>
        </w:rPr>
        <w:t xml:space="preserve">        }</w:t>
      </w:r>
    </w:p>
    <w:p w14:paraId="68616A17" w14:textId="77777777" w:rsidR="00B4734E" w:rsidRPr="00B4734E" w:rsidRDefault="00B4734E" w:rsidP="00B4734E">
      <w:pPr>
        <w:pStyle w:val="Code"/>
        <w:rPr>
          <w:highlight w:val="white"/>
        </w:rPr>
      </w:pPr>
      <w:r w:rsidRPr="00B4734E">
        <w:rPr>
          <w:highlight w:val="white"/>
        </w:rPr>
        <w:t xml:space="preserve">      }</w:t>
      </w:r>
    </w:p>
    <w:p w14:paraId="7C2FD96E" w14:textId="303D9D87" w:rsidR="00B4734E" w:rsidRPr="00B4734E" w:rsidRDefault="00816C26" w:rsidP="00816C26">
      <w:pPr>
        <w:rPr>
          <w:highlight w:val="white"/>
        </w:rPr>
      </w:pPr>
      <w:r>
        <w:rPr>
          <w:highlight w:val="white"/>
        </w:rPr>
        <w:t xml:space="preserve">Finally, </w:t>
      </w:r>
      <w:r w:rsidR="003D281C">
        <w:rPr>
          <w:highlight w:val="white"/>
        </w:rPr>
        <w:t xml:space="preserve">we </w:t>
      </w:r>
      <w:r w:rsidR="00FF4510">
        <w:rPr>
          <w:highlight w:val="white"/>
        </w:rPr>
        <w:t xml:space="preserve">need to </w:t>
      </w:r>
      <w:r w:rsidR="003071E8">
        <w:rPr>
          <w:highlight w:val="white"/>
        </w:rPr>
        <w:t xml:space="preserve">iterate through the assembly code list, and </w:t>
      </w:r>
      <w:r w:rsidR="003D281C">
        <w:rPr>
          <w:highlight w:val="white"/>
        </w:rPr>
        <w:t xml:space="preserve">change the </w:t>
      </w:r>
      <w:r w:rsidR="00303CCD">
        <w:rPr>
          <w:highlight w:val="white"/>
        </w:rPr>
        <w:t xml:space="preserve">return addresses in the same way as the byte target addresses above. </w:t>
      </w:r>
    </w:p>
    <w:p w14:paraId="5C10F4F7" w14:textId="77777777" w:rsidR="00710CC3" w:rsidRPr="00710CC3" w:rsidRDefault="00710CC3" w:rsidP="00710CC3">
      <w:pPr>
        <w:pStyle w:val="Code"/>
        <w:rPr>
          <w:highlight w:val="white"/>
        </w:rPr>
      </w:pPr>
      <w:r w:rsidRPr="00710CC3">
        <w:rPr>
          <w:highlight w:val="white"/>
        </w:rPr>
        <w:t xml:space="preserve">      for (int line = 0; line &lt; m_assemblyCodeList.Count; ++line) {        </w:t>
      </w:r>
    </w:p>
    <w:p w14:paraId="119289E4" w14:textId="77777777" w:rsidR="00710CC3" w:rsidRPr="00710CC3" w:rsidRDefault="00710CC3" w:rsidP="00710CC3">
      <w:pPr>
        <w:pStyle w:val="Code"/>
        <w:rPr>
          <w:highlight w:val="white"/>
        </w:rPr>
      </w:pPr>
      <w:r w:rsidRPr="00710CC3">
        <w:rPr>
          <w:highlight w:val="white"/>
        </w:rPr>
        <w:t xml:space="preserve">        AssemblyCode assemblyCode = m_assemblyCodeList[line];</w:t>
      </w:r>
    </w:p>
    <w:p w14:paraId="3DC0A15B" w14:textId="77777777" w:rsidR="00710CC3" w:rsidRPr="00710CC3" w:rsidRDefault="00710CC3" w:rsidP="00710CC3">
      <w:pPr>
        <w:pStyle w:val="Code"/>
        <w:rPr>
          <w:highlight w:val="white"/>
        </w:rPr>
      </w:pPr>
    </w:p>
    <w:p w14:paraId="21FAFC5F" w14:textId="3EF12E66" w:rsidR="00710CC3" w:rsidRPr="00710CC3" w:rsidRDefault="00710CC3" w:rsidP="00710CC3">
      <w:pPr>
        <w:pStyle w:val="Code"/>
        <w:rPr>
          <w:highlight w:val="white"/>
        </w:rPr>
      </w:pPr>
      <w:r w:rsidRPr="00710CC3">
        <w:rPr>
          <w:highlight w:val="white"/>
        </w:rPr>
        <w:t xml:space="preserve">        if (assemblyCode.Operator == AssemblyOperator.</w:t>
      </w:r>
      <w:r w:rsidR="007E5B53">
        <w:rPr>
          <w:highlight w:val="white"/>
        </w:rPr>
        <w:t>return_address</w:t>
      </w:r>
      <w:r w:rsidRPr="00710CC3">
        <w:rPr>
          <w:highlight w:val="white"/>
        </w:rPr>
        <w:t>) {</w:t>
      </w:r>
    </w:p>
    <w:p w14:paraId="34B099F6" w14:textId="77777777" w:rsidR="00710CC3" w:rsidRPr="00710CC3" w:rsidRDefault="00710CC3" w:rsidP="00710CC3">
      <w:pPr>
        <w:pStyle w:val="Code"/>
        <w:rPr>
          <w:highlight w:val="white"/>
        </w:rPr>
      </w:pPr>
      <w:r w:rsidRPr="00710CC3">
        <w:rPr>
          <w:highlight w:val="white"/>
        </w:rPr>
        <w:t xml:space="preserve">          int middleAddress = (int) ((BigInteger) assemblyCode[2]);</w:t>
      </w:r>
    </w:p>
    <w:p w14:paraId="760F36D9" w14:textId="77777777" w:rsidR="00710CC3" w:rsidRPr="00710CC3" w:rsidRDefault="00710CC3" w:rsidP="00710CC3">
      <w:pPr>
        <w:pStyle w:val="Code"/>
        <w:rPr>
          <w:highlight w:val="white"/>
        </w:rPr>
      </w:pPr>
      <w:r w:rsidRPr="00710CC3">
        <w:rPr>
          <w:highlight w:val="white"/>
        </w:rPr>
        <w:t xml:space="preserve">          int assemblyAddress = middleToAssemblyMap[middleAddress];</w:t>
      </w:r>
    </w:p>
    <w:p w14:paraId="40B823C9" w14:textId="77777777" w:rsidR="00710CC3" w:rsidRPr="00710CC3" w:rsidRDefault="00710CC3" w:rsidP="00710CC3">
      <w:pPr>
        <w:pStyle w:val="Code"/>
        <w:rPr>
          <w:highlight w:val="white"/>
        </w:rPr>
      </w:pPr>
      <w:r w:rsidRPr="00710CC3">
        <w:rPr>
          <w:highlight w:val="white"/>
        </w:rPr>
        <w:t xml:space="preserve">          int byteAddress = assemblyToByteMap[assemblyAddress];</w:t>
      </w:r>
    </w:p>
    <w:p w14:paraId="7341A0B8" w14:textId="77777777" w:rsidR="00710CC3" w:rsidRPr="00710CC3" w:rsidRDefault="00710CC3" w:rsidP="00710CC3">
      <w:pPr>
        <w:pStyle w:val="Code"/>
        <w:rPr>
          <w:highlight w:val="white"/>
        </w:rPr>
      </w:pPr>
      <w:r w:rsidRPr="00710CC3">
        <w:rPr>
          <w:highlight w:val="white"/>
        </w:rPr>
        <w:t xml:space="preserve">          assemblyCode[2] = (BigInteger) byteAddress;</w:t>
      </w:r>
    </w:p>
    <w:p w14:paraId="37BFB6B8" w14:textId="77777777" w:rsidR="00710CC3" w:rsidRPr="00710CC3" w:rsidRDefault="00710CC3" w:rsidP="00710CC3">
      <w:pPr>
        <w:pStyle w:val="Code"/>
        <w:rPr>
          <w:highlight w:val="white"/>
        </w:rPr>
      </w:pPr>
      <w:r w:rsidRPr="00710CC3">
        <w:rPr>
          <w:highlight w:val="white"/>
        </w:rPr>
        <w:t xml:space="preserve">        }</w:t>
      </w:r>
    </w:p>
    <w:p w14:paraId="50D17EB2" w14:textId="77777777" w:rsidR="00710CC3" w:rsidRPr="00710CC3" w:rsidRDefault="00710CC3" w:rsidP="00710CC3">
      <w:pPr>
        <w:pStyle w:val="Code"/>
        <w:rPr>
          <w:highlight w:val="white"/>
        </w:rPr>
      </w:pPr>
      <w:r w:rsidRPr="00710CC3">
        <w:rPr>
          <w:highlight w:val="white"/>
        </w:rPr>
        <w:t xml:space="preserve">      }</w:t>
      </w:r>
    </w:p>
    <w:p w14:paraId="0FF641F1" w14:textId="77777777" w:rsidR="00710CC3" w:rsidRPr="00710CC3" w:rsidRDefault="00710CC3" w:rsidP="00710CC3">
      <w:pPr>
        <w:pStyle w:val="Code"/>
        <w:rPr>
          <w:highlight w:val="white"/>
        </w:rPr>
      </w:pPr>
      <w:r w:rsidRPr="00710CC3">
        <w:rPr>
          <w:highlight w:val="white"/>
        </w:rPr>
        <w:t xml:space="preserve">    }</w:t>
      </w:r>
    </w:p>
    <w:p w14:paraId="0D08DA7B" w14:textId="314767C7" w:rsidR="00D935A0" w:rsidRDefault="003C15D9" w:rsidP="007B2BDE">
      <w:pPr>
        <w:pStyle w:val="Rubrik3"/>
        <w:rPr>
          <w:highlight w:val="white"/>
        </w:rPr>
      </w:pPr>
      <w:r>
        <w:rPr>
          <w:highlight w:val="white"/>
        </w:rPr>
        <w:t xml:space="preserve">Windows </w:t>
      </w:r>
      <w:r w:rsidR="007B2BDE">
        <w:rPr>
          <w:highlight w:val="white"/>
        </w:rPr>
        <w:t>Byte List</w:t>
      </w:r>
    </w:p>
    <w:p w14:paraId="1B65091F" w14:textId="24B3ACD7" w:rsidR="001A2BBA" w:rsidRPr="001A2BBA" w:rsidRDefault="001A2BBA" w:rsidP="001A2BBA">
      <w:pPr>
        <w:rPr>
          <w:highlight w:val="white"/>
        </w:rPr>
      </w:pPr>
      <w:r>
        <w:rPr>
          <w:highlight w:val="white"/>
        </w:rPr>
        <w:t xml:space="preserve">The </w:t>
      </w:r>
      <w:r w:rsidRPr="009B2445">
        <w:rPr>
          <w:rStyle w:val="KeyWord0"/>
          <w:highlight w:val="white"/>
        </w:rPr>
        <w:t>WindowsByteList</w:t>
      </w:r>
      <w:r>
        <w:rPr>
          <w:highlight w:val="white"/>
        </w:rPr>
        <w:t xml:space="preserve"> method </w:t>
      </w:r>
      <w:r w:rsidR="00690BB9">
        <w:rPr>
          <w:highlight w:val="white"/>
        </w:rPr>
        <w:t>iterates through the assembly code list and generates the byte list for each instruction</w:t>
      </w:r>
      <w:r w:rsidR="002E2390">
        <w:rPr>
          <w:highlight w:val="white"/>
        </w:rPr>
        <w:t xml:space="preserve"> by calling </w:t>
      </w:r>
      <w:r w:rsidR="002E2390" w:rsidRPr="002E2390">
        <w:rPr>
          <w:rStyle w:val="KeyWord0"/>
          <w:highlight w:val="white"/>
        </w:rPr>
        <w:t>ByteList</w:t>
      </w:r>
      <w:r w:rsidR="002E2390">
        <w:rPr>
          <w:highlight w:val="white"/>
        </w:rPr>
        <w:t xml:space="preserve"> in </w:t>
      </w:r>
      <w:r w:rsidR="002E2390" w:rsidRPr="002E2390">
        <w:rPr>
          <w:rStyle w:val="KeyWord0"/>
          <w:highlight w:val="white"/>
        </w:rPr>
        <w:t>AssemblyCode</w:t>
      </w:r>
      <w:r w:rsidR="00690BB9">
        <w:rPr>
          <w:highlight w:val="white"/>
        </w:rPr>
        <w:t xml:space="preserve">. It also adds names to the </w:t>
      </w:r>
      <w:r w:rsidR="00690BB9" w:rsidRPr="002E2390">
        <w:rPr>
          <w:rStyle w:val="KeyWord0"/>
          <w:highlight w:val="white"/>
        </w:rPr>
        <w:t>accessMap</w:t>
      </w:r>
      <w:r w:rsidR="00690BB9">
        <w:rPr>
          <w:highlight w:val="white"/>
        </w:rPr>
        <w:t xml:space="preserve">, </w:t>
      </w:r>
      <w:r w:rsidR="00690BB9" w:rsidRPr="002E2390">
        <w:rPr>
          <w:rStyle w:val="KeyWord0"/>
          <w:highlight w:val="white"/>
        </w:rPr>
        <w:t>callMap</w:t>
      </w:r>
      <w:r w:rsidR="00690BB9">
        <w:rPr>
          <w:highlight w:val="white"/>
        </w:rPr>
        <w:t xml:space="preserve">, and </w:t>
      </w:r>
      <w:r w:rsidR="00690BB9" w:rsidRPr="002E2390">
        <w:rPr>
          <w:rStyle w:val="KeyWord0"/>
          <w:highlight w:val="white"/>
        </w:rPr>
        <w:t>returnSet</w:t>
      </w:r>
      <w:r w:rsidR="00690BB9">
        <w:rPr>
          <w:highlight w:val="white"/>
        </w:rPr>
        <w:t xml:space="preserve"> </w:t>
      </w:r>
      <w:r w:rsidR="002E2390">
        <w:rPr>
          <w:highlight w:val="white"/>
        </w:rPr>
        <w:t>parameters.</w:t>
      </w:r>
    </w:p>
    <w:p w14:paraId="1E61FF99" w14:textId="77777777" w:rsidR="007F292F" w:rsidRPr="007F292F" w:rsidRDefault="007F292F" w:rsidP="007F292F">
      <w:pPr>
        <w:pStyle w:val="Code"/>
        <w:rPr>
          <w:highlight w:val="white"/>
        </w:rPr>
      </w:pPr>
      <w:r w:rsidRPr="007F292F">
        <w:rPr>
          <w:highlight w:val="white"/>
        </w:rPr>
        <w:t xml:space="preserve">    private void WindowsByteList(List&lt;byte&gt; byteList,</w:t>
      </w:r>
    </w:p>
    <w:p w14:paraId="30975DAF" w14:textId="77777777" w:rsidR="007F292F" w:rsidRPr="007F292F" w:rsidRDefault="007F292F" w:rsidP="007F292F">
      <w:pPr>
        <w:pStyle w:val="Code"/>
        <w:rPr>
          <w:highlight w:val="white"/>
        </w:rPr>
      </w:pPr>
      <w:r w:rsidRPr="007F292F">
        <w:rPr>
          <w:highlight w:val="white"/>
        </w:rPr>
        <w:t xml:space="preserve">                                 IDictionary&lt;int,string&gt; accessMap,</w:t>
      </w:r>
    </w:p>
    <w:p w14:paraId="39F1D8E4" w14:textId="77777777" w:rsidR="007F292F" w:rsidRPr="007F292F" w:rsidRDefault="007F292F" w:rsidP="007F292F">
      <w:pPr>
        <w:pStyle w:val="Code"/>
        <w:rPr>
          <w:highlight w:val="white"/>
        </w:rPr>
      </w:pPr>
      <w:r w:rsidRPr="007F292F">
        <w:rPr>
          <w:highlight w:val="white"/>
        </w:rPr>
        <w:t xml:space="preserve">                                 IDictionary&lt;int,string&gt; callMap,</w:t>
      </w:r>
    </w:p>
    <w:p w14:paraId="0E1A8643" w14:textId="77777777" w:rsidR="007F292F" w:rsidRPr="007F292F" w:rsidRDefault="007F292F" w:rsidP="007F292F">
      <w:pPr>
        <w:pStyle w:val="Code"/>
        <w:rPr>
          <w:highlight w:val="white"/>
        </w:rPr>
      </w:pPr>
      <w:r w:rsidRPr="007F292F">
        <w:rPr>
          <w:highlight w:val="white"/>
        </w:rPr>
        <w:t xml:space="preserve">                                 ISet&lt;int&gt; returnSet) {</w:t>
      </w:r>
    </w:p>
    <w:p w14:paraId="2A9D6D3E" w14:textId="77777777" w:rsidR="007F292F" w:rsidRPr="007F292F" w:rsidRDefault="007F292F" w:rsidP="007F292F">
      <w:pPr>
        <w:pStyle w:val="Code"/>
        <w:rPr>
          <w:highlight w:val="white"/>
        </w:rPr>
      </w:pPr>
      <w:r w:rsidRPr="007F292F">
        <w:rPr>
          <w:highlight w:val="white"/>
        </w:rPr>
        <w:t xml:space="preserve">      foreach (AssemblyCode assemblyCode in m_assemblyCodeList) {</w:t>
      </w:r>
    </w:p>
    <w:p w14:paraId="1FA31F3A" w14:textId="77777777" w:rsidR="00742208" w:rsidRPr="007A5FFB" w:rsidRDefault="00742208" w:rsidP="00742208">
      <w:pPr>
        <w:rPr>
          <w:highlight w:val="white"/>
        </w:rPr>
      </w:pPr>
      <w:r>
        <w:rPr>
          <w:highlight w:val="white"/>
        </w:rPr>
        <w:t>We add the byte list of the instruction to the byte list parameter.</w:t>
      </w:r>
    </w:p>
    <w:p w14:paraId="7474A023" w14:textId="77777777" w:rsidR="007F292F" w:rsidRPr="007F292F" w:rsidRDefault="007F292F" w:rsidP="007F292F">
      <w:pPr>
        <w:pStyle w:val="Code"/>
        <w:rPr>
          <w:highlight w:val="white"/>
        </w:rPr>
      </w:pPr>
      <w:r w:rsidRPr="007F292F">
        <w:rPr>
          <w:highlight w:val="white"/>
        </w:rPr>
        <w:t xml:space="preserve">        byteList.AddRange(assemblyCode.ByteList());</w:t>
      </w:r>
    </w:p>
    <w:p w14:paraId="39305CE5" w14:textId="535FA2B7" w:rsidR="007F292F" w:rsidRPr="007F292F" w:rsidRDefault="00742208" w:rsidP="00742208">
      <w:pPr>
        <w:rPr>
          <w:highlight w:val="white"/>
        </w:rPr>
      </w:pPr>
      <w:r>
        <w:rPr>
          <w:highlight w:val="white"/>
        </w:rPr>
        <w:t>Unless the instruction is a label, comment, or zero sequence, we check whether</w:t>
      </w:r>
      <w:r w:rsidR="00F37115">
        <w:rPr>
          <w:highlight w:val="white"/>
        </w:rPr>
        <w:t xml:space="preserve"> </w:t>
      </w:r>
      <w:r w:rsidR="003C1B10">
        <w:rPr>
          <w:highlight w:val="white"/>
        </w:rPr>
        <w:t>there are any names in the code that shall be added to the access map or the call map, or the return set.</w:t>
      </w:r>
    </w:p>
    <w:p w14:paraId="0F68928A" w14:textId="77777777" w:rsidR="007F292F" w:rsidRPr="007F292F" w:rsidRDefault="007F292F" w:rsidP="007F292F">
      <w:pPr>
        <w:pStyle w:val="Code"/>
        <w:rPr>
          <w:highlight w:val="white"/>
        </w:rPr>
      </w:pPr>
      <w:r w:rsidRPr="007F292F">
        <w:rPr>
          <w:highlight w:val="white"/>
        </w:rPr>
        <w:t xml:space="preserve">        if ((assemblyCode.Operator != AssemblyOperator.label) &amp;&amp;</w:t>
      </w:r>
    </w:p>
    <w:p w14:paraId="39CA6757" w14:textId="77777777" w:rsidR="007F292F" w:rsidRPr="007F292F" w:rsidRDefault="007F292F" w:rsidP="007F292F">
      <w:pPr>
        <w:pStyle w:val="Code"/>
        <w:rPr>
          <w:highlight w:val="white"/>
        </w:rPr>
      </w:pPr>
      <w:r w:rsidRPr="007F292F">
        <w:rPr>
          <w:highlight w:val="white"/>
        </w:rPr>
        <w:t xml:space="preserve">            (assemblyCode.Operator != AssemblyOperator.comment) &amp;&amp;</w:t>
      </w:r>
    </w:p>
    <w:p w14:paraId="24EB38B8" w14:textId="6FA8DB49" w:rsidR="007F292F" w:rsidRDefault="007F292F" w:rsidP="007F292F">
      <w:pPr>
        <w:pStyle w:val="Code"/>
        <w:rPr>
          <w:highlight w:val="white"/>
        </w:rPr>
      </w:pPr>
      <w:r w:rsidRPr="007F292F">
        <w:rPr>
          <w:highlight w:val="white"/>
        </w:rPr>
        <w:t xml:space="preserve">            (assemblyCode.Operator != AssemblyOperator.define_zero_sequence)){</w:t>
      </w:r>
    </w:p>
    <w:p w14:paraId="3BF17D40" w14:textId="01FC28AB" w:rsidR="007B18BC" w:rsidRPr="007F292F" w:rsidRDefault="007B18BC" w:rsidP="007B18BC">
      <w:pPr>
        <w:rPr>
          <w:highlight w:val="white"/>
        </w:rPr>
      </w:pPr>
      <w:r>
        <w:rPr>
          <w:highlight w:val="white"/>
        </w:rPr>
        <w:t xml:space="preserve">If the </w:t>
      </w:r>
      <w:r w:rsidR="004E252C">
        <w:rPr>
          <w:highlight w:val="white"/>
        </w:rPr>
        <w:t>instruction is an address definition</w:t>
      </w:r>
      <w:r w:rsidR="00640E53">
        <w:rPr>
          <w:highlight w:val="white"/>
        </w:rPr>
        <w:t>, we add its name to the access map.</w:t>
      </w:r>
    </w:p>
    <w:p w14:paraId="6EEBA296" w14:textId="7018DE1B" w:rsidR="007F292F" w:rsidRPr="007F292F" w:rsidRDefault="007F292F" w:rsidP="007F292F">
      <w:pPr>
        <w:pStyle w:val="Code"/>
        <w:rPr>
          <w:highlight w:val="white"/>
        </w:rPr>
      </w:pPr>
      <w:r w:rsidRPr="007F292F">
        <w:rPr>
          <w:highlight w:val="white"/>
        </w:rPr>
        <w:t xml:space="preserve">          if (assemblyCode.Operator == AssemblyOperator.define_address) {</w:t>
      </w:r>
    </w:p>
    <w:p w14:paraId="60C95A16" w14:textId="77777777" w:rsidR="007F292F" w:rsidRPr="007F292F" w:rsidRDefault="007F292F" w:rsidP="007F292F">
      <w:pPr>
        <w:pStyle w:val="Code"/>
        <w:rPr>
          <w:highlight w:val="white"/>
        </w:rPr>
      </w:pPr>
      <w:r w:rsidRPr="007F292F">
        <w:rPr>
          <w:highlight w:val="white"/>
        </w:rPr>
        <w:t xml:space="preserve">            string name = (string) assemblyCode[0];</w:t>
      </w:r>
    </w:p>
    <w:p w14:paraId="2791F91A" w14:textId="77777777" w:rsidR="007F292F" w:rsidRPr="007F292F" w:rsidRDefault="007F292F" w:rsidP="007F292F">
      <w:pPr>
        <w:pStyle w:val="Code"/>
        <w:rPr>
          <w:highlight w:val="white"/>
        </w:rPr>
      </w:pPr>
      <w:r w:rsidRPr="007F292F">
        <w:rPr>
          <w:highlight w:val="white"/>
        </w:rPr>
        <w:t xml:space="preserve">            accessMap.Add(byteList.Count - TypeSize.PointerSize, name);</w:t>
      </w:r>
    </w:p>
    <w:p w14:paraId="260E1EA2" w14:textId="77777777" w:rsidR="007F292F" w:rsidRPr="007F292F" w:rsidRDefault="007F292F" w:rsidP="007F292F">
      <w:pPr>
        <w:pStyle w:val="Code"/>
        <w:rPr>
          <w:highlight w:val="white"/>
        </w:rPr>
      </w:pPr>
      <w:r w:rsidRPr="007F292F">
        <w:rPr>
          <w:highlight w:val="white"/>
        </w:rPr>
        <w:t xml:space="preserve">          }</w:t>
      </w:r>
    </w:p>
    <w:p w14:paraId="5E381848" w14:textId="082A4CEC" w:rsidR="00640E53" w:rsidRPr="007F292F" w:rsidRDefault="00640E53" w:rsidP="00640E53">
      <w:pPr>
        <w:rPr>
          <w:highlight w:val="white"/>
        </w:rPr>
      </w:pPr>
      <w:r>
        <w:rPr>
          <w:highlight w:val="white"/>
        </w:rPr>
        <w:t>If the instruction is a value definition, we need to look into its sort. If it is a pointer or a static address, we add its name.</w:t>
      </w:r>
    </w:p>
    <w:p w14:paraId="06B9EB92" w14:textId="77777777" w:rsidR="007F292F" w:rsidRPr="007F292F" w:rsidRDefault="007F292F" w:rsidP="007F292F">
      <w:pPr>
        <w:pStyle w:val="Code"/>
        <w:rPr>
          <w:highlight w:val="white"/>
        </w:rPr>
      </w:pPr>
      <w:r w:rsidRPr="007F292F">
        <w:rPr>
          <w:highlight w:val="white"/>
        </w:rPr>
        <w:t xml:space="preserve">          else if (assemblyCode.Operator == AssemblyOperator.define_value) {</w:t>
      </w:r>
    </w:p>
    <w:p w14:paraId="258EF4CA" w14:textId="77777777" w:rsidR="007F292F" w:rsidRPr="007F292F" w:rsidRDefault="007F292F" w:rsidP="007F292F">
      <w:pPr>
        <w:pStyle w:val="Code"/>
        <w:rPr>
          <w:highlight w:val="white"/>
        </w:rPr>
      </w:pPr>
      <w:r w:rsidRPr="007F292F">
        <w:rPr>
          <w:highlight w:val="white"/>
        </w:rPr>
        <w:t xml:space="preserve">            Sort sort = (Sort) assemblyCode[0];</w:t>
      </w:r>
    </w:p>
    <w:p w14:paraId="7851BE6C" w14:textId="77777777" w:rsidR="007F292F" w:rsidRPr="007F292F" w:rsidRDefault="007F292F" w:rsidP="007F292F">
      <w:pPr>
        <w:pStyle w:val="Code"/>
        <w:rPr>
          <w:highlight w:val="white"/>
        </w:rPr>
      </w:pPr>
      <w:r w:rsidRPr="007F292F">
        <w:rPr>
          <w:highlight w:val="white"/>
        </w:rPr>
        <w:t xml:space="preserve">            object value = assemblyCode[1];</w:t>
      </w:r>
    </w:p>
    <w:p w14:paraId="73033BA7" w14:textId="77777777" w:rsidR="007F292F" w:rsidRPr="007F292F" w:rsidRDefault="007F292F" w:rsidP="007F292F">
      <w:pPr>
        <w:pStyle w:val="Code"/>
        <w:rPr>
          <w:highlight w:val="white"/>
        </w:rPr>
      </w:pPr>
    </w:p>
    <w:p w14:paraId="5E1470C6" w14:textId="77777777" w:rsidR="007F292F" w:rsidRPr="007F292F" w:rsidRDefault="007F292F" w:rsidP="007F292F">
      <w:pPr>
        <w:pStyle w:val="Code"/>
        <w:rPr>
          <w:highlight w:val="white"/>
        </w:rPr>
      </w:pPr>
      <w:r w:rsidRPr="007F292F">
        <w:rPr>
          <w:highlight w:val="white"/>
        </w:rPr>
        <w:lastRenderedPageBreak/>
        <w:t xml:space="preserve">            if (sort == Sort.Pointer) {</w:t>
      </w:r>
    </w:p>
    <w:p w14:paraId="5137468D" w14:textId="77777777" w:rsidR="007F292F" w:rsidRPr="007F292F" w:rsidRDefault="007F292F" w:rsidP="007F292F">
      <w:pPr>
        <w:pStyle w:val="Code"/>
        <w:rPr>
          <w:highlight w:val="white"/>
        </w:rPr>
      </w:pPr>
      <w:r w:rsidRPr="007F292F">
        <w:rPr>
          <w:highlight w:val="white"/>
        </w:rPr>
        <w:t xml:space="preserve">              if (value is string) {</w:t>
      </w:r>
    </w:p>
    <w:p w14:paraId="509A7B45" w14:textId="77777777" w:rsidR="007F292F" w:rsidRPr="007F292F" w:rsidRDefault="007F292F" w:rsidP="007F292F">
      <w:pPr>
        <w:pStyle w:val="Code"/>
        <w:rPr>
          <w:highlight w:val="white"/>
        </w:rPr>
      </w:pPr>
      <w:r w:rsidRPr="007F292F">
        <w:rPr>
          <w:highlight w:val="white"/>
        </w:rPr>
        <w:t xml:space="preserve">                accessMap.Add(byteList.Count - TypeSize.PointerSize,</w:t>
      </w:r>
    </w:p>
    <w:p w14:paraId="5177DD0F" w14:textId="77777777" w:rsidR="007F292F" w:rsidRPr="007F292F" w:rsidRDefault="007F292F" w:rsidP="007F292F">
      <w:pPr>
        <w:pStyle w:val="Code"/>
        <w:rPr>
          <w:highlight w:val="white"/>
        </w:rPr>
      </w:pPr>
      <w:r w:rsidRPr="007F292F">
        <w:rPr>
          <w:highlight w:val="white"/>
        </w:rPr>
        <w:t xml:space="preserve">                              (string) value);</w:t>
      </w:r>
    </w:p>
    <w:p w14:paraId="7E685DDD" w14:textId="77777777" w:rsidR="007F292F" w:rsidRPr="007F292F" w:rsidRDefault="007F292F" w:rsidP="007F292F">
      <w:pPr>
        <w:pStyle w:val="Code"/>
        <w:rPr>
          <w:highlight w:val="white"/>
        </w:rPr>
      </w:pPr>
      <w:r w:rsidRPr="007F292F">
        <w:rPr>
          <w:highlight w:val="white"/>
        </w:rPr>
        <w:t xml:space="preserve">              }</w:t>
      </w:r>
    </w:p>
    <w:p w14:paraId="04E5EA30" w14:textId="77777777" w:rsidR="007F292F" w:rsidRPr="007F292F" w:rsidRDefault="007F292F" w:rsidP="007F292F">
      <w:pPr>
        <w:pStyle w:val="Code"/>
        <w:rPr>
          <w:highlight w:val="white"/>
        </w:rPr>
      </w:pPr>
      <w:r w:rsidRPr="007F292F">
        <w:rPr>
          <w:highlight w:val="white"/>
        </w:rPr>
        <w:t xml:space="preserve">              else if (value is StaticAddress) {</w:t>
      </w:r>
    </w:p>
    <w:p w14:paraId="0355F381" w14:textId="77777777" w:rsidR="007F292F" w:rsidRPr="007F292F" w:rsidRDefault="007F292F" w:rsidP="007F292F">
      <w:pPr>
        <w:pStyle w:val="Code"/>
        <w:rPr>
          <w:highlight w:val="white"/>
        </w:rPr>
      </w:pPr>
      <w:r w:rsidRPr="007F292F">
        <w:rPr>
          <w:highlight w:val="white"/>
        </w:rPr>
        <w:t xml:space="preserve">                StaticAddress staticAddress = (StaticAddress) value;</w:t>
      </w:r>
    </w:p>
    <w:p w14:paraId="136B5AF5" w14:textId="77777777" w:rsidR="007F292F" w:rsidRPr="007F292F" w:rsidRDefault="007F292F" w:rsidP="007F292F">
      <w:pPr>
        <w:pStyle w:val="Code"/>
        <w:rPr>
          <w:highlight w:val="white"/>
        </w:rPr>
      </w:pPr>
      <w:r w:rsidRPr="007F292F">
        <w:rPr>
          <w:highlight w:val="white"/>
        </w:rPr>
        <w:t xml:space="preserve">                accessMap.Add(byteList.Count - TypeSize.PointerSize,</w:t>
      </w:r>
    </w:p>
    <w:p w14:paraId="188D1A3C" w14:textId="77777777" w:rsidR="007F292F" w:rsidRPr="007F292F" w:rsidRDefault="007F292F" w:rsidP="007F292F">
      <w:pPr>
        <w:pStyle w:val="Code"/>
        <w:rPr>
          <w:highlight w:val="white"/>
        </w:rPr>
      </w:pPr>
      <w:r w:rsidRPr="007F292F">
        <w:rPr>
          <w:highlight w:val="white"/>
        </w:rPr>
        <w:t xml:space="preserve">                              staticAddress.UniqueName);</w:t>
      </w:r>
    </w:p>
    <w:p w14:paraId="7834303B" w14:textId="77777777" w:rsidR="007F292F" w:rsidRPr="007F292F" w:rsidRDefault="007F292F" w:rsidP="007F292F">
      <w:pPr>
        <w:pStyle w:val="Code"/>
        <w:rPr>
          <w:highlight w:val="white"/>
        </w:rPr>
      </w:pPr>
      <w:r w:rsidRPr="007F292F">
        <w:rPr>
          <w:highlight w:val="white"/>
        </w:rPr>
        <w:t xml:space="preserve">              }</w:t>
      </w:r>
    </w:p>
    <w:p w14:paraId="052B4FBB" w14:textId="77777777" w:rsidR="007F292F" w:rsidRPr="007F292F" w:rsidRDefault="007F292F" w:rsidP="007F292F">
      <w:pPr>
        <w:pStyle w:val="Code"/>
        <w:rPr>
          <w:highlight w:val="white"/>
        </w:rPr>
      </w:pPr>
      <w:r w:rsidRPr="007F292F">
        <w:rPr>
          <w:highlight w:val="white"/>
        </w:rPr>
        <w:t xml:space="preserve">            }</w:t>
      </w:r>
    </w:p>
    <w:p w14:paraId="699E7BFE" w14:textId="79EEACB5" w:rsidR="007F292F" w:rsidRDefault="007F292F" w:rsidP="007F292F">
      <w:pPr>
        <w:pStyle w:val="Code"/>
        <w:rPr>
          <w:highlight w:val="white"/>
        </w:rPr>
      </w:pPr>
      <w:r w:rsidRPr="007F292F">
        <w:rPr>
          <w:highlight w:val="white"/>
        </w:rPr>
        <w:t xml:space="preserve">          }</w:t>
      </w:r>
    </w:p>
    <w:p w14:paraId="5464906B" w14:textId="2F833893" w:rsidR="00D135C8" w:rsidRPr="007F292F" w:rsidRDefault="00D135C8" w:rsidP="007962A8">
      <w:pPr>
        <w:rPr>
          <w:highlight w:val="white"/>
        </w:rPr>
      </w:pPr>
      <w:r>
        <w:rPr>
          <w:highlight w:val="white"/>
        </w:rPr>
        <w:t>In case of a function call, add the name</w:t>
      </w:r>
      <w:r w:rsidR="007962A8">
        <w:rPr>
          <w:highlight w:val="white"/>
        </w:rPr>
        <w:t xml:space="preserve"> of the function to be called</w:t>
      </w:r>
      <w:r>
        <w:rPr>
          <w:highlight w:val="white"/>
        </w:rPr>
        <w:t xml:space="preserve"> to the </w:t>
      </w:r>
      <w:r w:rsidR="007962A8">
        <w:rPr>
          <w:highlight w:val="white"/>
        </w:rPr>
        <w:t>call map.</w:t>
      </w:r>
    </w:p>
    <w:p w14:paraId="0007AEEC" w14:textId="77777777" w:rsidR="007F292F" w:rsidRPr="007F292F" w:rsidRDefault="007F292F" w:rsidP="007F292F">
      <w:pPr>
        <w:pStyle w:val="Code"/>
        <w:rPr>
          <w:highlight w:val="white"/>
        </w:rPr>
      </w:pPr>
      <w:r w:rsidRPr="007F292F">
        <w:rPr>
          <w:highlight w:val="white"/>
        </w:rPr>
        <w:t xml:space="preserve">          else if ((assemblyCode.Operator == AssemblyOperator.call) &amp;&amp;</w:t>
      </w:r>
    </w:p>
    <w:p w14:paraId="41CE3993" w14:textId="77777777" w:rsidR="007F292F" w:rsidRPr="007F292F" w:rsidRDefault="007F292F" w:rsidP="007F292F">
      <w:pPr>
        <w:pStyle w:val="Code"/>
        <w:rPr>
          <w:highlight w:val="white"/>
        </w:rPr>
      </w:pPr>
      <w:r w:rsidRPr="007F292F">
        <w:rPr>
          <w:highlight w:val="white"/>
        </w:rPr>
        <w:t xml:space="preserve">                   (assemblyCode[0] is string)) {</w:t>
      </w:r>
    </w:p>
    <w:p w14:paraId="1F838BD4" w14:textId="77777777" w:rsidR="007F292F" w:rsidRPr="007F292F" w:rsidRDefault="007F292F" w:rsidP="007F292F">
      <w:pPr>
        <w:pStyle w:val="Code"/>
        <w:rPr>
          <w:highlight w:val="white"/>
        </w:rPr>
      </w:pPr>
      <w:r w:rsidRPr="007F292F">
        <w:rPr>
          <w:highlight w:val="white"/>
        </w:rPr>
        <w:t xml:space="preserve">            string calleeName = (string) assemblyCode[0];</w:t>
      </w:r>
    </w:p>
    <w:p w14:paraId="149819D0"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2A22F337" w14:textId="77777777" w:rsidR="007F292F" w:rsidRPr="007F292F" w:rsidRDefault="007F292F" w:rsidP="007F292F">
      <w:pPr>
        <w:pStyle w:val="Code"/>
        <w:rPr>
          <w:highlight w:val="white"/>
        </w:rPr>
      </w:pPr>
      <w:r w:rsidRPr="007F292F">
        <w:rPr>
          <w:highlight w:val="white"/>
        </w:rPr>
        <w:t xml:space="preserve">            callMap.Add(address, calleeName);</w:t>
      </w:r>
    </w:p>
    <w:p w14:paraId="19D956BB" w14:textId="77777777" w:rsidR="007F292F" w:rsidRPr="007F292F" w:rsidRDefault="007F292F" w:rsidP="007F292F">
      <w:pPr>
        <w:pStyle w:val="Code"/>
        <w:rPr>
          <w:highlight w:val="white"/>
        </w:rPr>
      </w:pPr>
      <w:r w:rsidRPr="007F292F">
        <w:rPr>
          <w:highlight w:val="white"/>
        </w:rPr>
        <w:t xml:space="preserve">          }</w:t>
      </w:r>
    </w:p>
    <w:p w14:paraId="181FACE0" w14:textId="704FA224" w:rsidR="007962A8" w:rsidRPr="007F292F" w:rsidRDefault="007962A8" w:rsidP="007962A8">
      <w:pPr>
        <w:rPr>
          <w:highlight w:val="white"/>
        </w:rPr>
      </w:pPr>
      <w:r>
        <w:rPr>
          <w:highlight w:val="white"/>
        </w:rPr>
        <w:t xml:space="preserve">In case of a function return, </w:t>
      </w:r>
      <w:r w:rsidR="000C6F89">
        <w:rPr>
          <w:highlight w:val="white"/>
        </w:rPr>
        <w:t xml:space="preserve">we </w:t>
      </w:r>
      <w:r>
        <w:rPr>
          <w:highlight w:val="white"/>
        </w:rPr>
        <w:t>add the address the return set.</w:t>
      </w:r>
    </w:p>
    <w:p w14:paraId="41E0FDEE" w14:textId="6B093A6B" w:rsidR="007F292F" w:rsidRPr="007F292F" w:rsidRDefault="007F292F" w:rsidP="007F292F">
      <w:pPr>
        <w:pStyle w:val="Code"/>
        <w:rPr>
          <w:highlight w:val="white"/>
        </w:rPr>
      </w:pPr>
      <w:r w:rsidRPr="007F292F">
        <w:rPr>
          <w:highlight w:val="white"/>
        </w:rPr>
        <w:t xml:space="preserve">          else if (assemblyCode.Operator == AssemblyOperator.</w:t>
      </w:r>
      <w:r w:rsidR="007E5B53">
        <w:rPr>
          <w:highlight w:val="white"/>
        </w:rPr>
        <w:t>return_address</w:t>
      </w:r>
      <w:r w:rsidRPr="007F292F">
        <w:rPr>
          <w:highlight w:val="white"/>
        </w:rPr>
        <w:t>) {</w:t>
      </w:r>
    </w:p>
    <w:p w14:paraId="6F7A5D90"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44644FCE" w14:textId="77777777" w:rsidR="007F292F" w:rsidRPr="007F292F" w:rsidRDefault="007F292F" w:rsidP="007F292F">
      <w:pPr>
        <w:pStyle w:val="Code"/>
        <w:rPr>
          <w:highlight w:val="white"/>
        </w:rPr>
      </w:pPr>
      <w:r w:rsidRPr="007F292F">
        <w:rPr>
          <w:highlight w:val="white"/>
        </w:rPr>
        <w:t xml:space="preserve">            returnSet.Add(address);</w:t>
      </w:r>
    </w:p>
    <w:p w14:paraId="57565A4A" w14:textId="77777777" w:rsidR="007F292F" w:rsidRPr="007F292F" w:rsidRDefault="007F292F" w:rsidP="007F292F">
      <w:pPr>
        <w:pStyle w:val="Code"/>
        <w:rPr>
          <w:highlight w:val="white"/>
        </w:rPr>
      </w:pPr>
      <w:r w:rsidRPr="007F292F">
        <w:rPr>
          <w:highlight w:val="white"/>
        </w:rPr>
        <w:t xml:space="preserve">          }</w:t>
      </w:r>
    </w:p>
    <w:p w14:paraId="6B9949D5" w14:textId="35D21633" w:rsidR="00FE3C0F" w:rsidRPr="007F292F" w:rsidRDefault="00FE3C0F" w:rsidP="00FE3C0F">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xml:space="preserve">, we need </w:t>
      </w:r>
      <w:r w:rsidR="00752694">
        <w:rPr>
          <w:highlight w:val="white"/>
        </w:rPr>
        <w:t>decrease the address with its size</w:t>
      </w:r>
      <w:r w:rsidR="009E7957">
        <w:rPr>
          <w:highlight w:val="white"/>
        </w:rPr>
        <w:t xml:space="preserve"> and with the size of a pointer</w:t>
      </w:r>
      <w:r w:rsidR="00752694">
        <w:rPr>
          <w:highlight w:val="white"/>
        </w:rPr>
        <w:t>.</w:t>
      </w:r>
      <w:r w:rsidR="009E7957">
        <w:rPr>
          <w:highlight w:val="white"/>
        </w:rPr>
        <w:t xml:space="preserve"> Otherwise, we just decrease the address with the pointer size.</w:t>
      </w:r>
    </w:p>
    <w:p w14:paraId="26D2BB86" w14:textId="77777777" w:rsidR="007F292F" w:rsidRPr="007F292F" w:rsidRDefault="007F292F" w:rsidP="007F292F">
      <w:pPr>
        <w:pStyle w:val="Code"/>
        <w:rPr>
          <w:highlight w:val="white"/>
        </w:rPr>
      </w:pPr>
      <w:r w:rsidRPr="007F292F">
        <w:rPr>
          <w:highlight w:val="white"/>
        </w:rPr>
        <w:t xml:space="preserve">          else if (assemblyCode[0] is string) { // Add [g + 1], 2</w:t>
      </w:r>
    </w:p>
    <w:p w14:paraId="6D6ACEEF" w14:textId="77777777" w:rsidR="007F292F" w:rsidRPr="007F292F" w:rsidRDefault="007F292F" w:rsidP="007F292F">
      <w:pPr>
        <w:pStyle w:val="Code"/>
        <w:rPr>
          <w:highlight w:val="white"/>
        </w:rPr>
      </w:pPr>
      <w:r w:rsidRPr="007F292F">
        <w:rPr>
          <w:highlight w:val="white"/>
        </w:rPr>
        <w:t xml:space="preserve">            if (assemblyCode[2] is BigInteger) {</w:t>
      </w:r>
    </w:p>
    <w:p w14:paraId="3591A454" w14:textId="5359B6B5" w:rsidR="007F292F" w:rsidRPr="007F292F" w:rsidRDefault="007F292F" w:rsidP="007F292F">
      <w:pPr>
        <w:pStyle w:val="Code"/>
        <w:rPr>
          <w:highlight w:val="white"/>
        </w:rPr>
      </w:pPr>
      <w:r w:rsidRPr="007F292F">
        <w:rPr>
          <w:highlight w:val="white"/>
        </w:rPr>
        <w:t xml:space="preserve">              </w:t>
      </w:r>
      <w:r w:rsidR="00C127C2">
        <w:rPr>
          <w:highlight w:val="white"/>
        </w:rPr>
        <w:t xml:space="preserve">int </w:t>
      </w:r>
      <w:r w:rsidRPr="007F292F">
        <w:rPr>
          <w:highlight w:val="white"/>
        </w:rPr>
        <w:t>size</w:t>
      </w:r>
      <w:r w:rsidR="009257D4">
        <w:rPr>
          <w:highlight w:val="white"/>
        </w:rPr>
        <w:t xml:space="preserve"> </w:t>
      </w:r>
      <w:r w:rsidRPr="007F292F">
        <w:rPr>
          <w:highlight w:val="white"/>
        </w:rPr>
        <w:t>=</w:t>
      </w:r>
      <w:r w:rsidR="009257D4">
        <w:rPr>
          <w:highlight w:val="white"/>
        </w:rPr>
        <w:t xml:space="preserve"> </w:t>
      </w:r>
      <w:r w:rsidRPr="007F292F">
        <w:rPr>
          <w:highlight w:val="white"/>
        </w:rPr>
        <w:t>AssemblyCode.SizeOfValue((BigInteger)assemblyCode[2],</w:t>
      </w:r>
    </w:p>
    <w:p w14:paraId="2F5A0DF2" w14:textId="33C32A8D" w:rsidR="007F292F" w:rsidRPr="007F292F" w:rsidRDefault="009257D4" w:rsidP="007F292F">
      <w:pPr>
        <w:pStyle w:val="Code"/>
        <w:rPr>
          <w:highlight w:val="white"/>
        </w:rPr>
      </w:pPr>
      <w:r>
        <w:rPr>
          <w:highlight w:val="white"/>
        </w:rPr>
        <w:t xml:space="preserve"> </w:t>
      </w:r>
      <w:r w:rsidR="007F292F" w:rsidRPr="007F292F">
        <w:rPr>
          <w:highlight w:val="white"/>
        </w:rPr>
        <w:t xml:space="preserve">                        </w:t>
      </w:r>
      <w:r w:rsidR="00C127C2">
        <w:rPr>
          <w:highlight w:val="white"/>
        </w:rPr>
        <w:t xml:space="preserve">  </w:t>
      </w:r>
      <w:r w:rsidR="007F292F" w:rsidRPr="007F292F">
        <w:rPr>
          <w:highlight w:val="white"/>
        </w:rPr>
        <w:t xml:space="preserve">                       assemblyCode.Operator);</w:t>
      </w:r>
    </w:p>
    <w:p w14:paraId="27746766" w14:textId="77777777" w:rsidR="009F33AA" w:rsidRPr="007F292F" w:rsidRDefault="009F33AA" w:rsidP="009F33AA">
      <w:pPr>
        <w:pStyle w:val="Code"/>
        <w:rPr>
          <w:highlight w:val="white"/>
        </w:rPr>
      </w:pPr>
      <w:r>
        <w:rPr>
          <w:highlight w:val="white"/>
        </w:rPr>
        <w:t xml:space="preserve">  </w:t>
      </w:r>
      <w:r w:rsidRPr="007F292F">
        <w:rPr>
          <w:highlight w:val="white"/>
        </w:rPr>
        <w:t xml:space="preserve">            int address = byteList.Count - TypeSize.PointerSize - size;</w:t>
      </w:r>
    </w:p>
    <w:p w14:paraId="37AF82A8" w14:textId="77777777" w:rsidR="009F33AA" w:rsidRDefault="009F33AA" w:rsidP="009F33AA">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2CD5D82E" w14:textId="3FD921C4" w:rsidR="007F292F" w:rsidRDefault="007F292F" w:rsidP="007F292F">
      <w:pPr>
        <w:pStyle w:val="Code"/>
        <w:rPr>
          <w:highlight w:val="white"/>
        </w:rPr>
      </w:pPr>
      <w:r w:rsidRPr="007F292F">
        <w:rPr>
          <w:highlight w:val="white"/>
        </w:rPr>
        <w:t xml:space="preserve">            }</w:t>
      </w:r>
    </w:p>
    <w:p w14:paraId="07F126E9" w14:textId="118F30D8" w:rsidR="004D59A8" w:rsidRPr="007F292F" w:rsidRDefault="004D59A8" w:rsidP="007F292F">
      <w:pPr>
        <w:pStyle w:val="Code"/>
        <w:rPr>
          <w:highlight w:val="white"/>
        </w:rPr>
      </w:pPr>
      <w:r>
        <w:rPr>
          <w:highlight w:val="white"/>
        </w:rPr>
        <w:t xml:space="preserve">            else {</w:t>
      </w:r>
    </w:p>
    <w:p w14:paraId="177F8356" w14:textId="1D563E7B" w:rsidR="007F292F" w:rsidRPr="007F292F" w:rsidRDefault="004D59A8" w:rsidP="007F292F">
      <w:pPr>
        <w:pStyle w:val="Code"/>
        <w:rPr>
          <w:highlight w:val="white"/>
        </w:rPr>
      </w:pPr>
      <w:r>
        <w:rPr>
          <w:highlight w:val="white"/>
        </w:rPr>
        <w:t xml:space="preserve">  </w:t>
      </w:r>
      <w:r w:rsidR="007F292F" w:rsidRPr="007F292F">
        <w:rPr>
          <w:highlight w:val="white"/>
        </w:rPr>
        <w:t xml:space="preserve">            int address = byteList.Count - TypeSize.PointerSiz</w:t>
      </w:r>
      <w:r w:rsidR="009F33AA">
        <w:rPr>
          <w:highlight w:val="white"/>
        </w:rPr>
        <w:t>e</w:t>
      </w:r>
      <w:r w:rsidR="007F292F" w:rsidRPr="007F292F">
        <w:rPr>
          <w:highlight w:val="white"/>
        </w:rPr>
        <w:t>;</w:t>
      </w:r>
    </w:p>
    <w:p w14:paraId="11DE293A" w14:textId="6E0269BB" w:rsidR="007F292F" w:rsidRDefault="007F292F" w:rsidP="007F292F">
      <w:pPr>
        <w:pStyle w:val="Code"/>
        <w:rPr>
          <w:highlight w:val="white"/>
        </w:rPr>
      </w:pPr>
      <w:r w:rsidRPr="007F292F">
        <w:rPr>
          <w:highlight w:val="white"/>
        </w:rPr>
        <w:t xml:space="preserve">  </w:t>
      </w:r>
      <w:r w:rsidR="004D59A8">
        <w:rPr>
          <w:highlight w:val="white"/>
        </w:rPr>
        <w:t xml:space="preserve">  </w:t>
      </w:r>
      <w:r w:rsidRPr="007F292F">
        <w:rPr>
          <w:highlight w:val="white"/>
        </w:rPr>
        <w:t xml:space="preserve">          accessMap.Add(address, (string) assemblyCode[0]);</w:t>
      </w:r>
    </w:p>
    <w:p w14:paraId="75A2F15F" w14:textId="36E67509" w:rsidR="004D59A8" w:rsidRPr="007F292F" w:rsidRDefault="004D59A8" w:rsidP="007F292F">
      <w:pPr>
        <w:pStyle w:val="Code"/>
        <w:rPr>
          <w:highlight w:val="white"/>
        </w:rPr>
      </w:pPr>
      <w:r>
        <w:rPr>
          <w:highlight w:val="white"/>
        </w:rPr>
        <w:t xml:space="preserve">            }</w:t>
      </w:r>
    </w:p>
    <w:p w14:paraId="12E04547" w14:textId="57AA74CC" w:rsidR="007F292F" w:rsidRDefault="007F292F" w:rsidP="007F292F">
      <w:pPr>
        <w:pStyle w:val="Code"/>
        <w:rPr>
          <w:highlight w:val="white"/>
        </w:rPr>
      </w:pPr>
      <w:r w:rsidRPr="007F292F">
        <w:rPr>
          <w:highlight w:val="white"/>
        </w:rPr>
        <w:t xml:space="preserve">          }</w:t>
      </w:r>
    </w:p>
    <w:p w14:paraId="414FA0E2" w14:textId="26143102" w:rsidR="009E7957" w:rsidRPr="007F292F" w:rsidRDefault="009E7957" w:rsidP="00AA556F">
      <w:pPr>
        <w:rPr>
          <w:highlight w:val="white"/>
        </w:rPr>
      </w:pPr>
      <w:r>
        <w:rPr>
          <w:highlight w:val="white"/>
        </w:rPr>
        <w:t xml:space="preserve">If the second or third operand is a </w:t>
      </w:r>
      <w:r w:rsidR="007B18BC">
        <w:rPr>
          <w:highlight w:val="white"/>
        </w:rPr>
        <w:t>string,</w:t>
      </w:r>
      <w:r>
        <w:rPr>
          <w:highlight w:val="white"/>
        </w:rPr>
        <w:t xml:space="preserve"> we add its name the </w:t>
      </w:r>
      <w:proofErr w:type="spellStart"/>
      <w:r>
        <w:rPr>
          <w:highlight w:val="white"/>
        </w:rPr>
        <w:t>the</w:t>
      </w:r>
      <w:proofErr w:type="spellEnd"/>
      <w:r>
        <w:rPr>
          <w:highlight w:val="white"/>
        </w:rPr>
        <w:t xml:space="preserve"> address</w:t>
      </w:r>
      <w:r w:rsidR="00AA556F">
        <w:rPr>
          <w:highlight w:val="white"/>
        </w:rPr>
        <w:t>, which is the size of the instruction minus the pointer size.</w:t>
      </w:r>
    </w:p>
    <w:p w14:paraId="4B879EBD" w14:textId="77777777" w:rsidR="0021437D" w:rsidRPr="0021437D" w:rsidRDefault="0021437D" w:rsidP="0021437D">
      <w:pPr>
        <w:pStyle w:val="Code"/>
        <w:rPr>
          <w:highlight w:val="white"/>
        </w:rPr>
      </w:pPr>
      <w:r w:rsidRPr="0021437D">
        <w:rPr>
          <w:highlight w:val="white"/>
        </w:rPr>
        <w:t xml:space="preserve">          else if (assemblyCode[1] is string) { // mov ax, [g + 1]; mov ax, g</w:t>
      </w:r>
    </w:p>
    <w:p w14:paraId="2CE19114" w14:textId="77777777" w:rsidR="0021437D" w:rsidRPr="0021437D" w:rsidRDefault="0021437D" w:rsidP="0021437D">
      <w:pPr>
        <w:pStyle w:val="Code"/>
        <w:rPr>
          <w:highlight w:val="white"/>
        </w:rPr>
      </w:pPr>
      <w:r w:rsidRPr="0021437D">
        <w:rPr>
          <w:highlight w:val="white"/>
        </w:rPr>
        <w:t xml:space="preserve">            int address = byteList.Count - TypeSize.PointerSize;</w:t>
      </w:r>
    </w:p>
    <w:p w14:paraId="64876CA1" w14:textId="77777777" w:rsidR="0021437D" w:rsidRPr="0021437D" w:rsidRDefault="0021437D" w:rsidP="0021437D">
      <w:pPr>
        <w:pStyle w:val="Code"/>
        <w:rPr>
          <w:highlight w:val="white"/>
        </w:rPr>
      </w:pPr>
      <w:r w:rsidRPr="0021437D">
        <w:rPr>
          <w:highlight w:val="white"/>
        </w:rPr>
        <w:t xml:space="preserve">            accessMap.Add(address, (string) assemblyCode[1]);</w:t>
      </w:r>
    </w:p>
    <w:p w14:paraId="3A5F3774" w14:textId="77777777" w:rsidR="0021437D" w:rsidRPr="0021437D" w:rsidRDefault="0021437D" w:rsidP="0021437D">
      <w:pPr>
        <w:pStyle w:val="Code"/>
        <w:rPr>
          <w:highlight w:val="white"/>
        </w:rPr>
      </w:pPr>
      <w:r w:rsidRPr="0021437D">
        <w:rPr>
          <w:highlight w:val="white"/>
        </w:rPr>
        <w:t xml:space="preserve">          }</w:t>
      </w:r>
    </w:p>
    <w:p w14:paraId="18C4BD81" w14:textId="77777777" w:rsidR="007F292F" w:rsidRPr="007F292F" w:rsidRDefault="007F292F" w:rsidP="007F292F">
      <w:pPr>
        <w:pStyle w:val="Code"/>
        <w:rPr>
          <w:highlight w:val="white"/>
        </w:rPr>
      </w:pPr>
      <w:r w:rsidRPr="007F292F">
        <w:rPr>
          <w:highlight w:val="white"/>
        </w:rPr>
        <w:t xml:space="preserve">          else if (assemblyCode[2] is string) { // Add [bp + 2], g</w:t>
      </w:r>
    </w:p>
    <w:p w14:paraId="4EA6B8C2"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6D0ABB79" w14:textId="77777777" w:rsidR="007F292F" w:rsidRPr="007F292F" w:rsidRDefault="007F292F" w:rsidP="007F292F">
      <w:pPr>
        <w:pStyle w:val="Code"/>
        <w:rPr>
          <w:highlight w:val="white"/>
        </w:rPr>
      </w:pPr>
      <w:r w:rsidRPr="007F292F">
        <w:rPr>
          <w:highlight w:val="white"/>
        </w:rPr>
        <w:t xml:space="preserve">            accessMap.Add(address, (string) assemblyCode[2]);</w:t>
      </w:r>
    </w:p>
    <w:p w14:paraId="4FC6F85C" w14:textId="77777777" w:rsidR="007F292F" w:rsidRPr="007F292F" w:rsidRDefault="007F292F" w:rsidP="007F292F">
      <w:pPr>
        <w:pStyle w:val="Code"/>
        <w:rPr>
          <w:highlight w:val="white"/>
        </w:rPr>
      </w:pPr>
      <w:r w:rsidRPr="007F292F">
        <w:rPr>
          <w:highlight w:val="white"/>
        </w:rPr>
        <w:t xml:space="preserve">          }</w:t>
      </w:r>
    </w:p>
    <w:p w14:paraId="1F32AE60" w14:textId="77777777" w:rsidR="007F292F" w:rsidRPr="007F292F" w:rsidRDefault="007F292F" w:rsidP="007F292F">
      <w:pPr>
        <w:pStyle w:val="Code"/>
        <w:rPr>
          <w:highlight w:val="white"/>
        </w:rPr>
      </w:pPr>
      <w:r w:rsidRPr="007F292F">
        <w:rPr>
          <w:highlight w:val="white"/>
        </w:rPr>
        <w:t xml:space="preserve">        }</w:t>
      </w:r>
    </w:p>
    <w:p w14:paraId="76586141" w14:textId="77777777" w:rsidR="007F292F" w:rsidRPr="007F292F" w:rsidRDefault="007F292F" w:rsidP="007F292F">
      <w:pPr>
        <w:pStyle w:val="Code"/>
        <w:rPr>
          <w:highlight w:val="white"/>
        </w:rPr>
      </w:pPr>
      <w:r w:rsidRPr="007F292F">
        <w:rPr>
          <w:highlight w:val="white"/>
        </w:rPr>
        <w:t xml:space="preserve">      }</w:t>
      </w:r>
    </w:p>
    <w:p w14:paraId="3797E649" w14:textId="77777777" w:rsidR="007F292F" w:rsidRPr="007F292F" w:rsidRDefault="007F292F" w:rsidP="007F292F">
      <w:pPr>
        <w:pStyle w:val="Code"/>
        <w:rPr>
          <w:highlight w:val="white"/>
        </w:rPr>
      </w:pPr>
      <w:r w:rsidRPr="007F292F">
        <w:rPr>
          <w:highlight w:val="white"/>
        </w:rPr>
        <w:lastRenderedPageBreak/>
        <w:t xml:space="preserve">    }</w:t>
      </w:r>
    </w:p>
    <w:p w14:paraId="596A591B" w14:textId="77777777" w:rsidR="007F292F" w:rsidRPr="007F292F" w:rsidRDefault="007F292F" w:rsidP="007F292F">
      <w:pPr>
        <w:pStyle w:val="Code"/>
        <w:rPr>
          <w:highlight w:val="white"/>
        </w:rPr>
      </w:pPr>
      <w:r w:rsidRPr="007F292F">
        <w:rPr>
          <w:highlight w:val="white"/>
        </w:rPr>
        <w:t xml:space="preserve">  }</w:t>
      </w:r>
    </w:p>
    <w:p w14:paraId="5FE951CD" w14:textId="77777777" w:rsidR="007F292F" w:rsidRPr="007F292F" w:rsidRDefault="007F292F" w:rsidP="007F292F">
      <w:pPr>
        <w:pStyle w:val="Code"/>
        <w:rPr>
          <w:highlight w:val="white"/>
        </w:rPr>
      </w:pPr>
      <w:r w:rsidRPr="007F292F">
        <w:rPr>
          <w:highlight w:val="white"/>
        </w:rPr>
        <w:t>}</w:t>
      </w:r>
    </w:p>
    <w:p w14:paraId="497A438F" w14:textId="3517315A" w:rsidR="00565A0A" w:rsidRPr="00EC76D5" w:rsidRDefault="00565A0A" w:rsidP="00565A0A">
      <w:pPr>
        <w:pStyle w:val="Rubrik2"/>
      </w:pPr>
      <w:r w:rsidRPr="00EC76D5">
        <w:t>Generation</w:t>
      </w:r>
      <w:bookmarkEnd w:id="724"/>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726" w:name="_Ref418278230"/>
      <w:bookmarkStart w:id="727" w:name="_Toc481936425"/>
      <w:r w:rsidRPr="00EC76D5">
        <w:t>Base Blocks Generation</w:t>
      </w:r>
      <w:bookmarkEnd w:id="726"/>
      <w:bookmarkEnd w:id="727"/>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 xml:space="preserve">The idea is that we shall be able to trust that the registers hold the expected values </w:t>
      </w:r>
      <w:proofErr w:type="spellStart"/>
      <w:r w:rsidR="00A35B8D" w:rsidRPr="00EC76D5">
        <w:t>thorugh</w:t>
      </w:r>
      <w:proofErr w:type="spellEnd"/>
      <w:r w:rsidR="00A35B8D" w:rsidRPr="00EC76D5">
        <w:t xml:space="preserve">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lastRenderedPageBreak/>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lastRenderedPageBreak/>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728" w:name="_Toc481936426"/>
      <w:r w:rsidRPr="00EC76D5">
        <w:t>Live Sets Generation</w:t>
      </w:r>
      <w:bookmarkEnd w:id="728"/>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lastRenderedPageBreak/>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lastRenderedPageBreak/>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729" w:name="_Toc481936427"/>
      <w:r w:rsidRPr="00EC76D5">
        <w:t>Path Sets</w:t>
      </w:r>
      <w:bookmarkEnd w:id="729"/>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lastRenderedPageBreak/>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lastRenderedPageBreak/>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lastRenderedPageBreak/>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730" w:name="_Toc481936428"/>
      <w:r w:rsidRPr="00EC76D5">
        <w:t xml:space="preserve">Removal of </w:t>
      </w:r>
      <w:r w:rsidR="00BA6016" w:rsidRPr="00EC76D5">
        <w:t>Unused Code</w:t>
      </w:r>
      <w:bookmarkEnd w:id="730"/>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731" w:name="_Toc481936429"/>
      <w:bookmarkStart w:id="732" w:name="_Ref419628490"/>
      <w:r w:rsidRPr="00EC76D5">
        <w:lastRenderedPageBreak/>
        <w:t>Object Code Preparation</w:t>
      </w:r>
      <w:bookmarkEnd w:id="731"/>
    </w:p>
    <w:p w14:paraId="754899A5" w14:textId="0065A2EE" w:rsidR="007E1080" w:rsidRPr="00EC76D5" w:rsidRDefault="001111A0" w:rsidP="00406266">
      <w:pPr>
        <w:pStyle w:val="Rubrik2"/>
      </w:pPr>
      <w:bookmarkStart w:id="733" w:name="_Toc481936430"/>
      <w:r w:rsidRPr="00EC76D5">
        <w:t>Register</w:t>
      </w:r>
      <w:r w:rsidR="007E1080" w:rsidRPr="00EC76D5">
        <w:t xml:space="preserve"> Preparation</w:t>
      </w:r>
      <w:bookmarkEnd w:id="733"/>
    </w:p>
    <w:p w14:paraId="5628298D" w14:textId="7AACA180" w:rsidR="00605CC1" w:rsidRPr="00EC76D5" w:rsidRDefault="00D215CA" w:rsidP="00661487">
      <w:pPr>
        <w:pStyle w:val="CodeListing"/>
      </w:pPr>
      <w:proofErr w:type="spellStart"/>
      <w:r w:rsidRPr="00EC76D5">
        <w:t>RegisterPreparator.java</w:t>
      </w:r>
      <w:proofErr w:type="spellEnd"/>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0E61AD1B" w:rsidR="006929AD" w:rsidRPr="00EC76D5" w:rsidRDefault="006929AD" w:rsidP="006929AD">
      <w:pPr>
        <w:pStyle w:val="Code"/>
      </w:pPr>
      <w:r w:rsidRPr="00EC76D5">
        <w:t xml:space="preserve">  public static final Map&lt;Integer,Register&gt; </w:t>
      </w:r>
      <w:r w:rsidR="00495BE2">
        <w:t>LeftQuotientMap</w:t>
      </w:r>
      <w:r w:rsidRPr="00EC76D5">
        <w:t xml:space="preserve"> = new ListMap&lt;&gt;(),</w:t>
      </w:r>
    </w:p>
    <w:p w14:paraId="617364E7" w14:textId="2CEBFA24" w:rsidR="006929AD" w:rsidRPr="00EC76D5" w:rsidRDefault="006929AD" w:rsidP="006929AD">
      <w:pPr>
        <w:pStyle w:val="Code"/>
      </w:pPr>
      <w:r w:rsidRPr="00EC76D5">
        <w:t xml:space="preserve">                                            </w:t>
      </w:r>
      <w:r w:rsidR="00495BE2">
        <w:t>ClearRemainderMap</w:t>
      </w:r>
      <w:r w:rsidRPr="00EC76D5">
        <w:t xml:space="preserve">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69919BED" w:rsidR="006929AD" w:rsidRPr="00EC76D5" w:rsidRDefault="006929AD" w:rsidP="006929AD">
      <w:pPr>
        <w:pStyle w:val="Code"/>
      </w:pPr>
      <w:r w:rsidRPr="00EC76D5">
        <w:t xml:space="preserve">    </w:t>
      </w:r>
      <w:r w:rsidR="00495BE2">
        <w:t>LeftQuotientMap</w:t>
      </w:r>
      <w:r w:rsidRPr="00EC76D5">
        <w:t>.put(Type.ShortSize, Register.al);</w:t>
      </w:r>
    </w:p>
    <w:p w14:paraId="797E664A" w14:textId="36378C79" w:rsidR="006929AD" w:rsidRPr="00EC76D5" w:rsidRDefault="006929AD" w:rsidP="006929AD">
      <w:pPr>
        <w:pStyle w:val="Code"/>
      </w:pPr>
      <w:r w:rsidRPr="00EC76D5">
        <w:t xml:space="preserve">    </w:t>
      </w:r>
      <w:r w:rsidR="00495BE2">
        <w:t>LeftQuotientMap</w:t>
      </w:r>
      <w:r w:rsidRPr="00EC76D5">
        <w:t>.put(Type.IntegerSize, Register.ax);</w:t>
      </w:r>
    </w:p>
    <w:p w14:paraId="012714AE" w14:textId="1787B4B2" w:rsidR="006929AD" w:rsidRPr="00EC76D5" w:rsidRDefault="006929AD" w:rsidP="006929AD">
      <w:pPr>
        <w:pStyle w:val="Code"/>
      </w:pPr>
      <w:r w:rsidRPr="00EC76D5">
        <w:t xml:space="preserve">    </w:t>
      </w:r>
      <w:r w:rsidR="00495BE2">
        <w:t>LeftQuotientMap</w:t>
      </w:r>
      <w:r w:rsidRPr="00EC76D5">
        <w:t>.put(Type.LongSize, Register.eax);</w:t>
      </w:r>
    </w:p>
    <w:p w14:paraId="53510AFC" w14:textId="77777777" w:rsidR="006929AD" w:rsidRPr="00EC76D5" w:rsidRDefault="006929AD" w:rsidP="006929AD">
      <w:pPr>
        <w:pStyle w:val="Code"/>
      </w:pPr>
    </w:p>
    <w:p w14:paraId="671F5317" w14:textId="2696534C" w:rsidR="006929AD" w:rsidRPr="00EC76D5" w:rsidRDefault="006929AD" w:rsidP="006929AD">
      <w:pPr>
        <w:pStyle w:val="Code"/>
      </w:pPr>
      <w:r w:rsidRPr="00EC76D5">
        <w:t xml:space="preserve">    </w:t>
      </w:r>
      <w:r w:rsidR="00495BE2">
        <w:t>ClearRemainderMap</w:t>
      </w:r>
      <w:r w:rsidRPr="00EC76D5">
        <w:t>.put(Type.ShortSize,Register.ah);</w:t>
      </w:r>
    </w:p>
    <w:p w14:paraId="37C39417" w14:textId="3F1D6EE6" w:rsidR="006929AD" w:rsidRPr="00EC76D5" w:rsidRDefault="006929AD" w:rsidP="006929AD">
      <w:pPr>
        <w:pStyle w:val="Code"/>
      </w:pPr>
      <w:r w:rsidRPr="00EC76D5">
        <w:t xml:space="preserve">    </w:t>
      </w:r>
      <w:r w:rsidR="00495BE2">
        <w:t>ClearRemainderMap</w:t>
      </w:r>
      <w:r w:rsidRPr="00EC76D5">
        <w:t>.put(Type.IntegerSize, Register.dx);</w:t>
      </w:r>
    </w:p>
    <w:p w14:paraId="6514FE0F" w14:textId="5C953480" w:rsidR="006929AD" w:rsidRPr="00EC76D5" w:rsidRDefault="006929AD" w:rsidP="006929AD">
      <w:pPr>
        <w:pStyle w:val="Code"/>
      </w:pPr>
      <w:r w:rsidRPr="00EC76D5">
        <w:t xml:space="preserve">    </w:t>
      </w:r>
      <w:r w:rsidR="00495BE2">
        <w:t>ClearRemainderMap</w:t>
      </w:r>
      <w:r w:rsidRPr="00EC76D5">
        <w:t>.put(Type.LongSize,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49914266" w:rsidR="006929AD" w:rsidRPr="00EC76D5" w:rsidRDefault="006929AD" w:rsidP="006929AD">
      <w:pPr>
        <w:pStyle w:val="Code"/>
      </w:pPr>
      <w:r w:rsidRPr="00EC76D5">
        <w:t xml:space="preserve">              Register axRegister = </w:t>
      </w:r>
      <w:r w:rsidR="00495BE2">
        <w:t>LeftQuotientMap</w:t>
      </w:r>
      <w:r w:rsidRPr="00EC76D5">
        <w:t>.get(typeSize);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5B42D99B" w:rsidR="006929AD" w:rsidRPr="00EC76D5" w:rsidRDefault="006929AD" w:rsidP="006929AD">
      <w:pPr>
        <w:pStyle w:val="Code"/>
      </w:pPr>
      <w:r w:rsidRPr="00EC76D5">
        <w:t xml:space="preserve">              Register dxRegister = </w:t>
      </w:r>
      <w:r w:rsidR="00495BE2">
        <w:t>ClearRemainderMap</w:t>
      </w:r>
      <w:r w:rsidRPr="00EC76D5">
        <w:t>.get(typeSize);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734" w:name="_Toc481936431"/>
      <w:r w:rsidRPr="00EC76D5">
        <w:lastRenderedPageBreak/>
        <w:t>Register Allocation</w:t>
      </w:r>
      <w:bookmarkEnd w:id="734"/>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proofErr w:type="spellStart"/>
      <w:r w:rsidRPr="00EC76D5">
        <w:t>RegisterAllocator.java</w:t>
      </w:r>
      <w:proofErr w:type="spellEnd"/>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6F8C5ECA" w:rsidR="00AD7B52" w:rsidRPr="00EC76D5" w:rsidRDefault="00526593" w:rsidP="006A31DF">
      <w:pPr>
        <w:pStyle w:val="Rubrik1"/>
      </w:pPr>
      <w:bookmarkStart w:id="735" w:name="_Toc481936432"/>
      <w:r w:rsidRPr="00EC76D5">
        <w:lastRenderedPageBreak/>
        <w:t>Object</w:t>
      </w:r>
      <w:r w:rsidR="00AD7B52" w:rsidRPr="00EC76D5">
        <w:t xml:space="preserve"> Code Generation</w:t>
      </w:r>
      <w:bookmarkEnd w:id="732"/>
      <w:bookmarkEnd w:id="735"/>
    </w:p>
    <w:p w14:paraId="2C63DB5C" w14:textId="60DF0CFB" w:rsidR="008A39BB" w:rsidRPr="00EC76D5" w:rsidRDefault="008A39BB" w:rsidP="008A39BB">
      <w:r w:rsidRPr="00EC76D5">
        <w:t>The object code generation</w:t>
      </w:r>
      <w:r w:rsidRPr="00EC76D5">
        <w:rPr>
          <w:rStyle w:val="Fotnotsreferens"/>
        </w:rPr>
        <w:footnoteReference w:id="11"/>
      </w:r>
      <w:r w:rsidR="00644F00" w:rsidRPr="00EC76D5">
        <w:t xml:space="preserve"> is the …</w:t>
      </w:r>
    </w:p>
    <w:p w14:paraId="0DE33064" w14:textId="06D09017" w:rsidR="00730572" w:rsidRPr="00EC76D5" w:rsidRDefault="00730572" w:rsidP="00730572">
      <w:pPr>
        <w:pStyle w:val="Rubrik2"/>
      </w:pPr>
      <w:bookmarkStart w:id="736" w:name="_Toc481936433"/>
      <w:r w:rsidRPr="00EC76D5">
        <w:t xml:space="preserve">The </w:t>
      </w:r>
      <w:r w:rsidR="00C339AA" w:rsidRPr="00EC76D5">
        <w:t>Object</w:t>
      </w:r>
      <w:r w:rsidRPr="00EC76D5">
        <w:t xml:space="preserve"> Operator</w:t>
      </w:r>
      <w:bookmarkEnd w:id="736"/>
    </w:p>
    <w:p w14:paraId="5FC4293E" w14:textId="1F67F37F" w:rsidR="00090F04" w:rsidRPr="00EC76D5" w:rsidRDefault="00946DC7" w:rsidP="00201C51">
      <w:pPr>
        <w:pStyle w:val="CodeHeader"/>
      </w:pPr>
      <w:proofErr w:type="spellStart"/>
      <w:r w:rsidRPr="00EC76D5">
        <w:t>Object</w:t>
      </w:r>
      <w:r w:rsidR="00090F04" w:rsidRPr="00EC76D5">
        <w:t>Operator.java</w:t>
      </w:r>
      <w:proofErr w:type="spellEnd"/>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737" w:name="_Toc481936434"/>
      <w:r w:rsidRPr="00EC76D5">
        <w:t xml:space="preserve">The </w:t>
      </w:r>
      <w:r w:rsidR="00CA4231" w:rsidRPr="00EC76D5">
        <w:t>Object</w:t>
      </w:r>
      <w:r w:rsidRPr="00EC76D5">
        <w:t xml:space="preserve"> Code</w:t>
      </w:r>
      <w:bookmarkEnd w:id="737"/>
    </w:p>
    <w:p w14:paraId="6C34442B" w14:textId="191902C7" w:rsidR="00201C51" w:rsidRPr="00EC76D5" w:rsidRDefault="00162AA9" w:rsidP="00201C51">
      <w:pPr>
        <w:pStyle w:val="CodeHeader"/>
      </w:pPr>
      <w:proofErr w:type="spellStart"/>
      <w:r w:rsidRPr="00EC76D5">
        <w:t>ObjectCode</w:t>
      </w:r>
      <w:r w:rsidR="00201C51" w:rsidRPr="00EC76D5">
        <w:t>.java</w:t>
      </w:r>
      <w:proofErr w:type="spellEnd"/>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738" w:name="_Toc481936435"/>
      <w:r w:rsidRPr="00EC76D5">
        <w:t>Object</w:t>
      </w:r>
      <w:r w:rsidR="00663AEB" w:rsidRPr="00EC76D5">
        <w:t xml:space="preserve"> Code</w:t>
      </w:r>
      <w:r w:rsidR="00884B6D" w:rsidRPr="00EC76D5">
        <w:t xml:space="preserve"> </w:t>
      </w:r>
      <w:r w:rsidRPr="00EC76D5">
        <w:t>Generation</w:t>
      </w:r>
      <w:bookmarkEnd w:id="738"/>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proofErr w:type="spellStart"/>
            <w:r w:rsidRPr="00EC76D5">
              <w:t>mov_wordX</w:t>
            </w:r>
            <w:proofErr w:type="spellEnd"/>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739" w:name="_Ref419650505"/>
      <w:bookmarkStart w:id="740" w:name="_Ref419653264"/>
      <w:bookmarkStart w:id="741" w:name="_Toc481936436"/>
      <w:r w:rsidRPr="00EC76D5">
        <w:t>Object Code Generation</w:t>
      </w:r>
      <w:bookmarkEnd w:id="739"/>
      <w:bookmarkEnd w:id="740"/>
      <w:bookmarkEnd w:id="741"/>
    </w:p>
    <w:p w14:paraId="0FC6F58B" w14:textId="27666DE9" w:rsidR="001702F3" w:rsidRPr="00EC76D5" w:rsidRDefault="00E72C1B" w:rsidP="002759C1">
      <w:pPr>
        <w:pStyle w:val="CodeListing"/>
      </w:pPr>
      <w:proofErr w:type="spellStart"/>
      <w:r w:rsidRPr="00EC76D5">
        <w:t>ObjectCodeGenerator.java</w:t>
      </w:r>
      <w:proofErr w:type="spellEnd"/>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lastRenderedPageBreak/>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lastRenderedPageBreak/>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lastRenderedPageBreak/>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lastRenderedPageBreak/>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lastRenderedPageBreak/>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lastRenderedPageBreak/>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lastRenderedPageBreak/>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lastRenderedPageBreak/>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lastRenderedPageBreak/>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lastRenderedPageBreak/>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lastRenderedPageBreak/>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lastRenderedPageBreak/>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lastRenderedPageBreak/>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lastRenderedPageBreak/>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112AAC9" w:rsidR="002759C1" w:rsidRPr="00EC76D5" w:rsidRDefault="002759C1" w:rsidP="002759C1">
      <w:pPr>
        <w:pStyle w:val="Code"/>
      </w:pPr>
      <w:r w:rsidRPr="00EC76D5">
        <w:t xml:space="preserve">          Register axRegister = RegisterPreparator.</w:t>
      </w:r>
      <w:r w:rsidR="00495BE2">
        <w:t>LeftQuotientMap</w:t>
      </w:r>
      <w:r w:rsidRPr="00EC76D5">
        <w:t>.get(typeSize),</w:t>
      </w:r>
    </w:p>
    <w:p w14:paraId="75AD7C63" w14:textId="508F11A7" w:rsidR="002759C1" w:rsidRPr="00EC76D5" w:rsidRDefault="002759C1" w:rsidP="002759C1">
      <w:pPr>
        <w:pStyle w:val="Code"/>
      </w:pPr>
      <w:r w:rsidRPr="00EC76D5">
        <w:t xml:space="preserve">                   dxRegister = RegisterPreparator.</w:t>
      </w:r>
      <w:r w:rsidR="00495BE2">
        <w:t>ClearRemainderMap</w:t>
      </w:r>
      <w:r w:rsidRPr="00EC76D5">
        <w:t>.get(typeSize);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lastRenderedPageBreak/>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lastRenderedPageBreak/>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lastRenderedPageBreak/>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lastRenderedPageBreak/>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lastRenderedPageBreak/>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lastRenderedPageBreak/>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lastRenderedPageBreak/>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lastRenderedPageBreak/>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lastRenderedPageBreak/>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lastRenderedPageBreak/>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lastRenderedPageBreak/>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lastRenderedPageBreak/>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5CCC9261" w:rsidR="002759C1" w:rsidRPr="00EC76D5" w:rsidRDefault="002759C1" w:rsidP="002759C1">
      <w:pPr>
        <w:pStyle w:val="Code"/>
      </w:pPr>
      <w:r w:rsidRPr="00EC76D5">
        <w:t xml:space="preserve">    addObjectCode(ObjectOperator.comment, "</w:t>
      </w:r>
      <w:r w:rsidR="00631D4D">
        <w:t>Initialize</w:t>
      </w:r>
      <w:r w:rsidRPr="00EC76D5">
        <w:t xml:space="preserv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5ABDE02A" w:rsidR="002759C1" w:rsidRPr="00EC76D5" w:rsidRDefault="002759C1" w:rsidP="002759C1">
      <w:pPr>
        <w:pStyle w:val="Code"/>
      </w:pPr>
      <w:r w:rsidRPr="00EC76D5">
        <w:t xml:space="preserve">    addObjectCode(ObjectOperator.comment, "</w:t>
      </w:r>
      <w:r w:rsidR="00631D4D">
        <w:t>Initialize</w:t>
      </w:r>
      <w:r w:rsidRPr="00EC76D5">
        <w:t xml:space="preserv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57A42E7C" w:rsidR="002759C1" w:rsidRPr="00EC76D5" w:rsidRDefault="002759C1" w:rsidP="002759C1">
      <w:pPr>
        <w:pStyle w:val="Code"/>
      </w:pPr>
      <w:r w:rsidRPr="00EC76D5">
        <w:t xml:space="preserve">    addObjectCode(ObjectOperator.comment, "</w:t>
      </w:r>
      <w:r w:rsidR="00631D4D">
        <w:t>Initialize</w:t>
      </w:r>
      <w:r w:rsidRPr="00EC76D5">
        <w:t xml:space="preserv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77B20B4C" w:rsidR="002759C1" w:rsidRPr="00EC76D5" w:rsidRDefault="002759C1" w:rsidP="002759C1">
      <w:pPr>
        <w:pStyle w:val="Code"/>
      </w:pPr>
      <w:r w:rsidRPr="00EC76D5">
        <w:t xml:space="preserve">    String label1 = Main.SeparatorId + "</w:t>
      </w:r>
      <w:r w:rsidR="00631D4D">
        <w:t>Initialize</w:t>
      </w:r>
      <w:r w:rsidRPr="00EC76D5">
        <w:t>" + Main.SeparatorId + "1",</w:t>
      </w:r>
    </w:p>
    <w:p w14:paraId="2CF75F86" w14:textId="33617A36" w:rsidR="002759C1" w:rsidRPr="00EC76D5" w:rsidRDefault="002759C1" w:rsidP="002759C1">
      <w:pPr>
        <w:pStyle w:val="Code"/>
      </w:pPr>
      <w:r w:rsidRPr="00EC76D5">
        <w:t xml:space="preserve">           label2 = Main.SeparatorId + "</w:t>
      </w:r>
      <w:r w:rsidR="00631D4D">
        <w:t>Initialize</w:t>
      </w:r>
      <w:r w:rsidRPr="00EC76D5">
        <w:t>" + Main.SeparatorId + "2",</w:t>
      </w:r>
    </w:p>
    <w:p w14:paraId="2918635C" w14:textId="5EFE74FF" w:rsidR="002759C1" w:rsidRPr="00EC76D5" w:rsidRDefault="002759C1" w:rsidP="002759C1">
      <w:pPr>
        <w:pStyle w:val="Code"/>
      </w:pPr>
      <w:r w:rsidRPr="00EC76D5">
        <w:t xml:space="preserve">           label3 = Main.SeparatorId + "</w:t>
      </w:r>
      <w:r w:rsidR="00631D4D">
        <w:t>Initialize</w:t>
      </w:r>
      <w:r w:rsidRPr="00EC76D5">
        <w:t>" + Main.SeparatorId + "3",</w:t>
      </w:r>
    </w:p>
    <w:p w14:paraId="27A8856F" w14:textId="12C02CB9" w:rsidR="002759C1" w:rsidRPr="00EC76D5" w:rsidRDefault="002759C1" w:rsidP="002759C1">
      <w:pPr>
        <w:pStyle w:val="Code"/>
      </w:pPr>
      <w:r w:rsidRPr="00EC76D5">
        <w:t xml:space="preserve">           label4 = Main.SeparatorId + "</w:t>
      </w:r>
      <w:r w:rsidR="00631D4D">
        <w:t>Initialize</w:t>
      </w:r>
      <w:r w:rsidRPr="00EC76D5">
        <w:t>" + Main.SeparatorId + "4",</w:t>
      </w:r>
    </w:p>
    <w:p w14:paraId="0713B1F8" w14:textId="6695EF3C" w:rsidR="002759C1" w:rsidRPr="00EC76D5" w:rsidRDefault="002759C1" w:rsidP="002759C1">
      <w:pPr>
        <w:pStyle w:val="Code"/>
      </w:pPr>
      <w:r w:rsidRPr="00EC76D5">
        <w:t xml:space="preserve">           label5 = Main.SeparatorId + "</w:t>
      </w:r>
      <w:r w:rsidR="00631D4D">
        <w:t>Initialize</w:t>
      </w:r>
      <w:r w:rsidRPr="00EC76D5">
        <w:t>" + Main.SeparatorId + "5";</w:t>
      </w:r>
    </w:p>
    <w:p w14:paraId="199F24E1" w14:textId="77777777" w:rsidR="002759C1" w:rsidRPr="00EC76D5" w:rsidRDefault="002759C1" w:rsidP="002759C1">
      <w:pPr>
        <w:pStyle w:val="Code"/>
      </w:pPr>
      <w:r w:rsidRPr="00EC76D5">
        <w:t xml:space="preserve">           </w:t>
      </w:r>
    </w:p>
    <w:p w14:paraId="09567E8B" w14:textId="41F5952D" w:rsidR="002759C1" w:rsidRPr="00EC76D5" w:rsidRDefault="002759C1" w:rsidP="002759C1">
      <w:pPr>
        <w:pStyle w:val="Code"/>
      </w:pPr>
      <w:r w:rsidRPr="00EC76D5">
        <w:t xml:space="preserve">    addObjectCode(ObjectOperator.comment,"</w:t>
      </w:r>
      <w:r w:rsidR="00631D4D">
        <w:t>Initialize</w:t>
      </w:r>
      <w:r w:rsidRPr="00EC76D5">
        <w:t xml:space="preserv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lastRenderedPageBreak/>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lastRenderedPageBreak/>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lastRenderedPageBreak/>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lastRenderedPageBreak/>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lastRenderedPageBreak/>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lastRenderedPageBreak/>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66ADD6F5" w14:textId="670EA4F3" w:rsidR="008C2C53" w:rsidRDefault="008C2C53" w:rsidP="00AD7B52">
      <w:pPr>
        <w:pStyle w:val="Rubrik1"/>
      </w:pPr>
      <w:bookmarkStart w:id="742" w:name="_Ref420874022"/>
      <w:bookmarkStart w:id="743" w:name="_Toc481936437"/>
      <w:r>
        <w:lastRenderedPageBreak/>
        <w:t>Executable Code Generation</w:t>
      </w:r>
    </w:p>
    <w:p w14:paraId="37DAF005" w14:textId="6205D9CB" w:rsidR="008C2C53" w:rsidRDefault="00DF3D11" w:rsidP="008C2C53">
      <w:r>
        <w:t xml:space="preserve">In this book, the target code so far has been assembly code that need to be assembled and linked before execution. However, in this chapter we look into an alternative </w:t>
      </w:r>
      <w:r w:rsidR="000839DC">
        <w:t xml:space="preserve">way, we generate target code in the format of executable code, that we link into an 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proofErr w:type="spellStart"/>
      <w:r w:rsidR="00AA2195">
        <w:t>DosBox</w:t>
      </w:r>
      <w:proofErr w:type="spellEnd"/>
      <w:r w:rsidR="00C14D7C">
        <w:t>, which is a simple simulator</w:t>
      </w:r>
      <w:r w:rsidR="00B30073">
        <w:t xml:space="preserve"> capable of executing files in the .com format.</w:t>
      </w:r>
    </w:p>
    <w:p w14:paraId="58367745" w14:textId="44FB71C6" w:rsidR="00C14D7C" w:rsidRDefault="00786AFE" w:rsidP="008C2C53">
      <w:r>
        <w:t xml:space="preserve">In the book so far, we have encountered the </w:t>
      </w:r>
      <w:r w:rsidRPr="00AC700B">
        <w:rPr>
          <w:rStyle w:val="KeyWord0"/>
        </w:rPr>
        <w:t>Start.Linux</w:t>
      </w:r>
      <w:r>
        <w:t xml:space="preserve"> condition on several occasion</w:t>
      </w:r>
      <w:r w:rsidR="00C97215">
        <w:t xml:space="preserve">s, indicating code specific for the Linux target machine. However, there are also </w:t>
      </w:r>
      <w:r w:rsidR="00C97215" w:rsidRPr="00AC700B">
        <w:rPr>
          <w:rStyle w:val="KeyWord0"/>
        </w:rPr>
        <w:t>Start.Windows</w:t>
      </w:r>
      <w:r w:rsidR="00C97215">
        <w:t xml:space="preserve"> conditions, </w:t>
      </w:r>
      <w:r w:rsidR="00CC21E0">
        <w:t xml:space="preserve">indicating code specific for the Windows target machine, </w:t>
      </w:r>
      <w:r w:rsidR="00C97215">
        <w:t>which we will look into in this chapter.</w:t>
      </w:r>
    </w:p>
    <w:p w14:paraId="7D488F78" w14:textId="118B2EAD" w:rsidR="00CC21E0" w:rsidRDefault="00CC21E0" w:rsidP="00EE4EC9">
      <w:pPr>
        <w:pStyle w:val="Rubrik3"/>
      </w:pPr>
      <w:r>
        <w:t>Command Line Arguments</w:t>
      </w:r>
    </w:p>
    <w:p w14:paraId="238A5906" w14:textId="77777777" w:rsidR="00CC21E0" w:rsidRPr="008C2C53" w:rsidRDefault="00CC21E0" w:rsidP="008C2C53"/>
    <w:p w14:paraId="2A558C14" w14:textId="74DED918" w:rsidR="00BF5F11" w:rsidRPr="00EC76D5" w:rsidRDefault="00BF5F11" w:rsidP="00BF5F11">
      <w:pPr>
        <w:pStyle w:val="Rubrik2"/>
      </w:pPr>
      <w:bookmarkStart w:id="744" w:name="_Ref419646553"/>
      <w:bookmarkStart w:id="745" w:name="_Toc481936438"/>
      <w:r>
        <w:t>Linking</w:t>
      </w:r>
      <w:bookmarkEnd w:id="744"/>
      <w:bookmarkEnd w:id="745"/>
    </w:p>
    <w:bookmarkEnd w:id="742"/>
    <w:bookmarkEnd w:id="743"/>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r>
        <w:t>The Linker Class</w:t>
      </w:r>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2"/>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lastRenderedPageBreak/>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13"/>
      </w:r>
    </w:p>
    <w:p w14:paraId="0BA3F6F8" w14:textId="255F696E" w:rsidR="001D1BEE" w:rsidRDefault="00E1579E" w:rsidP="00666E2F">
      <w:pPr>
        <w:pStyle w:val="CodeHeader"/>
      </w:pPr>
      <w:proofErr w:type="spellStart"/>
      <w:r>
        <w:t>Windows</w:t>
      </w:r>
      <w:r w:rsidR="001D1BEE" w:rsidRPr="00EC76D5">
        <w:t>Linker.</w:t>
      </w:r>
      <w:r>
        <w:t>cs</w:t>
      </w:r>
      <w:proofErr w:type="spellEnd"/>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t>namespace CCompiler {</w:t>
      </w:r>
    </w:p>
    <w:p w14:paraId="7313CB78" w14:textId="26B3E725" w:rsidR="00E1579E" w:rsidRDefault="00E1579E" w:rsidP="00FD0C59">
      <w:pPr>
        <w:pStyle w:val="Code"/>
        <w:rPr>
          <w:highlight w:val="white"/>
        </w:rPr>
      </w:pPr>
      <w:r w:rsidRPr="00FD0C59">
        <w:rPr>
          <w:highlight w:val="white"/>
        </w:rPr>
        <w:t xml:space="preserve">  public class WindowsLinker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lastRenderedPageBreak/>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746" w:name="_Hlk48420241"/>
    </w:p>
    <w:p w14:paraId="58D689F6" w14:textId="39777F81"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746"/>
    <w:p w14:paraId="4046E1C2" w14:textId="29F087D2" w:rsidR="003475AA" w:rsidRDefault="003475AA" w:rsidP="003475AA">
      <w:pPr>
        <w:rPr>
          <w:highlight w:val="white"/>
        </w:rPr>
      </w:pPr>
      <w:r>
        <w:rPr>
          <w:highlight w:val="white"/>
        </w:rPr>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lastRenderedPageBreak/>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21C426FD" w:rsidR="00E1579E" w:rsidRP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8433E2">
        <w:rPr>
          <w:highlight w:val="white"/>
        </w:rPr>
        <w:t xml:space="preserve"> </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lastRenderedPageBreak/>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4DA6E69E" w:rsidR="00E1579E" w:rsidRP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3308B1E8" w:rsidR="00E1579E" w:rsidRP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into consideration that the original </w:t>
      </w:r>
      <w:r w:rsidR="00EB4BEC">
        <w:rPr>
          <w:highlight w:val="white"/>
        </w:rPr>
        <w:t xml:space="preserve">value on the </w:t>
      </w:r>
      <w:r w:rsidR="008F2431">
        <w:rPr>
          <w:highlight w:val="white"/>
        </w:rPr>
        <w:t xml:space="preserve">address of the function </w:t>
      </w:r>
      <w:r w:rsidR="00EB4BEC">
        <w:rPr>
          <w:highlight w:val="white"/>
        </w:rPr>
        <w:t xml:space="preserve">call </w:t>
      </w:r>
      <w:r w:rsidR="008F2431">
        <w:rPr>
          <w:highlight w:val="white"/>
        </w:rPr>
        <w:t>may be non-zer</w:t>
      </w:r>
      <w:r w:rsidR="00EB4BEC">
        <w:rPr>
          <w:highlight w:val="white"/>
        </w:rPr>
        <w:t>o</w:t>
      </w:r>
      <w:r w:rsidR="008F2431">
        <w:rPr>
          <w:highlight w:val="white"/>
        </w:rPr>
        <w:t xml:space="preserve">, since it is not possible to </w:t>
      </w:r>
      <w:r w:rsidR="00EB4BEC">
        <w:rPr>
          <w:highlight w:val="white"/>
        </w:rPr>
        <w:t>add an offset to a function call. Second, the address of the call is relative the next assembly code instruction</w:t>
      </w:r>
      <w:r w:rsidR="00775C28">
        <w:rPr>
          <w:highlight w:val="white"/>
        </w:rPr>
        <w:t>.</w:t>
      </w:r>
    </w:p>
    <w:p w14:paraId="2B02E8D8" w14:textId="084600D5"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 xml:space="preserve">The source address is the last two bytes of the function assembly code instruction, why the address of the next instruction is the source address plus two. However, the source address is relative the beginning of the </w:t>
      </w:r>
      <w:r>
        <w:rPr>
          <w:highlight w:val="white"/>
        </w:rPr>
        <w:lastRenderedPageBreak/>
        <w:t>function. Therefore, we need to add the global start address of the caller function to the caller address, in order to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178FDEB8" w:rsidR="00E1579E" w:rsidRP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from the address relative</w:t>
      </w:r>
      <w:r w:rsidR="00B01423">
        <w:rPr>
          <w:highlight w:val="white"/>
        </w:rPr>
        <w:t xml:space="preserve"> the beginning of the function </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t xml:space="preserve">      }</w:t>
      </w:r>
    </w:p>
    <w:p w14:paraId="2DAF1F42" w14:textId="77777777" w:rsidR="00F4455B" w:rsidRPr="00F4455B" w:rsidRDefault="00F4455B" w:rsidP="00F4455B">
      <w:pPr>
        <w:pStyle w:val="Code"/>
        <w:rPr>
          <w:highlight w:val="white"/>
        </w:rPr>
      </w:pPr>
      <w:r w:rsidRPr="00F4455B">
        <w:rPr>
          <w:highlight w:val="white"/>
        </w:rPr>
        <w:t xml:space="preserve">    }</w:t>
      </w:r>
    </w:p>
    <w:p w14:paraId="324EF32E" w14:textId="77777777" w:rsidR="00F4455B" w:rsidRPr="00F4455B" w:rsidRDefault="00F4455B" w:rsidP="00F4455B">
      <w:pPr>
        <w:pStyle w:val="Code"/>
        <w:rPr>
          <w:highlight w:val="white"/>
        </w:rPr>
      </w:pPr>
    </w:p>
    <w:p w14:paraId="73F2B3E5" w14:textId="2DE576AC"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left part of the name if it includes the separator identity character (‘$’).</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585C5A94" w14:textId="12827E11" w:rsidR="00E1579E" w:rsidRPr="00E1579E" w:rsidRDefault="00E1579E" w:rsidP="00E1579E">
      <w:pPr>
        <w:pStyle w:val="Code"/>
        <w:rPr>
          <w:highlight w:val="white"/>
        </w:rPr>
      </w:pPr>
      <w:r w:rsidRPr="00E1579E">
        <w:rPr>
          <w:highlight w:val="white"/>
        </w:rPr>
        <w:t>}</w:t>
      </w:r>
    </w:p>
    <w:p w14:paraId="1535310A" w14:textId="11D3838B" w:rsidR="000F66B0" w:rsidRPr="00EC76D5" w:rsidRDefault="000F66B0" w:rsidP="00963102">
      <w:r w:rsidRPr="00EC76D5">
        <w:t xml:space="preserve">To begin with, </w:t>
      </w:r>
      <w:proofErr w:type="spellStart"/>
      <w:r w:rsidR="000B4E53" w:rsidRPr="00EC76D5">
        <w:rPr>
          <w:rStyle w:val="CodeInText"/>
        </w:rPr>
        <w:t>addAll</w:t>
      </w:r>
      <w:proofErr w:type="spellEnd"/>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proofErr w:type="spellStart"/>
      <w:r w:rsidRPr="00EC76D5">
        <w:rPr>
          <w:rStyle w:val="CodeInText"/>
        </w:rPr>
        <w:t>m_globalMap</w:t>
      </w:r>
      <w:proofErr w:type="spellEnd"/>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664A849B" w14:textId="1BBDCD52" w:rsidR="008945E4" w:rsidRPr="00EC76D5" w:rsidRDefault="008945E4" w:rsidP="008945E4">
      <w:r w:rsidRPr="00EC76D5">
        <w:lastRenderedPageBreak/>
        <w:t xml:space="preserve">The </w:t>
      </w:r>
      <w:r w:rsidRPr="00EC76D5">
        <w:rPr>
          <w:rStyle w:val="CodeInText"/>
        </w:rPr>
        <w:t>generate</w:t>
      </w:r>
      <w:r w:rsidRPr="00EC76D5">
        <w:t xml:space="preserve"> method traces the elements reachable from main by calling </w:t>
      </w:r>
      <w:proofErr w:type="spellStart"/>
      <w:r w:rsidRPr="00EC76D5">
        <w:rPr>
          <w:rStyle w:val="CodeInText"/>
        </w:rPr>
        <w:t>generateTrace</w:t>
      </w:r>
      <w:proofErr w:type="spellEnd"/>
      <w:r w:rsidRPr="00EC76D5">
        <w:t xml:space="preserve">, and sets the total size of the code at the beginning of the main code </w:t>
      </w:r>
      <w:r w:rsidR="00F15437" w:rsidRPr="00EC76D5">
        <w:t>to</w:t>
      </w:r>
      <w:r w:rsidRPr="00EC76D5">
        <w:t xml:space="preserve"> </w:t>
      </w:r>
      <w:r w:rsidR="00631D4D">
        <w:t>initialize</w:t>
      </w:r>
      <w:r w:rsidRPr="00EC76D5">
        <w:t xml:space="preserv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lastRenderedPageBreak/>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747" w:name="_Toc481936440"/>
      <w:r w:rsidRPr="00EC76D5">
        <w:t>Main Trace Generation</w:t>
      </w:r>
      <w:bookmarkEnd w:id="747"/>
    </w:p>
    <w:p w14:paraId="4CA5F832" w14:textId="116FDFAD" w:rsidR="00A657D1" w:rsidRPr="00EC76D5" w:rsidRDefault="009D4E10" w:rsidP="009D4E10">
      <w:r w:rsidRPr="00EC76D5">
        <w:t xml:space="preserve">The </w:t>
      </w:r>
      <w:proofErr w:type="spellStart"/>
      <w:r w:rsidRPr="00EC76D5">
        <w:rPr>
          <w:rStyle w:val="CodeInText"/>
        </w:rPr>
        <w:t>generateTrace</w:t>
      </w:r>
      <w:proofErr w:type="spellEnd"/>
      <w:r w:rsidRPr="00EC76D5">
        <w:t xml:space="preserve"> method looks into the </w:t>
      </w:r>
      <w:proofErr w:type="spellStart"/>
      <w:r w:rsidRPr="00EC76D5">
        <w:rPr>
          <w:rStyle w:val="CodeInText"/>
        </w:rPr>
        <w:t>globalInfo</w:t>
      </w:r>
      <w:proofErr w:type="spellEnd"/>
      <w:r w:rsidRPr="00EC76D5">
        <w:t xml:space="preserve"> parameter, and adds it to </w:t>
      </w:r>
      <w:proofErr w:type="spellStart"/>
      <w:r w:rsidRPr="00EC76D5">
        <w:rPr>
          <w:rStyle w:val="CodeInText"/>
        </w:rPr>
        <w:t>m_globalList</w:t>
      </w:r>
      <w:proofErr w:type="spellEnd"/>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proofErr w:type="spellStart"/>
      <w:r w:rsidRPr="00EC76D5">
        <w:rPr>
          <w:rStyle w:val="CodeInText"/>
        </w:rPr>
        <w:t>m_addressMap</w:t>
      </w:r>
      <w:proofErr w:type="spellEnd"/>
      <w:r w:rsidRPr="00EC76D5">
        <w:t xml:space="preserve"> </w:t>
      </w:r>
      <w:r w:rsidR="00BD450D" w:rsidRPr="00EC76D5">
        <w:t xml:space="preserve">and </w:t>
      </w:r>
      <w:proofErr w:type="spellStart"/>
      <w:r w:rsidRPr="00EC76D5">
        <w:rPr>
          <w:rStyle w:val="CodeInText"/>
        </w:rPr>
        <w:t>m_entryMap</w:t>
      </w:r>
      <w:proofErr w:type="spellEnd"/>
      <w:r w:rsidR="00BD450D" w:rsidRPr="00EC76D5">
        <w:t xml:space="preserve">, respectively. </w:t>
      </w:r>
      <w:r w:rsidR="00A657D1" w:rsidRPr="00EC76D5">
        <w:t xml:space="preserve">The </w:t>
      </w:r>
      <w:proofErr w:type="spellStart"/>
      <w:r w:rsidR="00A657D1" w:rsidRPr="00EC76D5">
        <w:rPr>
          <w:rStyle w:val="CodeInText"/>
        </w:rPr>
        <w:t>m_totalSize</w:t>
      </w:r>
      <w:proofErr w:type="spellEnd"/>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proofErr w:type="spellStart"/>
      <w:r w:rsidRPr="00EC76D5">
        <w:rPr>
          <w:rStyle w:val="CodeInText"/>
        </w:rPr>
        <w:t>generateTrace</w:t>
      </w:r>
      <w:proofErr w:type="spellEnd"/>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lastRenderedPageBreak/>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proofErr w:type="spellStart"/>
      <w:r w:rsidR="00C858CE" w:rsidRPr="00EC76D5">
        <w:rPr>
          <w:rStyle w:val="CodeInText"/>
        </w:rPr>
        <w:t>generateAccess</w:t>
      </w:r>
      <w:proofErr w:type="spellEnd"/>
      <w:r w:rsidR="00C858CE" w:rsidRPr="00EC76D5">
        <w:t xml:space="preserve">, </w:t>
      </w:r>
      <w:proofErr w:type="spellStart"/>
      <w:r w:rsidR="00C858CE" w:rsidRPr="00EC76D5">
        <w:rPr>
          <w:rStyle w:val="CodeInText"/>
        </w:rPr>
        <w:t>generateCall</w:t>
      </w:r>
      <w:proofErr w:type="spellEnd"/>
      <w:r w:rsidR="00C858CE" w:rsidRPr="00EC76D5">
        <w:t xml:space="preserve">, and </w:t>
      </w:r>
      <w:proofErr w:type="spellStart"/>
      <w:r w:rsidR="00C858CE" w:rsidRPr="00EC76D5">
        <w:rPr>
          <w:rStyle w:val="CodeInText"/>
        </w:rPr>
        <w:t>generateReturn</w:t>
      </w:r>
      <w:proofErr w:type="spellEnd"/>
      <w:r w:rsidR="00C858CE" w:rsidRPr="00EC76D5">
        <w:t xml:space="preserve">, </w:t>
      </w:r>
      <w:proofErr w:type="spellStart"/>
      <w:r w:rsidR="00C858CE" w:rsidRPr="00EC76D5">
        <w:t>resp</w:t>
      </w:r>
      <w:r w:rsidR="00FE15B3" w:rsidRPr="00EC76D5">
        <w:t>e</w:t>
      </w:r>
      <w:r w:rsidR="00C858CE" w:rsidRPr="00EC76D5">
        <w:t>ctivly</w:t>
      </w:r>
      <w:proofErr w:type="spellEnd"/>
      <w:r w:rsidR="00C858CE" w:rsidRPr="00EC76D5">
        <w:t>.</w:t>
      </w:r>
    </w:p>
    <w:p w14:paraId="09DD3A29" w14:textId="0792F84A" w:rsidR="00A81889" w:rsidRPr="00EC76D5" w:rsidRDefault="008308A0" w:rsidP="006527BD">
      <w:pPr>
        <w:rPr>
          <w:rStyle w:val="CodeInText"/>
        </w:rPr>
      </w:pPr>
      <w:r w:rsidRPr="00EC76D5">
        <w:t xml:space="preserve">The </w:t>
      </w:r>
      <w:proofErr w:type="spellStart"/>
      <w:r w:rsidRPr="00EC76D5">
        <w:rPr>
          <w:rStyle w:val="CodeInText"/>
        </w:rPr>
        <w:t>generateAccess</w:t>
      </w:r>
      <w:proofErr w:type="spellEnd"/>
      <w:r w:rsidRPr="00EC76D5">
        <w:t xml:space="preserve"> method</w:t>
      </w:r>
      <w:r w:rsidR="00A81889" w:rsidRPr="00EC76D5">
        <w:t xml:space="preserve"> looks up the name and address of each global access.</w:t>
      </w:r>
      <w:r w:rsidR="00135F7C" w:rsidRPr="00EC76D5">
        <w:t xml:space="preserve"> The address of the name is looked up in </w:t>
      </w:r>
      <w:proofErr w:type="spellStart"/>
      <w:r w:rsidR="00BB378F" w:rsidRPr="00EC76D5">
        <w:rPr>
          <w:rStyle w:val="CodeInText"/>
        </w:rPr>
        <w:t>accessMap</w:t>
      </w:r>
      <w:proofErr w:type="spellEnd"/>
      <w:r w:rsidR="00BB378F" w:rsidRPr="00EC76D5">
        <w:t xml:space="preserve">, and original address is calculated by adding the low </w:t>
      </w:r>
      <w:proofErr w:type="spellStart"/>
      <w:r w:rsidR="00BB378F" w:rsidRPr="00EC76D5">
        <w:t>an</w:t>
      </w:r>
      <w:r w:rsidR="00307F09" w:rsidRPr="00EC76D5">
        <w:t>a</w:t>
      </w:r>
      <w:r w:rsidR="00BB378F" w:rsidRPr="00EC76D5">
        <w:t>d</w:t>
      </w:r>
      <w:proofErr w:type="spellEnd"/>
      <w:r w:rsidR="00BB378F" w:rsidRPr="00EC76D5">
        <w:t xml:space="preserve">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w:t>
      </w:r>
      <w:proofErr w:type="spellStart"/>
      <w:r w:rsidR="00FE4D24" w:rsidRPr="00EC76D5">
        <w:t>arithmentic</w:t>
      </w:r>
      <w:proofErr w:type="spellEnd"/>
      <w:r w:rsidR="00FE4D24" w:rsidRPr="00EC76D5">
        <w:t xml:space="preserve"> with a static pointer and constant integer. In the code below, </w:t>
      </w:r>
      <w:r w:rsidR="00FC4FC7" w:rsidRPr="00EC76D5">
        <w:t xml:space="preserve">the </w:t>
      </w:r>
      <w:proofErr w:type="spellStart"/>
      <w:r w:rsidR="002F35C1">
        <w:t>initializer</w:t>
      </w:r>
      <w:r w:rsidR="00FC4FC7" w:rsidRPr="00EC76D5">
        <w:t>ial</w:t>
      </w:r>
      <w:proofErr w:type="spellEnd"/>
      <w:r w:rsidR="00FC4FC7" w:rsidRPr="00EC76D5">
        <w:t xml:space="preserve">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proofErr w:type="spellStart"/>
      <w:r w:rsidR="00EB3045" w:rsidRPr="00EC76D5">
        <w:rPr>
          <w:rStyle w:val="CodeInText"/>
        </w:rPr>
        <w:t>generateAccess</w:t>
      </w:r>
      <w:proofErr w:type="spellEnd"/>
      <w:r w:rsidR="00EB3045" w:rsidRPr="00EC76D5">
        <w:t xml:space="preserve"> will then look up and add the address of </w:t>
      </w:r>
      <w:r w:rsidR="00EB3045" w:rsidRPr="00EC76D5">
        <w:rPr>
          <w:rStyle w:val="CodeInText"/>
        </w:rPr>
        <w:t>a</w:t>
      </w:r>
      <w:r w:rsidR="00EB3045" w:rsidRPr="00EC76D5">
        <w:t xml:space="preserve"> in order to properly </w:t>
      </w:r>
      <w:r w:rsidR="00631D4D">
        <w:t>initialize</w:t>
      </w:r>
      <w:r w:rsidR="00EB3045" w:rsidRPr="00EC76D5">
        <w:t xml:space="preserv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proofErr w:type="spellStart"/>
      <w:r w:rsidRPr="00EC76D5">
        <w:rPr>
          <w:rStyle w:val="CodeInText"/>
        </w:rPr>
        <w:t>generateCall</w:t>
      </w:r>
      <w:proofErr w:type="spellEnd"/>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proofErr w:type="spellStart"/>
      <w:r w:rsidR="00B01240" w:rsidRPr="00EC76D5">
        <w:rPr>
          <w:rStyle w:val="CodeInText"/>
        </w:rPr>
        <w:t>callMap</w:t>
      </w:r>
      <w:proofErr w:type="spellEnd"/>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proofErr w:type="spellStart"/>
      <w:r w:rsidR="00C77F48" w:rsidRPr="00EC76D5">
        <w:rPr>
          <w:rStyle w:val="CodeInText"/>
        </w:rPr>
        <w:t>ObjectCodeGenerator</w:t>
      </w:r>
      <w:proofErr w:type="spellEnd"/>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 xml:space="preserve">two bytes holding the relative address. However, if the relative address only one byte, we change to a short jump instruction </w:t>
      </w:r>
      <w:r w:rsidR="00650A80" w:rsidRPr="00EC76D5">
        <w:lastRenderedPageBreak/>
        <w:t>followed by one byt</w:t>
      </w:r>
      <w:r w:rsidR="00953E34" w:rsidRPr="00EC76D5">
        <w:t>e</w:t>
      </w:r>
      <w:r w:rsidR="00650A80" w:rsidRPr="00EC76D5">
        <w:t xml:space="preserve"> holding the relative address</w:t>
      </w:r>
      <w:r w:rsidR="00615CDB" w:rsidRPr="00EC76D5">
        <w:t xml:space="preserve"> and insert a </w:t>
      </w:r>
      <w:proofErr w:type="spellStart"/>
      <w:r w:rsidR="00615CDB" w:rsidRPr="00EC76D5">
        <w:rPr>
          <w:rStyle w:val="CodeInText"/>
        </w:rPr>
        <w:t>nop</w:t>
      </w:r>
      <w:proofErr w:type="spellEnd"/>
      <w:r w:rsidR="00615CDB" w:rsidRPr="00EC76D5">
        <w:t xml:space="preserve"> instruction in order to keep the size of the code</w:t>
      </w:r>
      <w:r w:rsidR="00615CDB" w:rsidRPr="00EC76D5">
        <w:rPr>
          <w:rStyle w:val="Fotnotsreferens"/>
        </w:rPr>
        <w:footnoteReference w:id="14"/>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proofErr w:type="spellStart"/>
      <w:r w:rsidR="004F3EA3" w:rsidRPr="00EC76D5">
        <w:rPr>
          <w:rStyle w:val="CodeInText"/>
        </w:rPr>
        <w:t>nop</w:t>
      </w:r>
      <w:proofErr w:type="spellEnd"/>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proofErr w:type="spellStart"/>
      <w:r w:rsidRPr="00EC76D5">
        <w:rPr>
          <w:rStyle w:val="CodeInText"/>
        </w:rPr>
        <w:t>generateReturn</w:t>
      </w:r>
      <w:proofErr w:type="spellEnd"/>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lastRenderedPageBreak/>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lastRenderedPageBreak/>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748" w:name="_Toc481936441"/>
      <w:r w:rsidRPr="00EC76D5">
        <w:lastRenderedPageBreak/>
        <w:t>Auxiliary Classes</w:t>
      </w:r>
      <w:bookmarkEnd w:id="748"/>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749" w:name="_Toc481936442"/>
      <w:r w:rsidRPr="00EC76D5">
        <w:t>Error Handling</w:t>
      </w:r>
      <w:bookmarkEnd w:id="749"/>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w:t>
      </w:r>
      <w:proofErr w:type="spellStart"/>
      <w:r w:rsidRPr="00EC76D5">
        <w:t>behav</w:t>
      </w:r>
      <w:r w:rsidR="00414C74">
        <w:t>or</w:t>
      </w:r>
      <w:proofErr w:type="spellEnd"/>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proofErr w:type="spellStart"/>
      <w:r w:rsidRPr="00EC76D5">
        <w:t>Assert.java</w:t>
      </w:r>
      <w:proofErr w:type="spellEnd"/>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750" w:name="_Toc481936443"/>
      <w:r w:rsidRPr="00EC76D5">
        <w:t>Container Classes</w:t>
      </w:r>
      <w:bookmarkEnd w:id="750"/>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751" w:name="_Toc481936444"/>
      <w:r w:rsidRPr="00EC76D5">
        <w:t xml:space="preserve">Ordered </w:t>
      </w:r>
      <w:r w:rsidR="004C5DAE" w:rsidRPr="00EC76D5">
        <w:t>Pair</w:t>
      </w:r>
      <w:bookmarkEnd w:id="751"/>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proofErr w:type="spellStart"/>
      <w:r w:rsidRPr="00EC76D5">
        <w:t>Pair.java</w:t>
      </w:r>
      <w:proofErr w:type="spellEnd"/>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w:t>
      </w:r>
      <w:proofErr w:type="spellStart"/>
      <w:r w:rsidRPr="00EC76D5">
        <w:t>ar</w:t>
      </w:r>
      <w:proofErr w:type="spellEnd"/>
      <w:r w:rsidRPr="00EC76D5">
        <w:t xml:space="preserve">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752" w:name="_Toc481936445"/>
      <w:r w:rsidRPr="00EC76D5">
        <w:t>Unordered Pair</w:t>
      </w:r>
      <w:bookmarkEnd w:id="752"/>
    </w:p>
    <w:p w14:paraId="583E65F7" w14:textId="77777777" w:rsidR="00002B58" w:rsidRPr="00EC76D5" w:rsidRDefault="00002B58" w:rsidP="00002B58">
      <w:proofErr w:type="spellStart"/>
      <w:r w:rsidRPr="00EC76D5">
        <w:rPr>
          <w:rStyle w:val="CodeInText"/>
        </w:rPr>
        <w:t>UnPair</w:t>
      </w:r>
      <w:proofErr w:type="spellEnd"/>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proofErr w:type="spellStart"/>
      <w:r w:rsidRPr="00EC76D5">
        <w:t>Un</w:t>
      </w:r>
      <w:r w:rsidR="0078290E" w:rsidRPr="00EC76D5">
        <w:t>orderd</w:t>
      </w:r>
      <w:r w:rsidRPr="00EC76D5">
        <w:t>Pair.java</w:t>
      </w:r>
      <w:proofErr w:type="spellEnd"/>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753" w:name="_Toc481936446"/>
      <w:r w:rsidRPr="00EC76D5">
        <w:t>Triple</w:t>
      </w:r>
      <w:bookmarkEnd w:id="753"/>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proofErr w:type="spellStart"/>
      <w:r w:rsidRPr="00EC76D5">
        <w:t>Triple.java</w:t>
      </w:r>
      <w:proofErr w:type="spellEnd"/>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754" w:name="_Toc481936447"/>
      <w:r w:rsidRPr="00EC76D5">
        <w:t>Tuple</w:t>
      </w:r>
      <w:bookmarkEnd w:id="754"/>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proofErr w:type="spellStart"/>
      <w:r w:rsidRPr="00EC76D5">
        <w:t>Tuple.java</w:t>
      </w:r>
      <w:proofErr w:type="spellEnd"/>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755" w:name="_Toc481936448"/>
      <w:r w:rsidRPr="00EC76D5">
        <w:t xml:space="preserve">Undirected </w:t>
      </w:r>
      <w:r w:rsidR="004C5DAE" w:rsidRPr="00EC76D5">
        <w:t>Graph</w:t>
      </w:r>
      <w:bookmarkEnd w:id="755"/>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proofErr w:type="spellStart"/>
      <w:r w:rsidRPr="00EC76D5">
        <w:t>Graph.java</w:t>
      </w:r>
      <w:proofErr w:type="spellEnd"/>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756" w:name="_Toc481936449"/>
      <w:r w:rsidRPr="00EC76D5">
        <w:t>Addition and Removal of Vertices and Edges</w:t>
      </w:r>
      <w:bookmarkEnd w:id="756"/>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757" w:name="_Toc481936450"/>
      <w:r w:rsidRPr="00EC76D5">
        <w:t>Graph Partition</w:t>
      </w:r>
      <w:bookmarkEnd w:id="757"/>
    </w:p>
    <w:p w14:paraId="14F54252" w14:textId="77777777" w:rsidR="006C6632" w:rsidRPr="00EC76D5" w:rsidRDefault="006C6632" w:rsidP="008B7E8E">
      <w:r w:rsidRPr="00EC76D5">
        <w:t xml:space="preserve">The method </w:t>
      </w:r>
      <w:proofErr w:type="spellStart"/>
      <w:r w:rsidRPr="00EC76D5">
        <w:rPr>
          <w:rStyle w:val="CodeInText"/>
        </w:rPr>
        <w:t>partitionate</w:t>
      </w:r>
      <w:proofErr w:type="spellEnd"/>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proofErr w:type="spellStart"/>
      <w:r w:rsidR="00D03DAF">
        <w:rPr>
          <w:rStyle w:val="CodeInText"/>
        </w:rPr>
        <w:t>DeepFirstSearch</w:t>
      </w:r>
      <w:proofErr w:type="spellEnd"/>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758" w:name="_Toc481936451"/>
      <w:r w:rsidRPr="00EC76D5">
        <w:t xml:space="preserve">Directed </w:t>
      </w:r>
      <w:r w:rsidR="00163CD4" w:rsidRPr="00EC76D5">
        <w:t>Graph</w:t>
      </w:r>
      <w:bookmarkEnd w:id="758"/>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proofErr w:type="spellStart"/>
      <w:r w:rsidRPr="00EC76D5">
        <w:t>DirectedGraph.java</w:t>
      </w:r>
      <w:proofErr w:type="spellEnd"/>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759" w:name="_Toc481936452"/>
      <w:r w:rsidRPr="00EC76D5">
        <w:lastRenderedPageBreak/>
        <w:t xml:space="preserve">The </w:t>
      </w:r>
      <w:r w:rsidR="002554E1" w:rsidRPr="00EC76D5">
        <w:t>Standard Library</w:t>
      </w:r>
      <w:bookmarkEnd w:id="759"/>
    </w:p>
    <w:p w14:paraId="21B660CB" w14:textId="0EAC07D4" w:rsidR="00EE220E" w:rsidRPr="00EC76D5" w:rsidRDefault="00503728" w:rsidP="00265BDF">
      <w:pPr>
        <w:pStyle w:val="Rubrik2"/>
      </w:pPr>
      <w:bookmarkStart w:id="760" w:name="_Toc481936453"/>
      <w:r w:rsidRPr="00EC76D5">
        <w:t>Integral and Floating Limits</w:t>
      </w:r>
      <w:bookmarkEnd w:id="760"/>
    </w:p>
    <w:p w14:paraId="2F6FA423" w14:textId="77777777" w:rsidR="003D1398" w:rsidRPr="00EC76D5" w:rsidRDefault="003D1398" w:rsidP="003D1398">
      <w:pPr>
        <w:pStyle w:val="CodeListing"/>
        <w:rPr>
          <w:highlight w:val="white"/>
        </w:rPr>
      </w:pPr>
      <w:proofErr w:type="spellStart"/>
      <w:r w:rsidRPr="00EC76D5">
        <w:rPr>
          <w:highlight w:val="white"/>
        </w:rPr>
        <w:t>Limits.h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proofErr w:type="spellStart"/>
      <w:r w:rsidRPr="00EC76D5">
        <w:t>Float.h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761" w:name="_Toc481936454"/>
      <w:r w:rsidRPr="00EC76D5">
        <w:lastRenderedPageBreak/>
        <w:t>The A</w:t>
      </w:r>
      <w:r w:rsidR="00EE220E" w:rsidRPr="00EC76D5">
        <w:t>sser</w:t>
      </w:r>
      <w:r w:rsidR="008E5D1A" w:rsidRPr="00EC76D5">
        <w:t>t</w:t>
      </w:r>
      <w:r w:rsidRPr="00EC76D5">
        <w:t xml:space="preserve"> Macro</w:t>
      </w:r>
      <w:bookmarkEnd w:id="761"/>
    </w:p>
    <w:p w14:paraId="492C07C6" w14:textId="0D69B5A8" w:rsidR="00F65771" w:rsidRPr="00EC76D5" w:rsidRDefault="00F65771" w:rsidP="00F65771">
      <w:pPr>
        <w:pStyle w:val="CodeListing"/>
      </w:pPr>
      <w:proofErr w:type="spellStart"/>
      <w:r w:rsidRPr="00EC76D5">
        <w:t>Assert.h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762" w:name="_Toc481936455"/>
      <w:r w:rsidRPr="00EC76D5">
        <w:t>Locale Data</w:t>
      </w:r>
      <w:bookmarkEnd w:id="762"/>
    </w:p>
    <w:p w14:paraId="21A3CEC1" w14:textId="0F9ADEBB" w:rsidR="00265BDF" w:rsidRPr="00EC76D5" w:rsidRDefault="0062113D" w:rsidP="0062113D">
      <w:pPr>
        <w:pStyle w:val="CodeListing"/>
      </w:pPr>
      <w:proofErr w:type="spellStart"/>
      <w:r w:rsidRPr="00EC76D5">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proofErr w:type="spellStart"/>
      <w:r w:rsidRPr="00EC76D5">
        <w:t>Locale.c</w:t>
      </w:r>
      <w:proofErr w:type="spellEnd"/>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763" w:name="_Toc481936456"/>
      <w:r w:rsidRPr="00EC76D5">
        <w:t>Character Types</w:t>
      </w:r>
      <w:bookmarkEnd w:id="763"/>
    </w:p>
    <w:p w14:paraId="243F8CAB" w14:textId="55164455" w:rsidR="00EE220E" w:rsidRPr="00EC76D5" w:rsidRDefault="00B15CBB" w:rsidP="00B15CBB">
      <w:pPr>
        <w:pStyle w:val="CodeListing"/>
      </w:pPr>
      <w:proofErr w:type="spellStart"/>
      <w:r w:rsidRPr="00EC76D5">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proofErr w:type="spellStart"/>
      <w:r w:rsidRPr="00EC76D5">
        <w:t>CType.c</w:t>
      </w:r>
      <w:proofErr w:type="spellEnd"/>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764" w:name="_Toc481936457"/>
      <w:r w:rsidRPr="00EC76D5">
        <w:t>S</w:t>
      </w:r>
      <w:r w:rsidR="00EE220E" w:rsidRPr="00EC76D5">
        <w:t>tring</w:t>
      </w:r>
      <w:r w:rsidRPr="00EC76D5">
        <w:t>s</w:t>
      </w:r>
      <w:bookmarkEnd w:id="764"/>
    </w:p>
    <w:p w14:paraId="14ACCA1E" w14:textId="75D42039" w:rsidR="0078214F" w:rsidRPr="00EC76D5" w:rsidRDefault="0078214F" w:rsidP="0078214F">
      <w:pPr>
        <w:pStyle w:val="CodeListing"/>
      </w:pPr>
      <w:proofErr w:type="spellStart"/>
      <w:r w:rsidRPr="00EC76D5">
        <w:t>String.h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proofErr w:type="spellStart"/>
      <w:r w:rsidRPr="00EC76D5">
        <w:t>String.c</w:t>
      </w:r>
      <w:proofErr w:type="spellEnd"/>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765" w:name="_Toc481936458"/>
      <w:r w:rsidRPr="00EC76D5">
        <w:t>Long Jumps</w:t>
      </w:r>
      <w:bookmarkEnd w:id="765"/>
    </w:p>
    <w:p w14:paraId="00D8C1C3" w14:textId="69CB4E73" w:rsidR="00D62A8B" w:rsidRPr="00EC76D5" w:rsidRDefault="0004451D" w:rsidP="0004451D">
      <w:pPr>
        <w:pStyle w:val="CodeListing"/>
      </w:pPr>
      <w:proofErr w:type="spellStart"/>
      <w:r w:rsidRPr="00EC76D5">
        <w:t>SetJ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proofErr w:type="spellStart"/>
      <w:r w:rsidRPr="00EC76D5">
        <w:t>SetJmp.c</w:t>
      </w:r>
      <w:proofErr w:type="spellEnd"/>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766" w:name="_Toc481936459"/>
      <w:r w:rsidRPr="00EC76D5">
        <w:t>Mathematical Functions</w:t>
      </w:r>
      <w:bookmarkEnd w:id="766"/>
    </w:p>
    <w:p w14:paraId="168DFE01" w14:textId="38A4EFE8" w:rsidR="00D62A8B" w:rsidRPr="00EC76D5" w:rsidRDefault="00555D55" w:rsidP="00555D55">
      <w:pPr>
        <w:pStyle w:val="CodeListing"/>
      </w:pPr>
      <w:proofErr w:type="spellStart"/>
      <w:r w:rsidRPr="00EC76D5">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proofErr w:type="spellStart"/>
      <w:r w:rsidRPr="00EC76D5">
        <w:rPr>
          <w:highlight w:val="white"/>
        </w:rPr>
        <w:t>Math.c</w:t>
      </w:r>
      <w:proofErr w:type="spellEnd"/>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767" w:name="_Toc481936460"/>
      <w:r w:rsidRPr="00EC76D5">
        <w:t xml:space="preserve">Standard </w:t>
      </w:r>
      <w:proofErr w:type="spellStart"/>
      <w:r w:rsidRPr="00EC76D5">
        <w:t>Input/Output</w:t>
      </w:r>
      <w:bookmarkEnd w:id="767"/>
      <w:proofErr w:type="spellEnd"/>
    </w:p>
    <w:p w14:paraId="3C220EF3" w14:textId="5E83221D" w:rsidR="00F67D04" w:rsidRPr="00EC76D5" w:rsidRDefault="00F67D04" w:rsidP="00F67D04">
      <w:pPr>
        <w:pStyle w:val="CodeListing"/>
      </w:pPr>
      <w:proofErr w:type="spellStart"/>
      <w:r w:rsidRPr="00EC76D5">
        <w:t>StdIO.h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768" w:name="_Toc481936461"/>
      <w:r w:rsidRPr="00EC76D5">
        <w:t>Printing</w:t>
      </w:r>
      <w:bookmarkEnd w:id="768"/>
    </w:p>
    <w:p w14:paraId="07321D9D" w14:textId="58D08412" w:rsidR="00F67D04" w:rsidRPr="00EC76D5" w:rsidRDefault="00957919" w:rsidP="00957919">
      <w:pPr>
        <w:pStyle w:val="CodeListing"/>
      </w:pPr>
      <w:proofErr w:type="spellStart"/>
      <w:r w:rsidRPr="00EC76D5">
        <w:t>Printf.h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proofErr w:type="spellStart"/>
      <w:r w:rsidRPr="00EC76D5">
        <w:t>Printf.c</w:t>
      </w:r>
      <w:proofErr w:type="spellEnd"/>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769" w:name="_Toc481936462"/>
      <w:r w:rsidRPr="00EC76D5">
        <w:t>Scanning</w:t>
      </w:r>
      <w:bookmarkEnd w:id="769"/>
    </w:p>
    <w:p w14:paraId="29AFA940" w14:textId="00F6E791" w:rsidR="00594DB0" w:rsidRPr="00EC76D5" w:rsidRDefault="00594DB0" w:rsidP="00594DB0">
      <w:pPr>
        <w:pStyle w:val="CodeListing"/>
      </w:pPr>
      <w:proofErr w:type="spellStart"/>
      <w:r w:rsidRPr="00EC76D5">
        <w:t>Scanf.h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proofErr w:type="spellStart"/>
      <w:r w:rsidRPr="00EC76D5">
        <w:t>Scanf.c</w:t>
      </w:r>
      <w:proofErr w:type="spellEnd"/>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770" w:name="_Toc481936463"/>
      <w:r w:rsidRPr="00EC76D5">
        <w:t>F</w:t>
      </w:r>
      <w:r w:rsidR="00AF06D6" w:rsidRPr="00EC76D5">
        <w:t xml:space="preserve">ile </w:t>
      </w:r>
      <w:r w:rsidRPr="00EC76D5">
        <w:t>H</w:t>
      </w:r>
      <w:r w:rsidR="00AF06D6" w:rsidRPr="00EC76D5">
        <w:t>andling</w:t>
      </w:r>
      <w:bookmarkEnd w:id="770"/>
    </w:p>
    <w:p w14:paraId="174C04F8" w14:textId="43A51BB5" w:rsidR="00577582" w:rsidRPr="00EC76D5" w:rsidRDefault="006217C5" w:rsidP="006217C5">
      <w:pPr>
        <w:pStyle w:val="CodeListing"/>
      </w:pPr>
      <w:proofErr w:type="spellStart"/>
      <w:r w:rsidRPr="00EC76D5">
        <w:t>File.h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proofErr w:type="spellStart"/>
      <w:r w:rsidRPr="00EC76D5">
        <w:t>File.c</w:t>
      </w:r>
      <w:proofErr w:type="spellEnd"/>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771" w:name="_Toc481936464"/>
      <w:r w:rsidRPr="00EC76D5">
        <w:t>The Standard Library</w:t>
      </w:r>
      <w:bookmarkEnd w:id="771"/>
    </w:p>
    <w:p w14:paraId="6289FDFB" w14:textId="30681A00" w:rsidR="003420EA" w:rsidRPr="00EC76D5" w:rsidRDefault="003420EA" w:rsidP="003420EA">
      <w:pPr>
        <w:pStyle w:val="CodeListing"/>
      </w:pPr>
      <w:proofErr w:type="spellStart"/>
      <w:r w:rsidRPr="00EC76D5">
        <w:t>StdLib.h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proofErr w:type="spellStart"/>
      <w:r w:rsidRPr="00EC76D5">
        <w:t>StdLib.c</w:t>
      </w:r>
      <w:proofErr w:type="spellEnd"/>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772" w:name="_Toc481936465"/>
      <w:r w:rsidRPr="00EC76D5">
        <w:t>T</w:t>
      </w:r>
      <w:r w:rsidR="00D62A8B" w:rsidRPr="00EC76D5">
        <w:t>ime</w:t>
      </w:r>
      <w:bookmarkEnd w:id="772"/>
    </w:p>
    <w:p w14:paraId="4B568326" w14:textId="58C5640B" w:rsidR="00487292" w:rsidRPr="00EC76D5" w:rsidRDefault="00966D02" w:rsidP="00733EAC">
      <w:pPr>
        <w:pStyle w:val="CodeListing"/>
      </w:pPr>
      <w:proofErr w:type="spellStart"/>
      <w:r w:rsidRPr="00EC76D5">
        <w:t>T</w:t>
      </w:r>
      <w:r w:rsidR="00487292" w:rsidRPr="00EC76D5">
        <w:t>ime</w:t>
      </w:r>
      <w:r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proofErr w:type="spellStart"/>
      <w:r w:rsidRPr="00EC76D5">
        <w:t>Time.c</w:t>
      </w:r>
      <w:proofErr w:type="spellEnd"/>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773" w:name="_Ref418406175"/>
      <w:bookmarkStart w:id="774" w:name="_Toc481936466"/>
      <w:proofErr w:type="spellStart"/>
      <w:r w:rsidRPr="00EC76D5">
        <w:lastRenderedPageBreak/>
        <w:t>Main</w:t>
      </w:r>
      <w:r w:rsidR="001B32C0" w:rsidRPr="00EC76D5">
        <w:t>.java</w:t>
      </w:r>
      <w:bookmarkEnd w:id="773"/>
      <w:bookmarkEnd w:id="774"/>
      <w:proofErr w:type="spellEnd"/>
    </w:p>
    <w:p w14:paraId="5A67EAB2" w14:textId="77777777" w:rsidR="007D596B" w:rsidRPr="00EC76D5" w:rsidRDefault="007D596B" w:rsidP="006A31DF">
      <w:pPr>
        <w:pStyle w:val="Rubrik1"/>
      </w:pPr>
      <w:bookmarkStart w:id="775" w:name="_Ref417644950"/>
      <w:bookmarkStart w:id="776" w:name="_Toc481936467"/>
      <w:r w:rsidRPr="00EC76D5">
        <w:lastRenderedPageBreak/>
        <w:t>The C Grammar</w:t>
      </w:r>
      <w:bookmarkEnd w:id="775"/>
      <w:bookmarkEnd w:id="776"/>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777" w:name="_Toc481936468"/>
      <w:r w:rsidRPr="00EC76D5">
        <w:t>The Preprocessor Grammar</w:t>
      </w:r>
      <w:bookmarkEnd w:id="777"/>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778" w:name="_Toc481936469"/>
      <w:r w:rsidRPr="00EC76D5">
        <w:t xml:space="preserve">The </w:t>
      </w:r>
      <w:r w:rsidR="001C7B67" w:rsidRPr="00EC76D5">
        <w:t>Language</w:t>
      </w:r>
      <w:r w:rsidRPr="00EC76D5">
        <w:t xml:space="preserve"> Grammar</w:t>
      </w:r>
      <w:bookmarkEnd w:id="778"/>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779" w:name="_Toc481936470"/>
      <w:r w:rsidRPr="00EC76D5">
        <w:lastRenderedPageBreak/>
        <w:t>A</w:t>
      </w:r>
      <w:r w:rsidR="00281D34" w:rsidRPr="00EC76D5">
        <w:t xml:space="preserve"> Crash Course in C</w:t>
      </w:r>
      <w:bookmarkEnd w:id="779"/>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15"/>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780" w:name="_Toc320485572"/>
      <w:bookmarkStart w:id="781" w:name="_Toc323656681"/>
      <w:bookmarkStart w:id="782" w:name="_Toc324085419"/>
      <w:bookmarkStart w:id="783" w:name="_Toc383781071"/>
      <w:bookmarkStart w:id="784" w:name="_Toc481936471"/>
      <w:r w:rsidRPr="00EC76D5">
        <w:t>The Compiler and the Linker</w:t>
      </w:r>
      <w:bookmarkEnd w:id="780"/>
      <w:bookmarkEnd w:id="781"/>
      <w:bookmarkEnd w:id="782"/>
      <w:bookmarkEnd w:id="783"/>
      <w:bookmarkEnd w:id="784"/>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2A1286" w:rsidRPr="003F7CF1" w:rsidRDefault="002A1286"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2A1286" w:rsidRPr="003F7CF1" w:rsidRDefault="002A1286"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2A1286" w:rsidRPr="003F7CF1" w:rsidRDefault="002A1286"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2A1286" w:rsidRPr="003F7CF1" w:rsidRDefault="002A1286"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2A1286" w:rsidRPr="003F7CF1" w:rsidRDefault="002A1286"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2A1286" w:rsidRPr="003F7CF1" w:rsidRDefault="002A1286"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2A1286" w:rsidRPr="003F7CF1" w:rsidRDefault="002A1286"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2A1286" w:rsidRPr="003F7CF1" w:rsidRDefault="002A1286"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2A1286" w:rsidRPr="003F7CF1" w:rsidRDefault="002A1286"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2A1286" w:rsidRPr="003F7CF1" w:rsidRDefault="002A1286"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2A1286" w:rsidRPr="003F7CF1" w:rsidRDefault="002A1286"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2A1286" w:rsidRPr="003F7CF1" w:rsidRDefault="002A1286"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2A1286" w:rsidRPr="003F7CF1" w:rsidRDefault="002A1286"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2A1286" w:rsidRPr="003F7CF1" w:rsidRDefault="002A1286"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2A1286" w:rsidRPr="003F7CF1" w:rsidRDefault="002A1286"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2A1286" w:rsidRPr="003F7CF1" w:rsidRDefault="002A1286"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2A1286" w:rsidRPr="003F7CF1" w:rsidRDefault="002A1286"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2A1286" w:rsidRPr="003F7CF1" w:rsidRDefault="002A1286"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785" w:name="_Toc320485573"/>
      <w:bookmarkStart w:id="786" w:name="_Toc323656682"/>
      <w:bookmarkStart w:id="787" w:name="_Toc324085420"/>
      <w:bookmarkStart w:id="788" w:name="_Toc383781072"/>
      <w:bookmarkStart w:id="789" w:name="_Toc481936472"/>
      <w:r w:rsidRPr="00EC76D5">
        <w:t>The Hello-World Program</w:t>
      </w:r>
      <w:bookmarkEnd w:id="785"/>
      <w:bookmarkEnd w:id="786"/>
      <w:bookmarkEnd w:id="787"/>
      <w:bookmarkEnd w:id="788"/>
      <w:bookmarkEnd w:id="789"/>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6"/>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790" w:name="_Toc320485574"/>
      <w:bookmarkStart w:id="791" w:name="_Toc323656683"/>
      <w:bookmarkStart w:id="792" w:name="_Toc324085421"/>
      <w:bookmarkStart w:id="793" w:name="_Toc383781073"/>
      <w:bookmarkStart w:id="794" w:name="_Toc481936473"/>
      <w:r w:rsidRPr="00EC76D5">
        <w:t>Comments</w:t>
      </w:r>
      <w:bookmarkEnd w:id="790"/>
      <w:bookmarkEnd w:id="791"/>
      <w:bookmarkEnd w:id="792"/>
      <w:bookmarkEnd w:id="793"/>
      <w:bookmarkEnd w:id="794"/>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7"/>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795"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796" w:author="Stefan Björnander" w:date="2012-05-06T23:23:00Z">
          <w:pPr>
            <w:pStyle w:val="Rubrik2"/>
          </w:pPr>
        </w:pPrChange>
      </w:pPr>
      <w:bookmarkStart w:id="797" w:name="_Toc323656684"/>
      <w:bookmarkStart w:id="798" w:name="_Toc324085422"/>
      <w:bookmarkStart w:id="799" w:name="_Toc383781074"/>
      <w:bookmarkStart w:id="800" w:name="_Toc481936474"/>
      <w:r w:rsidRPr="00EC76D5">
        <w:t>Types and Variables</w:t>
      </w:r>
      <w:bookmarkEnd w:id="795"/>
      <w:bookmarkEnd w:id="797"/>
      <w:bookmarkEnd w:id="798"/>
      <w:bookmarkEnd w:id="799"/>
      <w:bookmarkEnd w:id="800"/>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01" w:name="_Toc320485576"/>
      <w:bookmarkStart w:id="802" w:name="_Toc323656685"/>
      <w:bookmarkStart w:id="803" w:name="_Toc324085423"/>
      <w:bookmarkStart w:id="804" w:name="_Toc383781075"/>
      <w:bookmarkStart w:id="805" w:name="_Ref383781525"/>
      <w:bookmarkStart w:id="806" w:name="_Toc481936475"/>
      <w:r w:rsidRPr="00EC76D5">
        <w:t>Simple Types</w:t>
      </w:r>
      <w:bookmarkEnd w:id="801"/>
      <w:bookmarkEnd w:id="802"/>
      <w:bookmarkEnd w:id="803"/>
      <w:bookmarkEnd w:id="804"/>
      <w:bookmarkEnd w:id="805"/>
      <w:bookmarkEnd w:id="806"/>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8"/>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07" w:name="_Toc320485577"/>
      <w:bookmarkStart w:id="808" w:name="_Toc323656686"/>
      <w:bookmarkStart w:id="809" w:name="_Toc324085424"/>
      <w:bookmarkStart w:id="810" w:name="_Toc383781076"/>
      <w:bookmarkStart w:id="811" w:name="_Toc481936476"/>
      <w:r w:rsidRPr="00EC76D5">
        <w:t>Variables</w:t>
      </w:r>
      <w:bookmarkEnd w:id="807"/>
      <w:bookmarkEnd w:id="808"/>
      <w:bookmarkEnd w:id="809"/>
      <w:bookmarkEnd w:id="810"/>
      <w:bookmarkEnd w:id="811"/>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9"/>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2A1286" w:rsidRPr="003F7CF1" w:rsidRDefault="002A1286"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2A1286" w:rsidRPr="003F7CF1" w:rsidRDefault="002A1286"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2A1286" w:rsidRPr="003F7CF1" w:rsidRDefault="002A1286"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2A1286" w:rsidRPr="003F7CF1" w:rsidRDefault="002A1286"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2A1286" w:rsidRPr="003F7CF1" w:rsidRDefault="002A1286"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2A1286" w:rsidRPr="003F7CF1" w:rsidRDefault="002A1286"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2A1286" w:rsidRPr="003F7CF1" w:rsidRDefault="002A1286"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2A1286" w:rsidRPr="003F7CF1" w:rsidRDefault="002A128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2A1286" w:rsidRPr="003F7CF1" w:rsidRDefault="002A1286"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2A1286" w:rsidRPr="003F7CF1" w:rsidRDefault="002A1286"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2A1286" w:rsidRPr="003F7CF1" w:rsidRDefault="002A1286"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2A1286" w:rsidRPr="003F7CF1" w:rsidRDefault="002A1286"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2A1286" w:rsidRPr="003F7CF1" w:rsidRDefault="002A1286"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2A1286" w:rsidRPr="003F7CF1" w:rsidRDefault="002A1286"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2A1286" w:rsidRPr="003F7CF1" w:rsidRDefault="002A1286"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2A1286" w:rsidRPr="003F7CF1" w:rsidRDefault="002A1286"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20"/>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12" w:name="_Toc320485578"/>
      <w:bookmarkStart w:id="813" w:name="_Toc323656687"/>
      <w:bookmarkStart w:id="814" w:name="_Toc324085425"/>
      <w:bookmarkStart w:id="815" w:name="_Toc383781077"/>
      <w:bookmarkStart w:id="816" w:name="_Toc481936477"/>
      <w:bookmarkStart w:id="817" w:name="_Toc320485579"/>
      <w:r w:rsidRPr="00EC76D5">
        <w:t>Constants</w:t>
      </w:r>
      <w:bookmarkEnd w:id="812"/>
      <w:bookmarkEnd w:id="813"/>
      <w:bookmarkEnd w:id="814"/>
      <w:bookmarkEnd w:id="815"/>
      <w:bookmarkEnd w:id="816"/>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18" w:name="_Toc323656688"/>
      <w:bookmarkStart w:id="819" w:name="_Toc324085426"/>
      <w:bookmarkStart w:id="820" w:name="_Toc383781078"/>
      <w:bookmarkStart w:id="821" w:name="_Toc481936478"/>
      <w:r w:rsidRPr="00EC76D5">
        <w:t>Output</w:t>
      </w:r>
      <w:bookmarkEnd w:id="817"/>
      <w:bookmarkEnd w:id="818"/>
      <w:bookmarkEnd w:id="819"/>
      <w:bookmarkEnd w:id="820"/>
      <w:bookmarkEnd w:id="821"/>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21"/>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22" w:name="_Toc320485580"/>
      <w:bookmarkStart w:id="823" w:name="_Toc323656689"/>
      <w:bookmarkStart w:id="824" w:name="_Toc324085427"/>
      <w:bookmarkStart w:id="825" w:name="_Toc383781079"/>
      <w:bookmarkStart w:id="826" w:name="_Toc481936479"/>
      <w:r w:rsidRPr="00EC76D5">
        <w:t>Input</w:t>
      </w:r>
      <w:bookmarkEnd w:id="822"/>
      <w:bookmarkEnd w:id="823"/>
      <w:bookmarkEnd w:id="824"/>
      <w:bookmarkEnd w:id="825"/>
      <w:bookmarkEnd w:id="826"/>
    </w:p>
    <w:p w14:paraId="299686DD" w14:textId="77777777" w:rsidR="00E80032" w:rsidRPr="00EC76D5" w:rsidRDefault="00E80032" w:rsidP="00E80032">
      <w:r w:rsidRPr="00EC76D5">
        <w:t xml:space="preserve">The standard functions for input is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22"/>
      </w:r>
      <w:r w:rsidRPr="00EC76D5">
        <w:t>.</w:t>
      </w:r>
    </w:p>
    <w:p w14:paraId="0CA40E7A" w14:textId="1B86D640"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827"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23"/>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828"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29" w:name="_Toc323656690"/>
      <w:bookmarkStart w:id="830" w:name="_Toc324085428"/>
      <w:bookmarkStart w:id="831" w:name="_Toc383781080"/>
      <w:bookmarkStart w:id="832" w:name="_Toc481936480"/>
      <w:r w:rsidRPr="00EC76D5">
        <w:t>Enumerations</w:t>
      </w:r>
      <w:bookmarkEnd w:id="827"/>
      <w:bookmarkEnd w:id="829"/>
      <w:bookmarkEnd w:id="830"/>
      <w:bookmarkEnd w:id="831"/>
      <w:bookmarkEnd w:id="832"/>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4"/>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33" w:name="_Toc320485582"/>
      <w:bookmarkStart w:id="834" w:name="_Toc323656691"/>
      <w:bookmarkStart w:id="835" w:name="_Toc324085429"/>
      <w:bookmarkStart w:id="836" w:name="_Toc383781081"/>
      <w:bookmarkStart w:id="837" w:name="_Toc481936481"/>
      <w:r w:rsidRPr="00EC76D5">
        <w:t>Arrays</w:t>
      </w:r>
      <w:bookmarkEnd w:id="833"/>
      <w:bookmarkEnd w:id="834"/>
      <w:bookmarkEnd w:id="835"/>
      <w:bookmarkEnd w:id="836"/>
      <w:bookmarkEnd w:id="837"/>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2A1286" w:rsidRPr="003F7CF1" w:rsidRDefault="002A1286"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2A1286" w:rsidRPr="003F7CF1" w:rsidRDefault="002A1286"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2A1286" w:rsidRPr="003F7CF1" w:rsidRDefault="002A1286"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2A1286" w:rsidRPr="003F7CF1" w:rsidRDefault="002A1286"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2A1286" w:rsidRPr="003F7CF1" w:rsidRDefault="002A1286"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2A1286" w:rsidRPr="003F7CF1" w:rsidRDefault="002A128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2A1286" w:rsidRPr="003F7CF1" w:rsidRDefault="002A1286"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2A1286" w:rsidRPr="003F7CF1" w:rsidRDefault="002A1286"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2A1286" w:rsidRPr="003F7CF1" w:rsidRDefault="002A1286"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2A1286" w:rsidRPr="003F7CF1" w:rsidRDefault="002A1286"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2A1286" w:rsidRPr="003F7CF1" w:rsidRDefault="002A1286"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2A1286" w:rsidRPr="003F7CF1" w:rsidRDefault="002A1286"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2A1286" w:rsidRPr="003F7CF1" w:rsidRDefault="002A128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2A1286" w:rsidRPr="003F7CF1" w:rsidRDefault="002A128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2A1286" w:rsidRPr="003F7CF1" w:rsidRDefault="002A128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2A1286" w:rsidRPr="003F7CF1" w:rsidRDefault="002A128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2A1286" w:rsidRPr="003F7CF1" w:rsidRDefault="002A128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2A1286" w:rsidRPr="003F7CF1" w:rsidRDefault="002A128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2A1286" w:rsidRPr="003F7CF1" w:rsidRDefault="002A128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2A1286" w:rsidRPr="003F7CF1" w:rsidRDefault="002A1286"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2A1286" w:rsidRPr="003F7CF1" w:rsidRDefault="002A128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2A1286" w:rsidRPr="003F7CF1" w:rsidRDefault="002A128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2A1286" w:rsidRPr="003F7CF1" w:rsidRDefault="002A128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2A1286" w:rsidRPr="003F7CF1" w:rsidRDefault="002A128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2A1286" w:rsidRPr="003F7CF1" w:rsidRDefault="002A1286"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2A1286" w:rsidRPr="003F7CF1" w:rsidRDefault="002A1286"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2A1286" w:rsidRPr="003F7CF1" w:rsidRDefault="002A128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2A1286" w:rsidRPr="003F7CF1" w:rsidRDefault="002A128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2A1286" w:rsidRPr="003F7CF1" w:rsidRDefault="002A1286"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2A1286" w:rsidRPr="003F7CF1" w:rsidRDefault="002A1286"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2A1286" w:rsidRPr="003F7CF1" w:rsidRDefault="002A1286"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2A1286" w:rsidRPr="003F7CF1" w:rsidRDefault="002A1286"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2A1286" w:rsidRPr="003F7CF1" w:rsidRDefault="002A1286"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2A1286" w:rsidRPr="003F7CF1" w:rsidRDefault="002A1286"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2A1286" w:rsidRPr="003F7CF1" w:rsidRDefault="002A1286"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2A1286" w:rsidRPr="003F7CF1" w:rsidRDefault="002A1286"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2A1286" w:rsidRPr="003F7CF1" w:rsidRDefault="002A1286"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2A1286" w:rsidRPr="003F7CF1" w:rsidRDefault="002A1286"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2A1286" w:rsidRPr="003F7CF1" w:rsidRDefault="002A1286"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2A1286" w:rsidRPr="003F7CF1" w:rsidRDefault="002A1286"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2A1286" w:rsidRPr="003F7CF1" w:rsidRDefault="002A1286"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2A1286" w:rsidRPr="003F7CF1" w:rsidRDefault="002A1286"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2A1286" w:rsidRPr="003F7CF1" w:rsidRDefault="002A1286"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2A1286" w:rsidRPr="003F7CF1" w:rsidRDefault="002A1286"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2A1286" w:rsidRPr="003F7CF1" w:rsidRDefault="002A1286"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2A1286" w:rsidRPr="003F7CF1" w:rsidRDefault="002A1286"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2A1286" w:rsidRPr="003F7CF1" w:rsidRDefault="002A1286"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2A1286" w:rsidRPr="003F7CF1" w:rsidRDefault="002A1286"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2A1286" w:rsidRPr="003F7CF1" w:rsidRDefault="002A1286"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2A1286" w:rsidRPr="003F7CF1" w:rsidRDefault="002A1286"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2A1286" w:rsidRPr="003F7CF1" w:rsidRDefault="002A1286"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2A1286" w:rsidRPr="003F7CF1" w:rsidRDefault="002A1286"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2A1286" w:rsidRPr="003F7CF1" w:rsidRDefault="002A1286"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2A1286" w:rsidRPr="003F7CF1" w:rsidRDefault="002A1286"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2A1286" w:rsidRPr="003F7CF1" w:rsidRDefault="002A1286"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2A1286" w:rsidRPr="003F7CF1" w:rsidRDefault="002A1286"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2A1286" w:rsidRPr="003F7CF1" w:rsidRDefault="002A1286"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2A1286" w:rsidRPr="003F7CF1" w:rsidRDefault="002A1286"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2A1286" w:rsidRPr="003F7CF1" w:rsidRDefault="002A1286"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2A1286" w:rsidRPr="003F7CF1" w:rsidRDefault="002A1286"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2A1286" w:rsidRPr="003F7CF1" w:rsidRDefault="002A1286"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2A1286" w:rsidRPr="003F7CF1" w:rsidRDefault="002A1286"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2A1286" w:rsidRPr="003F7CF1" w:rsidRDefault="002A1286"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2A1286" w:rsidRPr="003F7CF1" w:rsidRDefault="002A1286"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2A1286" w:rsidRPr="003F7CF1" w:rsidRDefault="002A1286"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2A1286" w:rsidRPr="003F7CF1" w:rsidRDefault="002A1286"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2A1286" w:rsidRPr="003F7CF1" w:rsidRDefault="002A1286"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2A1286" w:rsidRPr="003F7CF1" w:rsidRDefault="002A1286"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38" w:name="_Toc320485583"/>
      <w:bookmarkStart w:id="839" w:name="_Toc323656692"/>
      <w:bookmarkStart w:id="840" w:name="_Toc324085430"/>
      <w:bookmarkStart w:id="841" w:name="_Toc383781082"/>
      <w:bookmarkStart w:id="842" w:name="_Toc481936482"/>
      <w:r w:rsidRPr="00EC76D5">
        <w:t>Characters and Strings</w:t>
      </w:r>
      <w:bookmarkEnd w:id="838"/>
      <w:bookmarkEnd w:id="839"/>
      <w:bookmarkEnd w:id="840"/>
      <w:bookmarkEnd w:id="841"/>
      <w:bookmarkEnd w:id="842"/>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2A1286" w:rsidRPr="003F7CF1" w:rsidRDefault="002A1286"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2A1286" w:rsidRPr="003F7CF1" w:rsidRDefault="002A128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2A1286" w:rsidRPr="003F7CF1" w:rsidRDefault="002A1286"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2A1286" w:rsidRPr="003F7CF1" w:rsidRDefault="002A1286"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2A1286" w:rsidRPr="003F7CF1" w:rsidRDefault="002A1286"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2A1286" w:rsidRPr="003F7CF1" w:rsidRDefault="002A1286"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2A1286" w:rsidRPr="003F7CF1" w:rsidRDefault="002A1286"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2A1286" w:rsidRPr="003F7CF1" w:rsidRDefault="002A1286"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43" w:name="_Toc323656693"/>
      <w:bookmarkStart w:id="844" w:name="_Toc324085431"/>
      <w:bookmarkStart w:id="845" w:name="_Toc383781083"/>
      <w:bookmarkStart w:id="846" w:name="_Toc481936483"/>
      <w:r w:rsidRPr="00EC76D5">
        <w:t>The ASCII Table</w:t>
      </w:r>
      <w:bookmarkEnd w:id="843"/>
      <w:bookmarkEnd w:id="844"/>
      <w:bookmarkEnd w:id="845"/>
      <w:bookmarkEnd w:id="846"/>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47" w:name="_Toc320485584"/>
      <w:bookmarkStart w:id="848" w:name="_Toc323656694"/>
      <w:bookmarkStart w:id="849" w:name="_Toc324085432"/>
      <w:bookmarkStart w:id="850" w:name="_Ref383780778"/>
      <w:bookmarkStart w:id="851" w:name="_Toc383781084"/>
      <w:bookmarkStart w:id="852" w:name="_Toc481936484"/>
      <w:r w:rsidRPr="00EC76D5">
        <w:t>Pointers</w:t>
      </w:r>
      <w:bookmarkEnd w:id="847"/>
      <w:bookmarkEnd w:id="848"/>
      <w:bookmarkEnd w:id="849"/>
      <w:bookmarkEnd w:id="850"/>
      <w:bookmarkEnd w:id="851"/>
      <w:bookmarkEnd w:id="852"/>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2A1286" w:rsidRPr="003F7CF1" w:rsidRDefault="002A1286"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2A1286" w:rsidRPr="003F7CF1" w:rsidRDefault="002A128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2A1286" w:rsidRPr="003F7CF1" w:rsidRDefault="002A1286"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2A1286" w:rsidRPr="003F7CF1" w:rsidRDefault="002A1286"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2A1286" w:rsidRPr="003F7CF1" w:rsidRDefault="002A1286"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2A1286" w:rsidRPr="003F7CF1" w:rsidRDefault="002A1286"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2A1286" w:rsidRPr="003F7CF1" w:rsidRDefault="002A1286"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2A1286" w:rsidRPr="003F7CF1" w:rsidRDefault="002A1286"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2A1286" w:rsidRPr="003F7CF1" w:rsidRDefault="002A1286"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2A1286" w:rsidRPr="003F7CF1" w:rsidRDefault="002A1286"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2A1286" w:rsidRPr="003F7CF1" w:rsidRDefault="002A1286"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2A1286" w:rsidRPr="003F7CF1" w:rsidRDefault="002A1286"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2A1286" w:rsidRPr="003F7CF1" w:rsidRDefault="002A1286"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2A1286" w:rsidRPr="003F7CF1" w:rsidRDefault="002A1286"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2A1286" w:rsidRPr="003F7CF1" w:rsidRDefault="002A1286"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2A1286" w:rsidRPr="003F7CF1" w:rsidRDefault="002A1286"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2A1286" w:rsidRPr="003F7CF1" w:rsidRDefault="002A1286"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2A1286" w:rsidRPr="003F7CF1" w:rsidRDefault="002A1286"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2A1286" w:rsidRPr="003F7CF1" w:rsidRDefault="002A1286"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2A1286" w:rsidRPr="003F7CF1" w:rsidRDefault="002A1286"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2A1286" w:rsidRPr="003F7CF1" w:rsidRDefault="002A1286"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2A1286" w:rsidRPr="003F7CF1" w:rsidRDefault="002A128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2A1286" w:rsidRPr="003F7CF1" w:rsidRDefault="002A1286"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2A1286" w:rsidRPr="003F7CF1" w:rsidRDefault="002A1286"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2A1286" w:rsidRPr="003F7CF1" w:rsidRDefault="002A1286"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2A1286" w:rsidRPr="003F7CF1" w:rsidRDefault="002A1286"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2A1286" w:rsidRPr="003F7CF1" w:rsidRDefault="002A1286"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2A1286" w:rsidRPr="003F7CF1" w:rsidRDefault="002A1286"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5"/>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6"/>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53" w:name="_Toc320485585"/>
      <w:bookmarkStart w:id="854" w:name="_Toc323656695"/>
      <w:bookmarkStart w:id="855" w:name="_Toc324085433"/>
      <w:bookmarkStart w:id="856" w:name="_Toc383781085"/>
      <w:bookmarkStart w:id="857" w:name="_Toc481936485"/>
      <w:r w:rsidRPr="00EC76D5">
        <w:t>Pointers and Dynamic Memory</w:t>
      </w:r>
      <w:bookmarkEnd w:id="853"/>
      <w:bookmarkEnd w:id="854"/>
      <w:bookmarkEnd w:id="855"/>
      <w:bookmarkEnd w:id="856"/>
      <w:bookmarkEnd w:id="857"/>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2A1286" w:rsidRPr="003F7CF1" w:rsidRDefault="002A1286"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2A1286" w:rsidRPr="003F7CF1" w:rsidRDefault="002A128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2A1286" w:rsidRPr="003F7CF1" w:rsidRDefault="002A1286"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2A1286" w:rsidRPr="003F7CF1" w:rsidRDefault="002A1286"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2A1286" w:rsidRPr="003F7CF1" w:rsidRDefault="002A1286"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2A1286" w:rsidRPr="003F7CF1" w:rsidRDefault="002A1286"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2A1286" w:rsidRPr="003F7CF1" w:rsidRDefault="002A1286"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2A1286" w:rsidRPr="003F7CF1" w:rsidRDefault="002A128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2A1286" w:rsidRPr="003F7CF1" w:rsidRDefault="002A1286"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2A1286" w:rsidRPr="003F7CF1" w:rsidRDefault="002A1286"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2A1286" w:rsidRPr="003F7CF1" w:rsidRDefault="002A1286"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2A1286" w:rsidRPr="003F7CF1" w:rsidRDefault="002A128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2A1286" w:rsidRPr="003F7CF1" w:rsidRDefault="002A128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2A1286" w:rsidRPr="003F7CF1" w:rsidRDefault="002A1286"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2A1286" w:rsidRPr="003F7CF1" w:rsidRDefault="002A1286"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2A1286" w:rsidRPr="003F7CF1" w:rsidRDefault="002A1286"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2A1286" w:rsidRPr="003F7CF1" w:rsidRDefault="002A1286"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2A1286" w:rsidRPr="003F7CF1" w:rsidRDefault="002A1286"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2A1286" w:rsidRPr="003F7CF1" w:rsidRDefault="002A1286"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2A1286" w:rsidRPr="003F7CF1" w:rsidRDefault="002A1286"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2A1286" w:rsidRPr="003F7CF1" w:rsidRDefault="002A1286"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2A1286" w:rsidRPr="003F7CF1" w:rsidRDefault="002A1286"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2A1286" w:rsidRPr="003F7CF1" w:rsidRDefault="002A1286"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2A1286" w:rsidRPr="003F7CF1" w:rsidRDefault="002A128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2A1286" w:rsidRPr="003F7CF1" w:rsidRDefault="002A1286"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2A1286" w:rsidRPr="003F7CF1" w:rsidRDefault="002A1286"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2A1286" w:rsidRPr="003F7CF1" w:rsidRDefault="002A128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2A1286" w:rsidRPr="003F7CF1" w:rsidRDefault="002A128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2A1286" w:rsidRPr="003F7CF1" w:rsidRDefault="002A1286"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2A1286" w:rsidRPr="003F7CF1" w:rsidRDefault="002A1286"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2A1286" w:rsidRPr="003F7CF1" w:rsidRDefault="002A1286"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2A1286" w:rsidRPr="003F7CF1" w:rsidRDefault="002A1286"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2A1286" w:rsidRPr="003F7CF1" w:rsidRDefault="002A1286"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2A1286" w:rsidRPr="003F7CF1" w:rsidRDefault="002A1286"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2A1286" w:rsidRPr="003F7CF1" w:rsidRDefault="002A1286"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2A1286" w:rsidRPr="003F7CF1" w:rsidRDefault="002A128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2A1286" w:rsidRPr="003F7CF1" w:rsidRDefault="002A1286"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2A1286" w:rsidRPr="003F7CF1" w:rsidRDefault="002A1286"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2A1286" w:rsidRPr="003F7CF1" w:rsidRDefault="002A1286"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2A1286" w:rsidRPr="003F7CF1" w:rsidRDefault="002A1286"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2A1286" w:rsidRPr="003F7CF1" w:rsidRDefault="002A1286"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2A1286" w:rsidRPr="003F7CF1" w:rsidRDefault="002A128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2A1286" w:rsidRPr="003F7CF1" w:rsidRDefault="002A1286"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2A1286" w:rsidRPr="003F7CF1" w:rsidRDefault="002A1286"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2A1286" w:rsidRPr="003F7CF1" w:rsidRDefault="002A1286"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2A1286" w:rsidRPr="003F7CF1" w:rsidRDefault="002A128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2A1286" w:rsidRPr="003F7CF1" w:rsidRDefault="002A1286"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2A1286" w:rsidRPr="003F7CF1" w:rsidRDefault="002A1286"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2A1286" w:rsidRPr="003F7CF1" w:rsidRDefault="002A1286"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2A1286" w:rsidRPr="003F7CF1" w:rsidRDefault="002A1286"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2A1286" w:rsidRPr="003F7CF1" w:rsidRDefault="002A1286"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2A1286" w:rsidRPr="003F7CF1" w:rsidRDefault="002A128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2A1286" w:rsidRPr="003F7CF1" w:rsidRDefault="002A1286"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2A1286" w:rsidRPr="003F7CF1" w:rsidRDefault="002A1286"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2A1286" w:rsidRPr="003F7CF1" w:rsidRDefault="002A1286"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2A1286" w:rsidRPr="003F7CF1" w:rsidRDefault="002A128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2A1286" w:rsidRPr="003F7CF1" w:rsidRDefault="002A128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2A1286" w:rsidRPr="003F7CF1" w:rsidRDefault="002A1286"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2A1286" w:rsidRPr="003F7CF1" w:rsidRDefault="002A128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2A1286" w:rsidRPr="003F7CF1" w:rsidRDefault="002A1286"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2A1286" w:rsidRPr="003F7CF1" w:rsidRDefault="002A1286"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2A1286" w:rsidRPr="003F7CF1" w:rsidRDefault="002A1286"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2A1286" w:rsidRPr="003F7CF1" w:rsidRDefault="002A128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2A1286" w:rsidRPr="003F7CF1" w:rsidRDefault="002A128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2A1286" w:rsidRPr="003F7CF1" w:rsidRDefault="002A1286"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2A1286" w:rsidRPr="003F7CF1" w:rsidRDefault="002A1286"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2A1286" w:rsidRPr="003F7CF1" w:rsidRDefault="002A1286"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2A1286" w:rsidRPr="003F7CF1" w:rsidRDefault="002A1286"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2A1286" w:rsidRPr="003F7CF1" w:rsidRDefault="002A1286"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2A1286" w:rsidRPr="003F7CF1" w:rsidRDefault="002A1286"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2A1286" w:rsidRPr="003F7CF1" w:rsidRDefault="002A1286"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2A1286" w:rsidRPr="003F7CF1" w:rsidRDefault="002A1286"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2A1286" w:rsidRPr="003F7CF1" w:rsidRDefault="002A1286"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2A1286" w:rsidRPr="003F7CF1" w:rsidRDefault="002A1286"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2A1286" w:rsidRPr="003F7CF1" w:rsidRDefault="002A1286"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2A1286" w:rsidRPr="003F7CF1" w:rsidRDefault="002A1286"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2A1286" w:rsidRPr="003F7CF1" w:rsidRDefault="002A1286"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2A1286" w:rsidRPr="003F7CF1" w:rsidRDefault="002A1286"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58" w:name="_Toc320485586"/>
      <w:bookmarkStart w:id="859" w:name="_Toc323656696"/>
      <w:bookmarkStart w:id="860" w:name="_Toc324085434"/>
      <w:bookmarkStart w:id="861" w:name="_Toc383781086"/>
      <w:bookmarkStart w:id="862" w:name="_Toc481936486"/>
      <w:r w:rsidRPr="00EC76D5">
        <w:t>Defining our own types</w:t>
      </w:r>
      <w:bookmarkEnd w:id="858"/>
      <w:bookmarkEnd w:id="859"/>
      <w:bookmarkEnd w:id="860"/>
      <w:bookmarkEnd w:id="861"/>
      <w:bookmarkEnd w:id="862"/>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63" w:name="_Toc320485587"/>
      <w:bookmarkStart w:id="864" w:name="_Toc323656697"/>
      <w:bookmarkStart w:id="865" w:name="_Toc324085435"/>
      <w:bookmarkStart w:id="866" w:name="_Toc383781087"/>
      <w:bookmarkStart w:id="867" w:name="_Toc481936487"/>
      <w:r w:rsidRPr="00EC76D5">
        <w:t>The Type Size</w:t>
      </w:r>
      <w:bookmarkEnd w:id="863"/>
      <w:bookmarkEnd w:id="864"/>
      <w:bookmarkEnd w:id="865"/>
      <w:bookmarkEnd w:id="866"/>
      <w:bookmarkEnd w:id="867"/>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27"/>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868"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869" w:name="_Toc320485588"/>
      <w:bookmarkStart w:id="870" w:name="_Toc323656698"/>
      <w:bookmarkStart w:id="871" w:name="_Toc324085436"/>
      <w:bookmarkStart w:id="872" w:name="_Toc383781088"/>
      <w:bookmarkStart w:id="873" w:name="_Toc481936488"/>
      <w:r w:rsidRPr="00EC76D5">
        <w:t>Expressions and Operators</w:t>
      </w:r>
      <w:bookmarkEnd w:id="869"/>
      <w:bookmarkEnd w:id="870"/>
      <w:bookmarkEnd w:id="871"/>
      <w:bookmarkEnd w:id="872"/>
      <w:bookmarkEnd w:id="873"/>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2A1286" w:rsidRPr="003F7CF1" w:rsidRDefault="002A1286"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0047160"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2A1286" w:rsidRPr="003F7CF1" w:rsidRDefault="002A1286"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2A1286" w:rsidRPr="003F7CF1" w:rsidRDefault="002A1286"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2A1286" w:rsidRPr="003F7CF1" w:rsidRDefault="002A1286"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2A1286" w:rsidRPr="003F7CF1" w:rsidRDefault="002A1286"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0047160"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2A1286" w:rsidRPr="003F7CF1" w:rsidRDefault="002A1286"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2A1286" w:rsidRPr="003F7CF1" w:rsidRDefault="002A1286"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2A1286" w:rsidRPr="003F7CF1" w:rsidRDefault="002A1286"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74" w:name="_Toc320485589"/>
      <w:bookmarkStart w:id="875" w:name="_Toc323656699"/>
      <w:bookmarkStart w:id="876" w:name="_Toc324085437"/>
      <w:bookmarkStart w:id="877" w:name="_Toc383781089"/>
      <w:bookmarkStart w:id="878" w:name="_Toc481936489"/>
      <w:r w:rsidRPr="00EC76D5">
        <w:t>Arithmetic Operators</w:t>
      </w:r>
      <w:bookmarkEnd w:id="874"/>
      <w:bookmarkEnd w:id="875"/>
      <w:bookmarkEnd w:id="876"/>
      <w:bookmarkEnd w:id="877"/>
      <w:bookmarkEnd w:id="878"/>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879" w:name="_Toc320485590"/>
      <w:bookmarkStart w:id="880" w:name="_Toc323656700"/>
      <w:bookmarkStart w:id="881" w:name="_Toc324085438"/>
      <w:bookmarkStart w:id="882" w:name="_Toc383781090"/>
      <w:bookmarkStart w:id="883" w:name="_Toc481936490"/>
      <w:r w:rsidRPr="00EC76D5">
        <w:rPr>
          <w:rStyle w:val="Italic"/>
          <w:i w:val="0"/>
        </w:rPr>
        <w:t>Pointer Arithmetic</w:t>
      </w:r>
      <w:bookmarkEnd w:id="879"/>
      <w:bookmarkEnd w:id="880"/>
      <w:bookmarkEnd w:id="881"/>
      <w:bookmarkEnd w:id="882"/>
      <w:bookmarkEnd w:id="883"/>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2A1286" w:rsidRPr="003F7CF1" w:rsidRDefault="002A1286"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2A1286" w:rsidRPr="003F7CF1" w:rsidRDefault="002A1286"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2A1286" w:rsidRPr="003F7CF1" w:rsidRDefault="002A1286"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2A1286" w:rsidRPr="003F7CF1" w:rsidRDefault="002A1286"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2A1286" w:rsidRPr="003F7CF1" w:rsidRDefault="002A1286"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2A1286" w:rsidRPr="003F7CF1" w:rsidRDefault="002A1286"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2A1286" w:rsidRPr="003F7CF1" w:rsidRDefault="002A1286"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2A1286" w:rsidRPr="003F7CF1" w:rsidRDefault="002A1286"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2A1286" w:rsidRPr="003F7CF1" w:rsidRDefault="002A1286"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2A1286" w:rsidRPr="003F7CF1" w:rsidRDefault="002A1286"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2A1286" w:rsidRPr="003F7CF1" w:rsidRDefault="002A1286"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2A1286" w:rsidRPr="003F7CF1" w:rsidRDefault="002A1286"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2A1286" w:rsidRPr="003F7CF1" w:rsidRDefault="002A1286"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2A1286" w:rsidRPr="003F7CF1" w:rsidRDefault="002A1286"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2A1286" w:rsidRPr="003F7CF1" w:rsidRDefault="002A1286"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2A1286" w:rsidRPr="003F7CF1" w:rsidRDefault="002A1286"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2A1286" w:rsidRPr="003F7CF1" w:rsidRDefault="002A1286"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2A1286" w:rsidRPr="003F7CF1" w:rsidRDefault="002A1286"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2A1286" w:rsidRPr="003F7CF1" w:rsidRDefault="002A1286"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2A1286" w:rsidRPr="003F7CF1" w:rsidRDefault="002A1286"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84" w:name="_Toc320485591"/>
      <w:bookmarkStart w:id="885" w:name="_Toc323656701"/>
      <w:bookmarkStart w:id="886" w:name="_Toc324085439"/>
      <w:bookmarkStart w:id="887" w:name="_Toc383781091"/>
      <w:bookmarkStart w:id="888" w:name="_Toc481936491"/>
      <w:r w:rsidRPr="00EC76D5">
        <w:t>Increment and decrement</w:t>
      </w:r>
      <w:bookmarkEnd w:id="884"/>
      <w:bookmarkEnd w:id="885"/>
      <w:bookmarkEnd w:id="886"/>
      <w:bookmarkEnd w:id="887"/>
      <w:bookmarkEnd w:id="888"/>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8"/>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89" w:name="_Toc320485592"/>
      <w:bookmarkStart w:id="890" w:name="_Toc323656702"/>
      <w:bookmarkStart w:id="891" w:name="_Toc324085440"/>
      <w:bookmarkStart w:id="892" w:name="_Toc383781092"/>
      <w:bookmarkStart w:id="893" w:name="_Toc481936492"/>
      <w:r w:rsidRPr="00EC76D5">
        <w:t>Relational Operators</w:t>
      </w:r>
      <w:bookmarkEnd w:id="889"/>
      <w:bookmarkEnd w:id="890"/>
      <w:bookmarkEnd w:id="891"/>
      <w:bookmarkEnd w:id="892"/>
      <w:bookmarkEnd w:id="893"/>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9"/>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94" w:name="_Toc320485593"/>
      <w:bookmarkStart w:id="895" w:name="_Toc323656703"/>
      <w:bookmarkStart w:id="896" w:name="_Toc324085441"/>
      <w:bookmarkStart w:id="897" w:name="_Toc383781093"/>
      <w:bookmarkStart w:id="898" w:name="_Toc481936493"/>
      <w:r w:rsidRPr="00EC76D5">
        <w:t>Logical Operators</w:t>
      </w:r>
      <w:bookmarkEnd w:id="894"/>
      <w:bookmarkEnd w:id="895"/>
      <w:bookmarkEnd w:id="896"/>
      <w:bookmarkEnd w:id="897"/>
      <w:bookmarkEnd w:id="898"/>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r w:rsidRPr="00EC76D5">
        <w:rPr>
          <w:rStyle w:val="CodeInText0"/>
        </w:rPr>
        <w:t>i</w:t>
      </w:r>
      <w:proofErr w:type="spellEnd"/>
      <w:r w:rsidRPr="00EC76D5">
        <w:rPr>
          <w:rStyle w:val="CodeInText0"/>
        </w:rPr>
        <w:t xml:space="preserve">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99" w:name="_Toc320485594"/>
      <w:bookmarkStart w:id="900" w:name="_Toc323656704"/>
      <w:bookmarkStart w:id="901" w:name="_Toc324085442"/>
      <w:bookmarkStart w:id="902" w:name="_Toc383781094"/>
      <w:bookmarkStart w:id="903" w:name="_Toc481936494"/>
      <w:r w:rsidRPr="00EC76D5">
        <w:t>Bitwise Operators</w:t>
      </w:r>
      <w:bookmarkEnd w:id="899"/>
      <w:bookmarkEnd w:id="900"/>
      <w:bookmarkEnd w:id="901"/>
      <w:bookmarkEnd w:id="902"/>
      <w:bookmarkEnd w:id="903"/>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60047155"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60047156"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904" w:name="_Toc320485595"/>
      <w:bookmarkStart w:id="905" w:name="_Toc323656705"/>
      <w:bookmarkStart w:id="906" w:name="_Toc324085443"/>
      <w:bookmarkStart w:id="907" w:name="_Toc383781095"/>
      <w:bookmarkStart w:id="908" w:name="_Toc481936495"/>
      <w:r w:rsidRPr="00EC76D5">
        <w:lastRenderedPageBreak/>
        <w:t>Assignment</w:t>
      </w:r>
      <w:bookmarkEnd w:id="904"/>
      <w:bookmarkEnd w:id="905"/>
      <w:bookmarkEnd w:id="906"/>
      <w:bookmarkEnd w:id="907"/>
      <w:bookmarkEnd w:id="908"/>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909" w:name="_Toc320485596"/>
      <w:bookmarkStart w:id="910" w:name="_Toc323656706"/>
      <w:bookmarkStart w:id="911" w:name="_Toc324085444"/>
      <w:bookmarkStart w:id="912" w:name="_Toc383781096"/>
      <w:bookmarkStart w:id="913" w:name="_Toc481936496"/>
      <w:r w:rsidRPr="00EC76D5">
        <w:t>The Condition Operator</w:t>
      </w:r>
      <w:bookmarkEnd w:id="909"/>
      <w:bookmarkEnd w:id="910"/>
      <w:bookmarkEnd w:id="911"/>
      <w:bookmarkEnd w:id="912"/>
      <w:bookmarkEnd w:id="913"/>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914" w:name="_Toc320485597"/>
      <w:bookmarkStart w:id="915" w:name="_Toc323656707"/>
      <w:bookmarkStart w:id="916" w:name="_Toc324085445"/>
      <w:bookmarkStart w:id="917" w:name="_Toc383781097"/>
      <w:bookmarkStart w:id="918" w:name="_Toc481936497"/>
      <w:r w:rsidRPr="00EC76D5">
        <w:t>Precedence and Associatively</w:t>
      </w:r>
      <w:bookmarkEnd w:id="914"/>
      <w:bookmarkEnd w:id="915"/>
      <w:bookmarkEnd w:id="916"/>
      <w:bookmarkEnd w:id="917"/>
      <w:bookmarkEnd w:id="918"/>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919" w:name="_Toc320485598"/>
      <w:bookmarkStart w:id="920" w:name="_Toc323656708"/>
      <w:bookmarkStart w:id="921" w:name="_Toc324085446"/>
      <w:bookmarkStart w:id="922" w:name="_Toc383781098"/>
      <w:bookmarkStart w:id="923" w:name="_Toc481936498"/>
      <w:r w:rsidRPr="00EC76D5">
        <w:t>Statements</w:t>
      </w:r>
      <w:bookmarkEnd w:id="919"/>
      <w:bookmarkEnd w:id="920"/>
      <w:bookmarkEnd w:id="921"/>
      <w:bookmarkEnd w:id="922"/>
      <w:bookmarkEnd w:id="923"/>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924" w:name="_Toc320485599"/>
      <w:bookmarkStart w:id="925" w:name="_Toc323656709"/>
      <w:bookmarkStart w:id="926" w:name="_Toc324085447"/>
      <w:bookmarkStart w:id="927" w:name="_Toc383781099"/>
      <w:bookmarkStart w:id="928" w:name="_Toc481936499"/>
      <w:r w:rsidRPr="00EC76D5">
        <w:t>Selection statements</w:t>
      </w:r>
      <w:bookmarkEnd w:id="924"/>
      <w:bookmarkEnd w:id="925"/>
      <w:bookmarkEnd w:id="926"/>
      <w:bookmarkEnd w:id="927"/>
      <w:bookmarkEnd w:id="928"/>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 xml:space="preserve">As all values not equal to zero are interpreted as true, the following statement is equivalent with the previous </w:t>
      </w:r>
      <w:proofErr w:type="spellStart"/>
      <w:r w:rsidRPr="00EC76D5">
        <w:t>one.fexacltly</w:t>
      </w:r>
      <w:proofErr w:type="spellEnd"/>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30"/>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929" w:name="_Toc320485600"/>
      <w:bookmarkStart w:id="930" w:name="_Toc323656710"/>
      <w:bookmarkStart w:id="931" w:name="_Toc324085448"/>
      <w:bookmarkStart w:id="932" w:name="_Toc383781100"/>
      <w:bookmarkStart w:id="933" w:name="_Toc481936500"/>
      <w:r w:rsidRPr="00EC76D5">
        <w:t>Iteration statements</w:t>
      </w:r>
      <w:bookmarkEnd w:id="929"/>
      <w:bookmarkEnd w:id="930"/>
      <w:bookmarkEnd w:id="931"/>
      <w:bookmarkEnd w:id="932"/>
      <w:bookmarkEnd w:id="933"/>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934" w:name="_Toc320485601"/>
      <w:bookmarkStart w:id="935" w:name="_Toc323656711"/>
      <w:bookmarkStart w:id="936" w:name="_Toc324085449"/>
      <w:bookmarkStart w:id="937" w:name="_Toc383781101"/>
      <w:bookmarkStart w:id="938" w:name="_Toc481936501"/>
      <w:r w:rsidRPr="00EC76D5">
        <w:t>Jump statements</w:t>
      </w:r>
      <w:bookmarkEnd w:id="934"/>
      <w:bookmarkEnd w:id="935"/>
      <w:bookmarkEnd w:id="936"/>
      <w:bookmarkEnd w:id="937"/>
      <w:bookmarkEnd w:id="938"/>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939" w:name="_Toc320485602"/>
      <w:bookmarkStart w:id="940" w:name="_Toc323656712"/>
      <w:bookmarkStart w:id="941" w:name="_Toc324085450"/>
      <w:bookmarkStart w:id="942" w:name="_Toc383781102"/>
      <w:bookmarkStart w:id="943" w:name="_Toc481936502"/>
      <w:r w:rsidRPr="00EC76D5">
        <w:t>Expression statements</w:t>
      </w:r>
      <w:bookmarkEnd w:id="939"/>
      <w:bookmarkEnd w:id="940"/>
      <w:bookmarkEnd w:id="941"/>
      <w:bookmarkEnd w:id="942"/>
      <w:bookmarkEnd w:id="943"/>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944" w:name="_Toc323656713"/>
      <w:bookmarkStart w:id="945" w:name="_Toc324085451"/>
      <w:bookmarkStart w:id="946" w:name="_Toc383781103"/>
      <w:bookmarkStart w:id="947" w:name="_Toc481936503"/>
      <w:r w:rsidRPr="00EC76D5">
        <w:t>Volatile</w:t>
      </w:r>
      <w:bookmarkEnd w:id="944"/>
      <w:bookmarkEnd w:id="945"/>
      <w:bookmarkEnd w:id="946"/>
      <w:bookmarkEnd w:id="947"/>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948"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949" w:author="Stefan Björnander" w:date="2012-05-06T21:16:00Z">
          <w:pPr>
            <w:pStyle w:val="CommandLine"/>
          </w:pPr>
        </w:pPrChange>
      </w:pPr>
    </w:p>
    <w:p w14:paraId="0D44E5CA" w14:textId="77777777" w:rsidR="00E80032" w:rsidRPr="00EC76D5" w:rsidRDefault="00E80032">
      <w:pPr>
        <w:pStyle w:val="Code"/>
        <w:pPrChange w:id="950" w:author="Stefan Björnander" w:date="2012-05-06T21:16:00Z">
          <w:pPr>
            <w:pStyle w:val="CommandLine"/>
          </w:pPr>
        </w:pPrChange>
      </w:pPr>
      <w:r w:rsidRPr="00EC76D5">
        <w:rPr>
          <w:rFonts w:eastAsia="Times New Roman"/>
          <w:noProof w:val="0"/>
          <w:color w:val="000000" w:themeColor="text1"/>
          <w:rPrChange w:id="951"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952"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953"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954" w:name="_Toc320485603"/>
      <w:bookmarkStart w:id="955" w:name="_Toc323656714"/>
      <w:bookmarkStart w:id="956" w:name="_Toc324085452"/>
      <w:bookmarkStart w:id="957" w:name="_Toc383781104"/>
      <w:bookmarkStart w:id="958" w:name="_Toc481936504"/>
      <w:r w:rsidRPr="00EC76D5">
        <w:lastRenderedPageBreak/>
        <w:t>Functions</w:t>
      </w:r>
      <w:bookmarkEnd w:id="954"/>
      <w:bookmarkEnd w:id="955"/>
      <w:bookmarkEnd w:id="956"/>
      <w:bookmarkEnd w:id="957"/>
      <w:bookmarkEnd w:id="958"/>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2A1286" w:rsidRPr="003F7CF1" w:rsidRDefault="002A1286"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2A1286" w:rsidRPr="003F7CF1" w:rsidRDefault="002A1286"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2A1286" w:rsidRPr="003F7CF1" w:rsidRDefault="002A1286"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2A1286" w:rsidRPr="003F7CF1" w:rsidRDefault="002A1286"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2A1286" w:rsidRPr="003F7CF1" w:rsidRDefault="002A1286"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2A1286" w:rsidRPr="003F7CF1" w:rsidRDefault="002A1286"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2A1286" w:rsidRPr="003F7CF1" w:rsidRDefault="002A1286"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2A1286" w:rsidRPr="003F7CF1" w:rsidRDefault="002A1286"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2A1286" w:rsidRPr="003F7CF1" w:rsidRDefault="002A1286"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2A1286" w:rsidRPr="003F7CF1" w:rsidRDefault="002A1286"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2A1286" w:rsidRPr="003F7CF1" w:rsidRDefault="002A1286"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2A1286" w:rsidRPr="003F7CF1" w:rsidRDefault="002A1286"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31"/>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959" w:name="_Toc320485604"/>
      <w:bookmarkStart w:id="960" w:name="_Toc323656715"/>
      <w:bookmarkStart w:id="961" w:name="_Toc324085453"/>
      <w:bookmarkStart w:id="962" w:name="_Toc383781105"/>
      <w:bookmarkStart w:id="963" w:name="_Toc481936505"/>
      <w:r w:rsidRPr="00EC76D5">
        <w:t>Void Functions</w:t>
      </w:r>
      <w:bookmarkEnd w:id="959"/>
      <w:bookmarkEnd w:id="960"/>
      <w:bookmarkEnd w:id="961"/>
      <w:bookmarkEnd w:id="962"/>
      <w:bookmarkEnd w:id="963"/>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964" w:name="_Toc320485605"/>
      <w:bookmarkStart w:id="965" w:name="_Toc323656716"/>
      <w:bookmarkStart w:id="966" w:name="_Toc324085454"/>
      <w:bookmarkStart w:id="967" w:name="_Toc383781106"/>
      <w:bookmarkStart w:id="968" w:name="_Toc481936506"/>
      <w:r w:rsidRPr="00EC76D5">
        <w:t>Local and global variables</w:t>
      </w:r>
      <w:bookmarkEnd w:id="964"/>
      <w:bookmarkEnd w:id="965"/>
      <w:bookmarkEnd w:id="966"/>
      <w:bookmarkEnd w:id="967"/>
      <w:bookmarkEnd w:id="968"/>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2"/>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969" w:name="_Toc323656717"/>
      <w:bookmarkStart w:id="970" w:name="_Toc324085455"/>
      <w:bookmarkStart w:id="971" w:name="_Toc383781107"/>
      <w:bookmarkStart w:id="972" w:name="_Toc481936507"/>
      <w:r w:rsidRPr="00EC76D5">
        <w:t>Inner Blocks with Local Variables</w:t>
      </w:r>
      <w:bookmarkEnd w:id="969"/>
      <w:bookmarkEnd w:id="970"/>
      <w:bookmarkEnd w:id="971"/>
      <w:bookmarkEnd w:id="972"/>
    </w:p>
    <w:p w14:paraId="2243B6C4" w14:textId="500A43CB" w:rsidR="00E80032" w:rsidRPr="00EC76D5" w:rsidRDefault="00E80032" w:rsidP="00E80032">
      <w:r w:rsidRPr="00EC76D5">
        <w:t xml:space="preserve">In C, you are allowed to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33"/>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973"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974"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975" w:author="Stefan Björnander" w:date="2012-05-06T21:51:00Z">
            <w:rPr>
              <w:color w:val="0000FF"/>
            </w:rPr>
          </w:rPrChange>
        </w:rPr>
        <w:t>struct</w:t>
      </w:r>
      <w:r w:rsidRPr="00EC76D5">
        <w:t xml:space="preserve"> IntPair Block(</w:t>
      </w:r>
      <w:r w:rsidRPr="00EC76D5">
        <w:rPr>
          <w:color w:val="000000" w:themeColor="text1"/>
          <w:rPrChange w:id="976"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977" w:name="_Toc320485606"/>
      <w:bookmarkStart w:id="978" w:name="_Toc323656718"/>
      <w:bookmarkStart w:id="979" w:name="_Toc324085456"/>
      <w:bookmarkStart w:id="980" w:name="_Toc383781108"/>
      <w:bookmarkStart w:id="981" w:name="_Toc481936508"/>
      <w:r w:rsidRPr="00EC76D5">
        <w:t>Call-by-Value and Call-by-Reference</w:t>
      </w:r>
      <w:bookmarkEnd w:id="977"/>
      <w:bookmarkEnd w:id="978"/>
      <w:bookmarkEnd w:id="979"/>
      <w:bookmarkEnd w:id="980"/>
      <w:bookmarkEnd w:id="981"/>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2A1286" w:rsidRPr="003F7CF1" w:rsidRDefault="002A128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2A1286" w:rsidRPr="003F7CF1" w:rsidRDefault="002A128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2A1286" w:rsidRPr="003F7CF1" w:rsidRDefault="002A1286"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2A1286" w:rsidRPr="003F7CF1" w:rsidRDefault="002A128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2A1286" w:rsidRPr="003F7CF1" w:rsidRDefault="002A1286"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2A1286" w:rsidRPr="003F7CF1" w:rsidRDefault="002A128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2A1286" w:rsidRPr="003F7CF1" w:rsidRDefault="002A1286"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2A1286" w:rsidRPr="003F7CF1" w:rsidRDefault="002A128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2A1286" w:rsidRPr="003F7CF1" w:rsidRDefault="002A128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2A1286" w:rsidRPr="003F7CF1" w:rsidRDefault="002A128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2A1286" w:rsidRPr="003F7CF1" w:rsidRDefault="002A1286"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2A1286" w:rsidRPr="003F7CF1" w:rsidRDefault="002A128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2A1286" w:rsidRPr="003F7CF1" w:rsidRDefault="002A128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2A1286" w:rsidRPr="003F7CF1" w:rsidRDefault="002A128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2A1286" w:rsidRPr="003F7CF1" w:rsidRDefault="002A128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2A1286" w:rsidRPr="003F7CF1" w:rsidRDefault="002A128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2A1286" w:rsidRPr="003F7CF1" w:rsidRDefault="002A128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2A1286" w:rsidRPr="003F7CF1" w:rsidRDefault="002A128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2A1286" w:rsidRPr="003F7CF1" w:rsidRDefault="002A128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2A1286" w:rsidRPr="003F7CF1" w:rsidRDefault="002A128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2A1286" w:rsidRPr="003F7CF1" w:rsidRDefault="002A128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2A1286" w:rsidRPr="003F7CF1" w:rsidRDefault="002A128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2A1286" w:rsidRPr="003F7CF1" w:rsidRDefault="002A128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2A1286" w:rsidRPr="003F7CF1" w:rsidRDefault="002A128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2A1286" w:rsidRPr="003F7CF1" w:rsidRDefault="002A1286"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2A1286" w:rsidRPr="003F7CF1" w:rsidRDefault="002A1286"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2A1286" w:rsidRPr="003F7CF1" w:rsidRDefault="002A128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2A1286" w:rsidRPr="003F7CF1" w:rsidRDefault="002A1286"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2A1286" w:rsidRPr="003F7CF1" w:rsidRDefault="002A1286"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2A1286" w:rsidRPr="003F7CF1" w:rsidRDefault="002A1286"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2A1286" w:rsidRPr="003F7CF1" w:rsidRDefault="002A1286"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2A1286" w:rsidRPr="003F7CF1" w:rsidRDefault="002A1286"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2A1286" w:rsidRPr="003F7CF1" w:rsidRDefault="002A1286"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2A1286" w:rsidRPr="003F7CF1" w:rsidRDefault="002A1286"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2A1286" w:rsidRPr="003F7CF1" w:rsidRDefault="002A1286"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2A1286" w:rsidRPr="003F7CF1" w:rsidRDefault="002A1286"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2A1286" w:rsidRPr="003F7CF1" w:rsidRDefault="002A1286"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2A1286" w:rsidRPr="003F7CF1" w:rsidRDefault="002A1286"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2A1286" w:rsidRPr="003F7CF1" w:rsidRDefault="002A1286"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2A1286" w:rsidRPr="003F7CF1" w:rsidRDefault="002A1286"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2A1286" w:rsidRPr="003F7CF1" w:rsidRDefault="002A1286"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2A1286" w:rsidRPr="003F7CF1" w:rsidRDefault="002A1286"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2A1286" w:rsidRPr="003F7CF1" w:rsidRDefault="002A1286"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2A1286" w:rsidRPr="003F7CF1" w:rsidRDefault="002A1286"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2A1286" w:rsidRPr="003F7CF1" w:rsidRDefault="002A1286"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2A1286" w:rsidRPr="003F7CF1" w:rsidRDefault="002A1286"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2A1286" w:rsidRPr="003F7CF1" w:rsidRDefault="002A1286"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2A1286" w:rsidRPr="003F7CF1" w:rsidRDefault="002A1286"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2A1286" w:rsidRPr="003F7CF1" w:rsidRDefault="002A1286"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2A1286" w:rsidRPr="003F7CF1" w:rsidRDefault="002A1286"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2A1286" w:rsidRPr="003F7CF1" w:rsidRDefault="002A1286"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2A1286" w:rsidRPr="003F7CF1" w:rsidRDefault="002A1286"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2A1286" w:rsidRPr="003F7CF1" w:rsidRDefault="002A1286"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2A1286" w:rsidRPr="003F7CF1" w:rsidRDefault="002A1286"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2A1286" w:rsidRPr="003F7CF1" w:rsidRDefault="002A128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2A1286" w:rsidRPr="003F7CF1" w:rsidRDefault="002A128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2A1286" w:rsidRPr="003F7CF1" w:rsidRDefault="002A1286"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2A1286" w:rsidRPr="003F7CF1" w:rsidRDefault="002A1286"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2A1286" w:rsidRPr="003F7CF1" w:rsidRDefault="002A1286"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2A1286" w:rsidRPr="003F7CF1" w:rsidRDefault="002A128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2A1286" w:rsidRPr="003F7CF1" w:rsidRDefault="002A128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2A1286" w:rsidRPr="003F7CF1" w:rsidRDefault="002A128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2A1286" w:rsidRPr="003F7CF1" w:rsidRDefault="002A1286"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2A1286" w:rsidRPr="003F7CF1" w:rsidRDefault="002A128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2A1286" w:rsidRPr="003F7CF1" w:rsidRDefault="002A1286"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2A1286" w:rsidRPr="003F7CF1" w:rsidRDefault="002A128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2A1286" w:rsidRPr="003F7CF1" w:rsidRDefault="002A128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2A1286" w:rsidRPr="003F7CF1" w:rsidRDefault="002A1286"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2A1286" w:rsidRPr="003F7CF1" w:rsidRDefault="002A1286"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2A1286" w:rsidRPr="003F7CF1" w:rsidRDefault="002A1286"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2A1286" w:rsidRPr="003F7CF1" w:rsidRDefault="002A128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2A1286" w:rsidRPr="003F7CF1" w:rsidRDefault="002A128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2A1286" w:rsidRPr="003F7CF1" w:rsidRDefault="002A128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2A1286" w:rsidRPr="003F7CF1" w:rsidRDefault="002A128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2A1286" w:rsidRPr="003F7CF1" w:rsidRDefault="002A1286"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2A1286" w:rsidRPr="003F7CF1" w:rsidRDefault="002A128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2A1286" w:rsidRPr="003F7CF1" w:rsidRDefault="002A128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2A1286" w:rsidRPr="003F7CF1" w:rsidRDefault="002A1286"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2A1286" w:rsidRPr="003F7CF1" w:rsidRDefault="002A1286"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2A1286" w:rsidRPr="003F7CF1" w:rsidRDefault="002A1286"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2A1286" w:rsidRPr="003F7CF1" w:rsidRDefault="002A128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2A1286" w:rsidRPr="003F7CF1" w:rsidRDefault="002A128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2A1286" w:rsidRPr="003F7CF1" w:rsidRDefault="002A128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2A1286" w:rsidRPr="003F7CF1" w:rsidRDefault="002A128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2A1286" w:rsidRPr="003F7CF1" w:rsidRDefault="002A128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2A1286" w:rsidRPr="003F7CF1" w:rsidRDefault="002A1286"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2A1286" w:rsidRPr="003F7CF1" w:rsidRDefault="002A1286"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2A1286" w:rsidRPr="003F7CF1" w:rsidRDefault="002A1286"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2A1286" w:rsidRPr="003F7CF1" w:rsidRDefault="002A1286"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2A1286" w:rsidRPr="003F7CF1" w:rsidRDefault="002A1286"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2A1286" w:rsidRPr="003F7CF1" w:rsidRDefault="002A1286"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2A1286" w:rsidRPr="003F7CF1" w:rsidRDefault="002A1286"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2A1286" w:rsidRPr="003F7CF1" w:rsidRDefault="002A1286"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2A1286" w:rsidRPr="003F7CF1" w:rsidRDefault="002A1286"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2A1286" w:rsidRPr="003F7CF1" w:rsidRDefault="002A1286"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2A1286" w:rsidRPr="003F7CF1" w:rsidRDefault="002A1286"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2A1286" w:rsidRPr="003F7CF1" w:rsidRDefault="002A1286"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2A1286" w:rsidRPr="003F7CF1" w:rsidRDefault="002A1286"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2A1286" w:rsidRPr="003F7CF1" w:rsidRDefault="002A1286"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2A1286" w:rsidRPr="003F7CF1" w:rsidRDefault="002A1286"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2A1286" w:rsidRPr="003F7CF1" w:rsidRDefault="002A1286"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2A1286" w:rsidRPr="003F7CF1" w:rsidRDefault="002A1286"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2A1286" w:rsidRPr="003F7CF1" w:rsidRDefault="002A1286"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2A1286" w:rsidRPr="003F7CF1" w:rsidRDefault="002A1286"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2A1286" w:rsidRPr="003F7CF1" w:rsidRDefault="002A1286"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2A1286" w:rsidRPr="003F7CF1" w:rsidRDefault="002A1286"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2A1286" w:rsidRPr="003F7CF1" w:rsidRDefault="002A1286"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2A1286" w:rsidRPr="003F7CF1" w:rsidRDefault="002A1286"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2A1286" w:rsidRPr="003F7CF1" w:rsidRDefault="002A1286"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2A1286" w:rsidRPr="003F7CF1" w:rsidRDefault="002A1286"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2A1286" w:rsidRPr="003F7CF1" w:rsidRDefault="002A1286"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2A1286" w:rsidRPr="003F7CF1" w:rsidRDefault="002A1286"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2A1286" w:rsidRPr="003F7CF1" w:rsidRDefault="002A1286"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2A1286" w:rsidRPr="003F7CF1" w:rsidRDefault="002A1286"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2A1286" w:rsidRPr="003F7CF1" w:rsidRDefault="002A1286"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2A1286" w:rsidRPr="003F7CF1" w:rsidRDefault="002A1286"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982" w:name="_Toc320485607"/>
      <w:bookmarkStart w:id="983" w:name="_Toc323656719"/>
      <w:bookmarkStart w:id="984" w:name="_Toc324085457"/>
      <w:bookmarkStart w:id="985" w:name="_Toc383781109"/>
      <w:bookmarkStart w:id="986" w:name="_Toc481936509"/>
      <w:r w:rsidRPr="00EC76D5">
        <w:t>Static, Extern, and Register Variables</w:t>
      </w:r>
      <w:bookmarkEnd w:id="982"/>
      <w:bookmarkEnd w:id="983"/>
      <w:bookmarkEnd w:id="984"/>
      <w:bookmarkEnd w:id="985"/>
      <w:bookmarkEnd w:id="986"/>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34"/>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987" w:name="_Toc320485608"/>
      <w:bookmarkStart w:id="988" w:name="_Toc323656720"/>
      <w:bookmarkStart w:id="989" w:name="_Toc324085458"/>
      <w:bookmarkStart w:id="990" w:name="_Toc383781110"/>
      <w:bookmarkStart w:id="991" w:name="_Toc481936510"/>
      <w:r w:rsidRPr="00EC76D5">
        <w:lastRenderedPageBreak/>
        <w:t>Recursion</w:t>
      </w:r>
      <w:bookmarkEnd w:id="987"/>
      <w:bookmarkEnd w:id="988"/>
      <w:bookmarkEnd w:id="989"/>
      <w:bookmarkEnd w:id="990"/>
      <w:bookmarkEnd w:id="991"/>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60047157"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992" w:name="_Toc320485609"/>
      <w:bookmarkStart w:id="993" w:name="_Toc323656721"/>
      <w:bookmarkStart w:id="994" w:name="_Toc324085459"/>
      <w:bookmarkStart w:id="995" w:name="_Toc383781111"/>
      <w:bookmarkStart w:id="996" w:name="_Toc481936511"/>
      <w:r>
        <w:t>Definition</w:t>
      </w:r>
      <w:r w:rsidR="00E80032" w:rsidRPr="00EC76D5">
        <w:t xml:space="preserve"> and Declaration</w:t>
      </w:r>
      <w:bookmarkEnd w:id="992"/>
      <w:bookmarkEnd w:id="993"/>
      <w:bookmarkEnd w:id="994"/>
      <w:bookmarkEnd w:id="995"/>
      <w:bookmarkEnd w:id="996"/>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60047158"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60047159"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997" w:name="_Toc320485610"/>
      <w:bookmarkStart w:id="998" w:name="_Toc323656722"/>
      <w:bookmarkStart w:id="999" w:name="_Toc324085460"/>
      <w:bookmarkStart w:id="1000" w:name="_Toc383781112"/>
      <w:bookmarkStart w:id="1001" w:name="_Toc481936512"/>
      <w:r w:rsidRPr="00EC76D5">
        <w:t>Higher-Order Functions</w:t>
      </w:r>
      <w:bookmarkEnd w:id="997"/>
      <w:bookmarkEnd w:id="998"/>
      <w:bookmarkEnd w:id="999"/>
      <w:bookmarkEnd w:id="1000"/>
      <w:bookmarkEnd w:id="1001"/>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1002" w:name="_Toc320485611"/>
      <w:bookmarkStart w:id="1003" w:name="_Toc323656723"/>
      <w:bookmarkStart w:id="1004" w:name="_Toc324085461"/>
      <w:bookmarkStart w:id="1005" w:name="_Toc383781113"/>
      <w:bookmarkStart w:id="1006" w:name="_Ref383865210"/>
      <w:bookmarkStart w:id="1007" w:name="_Toc481936513"/>
      <w:r w:rsidRPr="00EC76D5">
        <w:lastRenderedPageBreak/>
        <w:t>Structures and Linked Lists</w:t>
      </w:r>
      <w:bookmarkEnd w:id="1002"/>
      <w:bookmarkEnd w:id="1003"/>
      <w:bookmarkEnd w:id="1004"/>
      <w:bookmarkEnd w:id="1005"/>
      <w:bookmarkEnd w:id="1006"/>
      <w:bookmarkEnd w:id="1007"/>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2A1286" w:rsidRPr="003F7CF1" w:rsidRDefault="002A1286"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2A1286" w:rsidRPr="003F7CF1" w:rsidRDefault="002A1286"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2A1286" w:rsidRPr="003F7CF1" w:rsidRDefault="002A1286"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2A1286" w:rsidRPr="003F7CF1" w:rsidRDefault="002A128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2A1286" w:rsidRPr="003F7CF1" w:rsidRDefault="002A1286"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2A1286" w:rsidRPr="003F7CF1" w:rsidRDefault="002A1286"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2A1286" w:rsidRPr="003F7CF1" w:rsidRDefault="002A1286"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2A1286" w:rsidRPr="003F7CF1" w:rsidRDefault="002A128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2A1286" w:rsidRPr="003F7CF1" w:rsidRDefault="002A1286"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2A1286" w:rsidRPr="003F7CF1" w:rsidRDefault="002A1286"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2A1286" w:rsidRPr="003F7CF1" w:rsidRDefault="002A1286"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2A1286" w:rsidRPr="003F7CF1" w:rsidRDefault="002A128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2A1286" w:rsidRPr="003F7CF1" w:rsidRDefault="002A1286"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2A1286" w:rsidRPr="003F7CF1" w:rsidRDefault="002A1286"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2A1286" w:rsidRPr="003F7CF1" w:rsidRDefault="002A1286"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2A1286" w:rsidRPr="003F7CF1" w:rsidRDefault="002A1286"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2A1286" w:rsidRPr="003F7CF1" w:rsidRDefault="002A1286"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2A1286" w:rsidRPr="003F7CF1" w:rsidRDefault="002A1286"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2A1286" w:rsidRPr="003F7CF1" w:rsidRDefault="002A1286"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2A1286" w:rsidRPr="003F7CF1" w:rsidRDefault="002A1286"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2A1286" w:rsidRPr="003F7CF1" w:rsidRDefault="002A1286"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2A1286" w:rsidRPr="003F7CF1" w:rsidRDefault="002A1286"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2A1286" w:rsidRPr="003F7CF1" w:rsidRDefault="002A1286"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2A1286" w:rsidRPr="003F7CF1" w:rsidRDefault="002A1286"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2A1286" w:rsidRPr="003F7CF1" w:rsidRDefault="002A1286"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2A1286" w:rsidRPr="003F7CF1" w:rsidRDefault="002A1286"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1008" w:name="_Toc320485612"/>
      <w:bookmarkStart w:id="1009" w:name="_Toc323656724"/>
      <w:bookmarkStart w:id="1010" w:name="_Toc324085462"/>
      <w:bookmarkStart w:id="1011" w:name="_Toc383781114"/>
      <w:bookmarkStart w:id="1012" w:name="_Toc481936514"/>
      <w:r w:rsidRPr="00EC76D5">
        <w:t>Stacks and Linked Lists</w:t>
      </w:r>
      <w:bookmarkEnd w:id="1008"/>
      <w:bookmarkEnd w:id="1009"/>
      <w:bookmarkEnd w:id="1010"/>
      <w:bookmarkEnd w:id="1011"/>
      <w:bookmarkEnd w:id="1012"/>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2A1286" w:rsidRPr="003F7CF1" w:rsidRDefault="002A1286"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2A1286" w:rsidRPr="003F7CF1" w:rsidRDefault="002A1286"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2A1286" w:rsidRPr="003F7CF1" w:rsidRDefault="002A1286"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2A1286" w:rsidRPr="003F7CF1" w:rsidRDefault="002A1286" w:rsidP="00E80032">
                              <w:pPr>
                                <w:pStyle w:val="SourceCodeBoxText"/>
                                <w:rPr>
                                  <w:sz w:val="19"/>
                                  <w:szCs w:val="19"/>
                                  <w:lang w:val="en-US"/>
                                </w:rPr>
                              </w:pPr>
                              <w:r w:rsidRPr="003F7CF1">
                                <w:rPr>
                                  <w:sz w:val="19"/>
                                  <w:szCs w:val="19"/>
                                  <w:lang w:val="en-US"/>
                                </w:rPr>
                                <w:t>push 1</w:t>
                              </w:r>
                            </w:p>
                            <w:p w14:paraId="3C159322" w14:textId="77777777" w:rsidR="002A1286" w:rsidRPr="003F7CF1" w:rsidRDefault="002A1286" w:rsidP="00E80032">
                              <w:pPr>
                                <w:pStyle w:val="SourceCodeBoxText"/>
                                <w:rPr>
                                  <w:sz w:val="19"/>
                                  <w:szCs w:val="19"/>
                                  <w:lang w:val="en-US"/>
                                </w:rPr>
                              </w:pPr>
                              <w:r w:rsidRPr="003F7CF1">
                                <w:rPr>
                                  <w:sz w:val="19"/>
                                  <w:szCs w:val="19"/>
                                  <w:lang w:val="en-US"/>
                                </w:rPr>
                                <w:t>push 2</w:t>
                              </w:r>
                            </w:p>
                            <w:p w14:paraId="22BA48C9" w14:textId="77777777" w:rsidR="002A1286" w:rsidRPr="003F7CF1" w:rsidRDefault="002A1286" w:rsidP="00E80032">
                              <w:pPr>
                                <w:pStyle w:val="SourceCodeBoxText"/>
                                <w:rPr>
                                  <w:sz w:val="19"/>
                                  <w:szCs w:val="19"/>
                                  <w:lang w:val="en-US"/>
                                </w:rPr>
                              </w:pPr>
                              <w:r w:rsidRPr="003F7CF1">
                                <w:rPr>
                                  <w:sz w:val="19"/>
                                  <w:szCs w:val="19"/>
                                  <w:lang w:val="en-US"/>
                                </w:rPr>
                                <w:t>push 3</w:t>
                              </w:r>
                            </w:p>
                            <w:p w14:paraId="5F86FACB" w14:textId="77777777" w:rsidR="002A1286" w:rsidRPr="003F7CF1" w:rsidRDefault="002A1286"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2A1286" w:rsidRPr="003F7CF1" w:rsidRDefault="002A1286"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2A1286" w:rsidRPr="003F7CF1" w:rsidRDefault="002A1286"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2A1286" w:rsidRPr="003F7CF1" w:rsidRDefault="002A1286"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2A1286" w:rsidRPr="003F7CF1" w:rsidRDefault="002A1286" w:rsidP="00E80032">
                        <w:pPr>
                          <w:pStyle w:val="SourceCodeBoxText"/>
                          <w:rPr>
                            <w:sz w:val="19"/>
                            <w:szCs w:val="19"/>
                            <w:lang w:val="en-US"/>
                          </w:rPr>
                        </w:pPr>
                        <w:r w:rsidRPr="003F7CF1">
                          <w:rPr>
                            <w:sz w:val="19"/>
                            <w:szCs w:val="19"/>
                            <w:lang w:val="en-US"/>
                          </w:rPr>
                          <w:t>push 1</w:t>
                        </w:r>
                      </w:p>
                      <w:p w14:paraId="3C159322" w14:textId="77777777" w:rsidR="002A1286" w:rsidRPr="003F7CF1" w:rsidRDefault="002A1286" w:rsidP="00E80032">
                        <w:pPr>
                          <w:pStyle w:val="SourceCodeBoxText"/>
                          <w:rPr>
                            <w:sz w:val="19"/>
                            <w:szCs w:val="19"/>
                            <w:lang w:val="en-US"/>
                          </w:rPr>
                        </w:pPr>
                        <w:r w:rsidRPr="003F7CF1">
                          <w:rPr>
                            <w:sz w:val="19"/>
                            <w:szCs w:val="19"/>
                            <w:lang w:val="en-US"/>
                          </w:rPr>
                          <w:t>push 2</w:t>
                        </w:r>
                      </w:p>
                      <w:p w14:paraId="22BA48C9" w14:textId="77777777" w:rsidR="002A1286" w:rsidRPr="003F7CF1" w:rsidRDefault="002A1286" w:rsidP="00E80032">
                        <w:pPr>
                          <w:pStyle w:val="SourceCodeBoxText"/>
                          <w:rPr>
                            <w:sz w:val="19"/>
                            <w:szCs w:val="19"/>
                            <w:lang w:val="en-US"/>
                          </w:rPr>
                        </w:pPr>
                        <w:r w:rsidRPr="003F7CF1">
                          <w:rPr>
                            <w:sz w:val="19"/>
                            <w:szCs w:val="19"/>
                            <w:lang w:val="en-US"/>
                          </w:rPr>
                          <w:t>push 3</w:t>
                        </w:r>
                      </w:p>
                      <w:p w14:paraId="5F86FACB" w14:textId="77777777" w:rsidR="002A1286" w:rsidRPr="003F7CF1" w:rsidRDefault="002A1286"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2A1286" w:rsidRPr="003F7CF1" w:rsidRDefault="002A1286"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2A1286" w:rsidRPr="003F7CF1" w:rsidRDefault="002A128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2A1286" w:rsidRPr="003F7CF1" w:rsidRDefault="002A128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2A1286" w:rsidRPr="003F7CF1" w:rsidRDefault="002A128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2A1286" w:rsidRPr="003F7CF1" w:rsidRDefault="002A1286"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2A1286" w:rsidRPr="003F7CF1" w:rsidRDefault="002A128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2A1286" w:rsidRPr="003F7CF1" w:rsidRDefault="002A128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2A1286" w:rsidRPr="003F7CF1" w:rsidRDefault="002A128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2A1286" w:rsidRPr="003F7CF1" w:rsidRDefault="002A1286"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2A1286" w:rsidRPr="003F7CF1" w:rsidRDefault="002A128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2A1286" w:rsidRPr="003F7CF1" w:rsidRDefault="002A128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2A1286" w:rsidRPr="003F7CF1" w:rsidRDefault="002A128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2A1286" w:rsidRPr="003F7CF1" w:rsidRDefault="002A1286"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2A1286" w:rsidRPr="003F7CF1" w:rsidRDefault="002A1286"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2A1286" w:rsidRPr="003F7CF1" w:rsidRDefault="002A1286"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2A1286" w:rsidRPr="003F7CF1" w:rsidRDefault="002A1286"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2A1286" w:rsidRPr="003F7CF1" w:rsidRDefault="002A1286"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2A1286" w:rsidRPr="003F7CF1" w:rsidRDefault="002A1286"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2A1286" w:rsidRPr="003F7CF1" w:rsidRDefault="002A1286"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2A1286" w:rsidRPr="003F7CF1" w:rsidRDefault="002A1286"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2A1286" w:rsidRPr="003F7CF1" w:rsidRDefault="002A1286"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2A1286" w:rsidRPr="003F7CF1" w:rsidRDefault="002A1286"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2A1286" w:rsidRPr="003F7CF1" w:rsidRDefault="002A1286"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2A1286" w:rsidRPr="003F7CF1" w:rsidRDefault="002A1286"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2A1286" w:rsidRPr="003F7CF1" w:rsidRDefault="002A1286"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2A1286" w:rsidRPr="003F7CF1" w:rsidRDefault="002A1286"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2A1286" w:rsidRPr="003F7CF1" w:rsidRDefault="002A1286"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2A1286" w:rsidRPr="003F7CF1" w:rsidRDefault="002A1286"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2A1286" w:rsidRPr="003F7CF1" w:rsidRDefault="002A1286"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2A1286" w:rsidRPr="003F7CF1" w:rsidRDefault="002A1286"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2A1286" w:rsidRPr="003F7CF1" w:rsidRDefault="002A1286"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2A1286" w:rsidRPr="003F7CF1" w:rsidRDefault="002A1286"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2A1286" w:rsidRPr="003F7CF1" w:rsidRDefault="002A1286"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2A1286" w:rsidRPr="003F7CF1" w:rsidRDefault="002A1286"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2A1286" w:rsidRPr="003F7CF1" w:rsidRDefault="002A1286"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2A1286" w:rsidRPr="003F7CF1" w:rsidRDefault="002A1286"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2A1286" w:rsidRPr="003F7CF1" w:rsidRDefault="002A1286"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2A1286" w:rsidRPr="003F7CF1" w:rsidRDefault="002A1286"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2A1286" w:rsidRPr="003F7CF1" w:rsidRDefault="002A128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2A1286" w:rsidRPr="003F7CF1" w:rsidRDefault="002A1286"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2A1286" w:rsidRPr="003F7CF1" w:rsidRDefault="002A1286" w:rsidP="00E80032">
                              <w:pPr>
                                <w:pStyle w:val="SourceCodeBoxText"/>
                                <w:rPr>
                                  <w:sz w:val="19"/>
                                  <w:szCs w:val="19"/>
                                  <w:lang w:val="en-US"/>
                                </w:rPr>
                              </w:pPr>
                              <w:r w:rsidRPr="003F7CF1">
                                <w:rPr>
                                  <w:sz w:val="19"/>
                                  <w:szCs w:val="19"/>
                                  <w:lang w:val="en-US"/>
                                </w:rPr>
                                <w:t>3</w:t>
                              </w:r>
                            </w:p>
                            <w:p w14:paraId="40F6D3AC" w14:textId="77777777" w:rsidR="002A1286" w:rsidRPr="003F7CF1" w:rsidRDefault="002A1286"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2A1286" w:rsidRPr="003F7CF1" w:rsidRDefault="002A1286"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2A1286" w:rsidRPr="003F7CF1" w:rsidRDefault="002A1286"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2A1286" w:rsidRPr="003F7CF1" w:rsidRDefault="002A128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2A1286" w:rsidRPr="003F7CF1" w:rsidRDefault="002A128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2A1286" w:rsidRPr="003F7CF1" w:rsidRDefault="002A1286"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2A1286" w:rsidRPr="003F7CF1" w:rsidRDefault="002A1286"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2A1286" w:rsidRPr="003F7CF1" w:rsidRDefault="002A128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2A1286" w:rsidRPr="003F7CF1" w:rsidRDefault="002A128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2A1286" w:rsidRPr="003F7CF1" w:rsidRDefault="002A1286"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2A1286" w:rsidRPr="003F7CF1" w:rsidRDefault="002A1286"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2A1286" w:rsidRPr="003F7CF1" w:rsidRDefault="002A1286"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2A1286" w:rsidRPr="003F7CF1" w:rsidRDefault="002A1286"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2A1286" w:rsidRPr="003F7CF1" w:rsidRDefault="002A1286"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2A1286" w:rsidRPr="003F7CF1" w:rsidRDefault="002A1286" w:rsidP="00E80032">
                        <w:pPr>
                          <w:pStyle w:val="SourceCodeBoxText"/>
                          <w:rPr>
                            <w:sz w:val="19"/>
                            <w:szCs w:val="19"/>
                            <w:lang w:val="en-US"/>
                          </w:rPr>
                        </w:pPr>
                        <w:r w:rsidRPr="003F7CF1">
                          <w:rPr>
                            <w:sz w:val="19"/>
                            <w:szCs w:val="19"/>
                            <w:lang w:val="en-US"/>
                          </w:rPr>
                          <w:t>3</w:t>
                        </w:r>
                      </w:p>
                      <w:p w14:paraId="40F6D3AC" w14:textId="77777777" w:rsidR="002A1286" w:rsidRPr="003F7CF1" w:rsidRDefault="002A1286"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2A1286" w:rsidRPr="003F7CF1" w:rsidRDefault="002A1286"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2A1286" w:rsidRPr="003F7CF1" w:rsidRDefault="002A1286"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2A1286" w:rsidRPr="003F7CF1" w:rsidRDefault="002A1286"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2A1286" w:rsidRPr="003F7CF1" w:rsidRDefault="002A1286"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2A1286" w:rsidRPr="003F7CF1" w:rsidRDefault="002A1286"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2A1286" w:rsidRPr="003F7CF1" w:rsidRDefault="002A1286"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2A1286" w:rsidRPr="003F7CF1" w:rsidRDefault="002A1286"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2A1286" w:rsidRPr="003F7CF1" w:rsidRDefault="002A1286"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2A1286" w:rsidRPr="003F7CF1" w:rsidRDefault="002A1286"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2A1286" w:rsidRPr="003F7CF1" w:rsidRDefault="002A1286"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2A1286" w:rsidRPr="003F7CF1" w:rsidRDefault="002A1286"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2A1286" w:rsidRPr="003F7CF1" w:rsidRDefault="002A1286"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2A1286" w:rsidRPr="003F7CF1" w:rsidRDefault="002A1286"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1013" w:name="_Toc320485613"/>
      <w:bookmarkStart w:id="1014" w:name="_Toc323656725"/>
      <w:bookmarkStart w:id="1015" w:name="_Toc324085463"/>
      <w:bookmarkStart w:id="1016" w:name="_Toc383781115"/>
      <w:bookmarkStart w:id="1017" w:name="_Toc481936515"/>
      <w:r w:rsidRPr="00EC76D5">
        <w:t>Unions</w:t>
      </w:r>
      <w:bookmarkEnd w:id="1013"/>
      <w:bookmarkEnd w:id="1014"/>
      <w:bookmarkEnd w:id="1015"/>
      <w:bookmarkEnd w:id="1016"/>
      <w:bookmarkEnd w:id="1017"/>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1018" w:name="_Toc320485614"/>
      <w:bookmarkStart w:id="1019" w:name="_Toc323656726"/>
      <w:bookmarkStart w:id="1020" w:name="_Toc324085464"/>
      <w:bookmarkStart w:id="1021" w:name="_Toc383781116"/>
      <w:bookmarkStart w:id="1022" w:name="_Toc481936516"/>
      <w:r w:rsidRPr="00EC76D5">
        <w:t>Bitfields</w:t>
      </w:r>
      <w:bookmarkEnd w:id="1018"/>
      <w:bookmarkEnd w:id="1019"/>
      <w:bookmarkEnd w:id="1020"/>
      <w:bookmarkEnd w:id="1021"/>
      <w:bookmarkEnd w:id="1022"/>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1023"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1024" w:name="_Toc320485616"/>
      <w:bookmarkStart w:id="1025" w:name="_Toc323656727"/>
      <w:bookmarkStart w:id="1026" w:name="_Toc324085465"/>
      <w:bookmarkStart w:id="1027" w:name="_Toc383781117"/>
      <w:bookmarkStart w:id="1028" w:name="_Toc481936517"/>
      <w:r w:rsidRPr="00EC76D5">
        <w:t>Structures with function pointers</w:t>
      </w:r>
      <w:bookmarkEnd w:id="1024"/>
      <w:bookmarkEnd w:id="1025"/>
      <w:bookmarkEnd w:id="1026"/>
      <w:bookmarkEnd w:id="1027"/>
      <w:bookmarkEnd w:id="1028"/>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5"/>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1029" w:name="_Toc320485619"/>
      <w:bookmarkStart w:id="1030" w:name="_Toc323656728"/>
      <w:bookmarkStart w:id="1031" w:name="_Toc324085466"/>
      <w:bookmarkStart w:id="1032" w:name="_Toc383781118"/>
      <w:bookmarkStart w:id="1033" w:name="_Ref383781494"/>
      <w:bookmarkStart w:id="1034" w:name="_Ref383865235"/>
      <w:bookmarkStart w:id="1035" w:name="_Ref383865434"/>
      <w:bookmarkStart w:id="1036" w:name="_Ref383866090"/>
      <w:bookmarkStart w:id="1037" w:name="_Toc481936518"/>
      <w:r w:rsidRPr="00EC76D5">
        <w:t>The Preprocessor</w:t>
      </w:r>
      <w:bookmarkEnd w:id="1029"/>
      <w:bookmarkEnd w:id="1030"/>
      <w:bookmarkEnd w:id="1031"/>
      <w:bookmarkEnd w:id="1032"/>
      <w:bookmarkEnd w:id="1033"/>
      <w:bookmarkEnd w:id="1034"/>
      <w:bookmarkEnd w:id="1035"/>
      <w:bookmarkEnd w:id="1036"/>
      <w:bookmarkEnd w:id="1037"/>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w:t>
      </w:r>
      <w:proofErr w:type="spellStart"/>
      <w:r w:rsidRPr="00EC76D5">
        <w:rPr>
          <w:rStyle w:val="CodeInText0"/>
        </w:rPr>
        <w:t>StdIO.h</w:t>
      </w:r>
      <w:proofErr w:type="spellEnd"/>
      <w:r w:rsidRPr="00EC76D5">
        <w:rPr>
          <w:rStyle w:val="CodeInText0"/>
        </w:rPr>
        <w:t>&gt;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1038" w:name="_Toc320485618"/>
      <w:bookmarkStart w:id="1039" w:name="_Toc323656729"/>
      <w:bookmarkStart w:id="1040" w:name="_Toc324085467"/>
      <w:bookmarkStart w:id="1041" w:name="_Toc383781119"/>
      <w:bookmarkStart w:id="1042" w:name="_Toc481936519"/>
      <w:bookmarkStart w:id="1043" w:name="_Toc320485621"/>
      <w:r w:rsidRPr="00EC76D5">
        <w:t>The Standard Library</w:t>
      </w:r>
      <w:bookmarkEnd w:id="1038"/>
      <w:bookmarkEnd w:id="1039"/>
      <w:bookmarkEnd w:id="1040"/>
      <w:bookmarkEnd w:id="1041"/>
      <w:bookmarkEnd w:id="1042"/>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1044" w:name="_Toc323656730"/>
      <w:bookmarkStart w:id="1045" w:name="_Toc324085468"/>
      <w:bookmarkStart w:id="1046" w:name="_Toc383781120"/>
      <w:bookmarkStart w:id="1047" w:name="_Toc481936520"/>
      <w:r w:rsidRPr="00EC76D5">
        <w:t>File Management</w:t>
      </w:r>
      <w:bookmarkEnd w:id="1044"/>
      <w:bookmarkEnd w:id="1045"/>
      <w:bookmarkEnd w:id="1046"/>
      <w:bookmarkEnd w:id="1047"/>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1048" w:name="_Toc323656731"/>
      <w:bookmarkStart w:id="1049" w:name="_Toc324085469"/>
      <w:bookmarkStart w:id="1050" w:name="_Toc383781121"/>
      <w:bookmarkStart w:id="1051" w:name="_Toc481936521"/>
      <w:r w:rsidRPr="00EC76D5">
        <w:t>Program Parameters</w:t>
      </w:r>
      <w:bookmarkEnd w:id="1048"/>
      <w:bookmarkEnd w:id="1049"/>
      <w:bookmarkEnd w:id="1050"/>
      <w:bookmarkEnd w:id="1051"/>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1052"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r w:rsidRPr="00EC76D5">
        <w:rPr>
          <w:rStyle w:val="CodeInText0"/>
        </w:rPr>
        <w:t>argv</w:t>
      </w:r>
      <w:proofErr w:type="spell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1053" w:name="_Toc323656732"/>
      <w:bookmarkStart w:id="1054" w:name="_Toc324085470"/>
      <w:bookmarkStart w:id="1055" w:name="_Toc383781122"/>
      <w:bookmarkStart w:id="1056" w:name="_Toc481936522"/>
      <w:r w:rsidRPr="00EC76D5">
        <w:t>Environment Functions</w:t>
      </w:r>
      <w:bookmarkEnd w:id="1053"/>
      <w:bookmarkEnd w:id="1054"/>
      <w:bookmarkEnd w:id="1055"/>
      <w:bookmarkEnd w:id="1056"/>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1057"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1058"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1059" w:author="Stefan Björnander" w:date="2012-05-06T21:51:00Z">
            <w:rPr>
              <w:color w:val="0000FF"/>
            </w:rPr>
          </w:rPrChange>
        </w:rPr>
        <w:t>void</w:t>
      </w:r>
      <w:r w:rsidRPr="00EC76D5">
        <w:t xml:space="preserve"> ExitFunction(</w:t>
      </w:r>
      <w:r w:rsidRPr="00EC76D5">
        <w:rPr>
          <w:color w:val="000000" w:themeColor="text1"/>
          <w:rPrChange w:id="1060"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1061"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1062"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1063" w:name="_Toc323656733"/>
      <w:bookmarkStart w:id="1064" w:name="_Toc324085471"/>
      <w:bookmarkStart w:id="1065" w:name="_Toc383781123"/>
      <w:bookmarkStart w:id="1066" w:name="_Ref383865473"/>
      <w:bookmarkStart w:id="1067" w:name="_Ref383865556"/>
      <w:bookmarkStart w:id="1068" w:name="_Toc481936523"/>
      <w:r w:rsidRPr="00EC76D5">
        <w:t>Searching and Sorting</w:t>
      </w:r>
      <w:bookmarkEnd w:id="1063"/>
      <w:bookmarkEnd w:id="1064"/>
      <w:bookmarkEnd w:id="1065"/>
      <w:bookmarkEnd w:id="1066"/>
      <w:bookmarkEnd w:id="1067"/>
      <w:bookmarkEnd w:id="1068"/>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1069"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1070" w:author="Stefan Björnander" w:date="2012-05-06T21:51:00Z">
            <w:rPr>
              <w:color w:val="0000FF"/>
            </w:rPr>
          </w:rPrChange>
        </w:rPr>
        <w:t>int</w:t>
      </w:r>
      <w:r w:rsidRPr="00EC76D5">
        <w:t xml:space="preserve"> CompareIntegers(</w:t>
      </w:r>
      <w:r w:rsidRPr="00EC76D5">
        <w:rPr>
          <w:color w:val="000000" w:themeColor="text1"/>
          <w:rPrChange w:id="1071" w:author="Stefan Björnander" w:date="2012-05-06T21:51:00Z">
            <w:rPr>
              <w:color w:val="0000FF"/>
            </w:rPr>
          </w:rPrChange>
        </w:rPr>
        <w:t>const</w:t>
      </w:r>
      <w:r w:rsidRPr="00EC76D5">
        <w:t xml:space="preserve"> </w:t>
      </w:r>
      <w:r w:rsidRPr="00EC76D5">
        <w:rPr>
          <w:color w:val="000000" w:themeColor="text1"/>
          <w:rPrChange w:id="1072" w:author="Stefan Björnander" w:date="2012-05-06T21:51:00Z">
            <w:rPr>
              <w:color w:val="0000FF"/>
            </w:rPr>
          </w:rPrChange>
        </w:rPr>
        <w:t>int</w:t>
      </w:r>
      <w:r w:rsidRPr="00EC76D5">
        <w:t xml:space="preserve">* intPtr1, </w:t>
      </w:r>
      <w:r w:rsidRPr="00EC76D5">
        <w:rPr>
          <w:color w:val="000000" w:themeColor="text1"/>
          <w:rPrChange w:id="1073" w:author="Stefan Björnander" w:date="2012-05-06T21:51:00Z">
            <w:rPr>
              <w:color w:val="0000FF"/>
            </w:rPr>
          </w:rPrChange>
        </w:rPr>
        <w:t>const</w:t>
      </w:r>
      <w:r w:rsidRPr="00EC76D5">
        <w:t xml:space="preserve"> </w:t>
      </w:r>
      <w:r w:rsidRPr="00EC76D5">
        <w:rPr>
          <w:color w:val="000000" w:themeColor="text1"/>
          <w:rPrChange w:id="1074"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1075"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1076"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1077"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1078"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1079"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1080"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1081"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1082"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1083" w:name="_Toc323656734"/>
      <w:bookmarkStart w:id="1084" w:name="_Toc324085472"/>
      <w:bookmarkStart w:id="1085" w:name="_Toc383781124"/>
      <w:bookmarkStart w:id="1086" w:name="_Toc481936524"/>
      <w:r w:rsidRPr="00EC76D5">
        <w:t xml:space="preserve">Functions with </w:t>
      </w:r>
      <w:bookmarkStart w:id="1087" w:name="_Toc320485620"/>
      <w:r w:rsidRPr="00EC76D5">
        <w:t>Variable Number of Parameters</w:t>
      </w:r>
      <w:bookmarkEnd w:id="1083"/>
      <w:bookmarkEnd w:id="1084"/>
      <w:bookmarkEnd w:id="1085"/>
      <w:bookmarkEnd w:id="1086"/>
      <w:bookmarkEnd w:id="1087"/>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in order for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1088" w:name="_Toc323656735"/>
      <w:bookmarkStart w:id="1089" w:name="_Toc324085473"/>
      <w:bookmarkStart w:id="1090" w:name="_Toc383781125"/>
      <w:bookmarkStart w:id="1091" w:name="_Toc481936525"/>
      <w:r w:rsidRPr="00EC76D5">
        <w:t>String Management</w:t>
      </w:r>
      <w:bookmarkEnd w:id="1088"/>
      <w:bookmarkEnd w:id="1089"/>
      <w:bookmarkEnd w:id="1090"/>
      <w:bookmarkEnd w:id="1091"/>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1092" w:author="Stefan Björnander" w:date="2012-05-06T21:51:00Z">
            <w:rPr>
              <w:color w:val="0000FF"/>
            </w:rPr>
          </w:rPrChange>
        </w:rPr>
        <w:t>int</w:t>
      </w:r>
      <w:r w:rsidRPr="00EC76D5">
        <w:t xml:space="preserve"> FirstIndexOf(char s[], </w:t>
      </w:r>
      <w:r w:rsidRPr="00EC76D5">
        <w:rPr>
          <w:color w:val="000000" w:themeColor="text1"/>
          <w:rPrChange w:id="1093"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1094" w:author="Stefan Björnander" w:date="2012-05-06T21:51:00Z">
            <w:rPr>
              <w:color w:val="0000FF"/>
            </w:rPr>
          </w:rPrChange>
        </w:rPr>
        <w:t>int</w:t>
      </w:r>
      <w:r w:rsidRPr="00EC76D5">
        <w:t xml:space="preserve"> LastIndexOf(</w:t>
      </w:r>
      <w:r w:rsidRPr="00EC76D5">
        <w:rPr>
          <w:color w:val="000000" w:themeColor="text1"/>
          <w:rPrChange w:id="1095" w:author="Stefan Björnander" w:date="2012-05-06T21:51:00Z">
            <w:rPr>
              <w:color w:val="0000FF"/>
            </w:rPr>
          </w:rPrChange>
        </w:rPr>
        <w:t>char</w:t>
      </w:r>
      <w:r w:rsidRPr="00EC76D5">
        <w:t xml:space="preserve"> s[], </w:t>
      </w:r>
      <w:r w:rsidRPr="00EC76D5">
        <w:rPr>
          <w:color w:val="000000" w:themeColor="text1"/>
          <w:rPrChange w:id="1096"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1097" w:author="Stefan Björnander" w:date="2012-05-06T21:51:00Z">
            <w:rPr>
              <w:color w:val="A31515"/>
            </w:rPr>
          </w:rPrChange>
        </w:rPr>
        <w:t>"Hello"</w:t>
      </w:r>
      <w:r w:rsidRPr="00EC76D5">
        <w:t xml:space="preserve">, s2[] = </w:t>
      </w:r>
      <w:r w:rsidRPr="00EC76D5">
        <w:rPr>
          <w:color w:val="000000" w:themeColor="text1"/>
          <w:rPrChange w:id="1098"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1099"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1100"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1101"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1102" w:author="Stefan Björnander" w:date="2012-05-06T21:51:00Z">
            <w:rPr>
              <w:color w:val="0000FF"/>
            </w:rPr>
          </w:rPrChange>
        </w:rPr>
        <w:t>if</w:t>
      </w:r>
      <w:r w:rsidRPr="00EC76D5">
        <w:t xml:space="preserve"> (sscanf(s2, </w:t>
      </w:r>
      <w:r w:rsidRPr="00EC76D5">
        <w:rPr>
          <w:color w:val="000000" w:themeColor="text1"/>
          <w:rPrChange w:id="1103"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1104"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1105" w:name="_Toc323656736"/>
      <w:bookmarkStart w:id="1106" w:name="_Toc324085474"/>
      <w:bookmarkStart w:id="1107" w:name="_Toc383781126"/>
      <w:bookmarkStart w:id="1108" w:name="_Toc481936526"/>
      <w:r w:rsidRPr="00EC76D5">
        <w:t>Memory Management</w:t>
      </w:r>
      <w:bookmarkEnd w:id="1105"/>
      <w:bookmarkEnd w:id="1106"/>
      <w:bookmarkEnd w:id="1107"/>
      <w:bookmarkEnd w:id="1108"/>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1109"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1110"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1111" w:name="_Toc323656737"/>
      <w:bookmarkStart w:id="1112" w:name="_Toc324085475"/>
      <w:bookmarkStart w:id="1113" w:name="_Toc383781127"/>
      <w:bookmarkStart w:id="1114" w:name="_Toc481936527"/>
      <w:r w:rsidRPr="00EC76D5">
        <w:t>Mathematical Functions</w:t>
      </w:r>
      <w:bookmarkEnd w:id="1111"/>
      <w:bookmarkEnd w:id="1112"/>
      <w:bookmarkEnd w:id="1113"/>
      <w:bookmarkEnd w:id="1114"/>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1115" w:name="_Toc320485615"/>
      <w:bookmarkStart w:id="1116" w:name="_Toc323656738"/>
      <w:bookmarkStart w:id="1117" w:name="_Toc324085476"/>
      <w:bookmarkStart w:id="1118" w:name="_Toc383781128"/>
      <w:bookmarkStart w:id="1119" w:name="_Toc481936528"/>
      <w:r w:rsidRPr="00EC76D5">
        <w:t>Long Jumps</w:t>
      </w:r>
      <w:bookmarkEnd w:id="1115"/>
      <w:bookmarkEnd w:id="1116"/>
      <w:bookmarkEnd w:id="1117"/>
      <w:bookmarkEnd w:id="1118"/>
      <w:bookmarkEnd w:id="1119"/>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36"/>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1120" w:name="_Toc323656739"/>
      <w:bookmarkStart w:id="1121" w:name="_Toc324085477"/>
      <w:bookmarkStart w:id="1122" w:name="_Toc383781129"/>
      <w:bookmarkStart w:id="1123" w:name="_Toc481936529"/>
      <w:r w:rsidRPr="00EC76D5">
        <w:t>Time</w:t>
      </w:r>
      <w:bookmarkEnd w:id="1120"/>
      <w:bookmarkEnd w:id="1121"/>
      <w:bookmarkEnd w:id="1122"/>
      <w:bookmarkEnd w:id="1123"/>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1124"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1125" w:author="Stefan Björnander" w:date="2012-05-06T21:51:00Z">
            <w:rPr>
              <w:color w:val="A31515"/>
            </w:rPr>
          </w:rPrChange>
        </w:rPr>
        <w:t>"Feb"</w:t>
      </w:r>
      <w:r w:rsidRPr="00EC76D5">
        <w:t xml:space="preserve">, </w:t>
      </w:r>
      <w:r w:rsidRPr="00EC76D5">
        <w:rPr>
          <w:color w:val="000000" w:themeColor="text1"/>
          <w:rPrChange w:id="1126" w:author="Stefan Björnander" w:date="2012-05-06T21:51:00Z">
            <w:rPr>
              <w:color w:val="A31515"/>
            </w:rPr>
          </w:rPrChange>
        </w:rPr>
        <w:t>"Mar"</w:t>
      </w:r>
      <w:r w:rsidRPr="00EC76D5">
        <w:t xml:space="preserve">, </w:t>
      </w:r>
      <w:r w:rsidRPr="00EC76D5">
        <w:rPr>
          <w:color w:val="000000" w:themeColor="text1"/>
          <w:rPrChange w:id="1127"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1128" w:author="Stefan Björnander" w:date="2012-05-06T21:51:00Z">
            <w:rPr>
              <w:color w:val="A31515"/>
            </w:rPr>
          </w:rPrChange>
        </w:rPr>
        <w:t>"Jun"</w:t>
      </w:r>
      <w:r w:rsidRPr="00EC76D5">
        <w:t xml:space="preserve">, </w:t>
      </w:r>
      <w:r w:rsidRPr="00EC76D5">
        <w:rPr>
          <w:color w:val="000000" w:themeColor="text1"/>
          <w:rPrChange w:id="1129" w:author="Stefan Björnander" w:date="2012-05-06T21:51:00Z">
            <w:rPr>
              <w:color w:val="A31515"/>
            </w:rPr>
          </w:rPrChange>
        </w:rPr>
        <w:t>"Jul"</w:t>
      </w:r>
      <w:r w:rsidRPr="00EC76D5">
        <w:t xml:space="preserve">, </w:t>
      </w:r>
      <w:r w:rsidRPr="00EC76D5">
        <w:rPr>
          <w:color w:val="000000" w:themeColor="text1"/>
          <w:rPrChange w:id="1130"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1131" w:author="Stefan Björnander" w:date="2012-05-06T21:51:00Z">
            <w:rPr>
              <w:color w:val="A31515"/>
            </w:rPr>
          </w:rPrChange>
        </w:rPr>
        <w:t>"Oct"</w:t>
      </w:r>
      <w:r w:rsidRPr="00EC76D5">
        <w:t xml:space="preserve">, </w:t>
      </w:r>
      <w:r w:rsidRPr="00EC76D5">
        <w:rPr>
          <w:color w:val="000000" w:themeColor="text1"/>
          <w:rPrChange w:id="1132" w:author="Stefan Björnander" w:date="2012-05-06T21:51:00Z">
            <w:rPr>
              <w:color w:val="A31515"/>
            </w:rPr>
          </w:rPrChange>
        </w:rPr>
        <w:t>"Nov"</w:t>
      </w:r>
      <w:r w:rsidRPr="00EC76D5">
        <w:t>,</w:t>
      </w:r>
      <w:r w:rsidRPr="00EC76D5">
        <w:rPr>
          <w:color w:val="000000" w:themeColor="text1"/>
          <w:rPrChange w:id="1133"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1134" w:author="Stefan Björnander" w:date="2012-05-06T21:51:00Z">
            <w:rPr>
              <w:color w:val="A31515"/>
            </w:rPr>
          </w:rPrChange>
        </w:rPr>
        <w:t>"Mon"</w:t>
      </w:r>
      <w:r w:rsidRPr="00EC76D5">
        <w:t xml:space="preserve">, </w:t>
      </w:r>
      <w:r w:rsidRPr="00EC76D5">
        <w:rPr>
          <w:color w:val="000000" w:themeColor="text1"/>
          <w:rPrChange w:id="1135" w:author="Stefan Björnander" w:date="2012-05-06T21:51:00Z">
            <w:rPr>
              <w:color w:val="A31515"/>
            </w:rPr>
          </w:rPrChange>
        </w:rPr>
        <w:t>"Tue"</w:t>
      </w:r>
      <w:r w:rsidRPr="00EC76D5">
        <w:t xml:space="preserve">, </w:t>
      </w:r>
      <w:r w:rsidRPr="00EC76D5">
        <w:rPr>
          <w:color w:val="000000" w:themeColor="text1"/>
          <w:rPrChange w:id="1136"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1137" w:author="Stefan Björnander" w:date="2012-05-06T21:51:00Z">
            <w:rPr>
              <w:color w:val="A31515"/>
            </w:rPr>
          </w:rPrChange>
        </w:rPr>
        <w:t>"Fri"</w:t>
      </w:r>
      <w:r w:rsidRPr="00EC76D5">
        <w:t xml:space="preserve">, </w:t>
      </w:r>
      <w:r w:rsidRPr="00EC76D5">
        <w:rPr>
          <w:color w:val="000000" w:themeColor="text1"/>
          <w:rPrChange w:id="1138"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1139"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1140"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1141"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1142" w:name="_Toc323656740"/>
      <w:bookmarkStart w:id="1143" w:name="_Toc324085478"/>
      <w:bookmarkStart w:id="1144" w:name="_Toc383781130"/>
      <w:bookmarkStart w:id="1145" w:name="_Toc481936530"/>
      <w:r w:rsidRPr="00EC76D5">
        <w:t>Random Numbers</w:t>
      </w:r>
      <w:bookmarkEnd w:id="1142"/>
      <w:bookmarkEnd w:id="1143"/>
      <w:bookmarkEnd w:id="1144"/>
      <w:bookmarkEnd w:id="1145"/>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sequence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1146"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1147"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1148"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1149" w:name="_Toc323656741"/>
      <w:bookmarkStart w:id="1150" w:name="_Toc324085479"/>
      <w:bookmarkStart w:id="1151" w:name="_Toc383781131"/>
      <w:bookmarkStart w:id="1152" w:name="_Toc481936531"/>
      <w:r w:rsidRPr="00EC76D5">
        <w:t>Limits of Integral and Floating Types</w:t>
      </w:r>
      <w:bookmarkEnd w:id="1149"/>
      <w:bookmarkEnd w:id="1150"/>
      <w:bookmarkEnd w:id="1151"/>
      <w:bookmarkEnd w:id="1152"/>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1153" w:name="_Toc323656742"/>
      <w:bookmarkStart w:id="1154" w:name="_Toc324085480"/>
      <w:bookmarkStart w:id="1155" w:name="_Toc383781132"/>
      <w:bookmarkStart w:id="1156" w:name="_Toc481936532"/>
      <w:r w:rsidRPr="00EC76D5">
        <w:t>Character Functions</w:t>
      </w:r>
      <w:bookmarkEnd w:id="1153"/>
      <w:bookmarkEnd w:id="1154"/>
      <w:bookmarkEnd w:id="1155"/>
      <w:bookmarkEnd w:id="1156"/>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1157"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1158"/>
            <w:commentRangeStart w:id="1159"/>
            <w:proofErr w:type="spellStart"/>
            <w:r w:rsidRPr="00EC76D5">
              <w:rPr>
                <w:b/>
                <w:sz w:val="21"/>
                <w:szCs w:val="21"/>
              </w:rPr>
              <w:t>Isalnum</w:t>
            </w:r>
            <w:commentRangeEnd w:id="1158"/>
            <w:proofErr w:type="spellEnd"/>
            <w:r w:rsidR="00166455" w:rsidRPr="00EC76D5">
              <w:rPr>
                <w:rStyle w:val="Kommentarsreferens"/>
                <w:rFonts w:eastAsia="Times New Roman" w:cs="Times New Roman"/>
              </w:rPr>
              <w:commentReference w:id="1158"/>
            </w:r>
            <w:commentRangeEnd w:id="1159"/>
            <w:r w:rsidR="00166455" w:rsidRPr="00EC76D5">
              <w:rPr>
                <w:rStyle w:val="Kommentarsreferens"/>
                <w:rFonts w:eastAsia="Times New Roman" w:cs="Times New Roman"/>
              </w:rPr>
              <w:commentReference w:id="1159"/>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lastRenderedPageBreak/>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1160" w:name="_Toc323656743"/>
      <w:bookmarkStart w:id="1161" w:name="_Toc324085481"/>
      <w:bookmarkStart w:id="1162" w:name="_Toc383781133"/>
      <w:bookmarkStart w:id="1163" w:name="_Toc481936533"/>
      <w:r w:rsidRPr="00EC76D5">
        <w:t>Further Reading</w:t>
      </w:r>
      <w:bookmarkEnd w:id="1043"/>
      <w:bookmarkEnd w:id="1160"/>
      <w:bookmarkEnd w:id="1161"/>
      <w:bookmarkEnd w:id="1162"/>
      <w:bookmarkEnd w:id="1163"/>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1164" w:name="_Toc481936534"/>
      <w:r w:rsidRPr="00EC76D5">
        <w:lastRenderedPageBreak/>
        <w:t>A Crash Course in Java</w:t>
      </w:r>
      <w:bookmarkEnd w:id="1164"/>
    </w:p>
    <w:p w14:paraId="6ED6B355" w14:textId="77777777" w:rsidR="00F03D06" w:rsidRPr="00EC76D5" w:rsidRDefault="00F03D06" w:rsidP="00F03D06">
      <w:pPr>
        <w:pStyle w:val="Rubrik1"/>
        <w:numPr>
          <w:ilvl w:val="0"/>
          <w:numId w:val="0"/>
        </w:numPr>
        <w:ind w:left="720" w:hanging="720"/>
      </w:pPr>
      <w:bookmarkStart w:id="1165" w:name="_Toc481936535"/>
      <w:r w:rsidRPr="00EC76D5">
        <w:lastRenderedPageBreak/>
        <w:t>Foreword</w:t>
      </w:r>
      <w:bookmarkEnd w:id="1165"/>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2A1286" w:rsidRDefault="002A1286" w:rsidP="005F7461">
                              <w:pPr>
                                <w:spacing w:before="60" w:after="0"/>
                                <w:jc w:val="center"/>
                                <w:rPr>
                                  <w:lang w:val="sv-SE"/>
                                </w:rPr>
                              </w:pPr>
                              <w:r>
                                <w:rPr>
                                  <w:lang w:val="sv-SE"/>
                                </w:rPr>
                                <w:t>Preprocessor</w:t>
                              </w:r>
                            </w:p>
                            <w:p w14:paraId="04F32221" w14:textId="77777777" w:rsidR="002A1286" w:rsidRPr="00C7380D" w:rsidRDefault="002A1286"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2A1286" w:rsidRPr="008541FD" w:rsidRDefault="002A1286" w:rsidP="005F7461">
                              <w:pPr>
                                <w:spacing w:before="60" w:after="0"/>
                                <w:jc w:val="center"/>
                              </w:pPr>
                              <w:r w:rsidRPr="008541FD">
                                <w:t>Source</w:t>
                              </w:r>
                              <w:r>
                                <w:t xml:space="preserve"> </w:t>
                              </w:r>
                              <w:r w:rsidRPr="008541FD">
                                <w:t>Code</w:t>
                              </w:r>
                            </w:p>
                            <w:p w14:paraId="4FCEAC5C" w14:textId="77777777" w:rsidR="002A1286" w:rsidRDefault="002A1286"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2A1286" w:rsidRDefault="002A1286"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2A1286" w:rsidRDefault="002A1286" w:rsidP="005F7461">
                              <w:pPr>
                                <w:pStyle w:val="Normalwebb"/>
                                <w:spacing w:before="60" w:line="256" w:lineRule="auto"/>
                                <w:jc w:val="center"/>
                              </w:pPr>
                              <w:r>
                                <w:rPr>
                                  <w:rFonts w:eastAsia="Calibri"/>
                                  <w:sz w:val="22"/>
                                  <w:szCs w:val="22"/>
                                  <w:lang w:val="en-US"/>
                                </w:rPr>
                                <w:t>Processed Code</w:t>
                              </w:r>
                            </w:p>
                            <w:p w14:paraId="14142DBC" w14:textId="77777777" w:rsidR="002A1286" w:rsidRDefault="002A1286"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2A1286" w:rsidRDefault="002A1286"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2A1286" w:rsidRDefault="002A1286" w:rsidP="005F7461">
                              <w:pPr>
                                <w:pStyle w:val="Normalwebb"/>
                                <w:spacing w:before="60" w:line="254" w:lineRule="auto"/>
                                <w:jc w:val="center"/>
                              </w:pPr>
                              <w:r>
                                <w:rPr>
                                  <w:rFonts w:eastAsia="Calibri"/>
                                  <w:sz w:val="22"/>
                                  <w:szCs w:val="22"/>
                                  <w:lang w:val="en-US"/>
                                </w:rPr>
                                <w:t>Syntax Tree</w:t>
                              </w:r>
                            </w:p>
                            <w:p w14:paraId="070DB26E" w14:textId="77777777" w:rsidR="002A1286" w:rsidRDefault="002A1286"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2A1286" w:rsidRDefault="002A1286"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2A1286" w:rsidRDefault="002A1286" w:rsidP="005F7461">
                              <w:pPr>
                                <w:pStyle w:val="Normalwebb"/>
                                <w:spacing w:before="60" w:line="252" w:lineRule="auto"/>
                                <w:jc w:val="center"/>
                              </w:pPr>
                              <w:r>
                                <w:rPr>
                                  <w:rFonts w:eastAsia="Calibri"/>
                                  <w:sz w:val="22"/>
                                  <w:szCs w:val="22"/>
                                  <w:lang w:val="en-US"/>
                                </w:rPr>
                                <w:t>Optimized Syntax Tree</w:t>
                              </w:r>
                            </w:p>
                            <w:p w14:paraId="3315953C" w14:textId="77777777" w:rsidR="002A1286" w:rsidRDefault="002A1286"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2A1286" w:rsidRDefault="002A1286"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2A1286" w:rsidRDefault="002A1286" w:rsidP="005F7461">
                              <w:pPr>
                                <w:pStyle w:val="Normalwebb"/>
                                <w:spacing w:before="60" w:line="252" w:lineRule="auto"/>
                                <w:jc w:val="center"/>
                              </w:pPr>
                              <w:r>
                                <w:rPr>
                                  <w:rFonts w:eastAsia="Calibri"/>
                                  <w:sz w:val="22"/>
                                  <w:szCs w:val="22"/>
                                  <w:lang w:val="en-US"/>
                                </w:rPr>
                                <w:t>Middle Code List</w:t>
                              </w:r>
                            </w:p>
                            <w:p w14:paraId="321C1BE9" w14:textId="77777777" w:rsidR="002A1286" w:rsidRDefault="002A1286"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2A1286" w:rsidRDefault="002A1286" w:rsidP="005F7461">
                              <w:pPr>
                                <w:pStyle w:val="Normalwebb"/>
                                <w:spacing w:before="60" w:line="252" w:lineRule="auto"/>
                                <w:jc w:val="center"/>
                              </w:pPr>
                              <w:r>
                                <w:rPr>
                                  <w:rFonts w:eastAsia="Calibri"/>
                                  <w:sz w:val="22"/>
                                  <w:szCs w:val="22"/>
                                  <w:lang w:val="en-US"/>
                                </w:rPr>
                                <w:t>Optimized Middle Code List</w:t>
                              </w:r>
                            </w:p>
                            <w:p w14:paraId="4CF9CB98" w14:textId="77777777" w:rsidR="002A1286" w:rsidRDefault="002A1286"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2A1286" w:rsidRDefault="002A1286"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2A1286" w:rsidRDefault="002A1286"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2A1286" w:rsidRDefault="002A1286" w:rsidP="005F7461">
                        <w:pPr>
                          <w:spacing w:before="60" w:after="0"/>
                          <w:jc w:val="center"/>
                          <w:rPr>
                            <w:lang w:val="sv-SE"/>
                          </w:rPr>
                        </w:pPr>
                        <w:r>
                          <w:rPr>
                            <w:lang w:val="sv-SE"/>
                          </w:rPr>
                          <w:t>Preprocessor</w:t>
                        </w:r>
                      </w:p>
                      <w:p w14:paraId="04F32221" w14:textId="77777777" w:rsidR="002A1286" w:rsidRPr="00C7380D" w:rsidRDefault="002A1286"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2A1286" w:rsidRPr="008541FD" w:rsidRDefault="002A1286" w:rsidP="005F7461">
                        <w:pPr>
                          <w:spacing w:before="60" w:after="0"/>
                          <w:jc w:val="center"/>
                        </w:pPr>
                        <w:r w:rsidRPr="008541FD">
                          <w:t>Source</w:t>
                        </w:r>
                        <w:r>
                          <w:t xml:space="preserve"> </w:t>
                        </w:r>
                        <w:r w:rsidRPr="008541FD">
                          <w:t>Code</w:t>
                        </w:r>
                      </w:p>
                      <w:p w14:paraId="4FCEAC5C" w14:textId="77777777" w:rsidR="002A1286" w:rsidRDefault="002A1286"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2A1286" w:rsidRDefault="002A1286"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2A1286" w:rsidRDefault="002A1286" w:rsidP="005F7461">
                        <w:pPr>
                          <w:pStyle w:val="Normalwebb"/>
                          <w:spacing w:before="60" w:line="256" w:lineRule="auto"/>
                          <w:jc w:val="center"/>
                        </w:pPr>
                        <w:r>
                          <w:rPr>
                            <w:rFonts w:eastAsia="Calibri"/>
                            <w:sz w:val="22"/>
                            <w:szCs w:val="22"/>
                            <w:lang w:val="en-US"/>
                          </w:rPr>
                          <w:t>Processed Code</w:t>
                        </w:r>
                      </w:p>
                      <w:p w14:paraId="14142DBC" w14:textId="77777777" w:rsidR="002A1286" w:rsidRDefault="002A1286"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2A1286" w:rsidRDefault="002A1286"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2A1286" w:rsidRDefault="002A1286" w:rsidP="005F7461">
                        <w:pPr>
                          <w:pStyle w:val="Normalwebb"/>
                          <w:spacing w:before="60" w:line="254" w:lineRule="auto"/>
                          <w:jc w:val="center"/>
                        </w:pPr>
                        <w:r>
                          <w:rPr>
                            <w:rFonts w:eastAsia="Calibri"/>
                            <w:sz w:val="22"/>
                            <w:szCs w:val="22"/>
                            <w:lang w:val="en-US"/>
                          </w:rPr>
                          <w:t>Syntax Tree</w:t>
                        </w:r>
                      </w:p>
                      <w:p w14:paraId="070DB26E" w14:textId="77777777" w:rsidR="002A1286" w:rsidRDefault="002A1286"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2A1286" w:rsidRDefault="002A1286"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2A1286" w:rsidRDefault="002A1286" w:rsidP="005F7461">
                        <w:pPr>
                          <w:pStyle w:val="Normalwebb"/>
                          <w:spacing w:before="60" w:line="252" w:lineRule="auto"/>
                          <w:jc w:val="center"/>
                        </w:pPr>
                        <w:r>
                          <w:rPr>
                            <w:rFonts w:eastAsia="Calibri"/>
                            <w:sz w:val="22"/>
                            <w:szCs w:val="22"/>
                            <w:lang w:val="en-US"/>
                          </w:rPr>
                          <w:t>Optimized Syntax Tree</w:t>
                        </w:r>
                      </w:p>
                      <w:p w14:paraId="3315953C" w14:textId="77777777" w:rsidR="002A1286" w:rsidRDefault="002A1286"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2A1286" w:rsidRDefault="002A1286"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2A1286" w:rsidRDefault="002A1286" w:rsidP="005F7461">
                        <w:pPr>
                          <w:pStyle w:val="Normalwebb"/>
                          <w:spacing w:before="60" w:line="252" w:lineRule="auto"/>
                          <w:jc w:val="center"/>
                        </w:pPr>
                        <w:r>
                          <w:rPr>
                            <w:rFonts w:eastAsia="Calibri"/>
                            <w:sz w:val="22"/>
                            <w:szCs w:val="22"/>
                            <w:lang w:val="en-US"/>
                          </w:rPr>
                          <w:t>Middle Code List</w:t>
                        </w:r>
                      </w:p>
                      <w:p w14:paraId="321C1BE9" w14:textId="77777777" w:rsidR="002A1286" w:rsidRDefault="002A1286"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2A1286" w:rsidRDefault="002A1286" w:rsidP="005F7461">
                        <w:pPr>
                          <w:pStyle w:val="Normalwebb"/>
                          <w:spacing w:before="60" w:line="252" w:lineRule="auto"/>
                          <w:jc w:val="center"/>
                        </w:pPr>
                        <w:r>
                          <w:rPr>
                            <w:rFonts w:eastAsia="Calibri"/>
                            <w:sz w:val="22"/>
                            <w:szCs w:val="22"/>
                            <w:lang w:val="en-US"/>
                          </w:rPr>
                          <w:t>Optimized Middle Code List</w:t>
                        </w:r>
                      </w:p>
                      <w:p w14:paraId="4CF9CB98" w14:textId="77777777" w:rsidR="002A1286" w:rsidRDefault="002A1286"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2A1286" w:rsidRDefault="002A1286"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2A1286" w:rsidRDefault="002A1286"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2A1286" w:rsidRDefault="002A1286" w:rsidP="006F14D0">
                              <w:pPr>
                                <w:spacing w:before="60" w:after="0"/>
                                <w:jc w:val="center"/>
                                <w:rPr>
                                  <w:lang w:val="sv-SE"/>
                                </w:rPr>
                              </w:pPr>
                              <w:r>
                                <w:rPr>
                                  <w:lang w:val="sv-SE"/>
                                </w:rPr>
                                <w:t>Preprocessor</w:t>
                              </w:r>
                            </w:p>
                            <w:p w14:paraId="2CD90E0F" w14:textId="77777777" w:rsidR="002A1286" w:rsidRPr="00C7380D" w:rsidRDefault="002A1286"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2A1286" w:rsidRPr="008541FD" w:rsidRDefault="002A1286" w:rsidP="006F14D0">
                              <w:pPr>
                                <w:spacing w:before="60" w:after="0"/>
                                <w:jc w:val="center"/>
                              </w:pPr>
                              <w:r w:rsidRPr="008541FD">
                                <w:t>Source</w:t>
                              </w:r>
                              <w:r>
                                <w:t xml:space="preserve"> </w:t>
                              </w:r>
                              <w:r w:rsidRPr="008541FD">
                                <w:t>Code</w:t>
                              </w:r>
                            </w:p>
                            <w:p w14:paraId="1314F231" w14:textId="77777777" w:rsidR="002A1286" w:rsidRDefault="002A1286"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2A1286" w:rsidRDefault="002A1286"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2A1286" w:rsidRDefault="002A1286" w:rsidP="006F14D0">
                              <w:pPr>
                                <w:pStyle w:val="Normalwebb"/>
                                <w:spacing w:before="60" w:line="256" w:lineRule="auto"/>
                                <w:jc w:val="center"/>
                              </w:pPr>
                              <w:r>
                                <w:rPr>
                                  <w:rFonts w:eastAsia="Calibri"/>
                                  <w:sz w:val="22"/>
                                  <w:szCs w:val="22"/>
                                  <w:lang w:val="en-US"/>
                                </w:rPr>
                                <w:t>Processed Code</w:t>
                              </w:r>
                            </w:p>
                            <w:p w14:paraId="705B7689" w14:textId="77777777" w:rsidR="002A1286" w:rsidRDefault="002A1286"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2A1286" w:rsidRDefault="002A1286"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2A1286" w:rsidRDefault="002A1286" w:rsidP="006F14D0">
                              <w:pPr>
                                <w:pStyle w:val="Normalwebb"/>
                                <w:spacing w:before="60" w:line="254" w:lineRule="auto"/>
                                <w:jc w:val="center"/>
                              </w:pPr>
                              <w:r>
                                <w:rPr>
                                  <w:rFonts w:eastAsia="Calibri"/>
                                  <w:sz w:val="22"/>
                                  <w:szCs w:val="22"/>
                                  <w:lang w:val="en-US"/>
                                </w:rPr>
                                <w:t>Syntax Tree</w:t>
                              </w:r>
                            </w:p>
                            <w:p w14:paraId="20988EE2" w14:textId="77777777" w:rsidR="002A1286" w:rsidRDefault="002A1286"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2A1286" w:rsidRDefault="002A1286"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2A1286" w:rsidRDefault="002A1286" w:rsidP="006F14D0">
                              <w:pPr>
                                <w:pStyle w:val="Normalwebb"/>
                                <w:spacing w:before="60" w:line="252" w:lineRule="auto"/>
                                <w:jc w:val="center"/>
                              </w:pPr>
                              <w:r>
                                <w:rPr>
                                  <w:rFonts w:eastAsia="Calibri"/>
                                  <w:sz w:val="22"/>
                                  <w:szCs w:val="22"/>
                                  <w:lang w:val="en-US"/>
                                </w:rPr>
                                <w:t>Optimized Syntax Tree</w:t>
                              </w:r>
                            </w:p>
                            <w:p w14:paraId="35223DB0" w14:textId="77777777" w:rsidR="002A1286" w:rsidRDefault="002A1286"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2A1286" w:rsidRDefault="002A1286"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2A1286" w:rsidRDefault="002A1286" w:rsidP="006F14D0">
                              <w:pPr>
                                <w:pStyle w:val="Normalwebb"/>
                                <w:spacing w:before="60" w:line="252" w:lineRule="auto"/>
                                <w:jc w:val="center"/>
                              </w:pPr>
                              <w:r>
                                <w:rPr>
                                  <w:rFonts w:eastAsia="Calibri"/>
                                  <w:sz w:val="22"/>
                                  <w:szCs w:val="22"/>
                                  <w:lang w:val="en-US"/>
                                </w:rPr>
                                <w:t>Middle Code List</w:t>
                              </w:r>
                            </w:p>
                            <w:p w14:paraId="5410A942" w14:textId="77777777" w:rsidR="002A1286" w:rsidRDefault="002A1286"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2A1286" w:rsidRDefault="002A1286" w:rsidP="006F14D0">
                              <w:pPr>
                                <w:pStyle w:val="Normalwebb"/>
                                <w:spacing w:before="60" w:line="252" w:lineRule="auto"/>
                                <w:jc w:val="center"/>
                              </w:pPr>
                              <w:r>
                                <w:rPr>
                                  <w:rFonts w:eastAsia="Calibri"/>
                                  <w:sz w:val="22"/>
                                  <w:szCs w:val="22"/>
                                  <w:lang w:val="en-US"/>
                                </w:rPr>
                                <w:t>Optimized Middle Code List</w:t>
                              </w:r>
                            </w:p>
                            <w:p w14:paraId="36F7A1DE" w14:textId="77777777" w:rsidR="002A1286" w:rsidRDefault="002A1286"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2A1286" w:rsidRDefault="002A1286"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2A1286" w:rsidRDefault="002A1286"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2A1286" w:rsidRDefault="002A1286" w:rsidP="006F14D0">
                        <w:pPr>
                          <w:spacing w:before="60" w:after="0"/>
                          <w:jc w:val="center"/>
                          <w:rPr>
                            <w:lang w:val="sv-SE"/>
                          </w:rPr>
                        </w:pPr>
                        <w:r>
                          <w:rPr>
                            <w:lang w:val="sv-SE"/>
                          </w:rPr>
                          <w:t>Preprocessor</w:t>
                        </w:r>
                      </w:p>
                      <w:p w14:paraId="2CD90E0F" w14:textId="77777777" w:rsidR="002A1286" w:rsidRPr="00C7380D" w:rsidRDefault="002A1286"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2A1286" w:rsidRPr="008541FD" w:rsidRDefault="002A1286" w:rsidP="006F14D0">
                        <w:pPr>
                          <w:spacing w:before="60" w:after="0"/>
                          <w:jc w:val="center"/>
                        </w:pPr>
                        <w:r w:rsidRPr="008541FD">
                          <w:t>Source</w:t>
                        </w:r>
                        <w:r>
                          <w:t xml:space="preserve"> </w:t>
                        </w:r>
                        <w:r w:rsidRPr="008541FD">
                          <w:t>Code</w:t>
                        </w:r>
                      </w:p>
                      <w:p w14:paraId="1314F231" w14:textId="77777777" w:rsidR="002A1286" w:rsidRDefault="002A1286"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2A1286" w:rsidRDefault="002A1286"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2A1286" w:rsidRDefault="002A1286" w:rsidP="006F14D0">
                        <w:pPr>
                          <w:pStyle w:val="Normalwebb"/>
                          <w:spacing w:before="60" w:line="256" w:lineRule="auto"/>
                          <w:jc w:val="center"/>
                        </w:pPr>
                        <w:r>
                          <w:rPr>
                            <w:rFonts w:eastAsia="Calibri"/>
                            <w:sz w:val="22"/>
                            <w:szCs w:val="22"/>
                            <w:lang w:val="en-US"/>
                          </w:rPr>
                          <w:t>Processed Code</w:t>
                        </w:r>
                      </w:p>
                      <w:p w14:paraId="705B7689" w14:textId="77777777" w:rsidR="002A1286" w:rsidRDefault="002A1286"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2A1286" w:rsidRDefault="002A1286"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2A1286" w:rsidRDefault="002A1286" w:rsidP="006F14D0">
                        <w:pPr>
                          <w:pStyle w:val="Normalwebb"/>
                          <w:spacing w:before="60" w:line="254" w:lineRule="auto"/>
                          <w:jc w:val="center"/>
                        </w:pPr>
                        <w:r>
                          <w:rPr>
                            <w:rFonts w:eastAsia="Calibri"/>
                            <w:sz w:val="22"/>
                            <w:szCs w:val="22"/>
                            <w:lang w:val="en-US"/>
                          </w:rPr>
                          <w:t>Syntax Tree</w:t>
                        </w:r>
                      </w:p>
                      <w:p w14:paraId="20988EE2" w14:textId="77777777" w:rsidR="002A1286" w:rsidRDefault="002A1286"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2A1286" w:rsidRDefault="002A1286"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2A1286" w:rsidRDefault="002A1286" w:rsidP="006F14D0">
                        <w:pPr>
                          <w:pStyle w:val="Normalwebb"/>
                          <w:spacing w:before="60" w:line="252" w:lineRule="auto"/>
                          <w:jc w:val="center"/>
                        </w:pPr>
                        <w:r>
                          <w:rPr>
                            <w:rFonts w:eastAsia="Calibri"/>
                            <w:sz w:val="22"/>
                            <w:szCs w:val="22"/>
                            <w:lang w:val="en-US"/>
                          </w:rPr>
                          <w:t>Optimized Syntax Tree</w:t>
                        </w:r>
                      </w:p>
                      <w:p w14:paraId="35223DB0" w14:textId="77777777" w:rsidR="002A1286" w:rsidRDefault="002A1286"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2A1286" w:rsidRDefault="002A1286"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2A1286" w:rsidRDefault="002A1286" w:rsidP="006F14D0">
                        <w:pPr>
                          <w:pStyle w:val="Normalwebb"/>
                          <w:spacing w:before="60" w:line="252" w:lineRule="auto"/>
                          <w:jc w:val="center"/>
                        </w:pPr>
                        <w:r>
                          <w:rPr>
                            <w:rFonts w:eastAsia="Calibri"/>
                            <w:sz w:val="22"/>
                            <w:szCs w:val="22"/>
                            <w:lang w:val="en-US"/>
                          </w:rPr>
                          <w:t>Middle Code List</w:t>
                        </w:r>
                      </w:p>
                      <w:p w14:paraId="5410A942" w14:textId="77777777" w:rsidR="002A1286" w:rsidRDefault="002A1286"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2A1286" w:rsidRDefault="002A1286" w:rsidP="006F14D0">
                        <w:pPr>
                          <w:pStyle w:val="Normalwebb"/>
                          <w:spacing w:before="60" w:line="252" w:lineRule="auto"/>
                          <w:jc w:val="center"/>
                        </w:pPr>
                        <w:r>
                          <w:rPr>
                            <w:rFonts w:eastAsia="Calibri"/>
                            <w:sz w:val="22"/>
                            <w:szCs w:val="22"/>
                            <w:lang w:val="en-US"/>
                          </w:rPr>
                          <w:t>Optimized Middle Code List</w:t>
                        </w:r>
                      </w:p>
                      <w:p w14:paraId="36F7A1DE" w14:textId="77777777" w:rsidR="002A1286" w:rsidRDefault="002A1286"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2A1286" w:rsidRDefault="002A1286"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2A1286" w:rsidRDefault="002A1286"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58" w:author="Stefan Bjornander" w:date="2015-05-23T17:42:00Z" w:initials="SB">
    <w:p w14:paraId="7086E310" w14:textId="77777777" w:rsidR="002A1286" w:rsidRDefault="002A1286">
      <w:pPr>
        <w:pStyle w:val="Kommentarer"/>
      </w:pPr>
      <w:r>
        <w:rPr>
          <w:rStyle w:val="Kommentarsreferens"/>
        </w:rPr>
        <w:annotationRef/>
      </w:r>
    </w:p>
    <w:p w14:paraId="01C1DAD9" w14:textId="77777777" w:rsidR="002A1286" w:rsidRDefault="002A1286">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1159" w:author="Stefan Bjornander" w:date="2015-05-23T17:42:00Z" w:initials="SB">
    <w:p w14:paraId="04F55807" w14:textId="77777777" w:rsidR="002A1286" w:rsidRDefault="002A1286">
      <w:pPr>
        <w:pStyle w:val="Kommentarer"/>
      </w:pPr>
      <w:r>
        <w:rPr>
          <w:rStyle w:val="Kommentarsreferens"/>
        </w:rPr>
        <w:annotationRef/>
      </w:r>
    </w:p>
    <w:p w14:paraId="533EC9EE" w14:textId="77777777" w:rsidR="002A1286" w:rsidRDefault="002A1286">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2A1286" w:rsidRDefault="002A1286" w:rsidP="006C7309">
      <w:pPr>
        <w:spacing w:line="240" w:lineRule="auto"/>
      </w:pPr>
      <w:r>
        <w:separator/>
      </w:r>
    </w:p>
  </w:endnote>
  <w:endnote w:type="continuationSeparator" w:id="0">
    <w:p w14:paraId="0DD18C9D" w14:textId="77777777" w:rsidR="002A1286" w:rsidRDefault="002A1286"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2A1286" w:rsidRDefault="002A1286" w:rsidP="006C7309">
      <w:pPr>
        <w:spacing w:line="240" w:lineRule="auto"/>
      </w:pPr>
      <w:r>
        <w:separator/>
      </w:r>
    </w:p>
  </w:footnote>
  <w:footnote w:type="continuationSeparator" w:id="0">
    <w:p w14:paraId="0BA3DA21" w14:textId="77777777" w:rsidR="002A1286" w:rsidRDefault="002A1286" w:rsidP="006C7309">
      <w:pPr>
        <w:spacing w:line="240" w:lineRule="auto"/>
      </w:pPr>
      <w:r>
        <w:continuationSeparator/>
      </w:r>
    </w:p>
  </w:footnote>
  <w:footnote w:id="1">
    <w:p w14:paraId="073943A1" w14:textId="0E9731C3" w:rsidR="002A1286" w:rsidRPr="00304E17" w:rsidRDefault="002A1286">
      <w:pPr>
        <w:pStyle w:val="Fotnotstext"/>
      </w:pPr>
      <w:r>
        <w:rPr>
          <w:rStyle w:val="Fotnotsreferens"/>
        </w:rPr>
        <w:footnoteRef/>
      </w:r>
      <w:r>
        <w:t xml:space="preserve"> Then name </w:t>
      </w:r>
      <w:proofErr w:type="spellStart"/>
      <w:r w:rsidRPr="00304E17">
        <w:t>Yacc</w:t>
      </w:r>
      <w:proofErr w:type="spellEnd"/>
      <w:r w:rsidRPr="00304E17">
        <w:t xml:space="preserve">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787D622A" w14:textId="77777777" w:rsidR="002A1286" w:rsidRDefault="002A1286" w:rsidP="00516DD1">
      <w:pPr>
        <w:pStyle w:val="Fotnotstext"/>
      </w:pPr>
      <w:ins w:id="66" w:author="Stefan Bjornander" w:date="2015-04-26T09:28:00Z">
        <w:r>
          <w:rPr>
            <w:rStyle w:val="Fotnotsreferens"/>
          </w:rPr>
          <w:footnoteRef/>
        </w:r>
        <w:r>
          <w:t xml:space="preserve"> In other </w:t>
        </w:r>
      </w:ins>
      <w:ins w:id="67" w:author="Stefan Bjornander" w:date="2015-04-26T09:29:00Z">
        <w:r>
          <w:t>languages</w:t>
        </w:r>
      </w:ins>
      <w:ins w:id="68" w:author="Stefan Bjornander" w:date="2015-04-26T09:41:00Z">
        <w:r>
          <w:t>,</w:t>
        </w:r>
      </w:ins>
      <w:ins w:id="69" w:author="Stefan Bjornander" w:date="2015-04-26T09:28:00Z">
        <w:r>
          <w:t xml:space="preserve"> </w:t>
        </w:r>
      </w:ins>
      <w:ins w:id="70" w:author="Stefan Bjornander" w:date="2015-04-26T09:41:00Z">
        <w:r>
          <w:t xml:space="preserve">which syntax includes </w:t>
        </w:r>
      </w:ins>
      <w:ins w:id="71" w:author="Stefan Bjornander" w:date="2015-04-26T09:28:00Z">
        <w:r>
          <w:t xml:space="preserve">the keyword </w:t>
        </w:r>
        <w:r>
          <w:rPr>
            <w:rStyle w:val="CodeInText"/>
            <w:rPrChange w:id="72" w:author="Stefan Bjornander" w:date="2015-04-26T09:29:00Z">
              <w:rPr>
                <w:rStyle w:val="CodeInText"/>
                <w:i w:val="0"/>
              </w:rPr>
            </w:rPrChange>
          </w:rPr>
          <w:t>then</w:t>
        </w:r>
        <w:r>
          <w:t xml:space="preserve">, it is </w:t>
        </w:r>
      </w:ins>
      <w:ins w:id="73" w:author="Stefan Bjornander" w:date="2015-04-26T09:29:00Z">
        <w:r>
          <w:t xml:space="preserve">called </w:t>
        </w:r>
      </w:ins>
      <w:ins w:id="74" w:author="Stefan Bjornander" w:date="2015-04-26T09:28:00Z">
        <w:r>
          <w:t xml:space="preserve">as the </w:t>
        </w:r>
        <w:r>
          <w:rPr>
            <w:rStyle w:val="CodeInText"/>
            <w:rPrChange w:id="75" w:author="Stefan Bjornander" w:date="2015-04-26T09:29:00Z">
              <w:rPr>
                <w:rStyle w:val="CodeInText"/>
                <w:i w:val="0"/>
              </w:rPr>
            </w:rPrChange>
          </w:rPr>
          <w:t>if-then-els</w:t>
        </w:r>
      </w:ins>
      <w:ins w:id="76" w:author="Stefan Bjornander" w:date="2015-04-26T09:29:00Z">
        <w:r>
          <w:rPr>
            <w:rStyle w:val="CodeInText"/>
            <w:rPrChange w:id="77" w:author="Stefan Bjornander" w:date="2015-04-26T09:29:00Z">
              <w:rPr>
                <w:rStyle w:val="CodeInText"/>
                <w:i w:val="0"/>
              </w:rPr>
            </w:rPrChange>
          </w:rPr>
          <w:t>e</w:t>
        </w:r>
        <w:r>
          <w:t xml:space="preserve"> problem.</w:t>
        </w:r>
      </w:ins>
    </w:p>
  </w:footnote>
  <w:footnote w:id="3">
    <w:p w14:paraId="1F73F94F" w14:textId="77777777" w:rsidR="002A1286" w:rsidRPr="007E20F3" w:rsidRDefault="002A1286"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4">
    <w:p w14:paraId="09AB3D7E" w14:textId="48C364FF" w:rsidR="002A1286" w:rsidRPr="002D6FCA" w:rsidRDefault="002A1286">
      <w:pPr>
        <w:pStyle w:val="Fotnotstext"/>
        <w:rPr>
          <w:lang w:val="sv-SE"/>
        </w:rPr>
      </w:pPr>
      <w:r>
        <w:rPr>
          <w:rStyle w:val="Fotnotsreferens"/>
        </w:rPr>
        <w:footnoteRef/>
      </w:r>
      <w:r>
        <w:t xml:space="preserve"> </w:t>
      </w:r>
      <w:r w:rsidRPr="00BD4B2D">
        <w:t xml:space="preserve">As we all know, </w:t>
      </w:r>
      <w:proofErr w:type="spellStart"/>
      <w:r w:rsidRPr="00BD4B2D">
        <w:t>goto</w:t>
      </w:r>
      <w:proofErr w:type="spellEnd"/>
      <w:r w:rsidRPr="00BD4B2D">
        <w:t xml:space="preserve"> has no place in well-structured programs. </w:t>
      </w:r>
      <w:r w:rsidRPr="00CC64B1">
        <w:t xml:space="preserve">Labels and </w:t>
      </w:r>
      <w:proofErr w:type="spellStart"/>
      <w:r w:rsidRPr="00CC64B1">
        <w:t>goto</w:t>
      </w:r>
      <w:proofErr w:type="spellEnd"/>
      <w:r w:rsidRPr="00CC64B1">
        <w:t xml:space="preserve"> are included in </w:t>
      </w:r>
      <w:r>
        <w:t xml:space="preserve">C </w:t>
      </w:r>
      <w:r w:rsidRPr="00CC64B1">
        <w:t xml:space="preserve">of historical reasons only. </w:t>
      </w:r>
      <w:r w:rsidRPr="00E01F3C">
        <w:t>Mo</w:t>
      </w:r>
      <w:r>
        <w:t xml:space="preserve">re recent </w:t>
      </w:r>
      <w:r w:rsidRPr="00E01F3C">
        <w:t xml:space="preserve">languages have omitted </w:t>
      </w:r>
      <w:proofErr w:type="spellStart"/>
      <w:r w:rsidRPr="00E01F3C">
        <w:t>goto</w:t>
      </w:r>
      <w:proofErr w:type="spellEnd"/>
      <w:r w:rsidRPr="00E01F3C">
        <w:t>.</w:t>
      </w:r>
    </w:p>
  </w:footnote>
  <w:footnote w:id="5">
    <w:p w14:paraId="236CBC7A" w14:textId="77777777" w:rsidR="002A1286" w:rsidRPr="00214B10" w:rsidRDefault="002A1286" w:rsidP="00E40B78">
      <w:pPr>
        <w:pStyle w:val="Fotnotstext"/>
      </w:pPr>
      <w:ins w:id="188" w:author="Stefan Bjornander" w:date="2015-04-26T09:28:00Z">
        <w:r>
          <w:rPr>
            <w:rStyle w:val="Fotnotsreferens"/>
          </w:rPr>
          <w:footnoteRef/>
        </w:r>
        <w:r>
          <w:t xml:space="preserve"> In other </w:t>
        </w:r>
      </w:ins>
      <w:ins w:id="189" w:author="Stefan Bjornander" w:date="2015-04-26T09:29:00Z">
        <w:r>
          <w:t>languages</w:t>
        </w:r>
      </w:ins>
      <w:ins w:id="190" w:author="Stefan Bjornander" w:date="2015-04-26T09:41:00Z">
        <w:r>
          <w:t>,</w:t>
        </w:r>
      </w:ins>
      <w:ins w:id="191" w:author="Stefan Bjornander" w:date="2015-04-26T09:28:00Z">
        <w:r>
          <w:t xml:space="preserve"> </w:t>
        </w:r>
      </w:ins>
      <w:ins w:id="192" w:author="Stefan Bjornander" w:date="2015-04-26T09:41:00Z">
        <w:r>
          <w:t xml:space="preserve">which syntax includes </w:t>
        </w:r>
      </w:ins>
      <w:ins w:id="193" w:author="Stefan Bjornander" w:date="2015-04-26T09:28:00Z">
        <w:r>
          <w:t xml:space="preserve">the keyword </w:t>
        </w:r>
        <w:r w:rsidRPr="00D65900">
          <w:rPr>
            <w:rStyle w:val="CodeInText"/>
            <w:rPrChange w:id="194" w:author="Stefan Bjornander" w:date="2015-04-26T09:29:00Z">
              <w:rPr/>
            </w:rPrChange>
          </w:rPr>
          <w:t>then</w:t>
        </w:r>
        <w:r>
          <w:t xml:space="preserve">, it is </w:t>
        </w:r>
      </w:ins>
      <w:ins w:id="195" w:author="Stefan Bjornander" w:date="2015-04-26T09:29:00Z">
        <w:r>
          <w:t xml:space="preserve">called </w:t>
        </w:r>
      </w:ins>
      <w:ins w:id="196" w:author="Stefan Bjornander" w:date="2015-04-26T09:28:00Z">
        <w:r>
          <w:t xml:space="preserve">as the </w:t>
        </w:r>
        <w:r w:rsidRPr="00D65900">
          <w:rPr>
            <w:rStyle w:val="CodeInText"/>
            <w:rPrChange w:id="197" w:author="Stefan Bjornander" w:date="2015-04-26T09:29:00Z">
              <w:rPr/>
            </w:rPrChange>
          </w:rPr>
          <w:t>if-then-els</w:t>
        </w:r>
      </w:ins>
      <w:ins w:id="198" w:author="Stefan Bjornander" w:date="2015-04-26T09:29:00Z">
        <w:r w:rsidRPr="00D65900">
          <w:rPr>
            <w:rStyle w:val="CodeInText"/>
            <w:rPrChange w:id="199" w:author="Stefan Bjornander" w:date="2015-04-26T09:29:00Z">
              <w:rPr/>
            </w:rPrChange>
          </w:rPr>
          <w:t>e</w:t>
        </w:r>
        <w:r>
          <w:t xml:space="preserve"> problem.</w:t>
        </w:r>
      </w:ins>
    </w:p>
  </w:footnote>
  <w:footnote w:id="6">
    <w:p w14:paraId="1D8765FF" w14:textId="77777777" w:rsidR="002A1286" w:rsidRPr="007E20F3" w:rsidRDefault="002A1286"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7">
    <w:p w14:paraId="6E609AA9" w14:textId="170C83A3" w:rsidR="002A1286" w:rsidRPr="00E01F3C" w:rsidRDefault="002A1286" w:rsidP="00E40B78">
      <w:pPr>
        <w:pStyle w:val="Fotnotstext"/>
      </w:pPr>
      <w:r>
        <w:rPr>
          <w:rStyle w:val="Fotnotsreferens"/>
        </w:rPr>
        <w:footnoteRef/>
      </w:r>
      <w:r>
        <w:t xml:space="preserve"> </w:t>
      </w:r>
      <w:r w:rsidRPr="00BD4B2D">
        <w:t xml:space="preserve">As we all know, </w:t>
      </w:r>
      <w:proofErr w:type="spellStart"/>
      <w:r w:rsidRPr="00BD4B2D">
        <w:t>goto</w:t>
      </w:r>
      <w:proofErr w:type="spellEnd"/>
      <w:r w:rsidRPr="00BD4B2D">
        <w:t xml:space="preserve"> has no place in well-</w:t>
      </w:r>
      <w:proofErr w:type="spellStart"/>
      <w:r w:rsidRPr="00BD4B2D">
        <w:t>structurated</w:t>
      </w:r>
      <w:proofErr w:type="spellEnd"/>
      <w:r w:rsidRPr="00BD4B2D">
        <w:t xml:space="preserve"> programs. </w:t>
      </w:r>
      <w:r w:rsidRPr="00CC64B1">
        <w:t xml:space="preserve">Labels and </w:t>
      </w:r>
      <w:proofErr w:type="spellStart"/>
      <w:r w:rsidRPr="00CC64B1">
        <w:t>goto</w:t>
      </w:r>
      <w:proofErr w:type="spellEnd"/>
      <w:r w:rsidRPr="00CC64B1">
        <w:t xml:space="preserve"> are included in the language of historical reasons only. </w:t>
      </w:r>
      <w:r w:rsidRPr="00E01F3C">
        <w:t>Mo</w:t>
      </w:r>
      <w:r>
        <w:t xml:space="preserve">re recent </w:t>
      </w:r>
      <w:r w:rsidRPr="00E01F3C">
        <w:t xml:space="preserve">languages, such as Java, have omitted </w:t>
      </w:r>
      <w:proofErr w:type="spellStart"/>
      <w:r w:rsidRPr="00E01F3C">
        <w:t>goto</w:t>
      </w:r>
      <w:proofErr w:type="spellEnd"/>
      <w:r w:rsidRPr="00E01F3C">
        <w:t>.</w:t>
      </w:r>
    </w:p>
  </w:footnote>
  <w:footnote w:id="8">
    <w:p w14:paraId="0B1A39FD" w14:textId="77777777" w:rsidR="002A1286" w:rsidRDefault="002A1286"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proofErr w:type="spellStart"/>
      <w:r w:rsidRPr="002F2A65">
        <w:rPr>
          <w:rStyle w:val="CodeInText"/>
        </w:rPr>
        <w:t>printf</w:t>
      </w:r>
      <w:proofErr w:type="spellEnd"/>
      <w:r>
        <w:t xml:space="preserve"> call below only the format string </w:t>
      </w:r>
      <w:r w:rsidRPr="004D01FF">
        <w:rPr>
          <w:rStyle w:val="CodeInText"/>
        </w:rPr>
        <w:t>"int: %</w:t>
      </w:r>
      <w:proofErr w:type="spellStart"/>
      <w:r w:rsidRPr="004D01FF">
        <w:rPr>
          <w:rStyle w:val="CodeInText"/>
        </w:rPr>
        <w:t>i</w:t>
      </w:r>
      <w:proofErr w:type="spellEnd"/>
      <w:r w:rsidRPr="004D01FF">
        <w:rPr>
          <w:rStyle w:val="CodeInText"/>
        </w:rPr>
        <w:t>,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2A1286" w:rsidRPr="006646C9" w:rsidRDefault="002A1286" w:rsidP="00E40B78">
      <w:pPr>
        <w:pStyle w:val="Code"/>
      </w:pPr>
      <w:r>
        <w:t>printf("int: %i, double %f", 123, 23.45);</w:t>
      </w:r>
    </w:p>
  </w:footnote>
  <w:footnote w:id="9">
    <w:p w14:paraId="185C09F4" w14:textId="77777777" w:rsidR="002A1286" w:rsidRPr="00D93CD3" w:rsidRDefault="002A1286"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10">
    <w:p w14:paraId="09303B25" w14:textId="77777777" w:rsidR="002A1286" w:rsidRDefault="002A1286" w:rsidP="00BB78E9">
      <w:pPr>
        <w:pStyle w:val="Fotnotstext"/>
      </w:pPr>
      <w:r>
        <w:rPr>
          <w:rStyle w:val="Fotnotsreferens"/>
        </w:rPr>
        <w:footnoteRef/>
      </w:r>
      <w:r>
        <w:t xml:space="preserve"> This due to historical reasons. In the early versions of C, there was no </w:t>
      </w:r>
      <w:r>
        <w:rPr>
          <w:rStyle w:val="CodeInText0"/>
        </w:rPr>
        <w:t>void</w:t>
      </w:r>
      <w:r>
        <w:t xml:space="preserve"> type. Instead, </w:t>
      </w:r>
      <w:r>
        <w:rPr>
          <w:rStyle w:val="CodeInText0"/>
        </w:rPr>
        <w:t>char</w:t>
      </w:r>
      <w:r>
        <w:t xml:space="preserve"> was used a generic type in pointer expressions. Therefore, it was (and still is) important that a char always holds one byte.</w:t>
      </w:r>
    </w:p>
  </w:footnote>
  <w:footnote w:id="11">
    <w:p w14:paraId="75356EFC" w14:textId="4C325F93" w:rsidR="002A1286" w:rsidRPr="008A39BB" w:rsidRDefault="002A1286">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proofErr w:type="spellStart"/>
      <w:r w:rsidRPr="00CB43D5">
        <w:rPr>
          <w:rStyle w:val="CodeInText"/>
        </w:rPr>
        <w:t>targetTargetCode</w:t>
      </w:r>
      <w:proofErr w:type="spellEnd"/>
      <w:r>
        <w:t>.</w:t>
      </w:r>
    </w:p>
  </w:footnote>
  <w:footnote w:id="12">
    <w:p w14:paraId="10319273" w14:textId="77777777" w:rsidR="002A1286" w:rsidRPr="00DB458B" w:rsidRDefault="002A1286" w:rsidP="004F7C99">
      <w:r>
        <w:rPr>
          <w:rStyle w:val="Fotnotsreferens"/>
        </w:rPr>
        <w:footnoteRef/>
      </w:r>
      <w:r>
        <w:t xml:space="preserve"> Actually, a function’s start address and </w:t>
      </w:r>
      <w:proofErr w:type="spellStart"/>
      <w:r>
        <w:t>its</w:t>
      </w:r>
      <w:proofErr w:type="spellEnd"/>
      <w:r>
        <w:t xml:space="preserve"> the entry point differs in one case only: when </w:t>
      </w:r>
      <w:r w:rsidRPr="00DB458B">
        <w:rPr>
          <w:rStyle w:val="CodeInText"/>
        </w:rPr>
        <w:t>main</w:t>
      </w:r>
      <w:r w:rsidRPr="00C836B3">
        <w:t xml:space="preserve"> </w:t>
      </w:r>
      <w:r>
        <w:t xml:space="preserve">is defined with the </w:t>
      </w:r>
      <w:proofErr w:type="spellStart"/>
      <w:r w:rsidRPr="00364EAC">
        <w:rPr>
          <w:rStyle w:val="CodeInText"/>
        </w:rPr>
        <w:t>argc</w:t>
      </w:r>
      <w:proofErr w:type="spellEnd"/>
      <w:r>
        <w:t xml:space="preserve"> and </w:t>
      </w:r>
      <w:proofErr w:type="spellStart"/>
      <w:r w:rsidRPr="00364EAC">
        <w:rPr>
          <w:rStyle w:val="CodeInText"/>
        </w:rPr>
        <w:t>argv</w:t>
      </w:r>
      <w:proofErr w:type="spellEnd"/>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proofErr w:type="spellStart"/>
      <w:r w:rsidRPr="00076367">
        <w:rPr>
          <w:rStyle w:val="CodeInText"/>
        </w:rPr>
        <w:t>argc</w:t>
      </w:r>
      <w:proofErr w:type="spellEnd"/>
      <w:r>
        <w:t xml:space="preserve"> and </w:t>
      </w:r>
      <w:proofErr w:type="spellStart"/>
      <w:r w:rsidRPr="00076367">
        <w:rPr>
          <w:rStyle w:val="CodeInText"/>
        </w:rPr>
        <w:t>argv</w:t>
      </w:r>
      <w:proofErr w:type="spellEnd"/>
      <w:r>
        <w:t>, which shall not be executed in a recursive call.</w:t>
      </w:r>
    </w:p>
  </w:footnote>
  <w:footnote w:id="13">
    <w:p w14:paraId="58CBFD86" w14:textId="142C982A" w:rsidR="002A1286" w:rsidRDefault="002A1286"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w:t>
      </w:r>
      <w:proofErr w:type="spellStart"/>
      <w:r>
        <w:t>its</w:t>
      </w:r>
      <w:proofErr w:type="spellEnd"/>
      <w:r>
        <w:t xml:space="preserve"> the entry point differs only when </w:t>
      </w:r>
      <w:r w:rsidRPr="00DB458B">
        <w:rPr>
          <w:rStyle w:val="CodeInText"/>
        </w:rPr>
        <w:t>main</w:t>
      </w:r>
      <w:r w:rsidRPr="00C836B3">
        <w:t xml:space="preserve"> </w:t>
      </w:r>
      <w:r>
        <w:t xml:space="preserve">is defined with the </w:t>
      </w:r>
      <w:proofErr w:type="spellStart"/>
      <w:r w:rsidRPr="00364EAC">
        <w:rPr>
          <w:rStyle w:val="CodeInText"/>
        </w:rPr>
        <w:t>argc</w:t>
      </w:r>
      <w:proofErr w:type="spellEnd"/>
      <w:r>
        <w:t xml:space="preserve"> and </w:t>
      </w:r>
      <w:proofErr w:type="spellStart"/>
      <w:r w:rsidRPr="00364EAC">
        <w:rPr>
          <w:rStyle w:val="CodeInText"/>
        </w:rPr>
        <w:t>argv</w:t>
      </w:r>
      <w:proofErr w:type="spellEnd"/>
      <w:r>
        <w:t xml:space="preserve"> parameters</w:t>
      </w:r>
      <w:r w:rsidRPr="00C836B3">
        <w:t xml:space="preserve"> </w:t>
      </w:r>
      <w:r>
        <w:t xml:space="preserve">and </w:t>
      </w:r>
      <w:r w:rsidRPr="00C836B3">
        <w:t>is called recursively</w:t>
      </w:r>
      <w:r>
        <w:t>.</w:t>
      </w:r>
    </w:p>
    <w:p w14:paraId="24C9DCEA" w14:textId="77777777" w:rsidR="002A1286" w:rsidRPr="00DB458B" w:rsidRDefault="002A1286">
      <w:pPr>
        <w:pStyle w:val="Fotnotstext"/>
      </w:pPr>
    </w:p>
  </w:footnote>
  <w:footnote w:id="14">
    <w:p w14:paraId="6F2CD1AD" w14:textId="01D73667" w:rsidR="002A1286" w:rsidRPr="00615CDB" w:rsidRDefault="002A1286">
      <w:pPr>
        <w:pStyle w:val="Fotnotstext"/>
      </w:pPr>
      <w:r>
        <w:rPr>
          <w:rStyle w:val="Fotnotsreferens"/>
        </w:rPr>
        <w:footnoteRef/>
      </w:r>
      <w:r>
        <w:t xml:space="preserve"> We could add code that modifies the code in a way similar to </w:t>
      </w:r>
      <w:proofErr w:type="spellStart"/>
      <w:r w:rsidRPr="00615CDB">
        <w:rPr>
          <w:rStyle w:val="CodeInText"/>
        </w:rPr>
        <w:t>generateJumpInfo</w:t>
      </w:r>
      <w:proofErr w:type="spellEnd"/>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5">
    <w:p w14:paraId="2574BD6E" w14:textId="77777777" w:rsidR="002A1286" w:rsidRPr="00725EAE" w:rsidRDefault="002A1286"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w:t>
      </w:r>
      <w:proofErr w:type="spellStart"/>
      <w:r>
        <w:t>jokely</w:t>
      </w:r>
      <w:proofErr w:type="spellEnd"/>
      <w:r>
        <w:t xml:space="preserve"> been said to be an acronym for the </w:t>
      </w:r>
      <w:r w:rsidRPr="00725EAE">
        <w:rPr>
          <w:rStyle w:val="Italics"/>
        </w:rPr>
        <w:t>Before C Programming Language</w:t>
      </w:r>
      <w:r>
        <w:t>.</w:t>
      </w:r>
    </w:p>
  </w:footnote>
  <w:footnote w:id="16">
    <w:p w14:paraId="0A93E7E0" w14:textId="77777777" w:rsidR="002A1286" w:rsidRPr="00B4576D" w:rsidRDefault="002A1286"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7">
    <w:p w14:paraId="673337B7" w14:textId="77777777" w:rsidR="002A1286" w:rsidRPr="00080A22" w:rsidRDefault="002A1286"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8">
    <w:p w14:paraId="32ED624A" w14:textId="4172F58C" w:rsidR="002A1286" w:rsidRDefault="002A1286"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2A1286" w:rsidRDefault="002A1286" w:rsidP="00E80032">
      <w:pPr>
        <w:pStyle w:val="Code"/>
      </w:pPr>
      <w:r>
        <w:t>#define BOOL int</w:t>
      </w:r>
    </w:p>
    <w:p w14:paraId="5A8A6026" w14:textId="77777777" w:rsidR="002A1286" w:rsidRDefault="002A1286" w:rsidP="00E80032">
      <w:pPr>
        <w:pStyle w:val="Code"/>
      </w:pPr>
      <w:r>
        <w:t>#define TRUE 1</w:t>
      </w:r>
    </w:p>
    <w:p w14:paraId="09976B6C" w14:textId="77777777" w:rsidR="002A1286" w:rsidRPr="00BF232B" w:rsidRDefault="002A1286" w:rsidP="00E80032">
      <w:pPr>
        <w:pStyle w:val="Code"/>
      </w:pPr>
      <w:r>
        <w:t>#define FALSE 0</w:t>
      </w:r>
    </w:p>
  </w:footnote>
  <w:footnote w:id="19">
    <w:p w14:paraId="1100CB01" w14:textId="77777777" w:rsidR="002A1286" w:rsidRDefault="002A1286"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20">
    <w:p w14:paraId="6678A4C0" w14:textId="77777777" w:rsidR="002A1286" w:rsidRDefault="002A1286" w:rsidP="00E80032">
      <w:r>
        <w:rPr>
          <w:rStyle w:val="Fotnotsreferens"/>
        </w:rPr>
        <w:footnoteRef/>
      </w:r>
      <w:r>
        <w:t xml:space="preserve"> Depending of the compiler and its warning level settings.</w:t>
      </w:r>
    </w:p>
  </w:footnote>
  <w:footnote w:id="21">
    <w:p w14:paraId="3D554D37" w14:textId="77777777" w:rsidR="002A1286" w:rsidRPr="004679D4" w:rsidRDefault="002A1286"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proofErr w:type="spellStart"/>
      <w:r w:rsidRPr="00EF01A1">
        <w:rPr>
          <w:rStyle w:val="CodeInText0"/>
        </w:rPr>
        <w:t>printf</w:t>
      </w:r>
      <w:proofErr w:type="spellEnd"/>
      <w:r>
        <w:t xml:space="preserve"> (or any other function).</w:t>
      </w:r>
    </w:p>
  </w:footnote>
  <w:footnote w:id="22">
    <w:p w14:paraId="0C800D4D" w14:textId="77777777" w:rsidR="002A1286" w:rsidRPr="00C03AB7" w:rsidRDefault="002A1286"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proofErr w:type="spellStart"/>
      <w:r w:rsidRPr="00A15112">
        <w:rPr>
          <w:rStyle w:val="CodeInText0"/>
        </w:rPr>
        <w:t>scanf</w:t>
      </w:r>
      <w:proofErr w:type="spellEnd"/>
      <w:r>
        <w:t xml:space="preserve">, no conversation from float to double occur. That is why </w:t>
      </w:r>
      <w:r w:rsidRPr="00EF01A1">
        <w:rPr>
          <w:rStyle w:val="KeyWord"/>
        </w:rPr>
        <w:t>f</w:t>
      </w:r>
      <w:r>
        <w:t xml:space="preserve"> represents float and </w:t>
      </w:r>
      <w:proofErr w:type="spellStart"/>
      <w:r w:rsidRPr="00EF01A1">
        <w:rPr>
          <w:rStyle w:val="KeyWord"/>
        </w:rPr>
        <w:t>lf</w:t>
      </w:r>
      <w:proofErr w:type="spellEnd"/>
      <w:r>
        <w:t xml:space="preserve"> represents double. That </w:t>
      </w:r>
      <w:proofErr w:type="spellStart"/>
      <w:r w:rsidRPr="00EF01A1">
        <w:rPr>
          <w:rStyle w:val="KeyWord"/>
        </w:rPr>
        <w:t>lf</w:t>
      </w:r>
      <w:proofErr w:type="spellEnd"/>
      <w:r>
        <w:t xml:space="preserve"> (long float) represents double in </w:t>
      </w:r>
      <w:proofErr w:type="spellStart"/>
      <w:r w:rsidRPr="003A154C">
        <w:rPr>
          <w:rStyle w:val="CodeInText0"/>
        </w:rPr>
        <w:t>scanf</w:t>
      </w:r>
      <w:proofErr w:type="spellEnd"/>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proofErr w:type="spellStart"/>
      <w:r w:rsidRPr="003A154C">
        <w:rPr>
          <w:rStyle w:val="CodeInText0"/>
        </w:rPr>
        <w:t>printf</w:t>
      </w:r>
      <w:proofErr w:type="spellEnd"/>
      <w:r>
        <w:t xml:space="preserve"> and </w:t>
      </w:r>
      <w:proofErr w:type="spellStart"/>
      <w:r w:rsidRPr="003A154C">
        <w:rPr>
          <w:rStyle w:val="CodeInText0"/>
        </w:rPr>
        <w:t>scanf</w:t>
      </w:r>
      <w:proofErr w:type="spellEnd"/>
      <w:r>
        <w:t>.</w:t>
      </w:r>
    </w:p>
  </w:footnote>
  <w:footnote w:id="23">
    <w:p w14:paraId="278B000B" w14:textId="77777777" w:rsidR="002A1286" w:rsidRPr="000C5114" w:rsidRDefault="002A1286"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4">
    <w:p w14:paraId="1A8D5AE6" w14:textId="77777777" w:rsidR="002A1286" w:rsidRPr="002343ED" w:rsidRDefault="002A1286"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5">
    <w:p w14:paraId="3BE4E62C" w14:textId="77777777" w:rsidR="002A1286" w:rsidRDefault="002A1286" w:rsidP="00E80032">
      <w:r>
        <w:rPr>
          <w:rStyle w:val="Fotnotsreferens"/>
        </w:rPr>
        <w:footnoteRef/>
      </w:r>
      <w:r>
        <w:t xml:space="preserve"> However, we have no knowledge about the actual address; it may be 10,000 or anything else.</w:t>
      </w:r>
    </w:p>
  </w:footnote>
  <w:footnote w:id="26">
    <w:p w14:paraId="575EFDCD" w14:textId="77777777" w:rsidR="002A1286" w:rsidRPr="009B0162" w:rsidRDefault="002A1286" w:rsidP="00E80032">
      <w:r>
        <w:rPr>
          <w:rStyle w:val="Fotnotsreferens"/>
        </w:rPr>
        <w:footnoteRef/>
      </w:r>
      <w:r w:rsidRPr="009B0162">
        <w:t xml:space="preserve"> In C++, the ampersand is also used</w:t>
      </w:r>
      <w:r>
        <w:t xml:space="preserve"> to define references variables, which are not included in C.</w:t>
      </w:r>
    </w:p>
  </w:footnote>
  <w:footnote w:id="27">
    <w:p w14:paraId="723B76D0" w14:textId="77777777" w:rsidR="002A1286" w:rsidRDefault="002A1286"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8">
    <w:p w14:paraId="6E4A057E" w14:textId="77777777" w:rsidR="002A1286" w:rsidRDefault="002A1286"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9">
    <w:p w14:paraId="28C19D66" w14:textId="77777777" w:rsidR="002A1286" w:rsidRPr="00E554CC" w:rsidRDefault="002A1286"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30">
    <w:p w14:paraId="26C017D1" w14:textId="77777777" w:rsidR="002A1286" w:rsidRPr="00391B01" w:rsidRDefault="002A1286"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31">
    <w:p w14:paraId="325E6486" w14:textId="77777777" w:rsidR="002A1286" w:rsidRDefault="002A1286"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2">
    <w:p w14:paraId="6A4339FA" w14:textId="77777777" w:rsidR="002A1286" w:rsidRDefault="002A1286"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3">
    <w:p w14:paraId="301408BC" w14:textId="77777777" w:rsidR="002A1286" w:rsidRDefault="002A1286" w:rsidP="00E80032">
      <w:r>
        <w:rPr>
          <w:rStyle w:val="Fotnotsreferens"/>
        </w:rPr>
        <w:footnoteRef/>
      </w:r>
      <w:r>
        <w:t xml:space="preserve"> There is no rational explanation, just accept it.</w:t>
      </w:r>
    </w:p>
  </w:footnote>
  <w:footnote w:id="34">
    <w:p w14:paraId="0B9FD0C4" w14:textId="77777777" w:rsidR="002A1286" w:rsidRDefault="002A1286"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5">
    <w:p w14:paraId="0D18B916" w14:textId="77777777" w:rsidR="002A1286" w:rsidRPr="00EF01A1" w:rsidRDefault="002A1286"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6">
    <w:p w14:paraId="08813838" w14:textId="77777777" w:rsidR="002A1286" w:rsidRPr="008655EC" w:rsidRDefault="002A1286" w:rsidP="00E80032">
      <w:pPr>
        <w:rPr>
          <w:lang w:val="en-GB" w:eastAsia="sv-SE"/>
        </w:rPr>
      </w:pPr>
      <w:r>
        <w:rPr>
          <w:rStyle w:val="Fotnotsreferens"/>
        </w:rPr>
        <w:footnoteRef/>
      </w:r>
      <w:r>
        <w:t xml:space="preserve"> </w:t>
      </w:r>
      <w:r>
        <w:rPr>
          <w:lang w:val="en-GB" w:eastAsia="sv-SE"/>
        </w:rPr>
        <w:t xml:space="preserve">This construction performs the same </w:t>
      </w:r>
      <w:proofErr w:type="spellStart"/>
      <w:r>
        <w:rPr>
          <w:lang w:val="en-GB" w:eastAsia="sv-SE"/>
        </w:rPr>
        <w:t>tas</w:t>
      </w:r>
      <w:proofErr w:type="spellEnd"/>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proofErr w:type="spellStart"/>
      <w:r>
        <w:rPr>
          <w:lang w:val="en-GB" w:eastAsia="sv-SE"/>
        </w:rPr>
        <w:t>oes</w:t>
      </w:r>
      <w:proofErr w:type="spellEnd"/>
      <w:r>
        <w:rPr>
          <w:lang w:val="en-GB" w:eastAsia="sv-SE"/>
        </w:rPr>
        <w:t xml:space="preserve">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0"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4"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3E61B8E"/>
    <w:multiLevelType w:val="multilevel"/>
    <w:tmpl w:val="A164F7E6"/>
    <w:numStyleLink w:val="Heading"/>
  </w:abstractNum>
  <w:abstractNum w:abstractNumId="56"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8"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0"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1"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2"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3"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7"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9"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3"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7" w15:restartNumberingAfterBreak="0">
    <w:nsid w:val="68915423"/>
    <w:multiLevelType w:val="multilevel"/>
    <w:tmpl w:val="A164F7E6"/>
    <w:numStyleLink w:val="Heading"/>
  </w:abstractNum>
  <w:abstractNum w:abstractNumId="78"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 w15:restartNumberingAfterBreak="0">
    <w:nsid w:val="692B52DB"/>
    <w:multiLevelType w:val="multilevel"/>
    <w:tmpl w:val="A164F7E6"/>
    <w:numStyleLink w:val="Heading"/>
  </w:abstractNum>
  <w:abstractNum w:abstractNumId="80"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3"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6"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7"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4"/>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0"/>
  </w:num>
  <w:num w:numId="7">
    <w:abstractNumId w:val="55"/>
  </w:num>
  <w:num w:numId="8">
    <w:abstractNumId w:val="79"/>
  </w:num>
  <w:num w:numId="9">
    <w:abstractNumId w:val="46"/>
  </w:num>
  <w:num w:numId="10">
    <w:abstractNumId w:val="34"/>
  </w:num>
  <w:num w:numId="11">
    <w:abstractNumId w:val="77"/>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5"/>
  </w:num>
  <w:num w:numId="31">
    <w:abstractNumId w:val="12"/>
  </w:num>
  <w:num w:numId="32">
    <w:abstractNumId w:val="88"/>
  </w:num>
  <w:num w:numId="33">
    <w:abstractNumId w:val="56"/>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2"/>
  </w:num>
  <w:num w:numId="45">
    <w:abstractNumId w:val="78"/>
  </w:num>
  <w:num w:numId="46">
    <w:abstractNumId w:val="49"/>
  </w:num>
  <w:num w:numId="47">
    <w:abstractNumId w:val="61"/>
  </w:num>
  <w:num w:numId="48">
    <w:abstractNumId w:val="11"/>
  </w:num>
  <w:num w:numId="49">
    <w:abstractNumId w:val="16"/>
  </w:num>
  <w:num w:numId="50">
    <w:abstractNumId w:val="53"/>
  </w:num>
  <w:num w:numId="51">
    <w:abstractNumId w:val="10"/>
  </w:num>
  <w:num w:numId="52">
    <w:abstractNumId w:val="85"/>
  </w:num>
  <w:num w:numId="53">
    <w:abstractNumId w:val="74"/>
  </w:num>
  <w:num w:numId="54">
    <w:abstractNumId w:val="29"/>
  </w:num>
  <w:num w:numId="55">
    <w:abstractNumId w:val="64"/>
  </w:num>
  <w:num w:numId="56">
    <w:abstractNumId w:val="17"/>
  </w:num>
  <w:num w:numId="57">
    <w:abstractNumId w:val="80"/>
  </w:num>
  <w:num w:numId="58">
    <w:abstractNumId w:val="32"/>
  </w:num>
  <w:num w:numId="59">
    <w:abstractNumId w:val="15"/>
  </w:num>
  <w:num w:numId="60">
    <w:abstractNumId w:val="57"/>
  </w:num>
  <w:num w:numId="61">
    <w:abstractNumId w:val="57"/>
    <w:lvlOverride w:ilvl="0">
      <w:startOverride w:val="1"/>
    </w:lvlOverride>
  </w:num>
  <w:num w:numId="62">
    <w:abstractNumId w:val="57"/>
    <w:lvlOverride w:ilvl="0">
      <w:startOverride w:val="1"/>
    </w:lvlOverride>
  </w:num>
  <w:num w:numId="63">
    <w:abstractNumId w:val="57"/>
    <w:lvlOverride w:ilvl="0">
      <w:startOverride w:val="1"/>
    </w:lvlOverride>
  </w:num>
  <w:num w:numId="64">
    <w:abstractNumId w:val="57"/>
    <w:lvlOverride w:ilvl="0">
      <w:startOverride w:val="1"/>
    </w:lvlOverride>
  </w:num>
  <w:num w:numId="65">
    <w:abstractNumId w:val="31"/>
  </w:num>
  <w:num w:numId="66">
    <w:abstractNumId w:val="45"/>
  </w:num>
  <w:num w:numId="67">
    <w:abstractNumId w:val="25"/>
  </w:num>
  <w:num w:numId="68">
    <w:abstractNumId w:val="86"/>
  </w:num>
  <w:num w:numId="69">
    <w:abstractNumId w:val="36"/>
  </w:num>
  <w:num w:numId="70">
    <w:abstractNumId w:val="23"/>
  </w:num>
  <w:num w:numId="71">
    <w:abstractNumId w:val="76"/>
  </w:num>
  <w:num w:numId="72">
    <w:abstractNumId w:val="22"/>
  </w:num>
  <w:num w:numId="73">
    <w:abstractNumId w:val="71"/>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6"/>
  </w:num>
  <w:num w:numId="81">
    <w:abstractNumId w:val="68"/>
  </w:num>
  <w:num w:numId="82">
    <w:abstractNumId w:val="58"/>
  </w:num>
  <w:num w:numId="83">
    <w:abstractNumId w:val="63"/>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3"/>
  </w:num>
  <w:num w:numId="88">
    <w:abstractNumId w:val="84"/>
  </w:num>
  <w:num w:numId="89">
    <w:abstractNumId w:val="69"/>
  </w:num>
  <w:num w:numId="90">
    <w:abstractNumId w:val="81"/>
  </w:num>
  <w:num w:numId="91">
    <w:abstractNumId w:val="18"/>
  </w:num>
  <w:num w:numId="92">
    <w:abstractNumId w:val="21"/>
  </w:num>
  <w:num w:numId="93">
    <w:abstractNumId w:val="50"/>
  </w:num>
  <w:num w:numId="94">
    <w:abstractNumId w:val="14"/>
  </w:num>
  <w:num w:numId="95">
    <w:abstractNumId w:val="37"/>
  </w:num>
  <w:num w:numId="96">
    <w:abstractNumId w:val="52"/>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3"/>
  </w:num>
  <w:num w:numId="100">
    <w:abstractNumId w:val="70"/>
  </w:num>
  <w:num w:numId="101">
    <w:abstractNumId w:val="67"/>
  </w:num>
  <w:num w:numId="102">
    <w:abstractNumId w:val="87"/>
  </w:num>
  <w:num w:numId="103">
    <w:abstractNumId w:val="30"/>
  </w:num>
  <w:num w:numId="104">
    <w:abstractNumId w:val="43"/>
  </w:num>
  <w:num w:numId="105">
    <w:abstractNumId w:val="19"/>
  </w:num>
  <w:num w:numId="106">
    <w:abstractNumId w:val="65"/>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2"/>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1"/>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2"/>
  </w:num>
  <w:num w:numId="142">
    <w:abstractNumId w:val="59"/>
  </w:num>
  <w:num w:numId="143">
    <w:abstractNumId w:val="19"/>
    <w:lvlOverride w:ilvl="0"/>
    <w:lvlOverride w:ilvl="1"/>
    <w:lvlOverride w:ilvl="2"/>
    <w:lvlOverride w:ilvl="3"/>
    <w:lvlOverride w:ilvl="4"/>
    <w:lvlOverride w:ilvl="5"/>
    <w:lvlOverride w:ilvl="6"/>
    <w:lvlOverride w:ilvl="7"/>
    <w:lvlOverride w:ilvl="8"/>
  </w:num>
  <w:num w:numId="144">
    <w:abstractNumId w:val="65"/>
    <w:lvlOverride w:ilvl="0"/>
    <w:lvlOverride w:ilvl="1"/>
    <w:lvlOverride w:ilvl="2"/>
    <w:lvlOverride w:ilvl="3"/>
    <w:lvlOverride w:ilvl="4"/>
    <w:lvlOverride w:ilvl="5"/>
    <w:lvlOverride w:ilvl="6"/>
    <w:lvlOverride w:ilvl="7"/>
    <w:lvlOverride w:ilvl="8"/>
  </w:num>
  <w:num w:numId="1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6"/>
    <w:lvlOverride w:ilvl="0"/>
    <w:lvlOverride w:ilvl="1"/>
    <w:lvlOverride w:ilvl="2"/>
    <w:lvlOverride w:ilvl="3"/>
    <w:lvlOverride w:ilvl="4"/>
    <w:lvlOverride w:ilvl="5"/>
    <w:lvlOverride w:ilvl="6"/>
    <w:lvlOverride w:ilvl="7"/>
    <w:lvlOverride w:ilvl="8"/>
  </w:num>
  <w:num w:numId="1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7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revisionView w:markup="0"/>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7EA"/>
    <w:rsid w:val="0000182D"/>
    <w:rsid w:val="000019A2"/>
    <w:rsid w:val="00001BB3"/>
    <w:rsid w:val="00001C15"/>
    <w:rsid w:val="00001E36"/>
    <w:rsid w:val="00002063"/>
    <w:rsid w:val="000020DA"/>
    <w:rsid w:val="000021D1"/>
    <w:rsid w:val="00002339"/>
    <w:rsid w:val="0000297E"/>
    <w:rsid w:val="00002B58"/>
    <w:rsid w:val="00002BA2"/>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237B"/>
    <w:rsid w:val="00022605"/>
    <w:rsid w:val="00022679"/>
    <w:rsid w:val="000226E5"/>
    <w:rsid w:val="00022A0D"/>
    <w:rsid w:val="00022A95"/>
    <w:rsid w:val="00022C3D"/>
    <w:rsid w:val="00022E21"/>
    <w:rsid w:val="00022EA0"/>
    <w:rsid w:val="00022FD6"/>
    <w:rsid w:val="000231B9"/>
    <w:rsid w:val="000233CE"/>
    <w:rsid w:val="00023A45"/>
    <w:rsid w:val="00023AC8"/>
    <w:rsid w:val="00023E71"/>
    <w:rsid w:val="00024000"/>
    <w:rsid w:val="000242A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177"/>
    <w:rsid w:val="0003018C"/>
    <w:rsid w:val="000301D7"/>
    <w:rsid w:val="0003020D"/>
    <w:rsid w:val="0003065C"/>
    <w:rsid w:val="000307A1"/>
    <w:rsid w:val="000309CA"/>
    <w:rsid w:val="00030B86"/>
    <w:rsid w:val="00031075"/>
    <w:rsid w:val="00031192"/>
    <w:rsid w:val="000318A7"/>
    <w:rsid w:val="00031E31"/>
    <w:rsid w:val="000321BC"/>
    <w:rsid w:val="00032455"/>
    <w:rsid w:val="00032A61"/>
    <w:rsid w:val="00032DD9"/>
    <w:rsid w:val="00032DEE"/>
    <w:rsid w:val="00032EF4"/>
    <w:rsid w:val="00033301"/>
    <w:rsid w:val="00033413"/>
    <w:rsid w:val="000335A6"/>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D0"/>
    <w:rsid w:val="00035A05"/>
    <w:rsid w:val="00035C84"/>
    <w:rsid w:val="000363D0"/>
    <w:rsid w:val="0003696C"/>
    <w:rsid w:val="0003699A"/>
    <w:rsid w:val="00036BC6"/>
    <w:rsid w:val="00036C5E"/>
    <w:rsid w:val="000370DF"/>
    <w:rsid w:val="0003716F"/>
    <w:rsid w:val="0003772E"/>
    <w:rsid w:val="0003781A"/>
    <w:rsid w:val="00037BA4"/>
    <w:rsid w:val="00037E52"/>
    <w:rsid w:val="00037FA3"/>
    <w:rsid w:val="0004017A"/>
    <w:rsid w:val="000401A0"/>
    <w:rsid w:val="000405F3"/>
    <w:rsid w:val="00040B04"/>
    <w:rsid w:val="00040D85"/>
    <w:rsid w:val="00040E1B"/>
    <w:rsid w:val="00040FCB"/>
    <w:rsid w:val="000410EF"/>
    <w:rsid w:val="00041417"/>
    <w:rsid w:val="00041B7E"/>
    <w:rsid w:val="00042170"/>
    <w:rsid w:val="0004221B"/>
    <w:rsid w:val="000426CC"/>
    <w:rsid w:val="000428CE"/>
    <w:rsid w:val="0004293F"/>
    <w:rsid w:val="00042B76"/>
    <w:rsid w:val="00042CA4"/>
    <w:rsid w:val="00042E18"/>
    <w:rsid w:val="00042F0F"/>
    <w:rsid w:val="00043157"/>
    <w:rsid w:val="000434DF"/>
    <w:rsid w:val="00043F2B"/>
    <w:rsid w:val="0004451D"/>
    <w:rsid w:val="00044765"/>
    <w:rsid w:val="0004497F"/>
    <w:rsid w:val="00044D40"/>
    <w:rsid w:val="00044EE3"/>
    <w:rsid w:val="000451A1"/>
    <w:rsid w:val="000451FE"/>
    <w:rsid w:val="00045483"/>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8AA"/>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FBA"/>
    <w:rsid w:val="00057378"/>
    <w:rsid w:val="00057613"/>
    <w:rsid w:val="00057667"/>
    <w:rsid w:val="00057CBB"/>
    <w:rsid w:val="000601A6"/>
    <w:rsid w:val="000603F5"/>
    <w:rsid w:val="0006065D"/>
    <w:rsid w:val="00060727"/>
    <w:rsid w:val="00060863"/>
    <w:rsid w:val="00060A58"/>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CD4"/>
    <w:rsid w:val="0006600E"/>
    <w:rsid w:val="000663AD"/>
    <w:rsid w:val="0006691C"/>
    <w:rsid w:val="00066952"/>
    <w:rsid w:val="000669C4"/>
    <w:rsid w:val="00066DB5"/>
    <w:rsid w:val="00066DED"/>
    <w:rsid w:val="00066E1B"/>
    <w:rsid w:val="000671A5"/>
    <w:rsid w:val="00067453"/>
    <w:rsid w:val="000675D8"/>
    <w:rsid w:val="000679A3"/>
    <w:rsid w:val="00067BF7"/>
    <w:rsid w:val="0007022B"/>
    <w:rsid w:val="000706B9"/>
    <w:rsid w:val="00070806"/>
    <w:rsid w:val="000708FA"/>
    <w:rsid w:val="00070F69"/>
    <w:rsid w:val="0007119C"/>
    <w:rsid w:val="00071370"/>
    <w:rsid w:val="00071BCE"/>
    <w:rsid w:val="00072191"/>
    <w:rsid w:val="00072837"/>
    <w:rsid w:val="000728EC"/>
    <w:rsid w:val="00072A04"/>
    <w:rsid w:val="00073098"/>
    <w:rsid w:val="00073206"/>
    <w:rsid w:val="000732E3"/>
    <w:rsid w:val="000735DB"/>
    <w:rsid w:val="00073C1A"/>
    <w:rsid w:val="00073CA8"/>
    <w:rsid w:val="0007407A"/>
    <w:rsid w:val="00074EBB"/>
    <w:rsid w:val="000753C8"/>
    <w:rsid w:val="00075655"/>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CB8"/>
    <w:rsid w:val="00076FAB"/>
    <w:rsid w:val="000773C5"/>
    <w:rsid w:val="00077638"/>
    <w:rsid w:val="000776C7"/>
    <w:rsid w:val="000776ED"/>
    <w:rsid w:val="00077789"/>
    <w:rsid w:val="0007789E"/>
    <w:rsid w:val="000778DE"/>
    <w:rsid w:val="00077D03"/>
    <w:rsid w:val="00077E43"/>
    <w:rsid w:val="00077E48"/>
    <w:rsid w:val="00077EE5"/>
    <w:rsid w:val="000803E9"/>
    <w:rsid w:val="000803FF"/>
    <w:rsid w:val="00080A6C"/>
    <w:rsid w:val="00080AF6"/>
    <w:rsid w:val="00080EF4"/>
    <w:rsid w:val="0008100D"/>
    <w:rsid w:val="00081AA5"/>
    <w:rsid w:val="00081E1C"/>
    <w:rsid w:val="0008269B"/>
    <w:rsid w:val="00082741"/>
    <w:rsid w:val="00082B0D"/>
    <w:rsid w:val="00082D13"/>
    <w:rsid w:val="00082D3E"/>
    <w:rsid w:val="00083014"/>
    <w:rsid w:val="00083493"/>
    <w:rsid w:val="00083623"/>
    <w:rsid w:val="0008374E"/>
    <w:rsid w:val="000839DC"/>
    <w:rsid w:val="00083B99"/>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850"/>
    <w:rsid w:val="00086D1E"/>
    <w:rsid w:val="0008741E"/>
    <w:rsid w:val="000874E7"/>
    <w:rsid w:val="000878C1"/>
    <w:rsid w:val="00087B3E"/>
    <w:rsid w:val="00087BDD"/>
    <w:rsid w:val="00087EC8"/>
    <w:rsid w:val="0009010B"/>
    <w:rsid w:val="0009011B"/>
    <w:rsid w:val="0009036F"/>
    <w:rsid w:val="00090C7E"/>
    <w:rsid w:val="00090F04"/>
    <w:rsid w:val="00090FD4"/>
    <w:rsid w:val="000911DD"/>
    <w:rsid w:val="0009128F"/>
    <w:rsid w:val="0009140F"/>
    <w:rsid w:val="000915A1"/>
    <w:rsid w:val="000915B5"/>
    <w:rsid w:val="000916C9"/>
    <w:rsid w:val="000916E8"/>
    <w:rsid w:val="00092532"/>
    <w:rsid w:val="00093020"/>
    <w:rsid w:val="000930BC"/>
    <w:rsid w:val="000931C5"/>
    <w:rsid w:val="00093456"/>
    <w:rsid w:val="000936A9"/>
    <w:rsid w:val="000936E6"/>
    <w:rsid w:val="00093C81"/>
    <w:rsid w:val="00093E77"/>
    <w:rsid w:val="00093ECC"/>
    <w:rsid w:val="00094023"/>
    <w:rsid w:val="000941A2"/>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076"/>
    <w:rsid w:val="00097305"/>
    <w:rsid w:val="00097FF3"/>
    <w:rsid w:val="000A036D"/>
    <w:rsid w:val="000A073D"/>
    <w:rsid w:val="000A0865"/>
    <w:rsid w:val="000A0AD9"/>
    <w:rsid w:val="000A0BB2"/>
    <w:rsid w:val="000A0DDD"/>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8DC"/>
    <w:rsid w:val="000A5AA6"/>
    <w:rsid w:val="000A5EB7"/>
    <w:rsid w:val="000A687C"/>
    <w:rsid w:val="000A6C5F"/>
    <w:rsid w:val="000A712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30B5"/>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3087"/>
    <w:rsid w:val="000C3467"/>
    <w:rsid w:val="000C3585"/>
    <w:rsid w:val="000C363D"/>
    <w:rsid w:val="000C366C"/>
    <w:rsid w:val="000C3B21"/>
    <w:rsid w:val="000C4259"/>
    <w:rsid w:val="000C42CB"/>
    <w:rsid w:val="000C43C6"/>
    <w:rsid w:val="000C43DB"/>
    <w:rsid w:val="000C4746"/>
    <w:rsid w:val="000C4B7D"/>
    <w:rsid w:val="000C4BB4"/>
    <w:rsid w:val="000C4D44"/>
    <w:rsid w:val="000C4D6E"/>
    <w:rsid w:val="000C51A1"/>
    <w:rsid w:val="000C523C"/>
    <w:rsid w:val="000C52D5"/>
    <w:rsid w:val="000C5414"/>
    <w:rsid w:val="000C54A8"/>
    <w:rsid w:val="000C553F"/>
    <w:rsid w:val="000C59B5"/>
    <w:rsid w:val="000C5A56"/>
    <w:rsid w:val="000C5C3E"/>
    <w:rsid w:val="000C5D4A"/>
    <w:rsid w:val="000C5E66"/>
    <w:rsid w:val="000C6047"/>
    <w:rsid w:val="000C6576"/>
    <w:rsid w:val="000C6833"/>
    <w:rsid w:val="000C6A6F"/>
    <w:rsid w:val="000C6BAE"/>
    <w:rsid w:val="000C6C9D"/>
    <w:rsid w:val="000C6F89"/>
    <w:rsid w:val="000C7243"/>
    <w:rsid w:val="000C72DC"/>
    <w:rsid w:val="000C7770"/>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21FE"/>
    <w:rsid w:val="000D23F2"/>
    <w:rsid w:val="000D2D72"/>
    <w:rsid w:val="000D3002"/>
    <w:rsid w:val="000D3181"/>
    <w:rsid w:val="000D3429"/>
    <w:rsid w:val="000D3D38"/>
    <w:rsid w:val="000D3ED7"/>
    <w:rsid w:val="000D3EE8"/>
    <w:rsid w:val="000D3F9B"/>
    <w:rsid w:val="000D3FD0"/>
    <w:rsid w:val="000D4314"/>
    <w:rsid w:val="000D4667"/>
    <w:rsid w:val="000D4846"/>
    <w:rsid w:val="000D4DA9"/>
    <w:rsid w:val="000D4EE8"/>
    <w:rsid w:val="000D5362"/>
    <w:rsid w:val="000D5682"/>
    <w:rsid w:val="000D56FD"/>
    <w:rsid w:val="000D572F"/>
    <w:rsid w:val="000D573E"/>
    <w:rsid w:val="000D5DBE"/>
    <w:rsid w:val="000D5EA7"/>
    <w:rsid w:val="000D6591"/>
    <w:rsid w:val="000D6BEC"/>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43D"/>
    <w:rsid w:val="000E3515"/>
    <w:rsid w:val="000E3B7B"/>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631C"/>
    <w:rsid w:val="000E6640"/>
    <w:rsid w:val="000E6A06"/>
    <w:rsid w:val="000E6C3B"/>
    <w:rsid w:val="000E6EA3"/>
    <w:rsid w:val="000E7056"/>
    <w:rsid w:val="000E730F"/>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3F4"/>
    <w:rsid w:val="000F3A6D"/>
    <w:rsid w:val="000F45F6"/>
    <w:rsid w:val="000F49E7"/>
    <w:rsid w:val="000F4BAA"/>
    <w:rsid w:val="000F4BC8"/>
    <w:rsid w:val="000F4DF5"/>
    <w:rsid w:val="000F4EB9"/>
    <w:rsid w:val="000F4F48"/>
    <w:rsid w:val="000F5050"/>
    <w:rsid w:val="000F50D2"/>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BD"/>
    <w:rsid w:val="001016D3"/>
    <w:rsid w:val="00101750"/>
    <w:rsid w:val="00101C3D"/>
    <w:rsid w:val="0010247E"/>
    <w:rsid w:val="00102486"/>
    <w:rsid w:val="00102592"/>
    <w:rsid w:val="001029BA"/>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8A5"/>
    <w:rsid w:val="0010796D"/>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92D"/>
    <w:rsid w:val="00116B2B"/>
    <w:rsid w:val="00116D7F"/>
    <w:rsid w:val="00116F18"/>
    <w:rsid w:val="0011719A"/>
    <w:rsid w:val="00117373"/>
    <w:rsid w:val="00117715"/>
    <w:rsid w:val="001178D4"/>
    <w:rsid w:val="0011793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70B"/>
    <w:rsid w:val="001219F2"/>
    <w:rsid w:val="00121F09"/>
    <w:rsid w:val="00122036"/>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EDF"/>
    <w:rsid w:val="00125F73"/>
    <w:rsid w:val="00126168"/>
    <w:rsid w:val="001268C3"/>
    <w:rsid w:val="001269DE"/>
    <w:rsid w:val="00126C9E"/>
    <w:rsid w:val="00126CAB"/>
    <w:rsid w:val="00126D57"/>
    <w:rsid w:val="00126E59"/>
    <w:rsid w:val="001278F9"/>
    <w:rsid w:val="00127A13"/>
    <w:rsid w:val="00127AAF"/>
    <w:rsid w:val="00127D64"/>
    <w:rsid w:val="00130032"/>
    <w:rsid w:val="001302B3"/>
    <w:rsid w:val="00130368"/>
    <w:rsid w:val="001304F7"/>
    <w:rsid w:val="001305C3"/>
    <w:rsid w:val="00130627"/>
    <w:rsid w:val="00130A16"/>
    <w:rsid w:val="00130C02"/>
    <w:rsid w:val="00130D9D"/>
    <w:rsid w:val="00130E8E"/>
    <w:rsid w:val="00131061"/>
    <w:rsid w:val="0013125E"/>
    <w:rsid w:val="00131492"/>
    <w:rsid w:val="00131A13"/>
    <w:rsid w:val="00131C83"/>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726"/>
    <w:rsid w:val="001378AC"/>
    <w:rsid w:val="001378AE"/>
    <w:rsid w:val="00137B13"/>
    <w:rsid w:val="00137B8A"/>
    <w:rsid w:val="00137E5D"/>
    <w:rsid w:val="00137ECA"/>
    <w:rsid w:val="00137FEB"/>
    <w:rsid w:val="00140333"/>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A0"/>
    <w:rsid w:val="00145391"/>
    <w:rsid w:val="001453C3"/>
    <w:rsid w:val="001453CE"/>
    <w:rsid w:val="001454C1"/>
    <w:rsid w:val="00145905"/>
    <w:rsid w:val="00145BBC"/>
    <w:rsid w:val="00145C0D"/>
    <w:rsid w:val="00146475"/>
    <w:rsid w:val="001465CE"/>
    <w:rsid w:val="00146A14"/>
    <w:rsid w:val="00146D88"/>
    <w:rsid w:val="001473F3"/>
    <w:rsid w:val="001476AE"/>
    <w:rsid w:val="0014792D"/>
    <w:rsid w:val="00147CD0"/>
    <w:rsid w:val="00147E53"/>
    <w:rsid w:val="00147F72"/>
    <w:rsid w:val="001501D6"/>
    <w:rsid w:val="001506AE"/>
    <w:rsid w:val="00150728"/>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B8E"/>
    <w:rsid w:val="00152F1F"/>
    <w:rsid w:val="00152FCB"/>
    <w:rsid w:val="00153062"/>
    <w:rsid w:val="001531E0"/>
    <w:rsid w:val="00153297"/>
    <w:rsid w:val="00153408"/>
    <w:rsid w:val="001538D8"/>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656"/>
    <w:rsid w:val="001608A0"/>
    <w:rsid w:val="00160F1D"/>
    <w:rsid w:val="00160FEF"/>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61E"/>
    <w:rsid w:val="00166C73"/>
    <w:rsid w:val="00167978"/>
    <w:rsid w:val="00167A31"/>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20E"/>
    <w:rsid w:val="001825F1"/>
    <w:rsid w:val="0018289C"/>
    <w:rsid w:val="00182926"/>
    <w:rsid w:val="001829F1"/>
    <w:rsid w:val="00182E36"/>
    <w:rsid w:val="00182F03"/>
    <w:rsid w:val="00182F96"/>
    <w:rsid w:val="00182FE5"/>
    <w:rsid w:val="00183255"/>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176"/>
    <w:rsid w:val="00185C09"/>
    <w:rsid w:val="00185DFA"/>
    <w:rsid w:val="00185F09"/>
    <w:rsid w:val="001861F5"/>
    <w:rsid w:val="001864B9"/>
    <w:rsid w:val="00186670"/>
    <w:rsid w:val="00186744"/>
    <w:rsid w:val="00186840"/>
    <w:rsid w:val="001868C6"/>
    <w:rsid w:val="00186AC9"/>
    <w:rsid w:val="00186CF1"/>
    <w:rsid w:val="00186F35"/>
    <w:rsid w:val="001871C0"/>
    <w:rsid w:val="001873D7"/>
    <w:rsid w:val="001874B8"/>
    <w:rsid w:val="001904EE"/>
    <w:rsid w:val="00190AC7"/>
    <w:rsid w:val="001911B7"/>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936"/>
    <w:rsid w:val="001939FF"/>
    <w:rsid w:val="00193AB7"/>
    <w:rsid w:val="001942B6"/>
    <w:rsid w:val="0019469C"/>
    <w:rsid w:val="00194706"/>
    <w:rsid w:val="0019474F"/>
    <w:rsid w:val="00194849"/>
    <w:rsid w:val="00194A82"/>
    <w:rsid w:val="00194C18"/>
    <w:rsid w:val="001950C3"/>
    <w:rsid w:val="001950E8"/>
    <w:rsid w:val="001955F1"/>
    <w:rsid w:val="0019561F"/>
    <w:rsid w:val="00195665"/>
    <w:rsid w:val="00195AEA"/>
    <w:rsid w:val="00195B92"/>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46C"/>
    <w:rsid w:val="001A262A"/>
    <w:rsid w:val="001A2684"/>
    <w:rsid w:val="001A275E"/>
    <w:rsid w:val="001A2A45"/>
    <w:rsid w:val="001A2BB8"/>
    <w:rsid w:val="001A2BBA"/>
    <w:rsid w:val="001A2F5C"/>
    <w:rsid w:val="001A2FFF"/>
    <w:rsid w:val="001A30BA"/>
    <w:rsid w:val="001A30DF"/>
    <w:rsid w:val="001A3558"/>
    <w:rsid w:val="001A36DC"/>
    <w:rsid w:val="001A37CD"/>
    <w:rsid w:val="001A3832"/>
    <w:rsid w:val="001A3843"/>
    <w:rsid w:val="001A3CE4"/>
    <w:rsid w:val="001A3E69"/>
    <w:rsid w:val="001A4153"/>
    <w:rsid w:val="001A48C2"/>
    <w:rsid w:val="001A4A1A"/>
    <w:rsid w:val="001A4D54"/>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E15"/>
    <w:rsid w:val="001B2EC3"/>
    <w:rsid w:val="001B32C0"/>
    <w:rsid w:val="001B344B"/>
    <w:rsid w:val="001B3507"/>
    <w:rsid w:val="001B36BD"/>
    <w:rsid w:val="001B3717"/>
    <w:rsid w:val="001B3959"/>
    <w:rsid w:val="001B3A10"/>
    <w:rsid w:val="001B3CC4"/>
    <w:rsid w:val="001B45EA"/>
    <w:rsid w:val="001B45FA"/>
    <w:rsid w:val="001B4A03"/>
    <w:rsid w:val="001B4B75"/>
    <w:rsid w:val="001B4C35"/>
    <w:rsid w:val="001B5346"/>
    <w:rsid w:val="001B5456"/>
    <w:rsid w:val="001B58B2"/>
    <w:rsid w:val="001B591D"/>
    <w:rsid w:val="001B5E51"/>
    <w:rsid w:val="001B5E84"/>
    <w:rsid w:val="001B5EFB"/>
    <w:rsid w:val="001B637A"/>
    <w:rsid w:val="001B6658"/>
    <w:rsid w:val="001B697F"/>
    <w:rsid w:val="001B6D1F"/>
    <w:rsid w:val="001B6D75"/>
    <w:rsid w:val="001B706B"/>
    <w:rsid w:val="001B717F"/>
    <w:rsid w:val="001B71FF"/>
    <w:rsid w:val="001B7677"/>
    <w:rsid w:val="001B772C"/>
    <w:rsid w:val="001B77E2"/>
    <w:rsid w:val="001B7A1A"/>
    <w:rsid w:val="001B7CAD"/>
    <w:rsid w:val="001C01A4"/>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4F6"/>
    <w:rsid w:val="001C45AE"/>
    <w:rsid w:val="001C45B9"/>
    <w:rsid w:val="001C46F9"/>
    <w:rsid w:val="001C4878"/>
    <w:rsid w:val="001C4C23"/>
    <w:rsid w:val="001C4E02"/>
    <w:rsid w:val="001C50C4"/>
    <w:rsid w:val="001C5119"/>
    <w:rsid w:val="001C57C9"/>
    <w:rsid w:val="001C62E3"/>
    <w:rsid w:val="001C6403"/>
    <w:rsid w:val="001C652E"/>
    <w:rsid w:val="001C68CE"/>
    <w:rsid w:val="001C6933"/>
    <w:rsid w:val="001C6BEE"/>
    <w:rsid w:val="001C6D9B"/>
    <w:rsid w:val="001C6E6E"/>
    <w:rsid w:val="001C7B67"/>
    <w:rsid w:val="001C7F1D"/>
    <w:rsid w:val="001D001C"/>
    <w:rsid w:val="001D005D"/>
    <w:rsid w:val="001D0129"/>
    <w:rsid w:val="001D098B"/>
    <w:rsid w:val="001D0A16"/>
    <w:rsid w:val="001D10F8"/>
    <w:rsid w:val="001D137F"/>
    <w:rsid w:val="001D1765"/>
    <w:rsid w:val="001D18BA"/>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D7EC0"/>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C9F"/>
    <w:rsid w:val="001E3E4B"/>
    <w:rsid w:val="001E41AA"/>
    <w:rsid w:val="001E4841"/>
    <w:rsid w:val="001E4A37"/>
    <w:rsid w:val="001E4B9D"/>
    <w:rsid w:val="001E5001"/>
    <w:rsid w:val="001E55F1"/>
    <w:rsid w:val="001E5C4D"/>
    <w:rsid w:val="001E6DE8"/>
    <w:rsid w:val="001E7BBF"/>
    <w:rsid w:val="001E7D35"/>
    <w:rsid w:val="001F038C"/>
    <w:rsid w:val="001F042F"/>
    <w:rsid w:val="001F0552"/>
    <w:rsid w:val="001F068E"/>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5D57"/>
    <w:rsid w:val="001F6401"/>
    <w:rsid w:val="001F64AE"/>
    <w:rsid w:val="001F6539"/>
    <w:rsid w:val="001F6620"/>
    <w:rsid w:val="001F68E0"/>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C51"/>
    <w:rsid w:val="00201DA2"/>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6473"/>
    <w:rsid w:val="002064AA"/>
    <w:rsid w:val="00206EF9"/>
    <w:rsid w:val="00206F27"/>
    <w:rsid w:val="00206F97"/>
    <w:rsid w:val="00207453"/>
    <w:rsid w:val="0020746E"/>
    <w:rsid w:val="00207516"/>
    <w:rsid w:val="002079E1"/>
    <w:rsid w:val="00207C0A"/>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237B"/>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EE9"/>
    <w:rsid w:val="00226060"/>
    <w:rsid w:val="00226452"/>
    <w:rsid w:val="0022676D"/>
    <w:rsid w:val="002268F4"/>
    <w:rsid w:val="00226BDF"/>
    <w:rsid w:val="00226C59"/>
    <w:rsid w:val="00227311"/>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3BB"/>
    <w:rsid w:val="00231644"/>
    <w:rsid w:val="00231701"/>
    <w:rsid w:val="00231758"/>
    <w:rsid w:val="00231CFF"/>
    <w:rsid w:val="00231D8F"/>
    <w:rsid w:val="002326EB"/>
    <w:rsid w:val="0023281A"/>
    <w:rsid w:val="002328AD"/>
    <w:rsid w:val="00232947"/>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B32"/>
    <w:rsid w:val="00241B55"/>
    <w:rsid w:val="00241DB4"/>
    <w:rsid w:val="00241DF3"/>
    <w:rsid w:val="00242194"/>
    <w:rsid w:val="0024224C"/>
    <w:rsid w:val="00242853"/>
    <w:rsid w:val="00242C8A"/>
    <w:rsid w:val="00242FA9"/>
    <w:rsid w:val="002430A1"/>
    <w:rsid w:val="002432CA"/>
    <w:rsid w:val="0024340B"/>
    <w:rsid w:val="00243884"/>
    <w:rsid w:val="00243B1C"/>
    <w:rsid w:val="00243B8E"/>
    <w:rsid w:val="002444A9"/>
    <w:rsid w:val="002446F7"/>
    <w:rsid w:val="00244FA5"/>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639"/>
    <w:rsid w:val="00251D23"/>
    <w:rsid w:val="00252385"/>
    <w:rsid w:val="002523E5"/>
    <w:rsid w:val="00252F85"/>
    <w:rsid w:val="00253A16"/>
    <w:rsid w:val="002544FC"/>
    <w:rsid w:val="00254520"/>
    <w:rsid w:val="00254870"/>
    <w:rsid w:val="002548F8"/>
    <w:rsid w:val="00254C3D"/>
    <w:rsid w:val="00254DA4"/>
    <w:rsid w:val="002551E3"/>
    <w:rsid w:val="002552E9"/>
    <w:rsid w:val="002554E1"/>
    <w:rsid w:val="0025564A"/>
    <w:rsid w:val="002556BA"/>
    <w:rsid w:val="00255C4F"/>
    <w:rsid w:val="00255D39"/>
    <w:rsid w:val="00255FFB"/>
    <w:rsid w:val="00256017"/>
    <w:rsid w:val="002561C9"/>
    <w:rsid w:val="002562D2"/>
    <w:rsid w:val="002563D9"/>
    <w:rsid w:val="00256429"/>
    <w:rsid w:val="00256C80"/>
    <w:rsid w:val="00256D36"/>
    <w:rsid w:val="00256D40"/>
    <w:rsid w:val="00256DAE"/>
    <w:rsid w:val="00256F64"/>
    <w:rsid w:val="0025712A"/>
    <w:rsid w:val="00257371"/>
    <w:rsid w:val="002573B9"/>
    <w:rsid w:val="00257B1C"/>
    <w:rsid w:val="00257E79"/>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D14"/>
    <w:rsid w:val="002640FE"/>
    <w:rsid w:val="0026414E"/>
    <w:rsid w:val="00264206"/>
    <w:rsid w:val="002643A6"/>
    <w:rsid w:val="00264A0D"/>
    <w:rsid w:val="002652BA"/>
    <w:rsid w:val="00265865"/>
    <w:rsid w:val="00265982"/>
    <w:rsid w:val="00265B30"/>
    <w:rsid w:val="00265BDF"/>
    <w:rsid w:val="002662B6"/>
    <w:rsid w:val="00266732"/>
    <w:rsid w:val="0026677B"/>
    <w:rsid w:val="00266C50"/>
    <w:rsid w:val="00266D64"/>
    <w:rsid w:val="002674C9"/>
    <w:rsid w:val="00267927"/>
    <w:rsid w:val="0026792B"/>
    <w:rsid w:val="00267A34"/>
    <w:rsid w:val="00267A58"/>
    <w:rsid w:val="00267B27"/>
    <w:rsid w:val="00267B8F"/>
    <w:rsid w:val="00267BC7"/>
    <w:rsid w:val="00267D67"/>
    <w:rsid w:val="00267E85"/>
    <w:rsid w:val="00270438"/>
    <w:rsid w:val="002704EA"/>
    <w:rsid w:val="002709A0"/>
    <w:rsid w:val="00270AD5"/>
    <w:rsid w:val="00270E94"/>
    <w:rsid w:val="0027152B"/>
    <w:rsid w:val="00271723"/>
    <w:rsid w:val="0027179E"/>
    <w:rsid w:val="00271A3C"/>
    <w:rsid w:val="00271DD8"/>
    <w:rsid w:val="00271F1F"/>
    <w:rsid w:val="00272521"/>
    <w:rsid w:val="00272A17"/>
    <w:rsid w:val="00272FB1"/>
    <w:rsid w:val="00272FE8"/>
    <w:rsid w:val="00273499"/>
    <w:rsid w:val="0027372E"/>
    <w:rsid w:val="0027377B"/>
    <w:rsid w:val="00273957"/>
    <w:rsid w:val="00273A7F"/>
    <w:rsid w:val="00273AA4"/>
    <w:rsid w:val="00273BBD"/>
    <w:rsid w:val="00273F1F"/>
    <w:rsid w:val="002743A8"/>
    <w:rsid w:val="002743DF"/>
    <w:rsid w:val="002743F8"/>
    <w:rsid w:val="002751B9"/>
    <w:rsid w:val="0027550F"/>
    <w:rsid w:val="002759C1"/>
    <w:rsid w:val="00275A17"/>
    <w:rsid w:val="00275E78"/>
    <w:rsid w:val="00276163"/>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2B03"/>
    <w:rsid w:val="00282CA9"/>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B7D"/>
    <w:rsid w:val="00286EC1"/>
    <w:rsid w:val="0028753B"/>
    <w:rsid w:val="002875CF"/>
    <w:rsid w:val="002876CC"/>
    <w:rsid w:val="002879AA"/>
    <w:rsid w:val="00290027"/>
    <w:rsid w:val="00290B12"/>
    <w:rsid w:val="00290BD4"/>
    <w:rsid w:val="002914C7"/>
    <w:rsid w:val="00291CF0"/>
    <w:rsid w:val="002920EC"/>
    <w:rsid w:val="00292108"/>
    <w:rsid w:val="0029261D"/>
    <w:rsid w:val="00292744"/>
    <w:rsid w:val="00292A67"/>
    <w:rsid w:val="00292FF1"/>
    <w:rsid w:val="0029308A"/>
    <w:rsid w:val="00293565"/>
    <w:rsid w:val="00293CEB"/>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092"/>
    <w:rsid w:val="002972A6"/>
    <w:rsid w:val="002977AF"/>
    <w:rsid w:val="0029798C"/>
    <w:rsid w:val="002A003F"/>
    <w:rsid w:val="002A01C7"/>
    <w:rsid w:val="002A0376"/>
    <w:rsid w:val="002A08C1"/>
    <w:rsid w:val="002A0975"/>
    <w:rsid w:val="002A09BA"/>
    <w:rsid w:val="002A0C79"/>
    <w:rsid w:val="002A0E98"/>
    <w:rsid w:val="002A1286"/>
    <w:rsid w:val="002A163E"/>
    <w:rsid w:val="002A1780"/>
    <w:rsid w:val="002A1B3A"/>
    <w:rsid w:val="002A1C0F"/>
    <w:rsid w:val="002A1CBD"/>
    <w:rsid w:val="002A251A"/>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403"/>
    <w:rsid w:val="002B152F"/>
    <w:rsid w:val="002B1668"/>
    <w:rsid w:val="002B170B"/>
    <w:rsid w:val="002B1AB8"/>
    <w:rsid w:val="002B1B40"/>
    <w:rsid w:val="002B1DB0"/>
    <w:rsid w:val="002B20DE"/>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3B5"/>
    <w:rsid w:val="002B6503"/>
    <w:rsid w:val="002B6755"/>
    <w:rsid w:val="002B70C1"/>
    <w:rsid w:val="002B71A1"/>
    <w:rsid w:val="002B7454"/>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02C"/>
    <w:rsid w:val="002D015E"/>
    <w:rsid w:val="002D0236"/>
    <w:rsid w:val="002D0542"/>
    <w:rsid w:val="002D054C"/>
    <w:rsid w:val="002D0E7C"/>
    <w:rsid w:val="002D1089"/>
    <w:rsid w:val="002D1301"/>
    <w:rsid w:val="002D1940"/>
    <w:rsid w:val="002D1E89"/>
    <w:rsid w:val="002D1E99"/>
    <w:rsid w:val="002D1ED9"/>
    <w:rsid w:val="002D2040"/>
    <w:rsid w:val="002D2125"/>
    <w:rsid w:val="002D281C"/>
    <w:rsid w:val="002D2838"/>
    <w:rsid w:val="002D286B"/>
    <w:rsid w:val="002D28F7"/>
    <w:rsid w:val="002D292D"/>
    <w:rsid w:val="002D2F3B"/>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6FCA"/>
    <w:rsid w:val="002D7019"/>
    <w:rsid w:val="002D7262"/>
    <w:rsid w:val="002D73F8"/>
    <w:rsid w:val="002D7636"/>
    <w:rsid w:val="002D7B1F"/>
    <w:rsid w:val="002D7C8F"/>
    <w:rsid w:val="002D7DCD"/>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831"/>
    <w:rsid w:val="002E1A81"/>
    <w:rsid w:val="002E1D8C"/>
    <w:rsid w:val="002E1DAE"/>
    <w:rsid w:val="002E1EF1"/>
    <w:rsid w:val="002E236E"/>
    <w:rsid w:val="002E2390"/>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4D3"/>
    <w:rsid w:val="002E47AF"/>
    <w:rsid w:val="002E4915"/>
    <w:rsid w:val="002E4A5A"/>
    <w:rsid w:val="002E4EB4"/>
    <w:rsid w:val="002E4F9A"/>
    <w:rsid w:val="002E523A"/>
    <w:rsid w:val="002E5264"/>
    <w:rsid w:val="002E5628"/>
    <w:rsid w:val="002E5ABC"/>
    <w:rsid w:val="002E5C91"/>
    <w:rsid w:val="002E5CF7"/>
    <w:rsid w:val="002E5D85"/>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9B"/>
    <w:rsid w:val="002E7DAB"/>
    <w:rsid w:val="002E7E5B"/>
    <w:rsid w:val="002E7E9C"/>
    <w:rsid w:val="002E7F8F"/>
    <w:rsid w:val="002F01F2"/>
    <w:rsid w:val="002F05C6"/>
    <w:rsid w:val="002F07CC"/>
    <w:rsid w:val="002F09AB"/>
    <w:rsid w:val="002F0A94"/>
    <w:rsid w:val="002F0AB3"/>
    <w:rsid w:val="002F0AB5"/>
    <w:rsid w:val="002F0F6F"/>
    <w:rsid w:val="002F15C0"/>
    <w:rsid w:val="002F1704"/>
    <w:rsid w:val="002F1A71"/>
    <w:rsid w:val="002F1D03"/>
    <w:rsid w:val="002F257C"/>
    <w:rsid w:val="002F2810"/>
    <w:rsid w:val="002F2A65"/>
    <w:rsid w:val="002F2E3A"/>
    <w:rsid w:val="002F2F53"/>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4D01"/>
    <w:rsid w:val="002F4EEE"/>
    <w:rsid w:val="002F536F"/>
    <w:rsid w:val="002F5553"/>
    <w:rsid w:val="002F562A"/>
    <w:rsid w:val="002F56A6"/>
    <w:rsid w:val="002F5737"/>
    <w:rsid w:val="002F57B1"/>
    <w:rsid w:val="002F5879"/>
    <w:rsid w:val="002F5979"/>
    <w:rsid w:val="002F5A76"/>
    <w:rsid w:val="002F5BA3"/>
    <w:rsid w:val="002F5F40"/>
    <w:rsid w:val="002F6087"/>
    <w:rsid w:val="002F62B3"/>
    <w:rsid w:val="002F6544"/>
    <w:rsid w:val="002F67E9"/>
    <w:rsid w:val="002F69EF"/>
    <w:rsid w:val="002F6A62"/>
    <w:rsid w:val="002F6B79"/>
    <w:rsid w:val="002F73EF"/>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3CCD"/>
    <w:rsid w:val="0030441B"/>
    <w:rsid w:val="003045D3"/>
    <w:rsid w:val="003048B8"/>
    <w:rsid w:val="003048E4"/>
    <w:rsid w:val="00304A22"/>
    <w:rsid w:val="00304A3D"/>
    <w:rsid w:val="00304AF7"/>
    <w:rsid w:val="00304B69"/>
    <w:rsid w:val="00304E17"/>
    <w:rsid w:val="00304E69"/>
    <w:rsid w:val="0030557F"/>
    <w:rsid w:val="0030571A"/>
    <w:rsid w:val="0030584F"/>
    <w:rsid w:val="00305C33"/>
    <w:rsid w:val="00305DF4"/>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4A1"/>
    <w:rsid w:val="0031573A"/>
    <w:rsid w:val="00315990"/>
    <w:rsid w:val="00315CBB"/>
    <w:rsid w:val="0031605F"/>
    <w:rsid w:val="0031626F"/>
    <w:rsid w:val="003165F5"/>
    <w:rsid w:val="00316712"/>
    <w:rsid w:val="00316759"/>
    <w:rsid w:val="0031676D"/>
    <w:rsid w:val="0031681B"/>
    <w:rsid w:val="003169A5"/>
    <w:rsid w:val="00316CAE"/>
    <w:rsid w:val="0031712C"/>
    <w:rsid w:val="00317335"/>
    <w:rsid w:val="0031759E"/>
    <w:rsid w:val="00317998"/>
    <w:rsid w:val="00317AFD"/>
    <w:rsid w:val="00317C90"/>
    <w:rsid w:val="00317C94"/>
    <w:rsid w:val="0032043D"/>
    <w:rsid w:val="003206EF"/>
    <w:rsid w:val="00320749"/>
    <w:rsid w:val="00320851"/>
    <w:rsid w:val="00320A32"/>
    <w:rsid w:val="00320A55"/>
    <w:rsid w:val="00320B60"/>
    <w:rsid w:val="00320B78"/>
    <w:rsid w:val="00320D1F"/>
    <w:rsid w:val="00320E27"/>
    <w:rsid w:val="003211B0"/>
    <w:rsid w:val="0032175C"/>
    <w:rsid w:val="003217B9"/>
    <w:rsid w:val="003218B7"/>
    <w:rsid w:val="00321CE7"/>
    <w:rsid w:val="00321DF0"/>
    <w:rsid w:val="003222D6"/>
    <w:rsid w:val="003222ED"/>
    <w:rsid w:val="003225A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424"/>
    <w:rsid w:val="003278A4"/>
    <w:rsid w:val="00327A7B"/>
    <w:rsid w:val="00330339"/>
    <w:rsid w:val="00330396"/>
    <w:rsid w:val="003303A2"/>
    <w:rsid w:val="0033041B"/>
    <w:rsid w:val="0033060D"/>
    <w:rsid w:val="00330976"/>
    <w:rsid w:val="00331315"/>
    <w:rsid w:val="00331316"/>
    <w:rsid w:val="00331651"/>
    <w:rsid w:val="00331A06"/>
    <w:rsid w:val="00331A84"/>
    <w:rsid w:val="00331F96"/>
    <w:rsid w:val="00331FA3"/>
    <w:rsid w:val="0033201B"/>
    <w:rsid w:val="003321A9"/>
    <w:rsid w:val="0033234D"/>
    <w:rsid w:val="003326E8"/>
    <w:rsid w:val="00332997"/>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D50"/>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609D"/>
    <w:rsid w:val="00346436"/>
    <w:rsid w:val="003464E4"/>
    <w:rsid w:val="00346521"/>
    <w:rsid w:val="003469E4"/>
    <w:rsid w:val="00346CB9"/>
    <w:rsid w:val="0034727F"/>
    <w:rsid w:val="003475AA"/>
    <w:rsid w:val="00347866"/>
    <w:rsid w:val="003479B8"/>
    <w:rsid w:val="00347C86"/>
    <w:rsid w:val="0035004C"/>
    <w:rsid w:val="003502A2"/>
    <w:rsid w:val="003507CE"/>
    <w:rsid w:val="00350894"/>
    <w:rsid w:val="00350EB1"/>
    <w:rsid w:val="00351433"/>
    <w:rsid w:val="00351448"/>
    <w:rsid w:val="0035190F"/>
    <w:rsid w:val="00351B11"/>
    <w:rsid w:val="00351F74"/>
    <w:rsid w:val="00351FD1"/>
    <w:rsid w:val="0035240B"/>
    <w:rsid w:val="0035254F"/>
    <w:rsid w:val="00352871"/>
    <w:rsid w:val="0035299F"/>
    <w:rsid w:val="00353746"/>
    <w:rsid w:val="0035377A"/>
    <w:rsid w:val="003537B0"/>
    <w:rsid w:val="00353BA8"/>
    <w:rsid w:val="00353ED9"/>
    <w:rsid w:val="00354141"/>
    <w:rsid w:val="003541C0"/>
    <w:rsid w:val="00354A27"/>
    <w:rsid w:val="003550CC"/>
    <w:rsid w:val="0035519F"/>
    <w:rsid w:val="0035540E"/>
    <w:rsid w:val="0035561A"/>
    <w:rsid w:val="00355915"/>
    <w:rsid w:val="00355A0B"/>
    <w:rsid w:val="00355C9C"/>
    <w:rsid w:val="00355E00"/>
    <w:rsid w:val="00355E19"/>
    <w:rsid w:val="00355EBD"/>
    <w:rsid w:val="003565E2"/>
    <w:rsid w:val="00356A46"/>
    <w:rsid w:val="00356C57"/>
    <w:rsid w:val="00356E7E"/>
    <w:rsid w:val="00357180"/>
    <w:rsid w:val="0035730A"/>
    <w:rsid w:val="00357A3E"/>
    <w:rsid w:val="00357B2A"/>
    <w:rsid w:val="00357BD3"/>
    <w:rsid w:val="00357C7F"/>
    <w:rsid w:val="00357CBD"/>
    <w:rsid w:val="003605B7"/>
    <w:rsid w:val="00360D37"/>
    <w:rsid w:val="00360E31"/>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3E3"/>
    <w:rsid w:val="003644B4"/>
    <w:rsid w:val="00364A1D"/>
    <w:rsid w:val="00364EAC"/>
    <w:rsid w:val="00364F45"/>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3232"/>
    <w:rsid w:val="00373342"/>
    <w:rsid w:val="003734EF"/>
    <w:rsid w:val="00373613"/>
    <w:rsid w:val="00373754"/>
    <w:rsid w:val="0037375D"/>
    <w:rsid w:val="0037381A"/>
    <w:rsid w:val="00373829"/>
    <w:rsid w:val="00373C8B"/>
    <w:rsid w:val="003740A4"/>
    <w:rsid w:val="003741CA"/>
    <w:rsid w:val="003743EB"/>
    <w:rsid w:val="0037467A"/>
    <w:rsid w:val="003746B2"/>
    <w:rsid w:val="00374859"/>
    <w:rsid w:val="003749BF"/>
    <w:rsid w:val="00374AF4"/>
    <w:rsid w:val="00374C70"/>
    <w:rsid w:val="00374EFE"/>
    <w:rsid w:val="00375301"/>
    <w:rsid w:val="00375569"/>
    <w:rsid w:val="003758D0"/>
    <w:rsid w:val="003758E2"/>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86D"/>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88D"/>
    <w:rsid w:val="00387F6E"/>
    <w:rsid w:val="003900EB"/>
    <w:rsid w:val="003901CA"/>
    <w:rsid w:val="003903B8"/>
    <w:rsid w:val="00390A79"/>
    <w:rsid w:val="00390D2A"/>
    <w:rsid w:val="003912A7"/>
    <w:rsid w:val="003918DA"/>
    <w:rsid w:val="00391B7F"/>
    <w:rsid w:val="00391D62"/>
    <w:rsid w:val="00391D87"/>
    <w:rsid w:val="00392386"/>
    <w:rsid w:val="00392853"/>
    <w:rsid w:val="00392A00"/>
    <w:rsid w:val="00392BA4"/>
    <w:rsid w:val="00392BCA"/>
    <w:rsid w:val="00392BDC"/>
    <w:rsid w:val="00392E21"/>
    <w:rsid w:val="00393013"/>
    <w:rsid w:val="00393206"/>
    <w:rsid w:val="003932C0"/>
    <w:rsid w:val="003944DA"/>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916"/>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5F8D"/>
    <w:rsid w:val="003A609A"/>
    <w:rsid w:val="003A60DE"/>
    <w:rsid w:val="003A6472"/>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40A"/>
    <w:rsid w:val="003B4517"/>
    <w:rsid w:val="003B494F"/>
    <w:rsid w:val="003B4C4F"/>
    <w:rsid w:val="003B4EA3"/>
    <w:rsid w:val="003B52E5"/>
    <w:rsid w:val="003B544E"/>
    <w:rsid w:val="003B593B"/>
    <w:rsid w:val="003B5DC0"/>
    <w:rsid w:val="003B5E4D"/>
    <w:rsid w:val="003B6A04"/>
    <w:rsid w:val="003B75A5"/>
    <w:rsid w:val="003B7755"/>
    <w:rsid w:val="003B78CD"/>
    <w:rsid w:val="003B7DD0"/>
    <w:rsid w:val="003B7DFC"/>
    <w:rsid w:val="003B7EE6"/>
    <w:rsid w:val="003C0424"/>
    <w:rsid w:val="003C0453"/>
    <w:rsid w:val="003C063E"/>
    <w:rsid w:val="003C0FF0"/>
    <w:rsid w:val="003C110D"/>
    <w:rsid w:val="003C15D9"/>
    <w:rsid w:val="003C1AE5"/>
    <w:rsid w:val="003C1B10"/>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228"/>
    <w:rsid w:val="003D12F1"/>
    <w:rsid w:val="003D1398"/>
    <w:rsid w:val="003D1435"/>
    <w:rsid w:val="003D151E"/>
    <w:rsid w:val="003D1551"/>
    <w:rsid w:val="003D1818"/>
    <w:rsid w:val="003D1C91"/>
    <w:rsid w:val="003D1D27"/>
    <w:rsid w:val="003D2297"/>
    <w:rsid w:val="003D27F1"/>
    <w:rsid w:val="003D281C"/>
    <w:rsid w:val="003D2AED"/>
    <w:rsid w:val="003D2E33"/>
    <w:rsid w:val="003D3523"/>
    <w:rsid w:val="003D3A52"/>
    <w:rsid w:val="003D3D8C"/>
    <w:rsid w:val="003D3E83"/>
    <w:rsid w:val="003D3E86"/>
    <w:rsid w:val="003D42E8"/>
    <w:rsid w:val="003D43CC"/>
    <w:rsid w:val="003D4DF5"/>
    <w:rsid w:val="003D500A"/>
    <w:rsid w:val="003D514D"/>
    <w:rsid w:val="003D5332"/>
    <w:rsid w:val="003D55AA"/>
    <w:rsid w:val="003D62D3"/>
    <w:rsid w:val="003D641B"/>
    <w:rsid w:val="003D667B"/>
    <w:rsid w:val="003D6961"/>
    <w:rsid w:val="003D6E5B"/>
    <w:rsid w:val="003D6FE9"/>
    <w:rsid w:val="003D71C2"/>
    <w:rsid w:val="003D793A"/>
    <w:rsid w:val="003D7A4F"/>
    <w:rsid w:val="003D7A51"/>
    <w:rsid w:val="003D7B0F"/>
    <w:rsid w:val="003D7B90"/>
    <w:rsid w:val="003D7D40"/>
    <w:rsid w:val="003D7DFB"/>
    <w:rsid w:val="003E0327"/>
    <w:rsid w:val="003E0525"/>
    <w:rsid w:val="003E077E"/>
    <w:rsid w:val="003E08AB"/>
    <w:rsid w:val="003E09C2"/>
    <w:rsid w:val="003E0C7F"/>
    <w:rsid w:val="003E107B"/>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AD"/>
    <w:rsid w:val="003F764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2F39"/>
    <w:rsid w:val="0040348D"/>
    <w:rsid w:val="004036F0"/>
    <w:rsid w:val="00403B63"/>
    <w:rsid w:val="00403E09"/>
    <w:rsid w:val="004040D6"/>
    <w:rsid w:val="004041B5"/>
    <w:rsid w:val="00404670"/>
    <w:rsid w:val="0040470C"/>
    <w:rsid w:val="0040491E"/>
    <w:rsid w:val="0040498A"/>
    <w:rsid w:val="00404E73"/>
    <w:rsid w:val="004050FC"/>
    <w:rsid w:val="004055B6"/>
    <w:rsid w:val="004058A2"/>
    <w:rsid w:val="00405E67"/>
    <w:rsid w:val="00405E86"/>
    <w:rsid w:val="00405FCF"/>
    <w:rsid w:val="0040618B"/>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1F1D"/>
    <w:rsid w:val="00412325"/>
    <w:rsid w:val="004123FE"/>
    <w:rsid w:val="00412F28"/>
    <w:rsid w:val="00412FE5"/>
    <w:rsid w:val="0041307B"/>
    <w:rsid w:val="00413341"/>
    <w:rsid w:val="00413543"/>
    <w:rsid w:val="00413680"/>
    <w:rsid w:val="004136F7"/>
    <w:rsid w:val="00413C15"/>
    <w:rsid w:val="00413CD3"/>
    <w:rsid w:val="004143D5"/>
    <w:rsid w:val="00414712"/>
    <w:rsid w:val="00414B32"/>
    <w:rsid w:val="00414C74"/>
    <w:rsid w:val="00414CAD"/>
    <w:rsid w:val="00414D77"/>
    <w:rsid w:val="00414F6D"/>
    <w:rsid w:val="004153E4"/>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3B6"/>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1F1"/>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2DA"/>
    <w:rsid w:val="0043182A"/>
    <w:rsid w:val="00431E56"/>
    <w:rsid w:val="00432ACD"/>
    <w:rsid w:val="00432BAC"/>
    <w:rsid w:val="00432E51"/>
    <w:rsid w:val="00433020"/>
    <w:rsid w:val="0043342E"/>
    <w:rsid w:val="004335CF"/>
    <w:rsid w:val="00433940"/>
    <w:rsid w:val="004340F7"/>
    <w:rsid w:val="00434144"/>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C4D"/>
    <w:rsid w:val="00445761"/>
    <w:rsid w:val="004457B8"/>
    <w:rsid w:val="00446108"/>
    <w:rsid w:val="0044640F"/>
    <w:rsid w:val="00446717"/>
    <w:rsid w:val="004468D3"/>
    <w:rsid w:val="0044691B"/>
    <w:rsid w:val="00447861"/>
    <w:rsid w:val="00447975"/>
    <w:rsid w:val="00450027"/>
    <w:rsid w:val="00450204"/>
    <w:rsid w:val="0045049F"/>
    <w:rsid w:val="004509F7"/>
    <w:rsid w:val="00450A94"/>
    <w:rsid w:val="00450D55"/>
    <w:rsid w:val="00450DA7"/>
    <w:rsid w:val="00450EF1"/>
    <w:rsid w:val="00450FD0"/>
    <w:rsid w:val="00450FE0"/>
    <w:rsid w:val="00451421"/>
    <w:rsid w:val="00451CD1"/>
    <w:rsid w:val="00451E2D"/>
    <w:rsid w:val="00451E86"/>
    <w:rsid w:val="00451E8B"/>
    <w:rsid w:val="00452237"/>
    <w:rsid w:val="0045288C"/>
    <w:rsid w:val="00452A7A"/>
    <w:rsid w:val="00452BF1"/>
    <w:rsid w:val="00452C49"/>
    <w:rsid w:val="0045354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A75"/>
    <w:rsid w:val="00463BDA"/>
    <w:rsid w:val="00463DBE"/>
    <w:rsid w:val="0046480A"/>
    <w:rsid w:val="0046489D"/>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16D"/>
    <w:rsid w:val="004702AD"/>
    <w:rsid w:val="00470842"/>
    <w:rsid w:val="0047092B"/>
    <w:rsid w:val="00471AA9"/>
    <w:rsid w:val="00471B08"/>
    <w:rsid w:val="00471EE4"/>
    <w:rsid w:val="004721E9"/>
    <w:rsid w:val="00472358"/>
    <w:rsid w:val="0047241D"/>
    <w:rsid w:val="0047273C"/>
    <w:rsid w:val="0047297E"/>
    <w:rsid w:val="00472BE4"/>
    <w:rsid w:val="00472F6B"/>
    <w:rsid w:val="004730D5"/>
    <w:rsid w:val="00473A8D"/>
    <w:rsid w:val="00473AD3"/>
    <w:rsid w:val="004741DE"/>
    <w:rsid w:val="00474384"/>
    <w:rsid w:val="004743B6"/>
    <w:rsid w:val="004745B8"/>
    <w:rsid w:val="00474C04"/>
    <w:rsid w:val="00474C37"/>
    <w:rsid w:val="00474D3B"/>
    <w:rsid w:val="00475190"/>
    <w:rsid w:val="0047526B"/>
    <w:rsid w:val="00475890"/>
    <w:rsid w:val="004759A0"/>
    <w:rsid w:val="00475B64"/>
    <w:rsid w:val="00475DD6"/>
    <w:rsid w:val="00475DE9"/>
    <w:rsid w:val="004760C9"/>
    <w:rsid w:val="004765FD"/>
    <w:rsid w:val="004766AD"/>
    <w:rsid w:val="004766FC"/>
    <w:rsid w:val="00476C18"/>
    <w:rsid w:val="00476E3F"/>
    <w:rsid w:val="00477014"/>
    <w:rsid w:val="00477170"/>
    <w:rsid w:val="00477362"/>
    <w:rsid w:val="004773B0"/>
    <w:rsid w:val="0047740F"/>
    <w:rsid w:val="004774EA"/>
    <w:rsid w:val="00477B6A"/>
    <w:rsid w:val="00480021"/>
    <w:rsid w:val="004801C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F0"/>
    <w:rsid w:val="00484F72"/>
    <w:rsid w:val="004851C9"/>
    <w:rsid w:val="00485385"/>
    <w:rsid w:val="004853AE"/>
    <w:rsid w:val="0048559C"/>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90080"/>
    <w:rsid w:val="00490966"/>
    <w:rsid w:val="00490DB3"/>
    <w:rsid w:val="00491549"/>
    <w:rsid w:val="00491622"/>
    <w:rsid w:val="004917EF"/>
    <w:rsid w:val="00491927"/>
    <w:rsid w:val="004919A7"/>
    <w:rsid w:val="00491CBC"/>
    <w:rsid w:val="00491CEF"/>
    <w:rsid w:val="00491FCF"/>
    <w:rsid w:val="004920BF"/>
    <w:rsid w:val="004922D6"/>
    <w:rsid w:val="004929EE"/>
    <w:rsid w:val="00492C75"/>
    <w:rsid w:val="004932A4"/>
    <w:rsid w:val="004933A1"/>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800"/>
    <w:rsid w:val="0049687F"/>
    <w:rsid w:val="00496922"/>
    <w:rsid w:val="00496BAD"/>
    <w:rsid w:val="00496C0E"/>
    <w:rsid w:val="00497125"/>
    <w:rsid w:val="00497192"/>
    <w:rsid w:val="00497631"/>
    <w:rsid w:val="0049789A"/>
    <w:rsid w:val="0049792A"/>
    <w:rsid w:val="00497989"/>
    <w:rsid w:val="00497BCB"/>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CD5"/>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39"/>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6FF2"/>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62B"/>
    <w:rsid w:val="004C7E7A"/>
    <w:rsid w:val="004D017A"/>
    <w:rsid w:val="004D01FF"/>
    <w:rsid w:val="004D0567"/>
    <w:rsid w:val="004D06E3"/>
    <w:rsid w:val="004D06F7"/>
    <w:rsid w:val="004D0D3F"/>
    <w:rsid w:val="004D12C4"/>
    <w:rsid w:val="004D13ED"/>
    <w:rsid w:val="004D1546"/>
    <w:rsid w:val="004D15AE"/>
    <w:rsid w:val="004D16C3"/>
    <w:rsid w:val="004D16DE"/>
    <w:rsid w:val="004D1859"/>
    <w:rsid w:val="004D1B0F"/>
    <w:rsid w:val="004D1D67"/>
    <w:rsid w:val="004D298F"/>
    <w:rsid w:val="004D2F48"/>
    <w:rsid w:val="004D32C9"/>
    <w:rsid w:val="004D3483"/>
    <w:rsid w:val="004D3646"/>
    <w:rsid w:val="004D3890"/>
    <w:rsid w:val="004D3A89"/>
    <w:rsid w:val="004D3F12"/>
    <w:rsid w:val="004D417E"/>
    <w:rsid w:val="004D41A8"/>
    <w:rsid w:val="004D4254"/>
    <w:rsid w:val="004D46A8"/>
    <w:rsid w:val="004D46B3"/>
    <w:rsid w:val="004D4883"/>
    <w:rsid w:val="004D4A36"/>
    <w:rsid w:val="004D4C39"/>
    <w:rsid w:val="004D4F24"/>
    <w:rsid w:val="004D57BE"/>
    <w:rsid w:val="004D5925"/>
    <w:rsid w:val="004D59A8"/>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0A29"/>
    <w:rsid w:val="004E1087"/>
    <w:rsid w:val="004E1167"/>
    <w:rsid w:val="004E11C1"/>
    <w:rsid w:val="004E192C"/>
    <w:rsid w:val="004E1B9D"/>
    <w:rsid w:val="004E1BF3"/>
    <w:rsid w:val="004E1C89"/>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E7BC3"/>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1FF5"/>
    <w:rsid w:val="004F22C1"/>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E1C"/>
    <w:rsid w:val="004F6F44"/>
    <w:rsid w:val="004F7249"/>
    <w:rsid w:val="004F754A"/>
    <w:rsid w:val="004F78C4"/>
    <w:rsid w:val="004F7998"/>
    <w:rsid w:val="004F7C99"/>
    <w:rsid w:val="004F7E5A"/>
    <w:rsid w:val="004F7F74"/>
    <w:rsid w:val="0050019F"/>
    <w:rsid w:val="00500281"/>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C4B"/>
    <w:rsid w:val="00522D1B"/>
    <w:rsid w:val="00522EB0"/>
    <w:rsid w:val="0052326F"/>
    <w:rsid w:val="005232C5"/>
    <w:rsid w:val="00523807"/>
    <w:rsid w:val="00523A85"/>
    <w:rsid w:val="00523CE1"/>
    <w:rsid w:val="00523D73"/>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44F"/>
    <w:rsid w:val="0053084E"/>
    <w:rsid w:val="00530886"/>
    <w:rsid w:val="0053099F"/>
    <w:rsid w:val="00530CE4"/>
    <w:rsid w:val="005311C1"/>
    <w:rsid w:val="005315FF"/>
    <w:rsid w:val="005318FB"/>
    <w:rsid w:val="005319D3"/>
    <w:rsid w:val="00532460"/>
    <w:rsid w:val="00532AD7"/>
    <w:rsid w:val="00532BBA"/>
    <w:rsid w:val="00532C0C"/>
    <w:rsid w:val="00532DD4"/>
    <w:rsid w:val="00533048"/>
    <w:rsid w:val="005331C9"/>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DDA"/>
    <w:rsid w:val="00537016"/>
    <w:rsid w:val="005375CE"/>
    <w:rsid w:val="00537F21"/>
    <w:rsid w:val="00540432"/>
    <w:rsid w:val="0054070A"/>
    <w:rsid w:val="005407E5"/>
    <w:rsid w:val="00540938"/>
    <w:rsid w:val="0054095D"/>
    <w:rsid w:val="00540A8B"/>
    <w:rsid w:val="00540E32"/>
    <w:rsid w:val="00540E40"/>
    <w:rsid w:val="0054127F"/>
    <w:rsid w:val="0054134E"/>
    <w:rsid w:val="005413E2"/>
    <w:rsid w:val="00541594"/>
    <w:rsid w:val="00541B08"/>
    <w:rsid w:val="00541BC3"/>
    <w:rsid w:val="00541CC2"/>
    <w:rsid w:val="00542316"/>
    <w:rsid w:val="0054237E"/>
    <w:rsid w:val="00542755"/>
    <w:rsid w:val="0054297B"/>
    <w:rsid w:val="00542BBF"/>
    <w:rsid w:val="0054308F"/>
    <w:rsid w:val="005432B8"/>
    <w:rsid w:val="005432DA"/>
    <w:rsid w:val="00543AB7"/>
    <w:rsid w:val="00543FC6"/>
    <w:rsid w:val="005440D6"/>
    <w:rsid w:val="005441CF"/>
    <w:rsid w:val="005442F9"/>
    <w:rsid w:val="0054437D"/>
    <w:rsid w:val="0054493C"/>
    <w:rsid w:val="00544D41"/>
    <w:rsid w:val="00545502"/>
    <w:rsid w:val="0054571A"/>
    <w:rsid w:val="00545E00"/>
    <w:rsid w:val="00545E32"/>
    <w:rsid w:val="00545E64"/>
    <w:rsid w:val="00545F3A"/>
    <w:rsid w:val="0054620E"/>
    <w:rsid w:val="005462C2"/>
    <w:rsid w:val="00546412"/>
    <w:rsid w:val="00546944"/>
    <w:rsid w:val="00546A54"/>
    <w:rsid w:val="00546C2B"/>
    <w:rsid w:val="00546F55"/>
    <w:rsid w:val="00546F83"/>
    <w:rsid w:val="00546FAB"/>
    <w:rsid w:val="005478DC"/>
    <w:rsid w:val="0055026E"/>
    <w:rsid w:val="005505CB"/>
    <w:rsid w:val="00550755"/>
    <w:rsid w:val="00550BF5"/>
    <w:rsid w:val="00550C5E"/>
    <w:rsid w:val="00550FC9"/>
    <w:rsid w:val="005512CD"/>
    <w:rsid w:val="005513BE"/>
    <w:rsid w:val="00551A61"/>
    <w:rsid w:val="00551CC2"/>
    <w:rsid w:val="00551EE1"/>
    <w:rsid w:val="0055261C"/>
    <w:rsid w:val="005529D4"/>
    <w:rsid w:val="00552AAD"/>
    <w:rsid w:val="00552CEE"/>
    <w:rsid w:val="00552E70"/>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B5"/>
    <w:rsid w:val="005571E8"/>
    <w:rsid w:val="00557890"/>
    <w:rsid w:val="0056004E"/>
    <w:rsid w:val="005602C1"/>
    <w:rsid w:val="00560BBB"/>
    <w:rsid w:val="00560CDA"/>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4B9"/>
    <w:rsid w:val="00572552"/>
    <w:rsid w:val="00572753"/>
    <w:rsid w:val="005727E4"/>
    <w:rsid w:val="005727E5"/>
    <w:rsid w:val="00572EBE"/>
    <w:rsid w:val="00573CA6"/>
    <w:rsid w:val="00573D41"/>
    <w:rsid w:val="00573E1E"/>
    <w:rsid w:val="00573F66"/>
    <w:rsid w:val="00574044"/>
    <w:rsid w:val="0057414B"/>
    <w:rsid w:val="00574A97"/>
    <w:rsid w:val="00574B82"/>
    <w:rsid w:val="00574F99"/>
    <w:rsid w:val="0057509A"/>
    <w:rsid w:val="00575159"/>
    <w:rsid w:val="00575407"/>
    <w:rsid w:val="00575594"/>
    <w:rsid w:val="00575C53"/>
    <w:rsid w:val="00575D74"/>
    <w:rsid w:val="00576026"/>
    <w:rsid w:val="00576263"/>
    <w:rsid w:val="00576694"/>
    <w:rsid w:val="005771DF"/>
    <w:rsid w:val="005774D4"/>
    <w:rsid w:val="00577582"/>
    <w:rsid w:val="005779B0"/>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3E"/>
    <w:rsid w:val="005840CC"/>
    <w:rsid w:val="005843DF"/>
    <w:rsid w:val="005844F5"/>
    <w:rsid w:val="00584D79"/>
    <w:rsid w:val="00584DFF"/>
    <w:rsid w:val="00584E5F"/>
    <w:rsid w:val="0058578B"/>
    <w:rsid w:val="00585AF9"/>
    <w:rsid w:val="00585F92"/>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35C"/>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575B"/>
    <w:rsid w:val="005962A4"/>
    <w:rsid w:val="0059632D"/>
    <w:rsid w:val="00596410"/>
    <w:rsid w:val="00596583"/>
    <w:rsid w:val="0059662B"/>
    <w:rsid w:val="00596940"/>
    <w:rsid w:val="00597105"/>
    <w:rsid w:val="0059710A"/>
    <w:rsid w:val="00597412"/>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F6"/>
    <w:rsid w:val="005A0A21"/>
    <w:rsid w:val="005A135F"/>
    <w:rsid w:val="005A15AB"/>
    <w:rsid w:val="005A15D0"/>
    <w:rsid w:val="005A1829"/>
    <w:rsid w:val="005A193E"/>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80E"/>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29"/>
    <w:rsid w:val="005B2692"/>
    <w:rsid w:val="005B2865"/>
    <w:rsid w:val="005B2E3D"/>
    <w:rsid w:val="005B3053"/>
    <w:rsid w:val="005B30CF"/>
    <w:rsid w:val="005B369E"/>
    <w:rsid w:val="005B3826"/>
    <w:rsid w:val="005B3B39"/>
    <w:rsid w:val="005B486C"/>
    <w:rsid w:val="005B4AA0"/>
    <w:rsid w:val="005B4BF3"/>
    <w:rsid w:val="005B4D7C"/>
    <w:rsid w:val="005B4F50"/>
    <w:rsid w:val="005B5058"/>
    <w:rsid w:val="005B52B9"/>
    <w:rsid w:val="005B57BC"/>
    <w:rsid w:val="005B642C"/>
    <w:rsid w:val="005B65BD"/>
    <w:rsid w:val="005B664C"/>
    <w:rsid w:val="005B66D3"/>
    <w:rsid w:val="005B684D"/>
    <w:rsid w:val="005B693F"/>
    <w:rsid w:val="005B6983"/>
    <w:rsid w:val="005B6A9D"/>
    <w:rsid w:val="005B7215"/>
    <w:rsid w:val="005B7AB5"/>
    <w:rsid w:val="005C10F2"/>
    <w:rsid w:val="005C1162"/>
    <w:rsid w:val="005C1319"/>
    <w:rsid w:val="005C1A3D"/>
    <w:rsid w:val="005C2528"/>
    <w:rsid w:val="005C255A"/>
    <w:rsid w:val="005C30E2"/>
    <w:rsid w:val="005C30F8"/>
    <w:rsid w:val="005C312A"/>
    <w:rsid w:val="005C3169"/>
    <w:rsid w:val="005C32B8"/>
    <w:rsid w:val="005C4122"/>
    <w:rsid w:val="005C429B"/>
    <w:rsid w:val="005C43AA"/>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EFB"/>
    <w:rsid w:val="005D04D1"/>
    <w:rsid w:val="005D056F"/>
    <w:rsid w:val="005D063F"/>
    <w:rsid w:val="005D099B"/>
    <w:rsid w:val="005D12A7"/>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543"/>
    <w:rsid w:val="005D5619"/>
    <w:rsid w:val="005D566F"/>
    <w:rsid w:val="005D596A"/>
    <w:rsid w:val="005D5BC3"/>
    <w:rsid w:val="005D5CFD"/>
    <w:rsid w:val="005D5DB0"/>
    <w:rsid w:val="005D5FFE"/>
    <w:rsid w:val="005D6249"/>
    <w:rsid w:val="005D6712"/>
    <w:rsid w:val="005D6B52"/>
    <w:rsid w:val="005D6E6F"/>
    <w:rsid w:val="005D6F45"/>
    <w:rsid w:val="005D6FD0"/>
    <w:rsid w:val="005D70ED"/>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E7B0F"/>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452"/>
    <w:rsid w:val="005F3595"/>
    <w:rsid w:val="005F38CA"/>
    <w:rsid w:val="005F3BC8"/>
    <w:rsid w:val="005F3EA3"/>
    <w:rsid w:val="005F417B"/>
    <w:rsid w:val="005F438A"/>
    <w:rsid w:val="005F4666"/>
    <w:rsid w:val="005F47DE"/>
    <w:rsid w:val="005F4869"/>
    <w:rsid w:val="005F4BD2"/>
    <w:rsid w:val="005F4D88"/>
    <w:rsid w:val="005F4F5D"/>
    <w:rsid w:val="005F4FE5"/>
    <w:rsid w:val="005F5173"/>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646"/>
    <w:rsid w:val="006017A2"/>
    <w:rsid w:val="00601823"/>
    <w:rsid w:val="00601932"/>
    <w:rsid w:val="00602643"/>
    <w:rsid w:val="00602943"/>
    <w:rsid w:val="00602D3F"/>
    <w:rsid w:val="00602E35"/>
    <w:rsid w:val="0060309F"/>
    <w:rsid w:val="006031A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B05"/>
    <w:rsid w:val="00605B66"/>
    <w:rsid w:val="00605CA1"/>
    <w:rsid w:val="00605CC1"/>
    <w:rsid w:val="00605E77"/>
    <w:rsid w:val="00605E9E"/>
    <w:rsid w:val="00605F46"/>
    <w:rsid w:val="00606005"/>
    <w:rsid w:val="006060F1"/>
    <w:rsid w:val="00606112"/>
    <w:rsid w:val="00606348"/>
    <w:rsid w:val="006063D5"/>
    <w:rsid w:val="0060661E"/>
    <w:rsid w:val="00606661"/>
    <w:rsid w:val="00606995"/>
    <w:rsid w:val="00606AB9"/>
    <w:rsid w:val="00606C49"/>
    <w:rsid w:val="00606CC3"/>
    <w:rsid w:val="00606EC3"/>
    <w:rsid w:val="00607305"/>
    <w:rsid w:val="00607C1D"/>
    <w:rsid w:val="00607EF0"/>
    <w:rsid w:val="00610079"/>
    <w:rsid w:val="00610130"/>
    <w:rsid w:val="00610294"/>
    <w:rsid w:val="00610574"/>
    <w:rsid w:val="0061063E"/>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17A14"/>
    <w:rsid w:val="006200C3"/>
    <w:rsid w:val="0062017F"/>
    <w:rsid w:val="00620903"/>
    <w:rsid w:val="00620A6C"/>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3CA9"/>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1A6"/>
    <w:rsid w:val="006314C7"/>
    <w:rsid w:val="00631510"/>
    <w:rsid w:val="006315FA"/>
    <w:rsid w:val="0063163B"/>
    <w:rsid w:val="00631791"/>
    <w:rsid w:val="00631894"/>
    <w:rsid w:val="0063195F"/>
    <w:rsid w:val="00631965"/>
    <w:rsid w:val="00631D4D"/>
    <w:rsid w:val="00631FFC"/>
    <w:rsid w:val="00632339"/>
    <w:rsid w:val="006323A0"/>
    <w:rsid w:val="00632415"/>
    <w:rsid w:val="00632416"/>
    <w:rsid w:val="0063242E"/>
    <w:rsid w:val="006326FE"/>
    <w:rsid w:val="00632DE3"/>
    <w:rsid w:val="00632F30"/>
    <w:rsid w:val="006331A0"/>
    <w:rsid w:val="006337EE"/>
    <w:rsid w:val="00633831"/>
    <w:rsid w:val="00633E59"/>
    <w:rsid w:val="00633EFE"/>
    <w:rsid w:val="00633F90"/>
    <w:rsid w:val="006342B0"/>
    <w:rsid w:val="00634409"/>
    <w:rsid w:val="00634A52"/>
    <w:rsid w:val="006350D4"/>
    <w:rsid w:val="00635132"/>
    <w:rsid w:val="00635709"/>
    <w:rsid w:val="0063592A"/>
    <w:rsid w:val="00635B7E"/>
    <w:rsid w:val="00635BCD"/>
    <w:rsid w:val="00635C83"/>
    <w:rsid w:val="00635D13"/>
    <w:rsid w:val="006362EF"/>
    <w:rsid w:val="00636360"/>
    <w:rsid w:val="00636B1C"/>
    <w:rsid w:val="00636D7F"/>
    <w:rsid w:val="00636FC6"/>
    <w:rsid w:val="00637126"/>
    <w:rsid w:val="006375DF"/>
    <w:rsid w:val="006376E3"/>
    <w:rsid w:val="006376F5"/>
    <w:rsid w:val="0063770B"/>
    <w:rsid w:val="006377A1"/>
    <w:rsid w:val="00640170"/>
    <w:rsid w:val="006403B6"/>
    <w:rsid w:val="0064050B"/>
    <w:rsid w:val="0064067A"/>
    <w:rsid w:val="00640B29"/>
    <w:rsid w:val="00640C20"/>
    <w:rsid w:val="00640DA7"/>
    <w:rsid w:val="00640DB5"/>
    <w:rsid w:val="00640E53"/>
    <w:rsid w:val="00641064"/>
    <w:rsid w:val="006410B0"/>
    <w:rsid w:val="006411DF"/>
    <w:rsid w:val="006411F4"/>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189"/>
    <w:rsid w:val="00644489"/>
    <w:rsid w:val="006445C4"/>
    <w:rsid w:val="006445FE"/>
    <w:rsid w:val="0064474B"/>
    <w:rsid w:val="006449CD"/>
    <w:rsid w:val="00644F00"/>
    <w:rsid w:val="0064508E"/>
    <w:rsid w:val="006452F2"/>
    <w:rsid w:val="0064546A"/>
    <w:rsid w:val="006457A0"/>
    <w:rsid w:val="00645D7F"/>
    <w:rsid w:val="00645FBA"/>
    <w:rsid w:val="00645FF2"/>
    <w:rsid w:val="0064661C"/>
    <w:rsid w:val="006466E7"/>
    <w:rsid w:val="00646941"/>
    <w:rsid w:val="006469E8"/>
    <w:rsid w:val="00646B72"/>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698"/>
    <w:rsid w:val="006557ED"/>
    <w:rsid w:val="00655855"/>
    <w:rsid w:val="00655B7D"/>
    <w:rsid w:val="00655E43"/>
    <w:rsid w:val="0065603F"/>
    <w:rsid w:val="006565A3"/>
    <w:rsid w:val="006565BA"/>
    <w:rsid w:val="0065673C"/>
    <w:rsid w:val="00656920"/>
    <w:rsid w:val="00656A9B"/>
    <w:rsid w:val="00657272"/>
    <w:rsid w:val="006576EF"/>
    <w:rsid w:val="00657C81"/>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03"/>
    <w:rsid w:val="006646C9"/>
    <w:rsid w:val="0066492A"/>
    <w:rsid w:val="00664EA2"/>
    <w:rsid w:val="00664F54"/>
    <w:rsid w:val="006651A6"/>
    <w:rsid w:val="0066527A"/>
    <w:rsid w:val="00665408"/>
    <w:rsid w:val="00665D1C"/>
    <w:rsid w:val="00666227"/>
    <w:rsid w:val="0066665E"/>
    <w:rsid w:val="0066666A"/>
    <w:rsid w:val="006668C0"/>
    <w:rsid w:val="00666AA6"/>
    <w:rsid w:val="00666B2A"/>
    <w:rsid w:val="00666CD5"/>
    <w:rsid w:val="00666E2F"/>
    <w:rsid w:val="00667055"/>
    <w:rsid w:val="00667667"/>
    <w:rsid w:val="00667A17"/>
    <w:rsid w:val="006701FB"/>
    <w:rsid w:val="0067024B"/>
    <w:rsid w:val="00670400"/>
    <w:rsid w:val="00670599"/>
    <w:rsid w:val="00670910"/>
    <w:rsid w:val="00670932"/>
    <w:rsid w:val="00670AAE"/>
    <w:rsid w:val="00670D00"/>
    <w:rsid w:val="00670DD6"/>
    <w:rsid w:val="006719E8"/>
    <w:rsid w:val="00671EFF"/>
    <w:rsid w:val="0067251D"/>
    <w:rsid w:val="006725F0"/>
    <w:rsid w:val="0067273E"/>
    <w:rsid w:val="006727C3"/>
    <w:rsid w:val="00672945"/>
    <w:rsid w:val="00672A73"/>
    <w:rsid w:val="00672F93"/>
    <w:rsid w:val="0067301E"/>
    <w:rsid w:val="00673567"/>
    <w:rsid w:val="006735D4"/>
    <w:rsid w:val="006737CD"/>
    <w:rsid w:val="0067380F"/>
    <w:rsid w:val="006738E8"/>
    <w:rsid w:val="00673C36"/>
    <w:rsid w:val="00673D57"/>
    <w:rsid w:val="00673E68"/>
    <w:rsid w:val="006742F0"/>
    <w:rsid w:val="006745ED"/>
    <w:rsid w:val="00674727"/>
    <w:rsid w:val="00674972"/>
    <w:rsid w:val="00674A6B"/>
    <w:rsid w:val="00674DE8"/>
    <w:rsid w:val="00674F37"/>
    <w:rsid w:val="00675233"/>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DD9"/>
    <w:rsid w:val="00681086"/>
    <w:rsid w:val="0068121B"/>
    <w:rsid w:val="00681392"/>
    <w:rsid w:val="00681764"/>
    <w:rsid w:val="00681865"/>
    <w:rsid w:val="00681C0F"/>
    <w:rsid w:val="00681DE4"/>
    <w:rsid w:val="00682103"/>
    <w:rsid w:val="006824E3"/>
    <w:rsid w:val="006828C9"/>
    <w:rsid w:val="0068315A"/>
    <w:rsid w:val="00683167"/>
    <w:rsid w:val="00683206"/>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CA6"/>
    <w:rsid w:val="006870AC"/>
    <w:rsid w:val="00687825"/>
    <w:rsid w:val="006879D5"/>
    <w:rsid w:val="00687DEC"/>
    <w:rsid w:val="00690190"/>
    <w:rsid w:val="006906BC"/>
    <w:rsid w:val="00690814"/>
    <w:rsid w:val="00690BB9"/>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B9E"/>
    <w:rsid w:val="006A7D33"/>
    <w:rsid w:val="006B074A"/>
    <w:rsid w:val="006B0843"/>
    <w:rsid w:val="006B0E0A"/>
    <w:rsid w:val="006B0E49"/>
    <w:rsid w:val="006B1278"/>
    <w:rsid w:val="006B1357"/>
    <w:rsid w:val="006B14CC"/>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35"/>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A18"/>
    <w:rsid w:val="006C5AF5"/>
    <w:rsid w:val="006C5CCA"/>
    <w:rsid w:val="006C657A"/>
    <w:rsid w:val="006C6608"/>
    <w:rsid w:val="006C6632"/>
    <w:rsid w:val="006C67B8"/>
    <w:rsid w:val="006C6BB2"/>
    <w:rsid w:val="006C6DDF"/>
    <w:rsid w:val="006C7309"/>
    <w:rsid w:val="006C79F7"/>
    <w:rsid w:val="006C7CF0"/>
    <w:rsid w:val="006C7D8A"/>
    <w:rsid w:val="006C7F6A"/>
    <w:rsid w:val="006C7FBF"/>
    <w:rsid w:val="006D013B"/>
    <w:rsid w:val="006D02E7"/>
    <w:rsid w:val="006D0B65"/>
    <w:rsid w:val="006D1104"/>
    <w:rsid w:val="006D11FB"/>
    <w:rsid w:val="006D1291"/>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C37"/>
    <w:rsid w:val="006D4D47"/>
    <w:rsid w:val="006D4E4D"/>
    <w:rsid w:val="006D50C1"/>
    <w:rsid w:val="006D519D"/>
    <w:rsid w:val="006D53AF"/>
    <w:rsid w:val="006D54EB"/>
    <w:rsid w:val="006D56EC"/>
    <w:rsid w:val="006D5A4E"/>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307"/>
    <w:rsid w:val="006E0E7F"/>
    <w:rsid w:val="006E112C"/>
    <w:rsid w:val="006E12C8"/>
    <w:rsid w:val="006E19CA"/>
    <w:rsid w:val="006E1B43"/>
    <w:rsid w:val="006E1FB9"/>
    <w:rsid w:val="006E2142"/>
    <w:rsid w:val="006E2913"/>
    <w:rsid w:val="006E2C43"/>
    <w:rsid w:val="006E2ECB"/>
    <w:rsid w:val="006E3248"/>
    <w:rsid w:val="006E32BE"/>
    <w:rsid w:val="006E32D5"/>
    <w:rsid w:val="006E34D2"/>
    <w:rsid w:val="006E3BC8"/>
    <w:rsid w:val="006E40BF"/>
    <w:rsid w:val="006E43EF"/>
    <w:rsid w:val="006E4B59"/>
    <w:rsid w:val="006E4BD6"/>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E43"/>
    <w:rsid w:val="006F1EF2"/>
    <w:rsid w:val="006F1FC2"/>
    <w:rsid w:val="006F2133"/>
    <w:rsid w:val="006F23B1"/>
    <w:rsid w:val="006F295F"/>
    <w:rsid w:val="006F2B63"/>
    <w:rsid w:val="006F320F"/>
    <w:rsid w:val="006F3313"/>
    <w:rsid w:val="006F335C"/>
    <w:rsid w:val="006F33E6"/>
    <w:rsid w:val="006F3439"/>
    <w:rsid w:val="006F3563"/>
    <w:rsid w:val="006F41FF"/>
    <w:rsid w:val="006F4336"/>
    <w:rsid w:val="006F4430"/>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0CC3"/>
    <w:rsid w:val="0071104F"/>
    <w:rsid w:val="007116FA"/>
    <w:rsid w:val="007117B1"/>
    <w:rsid w:val="00711960"/>
    <w:rsid w:val="007120F5"/>
    <w:rsid w:val="00712231"/>
    <w:rsid w:val="0071232B"/>
    <w:rsid w:val="0071256A"/>
    <w:rsid w:val="007125E0"/>
    <w:rsid w:val="007126A2"/>
    <w:rsid w:val="00712C54"/>
    <w:rsid w:val="00712CC0"/>
    <w:rsid w:val="00712F23"/>
    <w:rsid w:val="00713616"/>
    <w:rsid w:val="00713655"/>
    <w:rsid w:val="007138D2"/>
    <w:rsid w:val="007139C5"/>
    <w:rsid w:val="00713DE5"/>
    <w:rsid w:val="00714007"/>
    <w:rsid w:val="00714B9B"/>
    <w:rsid w:val="00714CE9"/>
    <w:rsid w:val="0071503C"/>
    <w:rsid w:val="007152F1"/>
    <w:rsid w:val="007155AD"/>
    <w:rsid w:val="00715823"/>
    <w:rsid w:val="00715B64"/>
    <w:rsid w:val="00715F10"/>
    <w:rsid w:val="0071602B"/>
    <w:rsid w:val="0071618F"/>
    <w:rsid w:val="00716371"/>
    <w:rsid w:val="007166B9"/>
    <w:rsid w:val="007167CF"/>
    <w:rsid w:val="00716F77"/>
    <w:rsid w:val="00717305"/>
    <w:rsid w:val="007175D9"/>
    <w:rsid w:val="007177B3"/>
    <w:rsid w:val="007179E6"/>
    <w:rsid w:val="00717D17"/>
    <w:rsid w:val="00717D98"/>
    <w:rsid w:val="00717F58"/>
    <w:rsid w:val="0072024D"/>
    <w:rsid w:val="0072083F"/>
    <w:rsid w:val="00720B5F"/>
    <w:rsid w:val="00720BE0"/>
    <w:rsid w:val="00720D40"/>
    <w:rsid w:val="00720FEB"/>
    <w:rsid w:val="00721005"/>
    <w:rsid w:val="00721293"/>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F1"/>
    <w:rsid w:val="0072604E"/>
    <w:rsid w:val="00726384"/>
    <w:rsid w:val="0072667C"/>
    <w:rsid w:val="007266A6"/>
    <w:rsid w:val="007269C5"/>
    <w:rsid w:val="00726A5C"/>
    <w:rsid w:val="00726AC1"/>
    <w:rsid w:val="00726B98"/>
    <w:rsid w:val="00726FBC"/>
    <w:rsid w:val="0072704E"/>
    <w:rsid w:val="00727254"/>
    <w:rsid w:val="007273E3"/>
    <w:rsid w:val="007273E5"/>
    <w:rsid w:val="00727422"/>
    <w:rsid w:val="00727492"/>
    <w:rsid w:val="00727E80"/>
    <w:rsid w:val="00730167"/>
    <w:rsid w:val="007301A2"/>
    <w:rsid w:val="007304FA"/>
    <w:rsid w:val="00730572"/>
    <w:rsid w:val="00730708"/>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2DA4"/>
    <w:rsid w:val="007333F7"/>
    <w:rsid w:val="007337FA"/>
    <w:rsid w:val="00733AD9"/>
    <w:rsid w:val="00733D6E"/>
    <w:rsid w:val="00733EAC"/>
    <w:rsid w:val="007340F8"/>
    <w:rsid w:val="00734212"/>
    <w:rsid w:val="007346B4"/>
    <w:rsid w:val="00735EDE"/>
    <w:rsid w:val="00736462"/>
    <w:rsid w:val="007365A2"/>
    <w:rsid w:val="00736D8F"/>
    <w:rsid w:val="007370A3"/>
    <w:rsid w:val="00737279"/>
    <w:rsid w:val="007373EA"/>
    <w:rsid w:val="0073763C"/>
    <w:rsid w:val="0073765C"/>
    <w:rsid w:val="007376AC"/>
    <w:rsid w:val="0073782D"/>
    <w:rsid w:val="007378EB"/>
    <w:rsid w:val="00737AEE"/>
    <w:rsid w:val="00737D78"/>
    <w:rsid w:val="007407D9"/>
    <w:rsid w:val="00740A99"/>
    <w:rsid w:val="00740C11"/>
    <w:rsid w:val="00740CC8"/>
    <w:rsid w:val="00740DD7"/>
    <w:rsid w:val="00740F7D"/>
    <w:rsid w:val="00741035"/>
    <w:rsid w:val="0074134B"/>
    <w:rsid w:val="0074181A"/>
    <w:rsid w:val="00741CEA"/>
    <w:rsid w:val="00741D41"/>
    <w:rsid w:val="00741EED"/>
    <w:rsid w:val="007421FF"/>
    <w:rsid w:val="00742208"/>
    <w:rsid w:val="00742263"/>
    <w:rsid w:val="00742625"/>
    <w:rsid w:val="00742831"/>
    <w:rsid w:val="00742CAB"/>
    <w:rsid w:val="00742CB7"/>
    <w:rsid w:val="007431DF"/>
    <w:rsid w:val="007433AF"/>
    <w:rsid w:val="0074376E"/>
    <w:rsid w:val="00743828"/>
    <w:rsid w:val="00743A04"/>
    <w:rsid w:val="00743AA9"/>
    <w:rsid w:val="00743F90"/>
    <w:rsid w:val="00744291"/>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A00"/>
    <w:rsid w:val="00755B27"/>
    <w:rsid w:val="00755CB3"/>
    <w:rsid w:val="00755F33"/>
    <w:rsid w:val="0075619F"/>
    <w:rsid w:val="00756757"/>
    <w:rsid w:val="007568A6"/>
    <w:rsid w:val="00756C55"/>
    <w:rsid w:val="00756C64"/>
    <w:rsid w:val="00756DFC"/>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92"/>
    <w:rsid w:val="007613C0"/>
    <w:rsid w:val="0076164B"/>
    <w:rsid w:val="0076168F"/>
    <w:rsid w:val="00761BA8"/>
    <w:rsid w:val="007627F2"/>
    <w:rsid w:val="0076289C"/>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5656"/>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1DCD"/>
    <w:rsid w:val="007721B9"/>
    <w:rsid w:val="007721FA"/>
    <w:rsid w:val="00772727"/>
    <w:rsid w:val="007728D6"/>
    <w:rsid w:val="00772A69"/>
    <w:rsid w:val="00772B97"/>
    <w:rsid w:val="00772FA0"/>
    <w:rsid w:val="0077300F"/>
    <w:rsid w:val="0077325F"/>
    <w:rsid w:val="0077340E"/>
    <w:rsid w:val="007734FD"/>
    <w:rsid w:val="007736CE"/>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06"/>
    <w:rsid w:val="00784E13"/>
    <w:rsid w:val="007850D8"/>
    <w:rsid w:val="00785171"/>
    <w:rsid w:val="0078566F"/>
    <w:rsid w:val="00785987"/>
    <w:rsid w:val="00785A34"/>
    <w:rsid w:val="00785B15"/>
    <w:rsid w:val="00785B64"/>
    <w:rsid w:val="00785BC6"/>
    <w:rsid w:val="00785C18"/>
    <w:rsid w:val="00785D68"/>
    <w:rsid w:val="00786584"/>
    <w:rsid w:val="00786A93"/>
    <w:rsid w:val="00786AFE"/>
    <w:rsid w:val="00786D2B"/>
    <w:rsid w:val="00786EB0"/>
    <w:rsid w:val="0078711E"/>
    <w:rsid w:val="00787318"/>
    <w:rsid w:val="00787A33"/>
    <w:rsid w:val="00787FD5"/>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7DE"/>
    <w:rsid w:val="00796BC7"/>
    <w:rsid w:val="00797518"/>
    <w:rsid w:val="007975A0"/>
    <w:rsid w:val="007A025D"/>
    <w:rsid w:val="007A0DC1"/>
    <w:rsid w:val="007A10EE"/>
    <w:rsid w:val="007A124D"/>
    <w:rsid w:val="007A129E"/>
    <w:rsid w:val="007A1472"/>
    <w:rsid w:val="007A1B82"/>
    <w:rsid w:val="007A1CC9"/>
    <w:rsid w:val="007A1CFF"/>
    <w:rsid w:val="007A1EFD"/>
    <w:rsid w:val="007A1F79"/>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CB"/>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8BC"/>
    <w:rsid w:val="007B1917"/>
    <w:rsid w:val="007B1DA6"/>
    <w:rsid w:val="007B1EB9"/>
    <w:rsid w:val="007B2091"/>
    <w:rsid w:val="007B2398"/>
    <w:rsid w:val="007B255E"/>
    <w:rsid w:val="007B2944"/>
    <w:rsid w:val="007B2BDE"/>
    <w:rsid w:val="007B2E31"/>
    <w:rsid w:val="007B2E40"/>
    <w:rsid w:val="007B2FEE"/>
    <w:rsid w:val="007B334F"/>
    <w:rsid w:val="007B34B6"/>
    <w:rsid w:val="007B35F5"/>
    <w:rsid w:val="007B36F7"/>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5B4"/>
    <w:rsid w:val="007C2691"/>
    <w:rsid w:val="007C2ACC"/>
    <w:rsid w:val="007C2CB2"/>
    <w:rsid w:val="007C3264"/>
    <w:rsid w:val="007C32DF"/>
    <w:rsid w:val="007C3361"/>
    <w:rsid w:val="007C35EC"/>
    <w:rsid w:val="007C3B5B"/>
    <w:rsid w:val="007C3BF6"/>
    <w:rsid w:val="007C3E24"/>
    <w:rsid w:val="007C407A"/>
    <w:rsid w:val="007C42E5"/>
    <w:rsid w:val="007C46DD"/>
    <w:rsid w:val="007C49DD"/>
    <w:rsid w:val="007C4A38"/>
    <w:rsid w:val="007C4C90"/>
    <w:rsid w:val="007C4F8F"/>
    <w:rsid w:val="007C50CA"/>
    <w:rsid w:val="007C5CD8"/>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7EF"/>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0C80"/>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397B"/>
    <w:rsid w:val="007E3DB7"/>
    <w:rsid w:val="007E40FE"/>
    <w:rsid w:val="007E46DB"/>
    <w:rsid w:val="007E48C4"/>
    <w:rsid w:val="007E4B0B"/>
    <w:rsid w:val="007E4B80"/>
    <w:rsid w:val="007E4F5B"/>
    <w:rsid w:val="007E55A2"/>
    <w:rsid w:val="007E5B53"/>
    <w:rsid w:val="007E5CEB"/>
    <w:rsid w:val="007E5FEF"/>
    <w:rsid w:val="007E657B"/>
    <w:rsid w:val="007E670E"/>
    <w:rsid w:val="007E68B3"/>
    <w:rsid w:val="007E6B2D"/>
    <w:rsid w:val="007E6EF5"/>
    <w:rsid w:val="007E7175"/>
    <w:rsid w:val="007E7504"/>
    <w:rsid w:val="007E7541"/>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633"/>
    <w:rsid w:val="007F3EC2"/>
    <w:rsid w:val="007F412B"/>
    <w:rsid w:val="007F4671"/>
    <w:rsid w:val="007F474B"/>
    <w:rsid w:val="007F4ABE"/>
    <w:rsid w:val="007F4BDA"/>
    <w:rsid w:val="007F4CAB"/>
    <w:rsid w:val="007F4F5C"/>
    <w:rsid w:val="007F5032"/>
    <w:rsid w:val="007F5640"/>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86"/>
    <w:rsid w:val="008001B1"/>
    <w:rsid w:val="00800328"/>
    <w:rsid w:val="0080062E"/>
    <w:rsid w:val="00800854"/>
    <w:rsid w:val="008008CF"/>
    <w:rsid w:val="00800A66"/>
    <w:rsid w:val="00800B4E"/>
    <w:rsid w:val="00800C95"/>
    <w:rsid w:val="008011E7"/>
    <w:rsid w:val="00801380"/>
    <w:rsid w:val="008015CB"/>
    <w:rsid w:val="00801744"/>
    <w:rsid w:val="00801D1C"/>
    <w:rsid w:val="00801F2B"/>
    <w:rsid w:val="008023F0"/>
    <w:rsid w:val="00802A59"/>
    <w:rsid w:val="00802D5F"/>
    <w:rsid w:val="00803479"/>
    <w:rsid w:val="00803C08"/>
    <w:rsid w:val="00803EA4"/>
    <w:rsid w:val="008042ED"/>
    <w:rsid w:val="00804884"/>
    <w:rsid w:val="0080491C"/>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34D"/>
    <w:rsid w:val="00811372"/>
    <w:rsid w:val="00811614"/>
    <w:rsid w:val="00811719"/>
    <w:rsid w:val="00811737"/>
    <w:rsid w:val="0081177E"/>
    <w:rsid w:val="0081199B"/>
    <w:rsid w:val="00811E4E"/>
    <w:rsid w:val="008120D7"/>
    <w:rsid w:val="0081276F"/>
    <w:rsid w:val="00812B00"/>
    <w:rsid w:val="00812BDA"/>
    <w:rsid w:val="00813000"/>
    <w:rsid w:val="00813121"/>
    <w:rsid w:val="0081321B"/>
    <w:rsid w:val="008132ED"/>
    <w:rsid w:val="00813326"/>
    <w:rsid w:val="00813346"/>
    <w:rsid w:val="00813B29"/>
    <w:rsid w:val="00813BE4"/>
    <w:rsid w:val="00813C0C"/>
    <w:rsid w:val="00813DE2"/>
    <w:rsid w:val="00814514"/>
    <w:rsid w:val="0081462B"/>
    <w:rsid w:val="008146AF"/>
    <w:rsid w:val="00814CD9"/>
    <w:rsid w:val="00814D03"/>
    <w:rsid w:val="00814D7F"/>
    <w:rsid w:val="00815D7B"/>
    <w:rsid w:val="00815E46"/>
    <w:rsid w:val="0081648E"/>
    <w:rsid w:val="00816803"/>
    <w:rsid w:val="00816992"/>
    <w:rsid w:val="00816A07"/>
    <w:rsid w:val="00816C26"/>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14"/>
    <w:rsid w:val="00830DC2"/>
    <w:rsid w:val="00830E5B"/>
    <w:rsid w:val="00830FE1"/>
    <w:rsid w:val="00831709"/>
    <w:rsid w:val="00831B3B"/>
    <w:rsid w:val="00831C4A"/>
    <w:rsid w:val="00831F25"/>
    <w:rsid w:val="0083215B"/>
    <w:rsid w:val="00832275"/>
    <w:rsid w:val="008323AC"/>
    <w:rsid w:val="008323F6"/>
    <w:rsid w:val="00832410"/>
    <w:rsid w:val="0083253D"/>
    <w:rsid w:val="00832C1C"/>
    <w:rsid w:val="00832F15"/>
    <w:rsid w:val="00833092"/>
    <w:rsid w:val="008331A2"/>
    <w:rsid w:val="00833261"/>
    <w:rsid w:val="0083355E"/>
    <w:rsid w:val="00833621"/>
    <w:rsid w:val="008338DE"/>
    <w:rsid w:val="00833DB8"/>
    <w:rsid w:val="00833EE9"/>
    <w:rsid w:val="008345DE"/>
    <w:rsid w:val="00834681"/>
    <w:rsid w:val="008346E3"/>
    <w:rsid w:val="008347D4"/>
    <w:rsid w:val="0083480F"/>
    <w:rsid w:val="00834CD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A64"/>
    <w:rsid w:val="00842E0E"/>
    <w:rsid w:val="00842F67"/>
    <w:rsid w:val="008432EC"/>
    <w:rsid w:val="008433E2"/>
    <w:rsid w:val="00843493"/>
    <w:rsid w:val="00843780"/>
    <w:rsid w:val="00843FDA"/>
    <w:rsid w:val="008440A0"/>
    <w:rsid w:val="008441F5"/>
    <w:rsid w:val="00844DAE"/>
    <w:rsid w:val="00845490"/>
    <w:rsid w:val="00845969"/>
    <w:rsid w:val="00845CEE"/>
    <w:rsid w:val="00845CF6"/>
    <w:rsid w:val="0084607F"/>
    <w:rsid w:val="00846098"/>
    <w:rsid w:val="0084632A"/>
    <w:rsid w:val="008464A9"/>
    <w:rsid w:val="00846910"/>
    <w:rsid w:val="00847173"/>
    <w:rsid w:val="00847B1B"/>
    <w:rsid w:val="00847FA9"/>
    <w:rsid w:val="0085015B"/>
    <w:rsid w:val="008514DF"/>
    <w:rsid w:val="008518B2"/>
    <w:rsid w:val="00851AA0"/>
    <w:rsid w:val="00851B4D"/>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6FB"/>
    <w:rsid w:val="00854B6E"/>
    <w:rsid w:val="00854C94"/>
    <w:rsid w:val="00854CBF"/>
    <w:rsid w:val="008550B7"/>
    <w:rsid w:val="00855115"/>
    <w:rsid w:val="00855124"/>
    <w:rsid w:val="0085524D"/>
    <w:rsid w:val="00855B99"/>
    <w:rsid w:val="00855BE9"/>
    <w:rsid w:val="00855D78"/>
    <w:rsid w:val="008562B1"/>
    <w:rsid w:val="00856320"/>
    <w:rsid w:val="00856655"/>
    <w:rsid w:val="00856A54"/>
    <w:rsid w:val="00856AF2"/>
    <w:rsid w:val="00856BD5"/>
    <w:rsid w:val="00856C3B"/>
    <w:rsid w:val="00856C8C"/>
    <w:rsid w:val="00856F0C"/>
    <w:rsid w:val="0085726F"/>
    <w:rsid w:val="00857422"/>
    <w:rsid w:val="00857488"/>
    <w:rsid w:val="008576CD"/>
    <w:rsid w:val="00857991"/>
    <w:rsid w:val="00857A0A"/>
    <w:rsid w:val="00857FA1"/>
    <w:rsid w:val="0086006C"/>
    <w:rsid w:val="008604C9"/>
    <w:rsid w:val="008605EB"/>
    <w:rsid w:val="00860887"/>
    <w:rsid w:val="00860AB7"/>
    <w:rsid w:val="00860C9B"/>
    <w:rsid w:val="00860F21"/>
    <w:rsid w:val="00861028"/>
    <w:rsid w:val="0086103B"/>
    <w:rsid w:val="008610D2"/>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37"/>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70208"/>
    <w:rsid w:val="008704B2"/>
    <w:rsid w:val="0087073B"/>
    <w:rsid w:val="00870AEF"/>
    <w:rsid w:val="00870C36"/>
    <w:rsid w:val="00870C9C"/>
    <w:rsid w:val="00870CEA"/>
    <w:rsid w:val="00870D3F"/>
    <w:rsid w:val="008710C0"/>
    <w:rsid w:val="00871323"/>
    <w:rsid w:val="008713EF"/>
    <w:rsid w:val="008715AB"/>
    <w:rsid w:val="00871904"/>
    <w:rsid w:val="00871B84"/>
    <w:rsid w:val="00871BCE"/>
    <w:rsid w:val="00871D21"/>
    <w:rsid w:val="00872364"/>
    <w:rsid w:val="00872A28"/>
    <w:rsid w:val="008732B4"/>
    <w:rsid w:val="0087340E"/>
    <w:rsid w:val="00873826"/>
    <w:rsid w:val="008738A0"/>
    <w:rsid w:val="008739A0"/>
    <w:rsid w:val="008739F8"/>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372"/>
    <w:rsid w:val="008775E9"/>
    <w:rsid w:val="0087789B"/>
    <w:rsid w:val="00877A7E"/>
    <w:rsid w:val="00877DC4"/>
    <w:rsid w:val="0088005A"/>
    <w:rsid w:val="008801EC"/>
    <w:rsid w:val="0088021F"/>
    <w:rsid w:val="008804CD"/>
    <w:rsid w:val="008804DC"/>
    <w:rsid w:val="00880C33"/>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2E7D"/>
    <w:rsid w:val="008A3726"/>
    <w:rsid w:val="008A39BB"/>
    <w:rsid w:val="008A3BC6"/>
    <w:rsid w:val="008A3D21"/>
    <w:rsid w:val="008A3E36"/>
    <w:rsid w:val="008A45E7"/>
    <w:rsid w:val="008A4984"/>
    <w:rsid w:val="008A49CF"/>
    <w:rsid w:val="008A4A44"/>
    <w:rsid w:val="008A4D76"/>
    <w:rsid w:val="008A4F43"/>
    <w:rsid w:val="008A4F5C"/>
    <w:rsid w:val="008A4F5F"/>
    <w:rsid w:val="008A5080"/>
    <w:rsid w:val="008A5290"/>
    <w:rsid w:val="008A580B"/>
    <w:rsid w:val="008A5BB2"/>
    <w:rsid w:val="008A5E7C"/>
    <w:rsid w:val="008A6420"/>
    <w:rsid w:val="008A6473"/>
    <w:rsid w:val="008A6673"/>
    <w:rsid w:val="008A722B"/>
    <w:rsid w:val="008A7E7E"/>
    <w:rsid w:val="008A7EBB"/>
    <w:rsid w:val="008B008B"/>
    <w:rsid w:val="008B030D"/>
    <w:rsid w:val="008B03E7"/>
    <w:rsid w:val="008B097B"/>
    <w:rsid w:val="008B09E3"/>
    <w:rsid w:val="008B0F59"/>
    <w:rsid w:val="008B1516"/>
    <w:rsid w:val="008B156F"/>
    <w:rsid w:val="008B1607"/>
    <w:rsid w:val="008B1B75"/>
    <w:rsid w:val="008B1EF5"/>
    <w:rsid w:val="008B20DE"/>
    <w:rsid w:val="008B22D2"/>
    <w:rsid w:val="008B2492"/>
    <w:rsid w:val="008B25E5"/>
    <w:rsid w:val="008B2B6F"/>
    <w:rsid w:val="008B2CCC"/>
    <w:rsid w:val="008B2F1E"/>
    <w:rsid w:val="008B3745"/>
    <w:rsid w:val="008B380F"/>
    <w:rsid w:val="008B392A"/>
    <w:rsid w:val="008B3B59"/>
    <w:rsid w:val="008B3C91"/>
    <w:rsid w:val="008B40CD"/>
    <w:rsid w:val="008B4833"/>
    <w:rsid w:val="008B4B14"/>
    <w:rsid w:val="008B4BAE"/>
    <w:rsid w:val="008B4BF6"/>
    <w:rsid w:val="008B4C1A"/>
    <w:rsid w:val="008B4CA4"/>
    <w:rsid w:val="008B4CD7"/>
    <w:rsid w:val="008B4F4C"/>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239"/>
    <w:rsid w:val="008D06FC"/>
    <w:rsid w:val="008D0A0C"/>
    <w:rsid w:val="008D0B46"/>
    <w:rsid w:val="008D0BA1"/>
    <w:rsid w:val="008D0C7F"/>
    <w:rsid w:val="008D0D68"/>
    <w:rsid w:val="008D0F8E"/>
    <w:rsid w:val="008D10F1"/>
    <w:rsid w:val="008D18E7"/>
    <w:rsid w:val="008D1928"/>
    <w:rsid w:val="008D196B"/>
    <w:rsid w:val="008D1981"/>
    <w:rsid w:val="008D1BFC"/>
    <w:rsid w:val="008D227E"/>
    <w:rsid w:val="008D22C7"/>
    <w:rsid w:val="008D26C5"/>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92"/>
    <w:rsid w:val="008D5426"/>
    <w:rsid w:val="008D5A28"/>
    <w:rsid w:val="008D5C9C"/>
    <w:rsid w:val="008D5DFA"/>
    <w:rsid w:val="008D606F"/>
    <w:rsid w:val="008D6327"/>
    <w:rsid w:val="008D65FB"/>
    <w:rsid w:val="008D6F0C"/>
    <w:rsid w:val="008D6F36"/>
    <w:rsid w:val="008D70F3"/>
    <w:rsid w:val="008D70FC"/>
    <w:rsid w:val="008D712C"/>
    <w:rsid w:val="008D75CB"/>
    <w:rsid w:val="008D774B"/>
    <w:rsid w:val="008D78C6"/>
    <w:rsid w:val="008D7A07"/>
    <w:rsid w:val="008D7C93"/>
    <w:rsid w:val="008D7DB1"/>
    <w:rsid w:val="008D7E9D"/>
    <w:rsid w:val="008E020E"/>
    <w:rsid w:val="008E05B7"/>
    <w:rsid w:val="008E063F"/>
    <w:rsid w:val="008E06B1"/>
    <w:rsid w:val="008E0A21"/>
    <w:rsid w:val="008E0B2B"/>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4E9D"/>
    <w:rsid w:val="008E508B"/>
    <w:rsid w:val="008E5154"/>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431"/>
    <w:rsid w:val="008F2541"/>
    <w:rsid w:val="008F2953"/>
    <w:rsid w:val="008F298C"/>
    <w:rsid w:val="008F2CF5"/>
    <w:rsid w:val="008F3387"/>
    <w:rsid w:val="008F3479"/>
    <w:rsid w:val="008F34D8"/>
    <w:rsid w:val="008F36BB"/>
    <w:rsid w:val="008F371F"/>
    <w:rsid w:val="008F3B1F"/>
    <w:rsid w:val="008F426B"/>
    <w:rsid w:val="008F4398"/>
    <w:rsid w:val="008F43AA"/>
    <w:rsid w:val="008F4410"/>
    <w:rsid w:val="008F462C"/>
    <w:rsid w:val="008F491B"/>
    <w:rsid w:val="008F498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36C"/>
    <w:rsid w:val="009073A9"/>
    <w:rsid w:val="009076EB"/>
    <w:rsid w:val="00907941"/>
    <w:rsid w:val="00907C39"/>
    <w:rsid w:val="00907C44"/>
    <w:rsid w:val="00907C93"/>
    <w:rsid w:val="00907CC4"/>
    <w:rsid w:val="00907EC7"/>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54D"/>
    <w:rsid w:val="009207FE"/>
    <w:rsid w:val="00920CB4"/>
    <w:rsid w:val="009210DB"/>
    <w:rsid w:val="009210E3"/>
    <w:rsid w:val="0092131D"/>
    <w:rsid w:val="009213D8"/>
    <w:rsid w:val="009213F6"/>
    <w:rsid w:val="00921B08"/>
    <w:rsid w:val="00921E11"/>
    <w:rsid w:val="0092204C"/>
    <w:rsid w:val="0092211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0A72"/>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3F9A"/>
    <w:rsid w:val="00944194"/>
    <w:rsid w:val="0094445B"/>
    <w:rsid w:val="009444C8"/>
    <w:rsid w:val="00944989"/>
    <w:rsid w:val="00944A37"/>
    <w:rsid w:val="00944C2D"/>
    <w:rsid w:val="00945384"/>
    <w:rsid w:val="0094556E"/>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7E"/>
    <w:rsid w:val="009528BE"/>
    <w:rsid w:val="00952CD9"/>
    <w:rsid w:val="0095311C"/>
    <w:rsid w:val="00953190"/>
    <w:rsid w:val="00953425"/>
    <w:rsid w:val="009534AB"/>
    <w:rsid w:val="00953741"/>
    <w:rsid w:val="009537A3"/>
    <w:rsid w:val="00953C1A"/>
    <w:rsid w:val="00953E34"/>
    <w:rsid w:val="00953E88"/>
    <w:rsid w:val="00953E93"/>
    <w:rsid w:val="00953F11"/>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DB"/>
    <w:rsid w:val="0096418E"/>
    <w:rsid w:val="009641C9"/>
    <w:rsid w:val="00964855"/>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7D7"/>
    <w:rsid w:val="00967A2A"/>
    <w:rsid w:val="00967AB3"/>
    <w:rsid w:val="009705C3"/>
    <w:rsid w:val="009708E3"/>
    <w:rsid w:val="009709E9"/>
    <w:rsid w:val="00970A07"/>
    <w:rsid w:val="00970AF7"/>
    <w:rsid w:val="00970DB5"/>
    <w:rsid w:val="0097105C"/>
    <w:rsid w:val="0097122C"/>
    <w:rsid w:val="00971366"/>
    <w:rsid w:val="00971723"/>
    <w:rsid w:val="009719CF"/>
    <w:rsid w:val="00971A13"/>
    <w:rsid w:val="00971AC8"/>
    <w:rsid w:val="00971BE7"/>
    <w:rsid w:val="0097299D"/>
    <w:rsid w:val="00972C73"/>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54F8"/>
    <w:rsid w:val="0097551C"/>
    <w:rsid w:val="009755A9"/>
    <w:rsid w:val="009755CD"/>
    <w:rsid w:val="00975AD6"/>
    <w:rsid w:val="00975CC4"/>
    <w:rsid w:val="00976AA6"/>
    <w:rsid w:val="00976B44"/>
    <w:rsid w:val="00976B65"/>
    <w:rsid w:val="00977376"/>
    <w:rsid w:val="0097752A"/>
    <w:rsid w:val="0097786A"/>
    <w:rsid w:val="009779FC"/>
    <w:rsid w:val="00977B59"/>
    <w:rsid w:val="00980047"/>
    <w:rsid w:val="009807EE"/>
    <w:rsid w:val="009807F9"/>
    <w:rsid w:val="00980850"/>
    <w:rsid w:val="009808D1"/>
    <w:rsid w:val="0098106C"/>
    <w:rsid w:val="00981374"/>
    <w:rsid w:val="009814D3"/>
    <w:rsid w:val="00981511"/>
    <w:rsid w:val="009815CE"/>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0F"/>
    <w:rsid w:val="009844DC"/>
    <w:rsid w:val="009845B3"/>
    <w:rsid w:val="009845E6"/>
    <w:rsid w:val="00984674"/>
    <w:rsid w:val="009846FE"/>
    <w:rsid w:val="00984FD4"/>
    <w:rsid w:val="009851B9"/>
    <w:rsid w:val="009855BD"/>
    <w:rsid w:val="00985C1D"/>
    <w:rsid w:val="00985D25"/>
    <w:rsid w:val="00985F3A"/>
    <w:rsid w:val="0098621E"/>
    <w:rsid w:val="00986814"/>
    <w:rsid w:val="00987616"/>
    <w:rsid w:val="00987634"/>
    <w:rsid w:val="009904BD"/>
    <w:rsid w:val="00990C8A"/>
    <w:rsid w:val="0099109F"/>
    <w:rsid w:val="0099121F"/>
    <w:rsid w:val="0099128E"/>
    <w:rsid w:val="00991411"/>
    <w:rsid w:val="00991499"/>
    <w:rsid w:val="009915CC"/>
    <w:rsid w:val="009916E4"/>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DBF"/>
    <w:rsid w:val="009A1E95"/>
    <w:rsid w:val="009A29BB"/>
    <w:rsid w:val="009A2F8F"/>
    <w:rsid w:val="009A3075"/>
    <w:rsid w:val="009A308F"/>
    <w:rsid w:val="009A353B"/>
    <w:rsid w:val="009A4399"/>
    <w:rsid w:val="009A54B6"/>
    <w:rsid w:val="009A5544"/>
    <w:rsid w:val="009A5773"/>
    <w:rsid w:val="009A58C9"/>
    <w:rsid w:val="009A58EF"/>
    <w:rsid w:val="009A5DED"/>
    <w:rsid w:val="009A5FF5"/>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489A"/>
    <w:rsid w:val="009B48E4"/>
    <w:rsid w:val="009B4954"/>
    <w:rsid w:val="009B4AC0"/>
    <w:rsid w:val="009B4B4F"/>
    <w:rsid w:val="009B4BC0"/>
    <w:rsid w:val="009B4CC9"/>
    <w:rsid w:val="009B4D10"/>
    <w:rsid w:val="009B4FCA"/>
    <w:rsid w:val="009B528B"/>
    <w:rsid w:val="009B5322"/>
    <w:rsid w:val="009B53C8"/>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76"/>
    <w:rsid w:val="009C5437"/>
    <w:rsid w:val="009C5475"/>
    <w:rsid w:val="009C54DF"/>
    <w:rsid w:val="009C5516"/>
    <w:rsid w:val="009C5B8F"/>
    <w:rsid w:val="009C5BA8"/>
    <w:rsid w:val="009C5D33"/>
    <w:rsid w:val="009C6719"/>
    <w:rsid w:val="009C6AA8"/>
    <w:rsid w:val="009C6DEB"/>
    <w:rsid w:val="009C7243"/>
    <w:rsid w:val="009C749A"/>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9D5"/>
    <w:rsid w:val="009D2F6D"/>
    <w:rsid w:val="009D3217"/>
    <w:rsid w:val="009D327B"/>
    <w:rsid w:val="009D39EE"/>
    <w:rsid w:val="009D3B17"/>
    <w:rsid w:val="009D3CB0"/>
    <w:rsid w:val="009D3D28"/>
    <w:rsid w:val="009D3EA8"/>
    <w:rsid w:val="009D3EB8"/>
    <w:rsid w:val="009D3F12"/>
    <w:rsid w:val="009D3F9C"/>
    <w:rsid w:val="009D40E8"/>
    <w:rsid w:val="009D4116"/>
    <w:rsid w:val="009D476B"/>
    <w:rsid w:val="009D4AAB"/>
    <w:rsid w:val="009D4D35"/>
    <w:rsid w:val="009D4E10"/>
    <w:rsid w:val="009D4FC3"/>
    <w:rsid w:val="009D53B6"/>
    <w:rsid w:val="009D56AA"/>
    <w:rsid w:val="009D57AE"/>
    <w:rsid w:val="009D5AF0"/>
    <w:rsid w:val="009D5CB7"/>
    <w:rsid w:val="009D69E0"/>
    <w:rsid w:val="009D6A3D"/>
    <w:rsid w:val="009D6B77"/>
    <w:rsid w:val="009D6D2F"/>
    <w:rsid w:val="009D6D7F"/>
    <w:rsid w:val="009D7007"/>
    <w:rsid w:val="009D72BD"/>
    <w:rsid w:val="009D73C8"/>
    <w:rsid w:val="009D778A"/>
    <w:rsid w:val="009D7A4B"/>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CB2"/>
    <w:rsid w:val="009F0030"/>
    <w:rsid w:val="009F0215"/>
    <w:rsid w:val="009F0241"/>
    <w:rsid w:val="009F05AB"/>
    <w:rsid w:val="009F061B"/>
    <w:rsid w:val="009F0B28"/>
    <w:rsid w:val="009F0EA4"/>
    <w:rsid w:val="009F0FA6"/>
    <w:rsid w:val="009F1207"/>
    <w:rsid w:val="009F1590"/>
    <w:rsid w:val="009F1668"/>
    <w:rsid w:val="009F1E11"/>
    <w:rsid w:val="009F2231"/>
    <w:rsid w:val="009F22A2"/>
    <w:rsid w:val="009F27D0"/>
    <w:rsid w:val="009F33AA"/>
    <w:rsid w:val="009F35D4"/>
    <w:rsid w:val="009F429A"/>
    <w:rsid w:val="009F4510"/>
    <w:rsid w:val="009F4587"/>
    <w:rsid w:val="009F45F4"/>
    <w:rsid w:val="009F4652"/>
    <w:rsid w:val="009F4A1D"/>
    <w:rsid w:val="009F526E"/>
    <w:rsid w:val="009F5447"/>
    <w:rsid w:val="009F5C1F"/>
    <w:rsid w:val="009F5DB0"/>
    <w:rsid w:val="009F6098"/>
    <w:rsid w:val="009F60A9"/>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4A4"/>
    <w:rsid w:val="00A04572"/>
    <w:rsid w:val="00A04864"/>
    <w:rsid w:val="00A04ABD"/>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6DFC"/>
    <w:rsid w:val="00A072FE"/>
    <w:rsid w:val="00A07550"/>
    <w:rsid w:val="00A076F8"/>
    <w:rsid w:val="00A077E3"/>
    <w:rsid w:val="00A07848"/>
    <w:rsid w:val="00A07E5E"/>
    <w:rsid w:val="00A1015C"/>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2A5"/>
    <w:rsid w:val="00A134C9"/>
    <w:rsid w:val="00A138C7"/>
    <w:rsid w:val="00A13B63"/>
    <w:rsid w:val="00A13E18"/>
    <w:rsid w:val="00A1408B"/>
    <w:rsid w:val="00A148A2"/>
    <w:rsid w:val="00A14DBA"/>
    <w:rsid w:val="00A14DC8"/>
    <w:rsid w:val="00A1548B"/>
    <w:rsid w:val="00A164D6"/>
    <w:rsid w:val="00A16AF4"/>
    <w:rsid w:val="00A16B6A"/>
    <w:rsid w:val="00A16E56"/>
    <w:rsid w:val="00A17167"/>
    <w:rsid w:val="00A176A1"/>
    <w:rsid w:val="00A176B6"/>
    <w:rsid w:val="00A177BA"/>
    <w:rsid w:val="00A179E2"/>
    <w:rsid w:val="00A17FA1"/>
    <w:rsid w:val="00A200FE"/>
    <w:rsid w:val="00A202B3"/>
    <w:rsid w:val="00A20DC1"/>
    <w:rsid w:val="00A2111D"/>
    <w:rsid w:val="00A212DC"/>
    <w:rsid w:val="00A21459"/>
    <w:rsid w:val="00A21466"/>
    <w:rsid w:val="00A2168D"/>
    <w:rsid w:val="00A21A43"/>
    <w:rsid w:val="00A21D80"/>
    <w:rsid w:val="00A2249D"/>
    <w:rsid w:val="00A22801"/>
    <w:rsid w:val="00A233BD"/>
    <w:rsid w:val="00A23642"/>
    <w:rsid w:val="00A23741"/>
    <w:rsid w:val="00A23B3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B3D"/>
    <w:rsid w:val="00A26EB7"/>
    <w:rsid w:val="00A26F49"/>
    <w:rsid w:val="00A26F72"/>
    <w:rsid w:val="00A26FB4"/>
    <w:rsid w:val="00A27028"/>
    <w:rsid w:val="00A27205"/>
    <w:rsid w:val="00A272D5"/>
    <w:rsid w:val="00A27374"/>
    <w:rsid w:val="00A27788"/>
    <w:rsid w:val="00A27850"/>
    <w:rsid w:val="00A27876"/>
    <w:rsid w:val="00A27BAA"/>
    <w:rsid w:val="00A27F0C"/>
    <w:rsid w:val="00A30064"/>
    <w:rsid w:val="00A309A5"/>
    <w:rsid w:val="00A313E4"/>
    <w:rsid w:val="00A31B2F"/>
    <w:rsid w:val="00A326D0"/>
    <w:rsid w:val="00A32A06"/>
    <w:rsid w:val="00A32DD1"/>
    <w:rsid w:val="00A3338E"/>
    <w:rsid w:val="00A333A9"/>
    <w:rsid w:val="00A334D3"/>
    <w:rsid w:val="00A33823"/>
    <w:rsid w:val="00A338A5"/>
    <w:rsid w:val="00A33A84"/>
    <w:rsid w:val="00A33B80"/>
    <w:rsid w:val="00A33B83"/>
    <w:rsid w:val="00A34462"/>
    <w:rsid w:val="00A34A0A"/>
    <w:rsid w:val="00A35258"/>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E0"/>
    <w:rsid w:val="00A42F09"/>
    <w:rsid w:val="00A43018"/>
    <w:rsid w:val="00A4370B"/>
    <w:rsid w:val="00A437BC"/>
    <w:rsid w:val="00A4387D"/>
    <w:rsid w:val="00A439DC"/>
    <w:rsid w:val="00A43BA9"/>
    <w:rsid w:val="00A43DA5"/>
    <w:rsid w:val="00A43FEB"/>
    <w:rsid w:val="00A44141"/>
    <w:rsid w:val="00A444C3"/>
    <w:rsid w:val="00A44C2B"/>
    <w:rsid w:val="00A4502F"/>
    <w:rsid w:val="00A45048"/>
    <w:rsid w:val="00A45739"/>
    <w:rsid w:val="00A45A79"/>
    <w:rsid w:val="00A45E17"/>
    <w:rsid w:val="00A45EA7"/>
    <w:rsid w:val="00A460A1"/>
    <w:rsid w:val="00A46396"/>
    <w:rsid w:val="00A46821"/>
    <w:rsid w:val="00A4696F"/>
    <w:rsid w:val="00A46B7A"/>
    <w:rsid w:val="00A46B9F"/>
    <w:rsid w:val="00A46D87"/>
    <w:rsid w:val="00A46DBF"/>
    <w:rsid w:val="00A46EA0"/>
    <w:rsid w:val="00A47457"/>
    <w:rsid w:val="00A47509"/>
    <w:rsid w:val="00A4767E"/>
    <w:rsid w:val="00A477C3"/>
    <w:rsid w:val="00A47A97"/>
    <w:rsid w:val="00A47DFB"/>
    <w:rsid w:val="00A50429"/>
    <w:rsid w:val="00A504D3"/>
    <w:rsid w:val="00A50763"/>
    <w:rsid w:val="00A5120C"/>
    <w:rsid w:val="00A51881"/>
    <w:rsid w:val="00A51CC8"/>
    <w:rsid w:val="00A51D47"/>
    <w:rsid w:val="00A51FF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CAD"/>
    <w:rsid w:val="00A54D3C"/>
    <w:rsid w:val="00A54DA3"/>
    <w:rsid w:val="00A55247"/>
    <w:rsid w:val="00A55442"/>
    <w:rsid w:val="00A556D1"/>
    <w:rsid w:val="00A5588B"/>
    <w:rsid w:val="00A55B2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601DF"/>
    <w:rsid w:val="00A60399"/>
    <w:rsid w:val="00A604EC"/>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0A"/>
    <w:rsid w:val="00A63535"/>
    <w:rsid w:val="00A63536"/>
    <w:rsid w:val="00A636CD"/>
    <w:rsid w:val="00A63A3E"/>
    <w:rsid w:val="00A63B27"/>
    <w:rsid w:val="00A6405A"/>
    <w:rsid w:val="00A64F3A"/>
    <w:rsid w:val="00A65138"/>
    <w:rsid w:val="00A651A6"/>
    <w:rsid w:val="00A653C5"/>
    <w:rsid w:val="00A654D1"/>
    <w:rsid w:val="00A657B0"/>
    <w:rsid w:val="00A657D1"/>
    <w:rsid w:val="00A65E58"/>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A09"/>
    <w:rsid w:val="00A76A49"/>
    <w:rsid w:val="00A76AF1"/>
    <w:rsid w:val="00A76CBF"/>
    <w:rsid w:val="00A76E2C"/>
    <w:rsid w:val="00A76E7E"/>
    <w:rsid w:val="00A770C6"/>
    <w:rsid w:val="00A772BB"/>
    <w:rsid w:val="00A774D0"/>
    <w:rsid w:val="00A774F8"/>
    <w:rsid w:val="00A77564"/>
    <w:rsid w:val="00A7768B"/>
    <w:rsid w:val="00A77EB9"/>
    <w:rsid w:val="00A805C2"/>
    <w:rsid w:val="00A806AA"/>
    <w:rsid w:val="00A80A35"/>
    <w:rsid w:val="00A80DE3"/>
    <w:rsid w:val="00A80FD2"/>
    <w:rsid w:val="00A8130D"/>
    <w:rsid w:val="00A81573"/>
    <w:rsid w:val="00A815AF"/>
    <w:rsid w:val="00A81889"/>
    <w:rsid w:val="00A81A42"/>
    <w:rsid w:val="00A81C3D"/>
    <w:rsid w:val="00A8204F"/>
    <w:rsid w:val="00A82267"/>
    <w:rsid w:val="00A822AE"/>
    <w:rsid w:val="00A82511"/>
    <w:rsid w:val="00A82769"/>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90A"/>
    <w:rsid w:val="00A86B78"/>
    <w:rsid w:val="00A86CD6"/>
    <w:rsid w:val="00A8717F"/>
    <w:rsid w:val="00A875FB"/>
    <w:rsid w:val="00A877E5"/>
    <w:rsid w:val="00A87937"/>
    <w:rsid w:val="00A90267"/>
    <w:rsid w:val="00A902A6"/>
    <w:rsid w:val="00A90482"/>
    <w:rsid w:val="00A90943"/>
    <w:rsid w:val="00A912D9"/>
    <w:rsid w:val="00A91422"/>
    <w:rsid w:val="00A9165B"/>
    <w:rsid w:val="00A916C7"/>
    <w:rsid w:val="00A91943"/>
    <w:rsid w:val="00A91D2E"/>
    <w:rsid w:val="00A92094"/>
    <w:rsid w:val="00A920B5"/>
    <w:rsid w:val="00A922EC"/>
    <w:rsid w:val="00A92471"/>
    <w:rsid w:val="00A92744"/>
    <w:rsid w:val="00A9304F"/>
    <w:rsid w:val="00A9312C"/>
    <w:rsid w:val="00A9372A"/>
    <w:rsid w:val="00A94191"/>
    <w:rsid w:val="00A945F1"/>
    <w:rsid w:val="00A946FB"/>
    <w:rsid w:val="00A9474F"/>
    <w:rsid w:val="00A94B77"/>
    <w:rsid w:val="00A954D1"/>
    <w:rsid w:val="00A95671"/>
    <w:rsid w:val="00A956B4"/>
    <w:rsid w:val="00A959D4"/>
    <w:rsid w:val="00A96168"/>
    <w:rsid w:val="00A963C6"/>
    <w:rsid w:val="00A96481"/>
    <w:rsid w:val="00A9649B"/>
    <w:rsid w:val="00A9691B"/>
    <w:rsid w:val="00A96FBF"/>
    <w:rsid w:val="00A96FC3"/>
    <w:rsid w:val="00A9714C"/>
    <w:rsid w:val="00A976AC"/>
    <w:rsid w:val="00A979E5"/>
    <w:rsid w:val="00A97B02"/>
    <w:rsid w:val="00A97B20"/>
    <w:rsid w:val="00A97B25"/>
    <w:rsid w:val="00A97BB1"/>
    <w:rsid w:val="00A97F10"/>
    <w:rsid w:val="00AA03B3"/>
    <w:rsid w:val="00AA0871"/>
    <w:rsid w:val="00AA0B3E"/>
    <w:rsid w:val="00AA0CE9"/>
    <w:rsid w:val="00AA0D21"/>
    <w:rsid w:val="00AA1CB0"/>
    <w:rsid w:val="00AA1EA8"/>
    <w:rsid w:val="00AA2195"/>
    <w:rsid w:val="00AA2787"/>
    <w:rsid w:val="00AA2921"/>
    <w:rsid w:val="00AA2B21"/>
    <w:rsid w:val="00AA2B41"/>
    <w:rsid w:val="00AA2C9B"/>
    <w:rsid w:val="00AA2FD5"/>
    <w:rsid w:val="00AA3395"/>
    <w:rsid w:val="00AA376F"/>
    <w:rsid w:val="00AA39D4"/>
    <w:rsid w:val="00AA39F0"/>
    <w:rsid w:val="00AA3B91"/>
    <w:rsid w:val="00AA3CC2"/>
    <w:rsid w:val="00AA3D5F"/>
    <w:rsid w:val="00AA403E"/>
    <w:rsid w:val="00AA447D"/>
    <w:rsid w:val="00AA44B0"/>
    <w:rsid w:val="00AA4669"/>
    <w:rsid w:val="00AA4924"/>
    <w:rsid w:val="00AA4B0B"/>
    <w:rsid w:val="00AA4E7D"/>
    <w:rsid w:val="00AA50E8"/>
    <w:rsid w:val="00AA5370"/>
    <w:rsid w:val="00AA5558"/>
    <w:rsid w:val="00AA556F"/>
    <w:rsid w:val="00AA5709"/>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275"/>
    <w:rsid w:val="00AB1522"/>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4F90"/>
    <w:rsid w:val="00AC571D"/>
    <w:rsid w:val="00AC631C"/>
    <w:rsid w:val="00AC64C0"/>
    <w:rsid w:val="00AC6721"/>
    <w:rsid w:val="00AC69E1"/>
    <w:rsid w:val="00AC6E99"/>
    <w:rsid w:val="00AC700B"/>
    <w:rsid w:val="00AC71D7"/>
    <w:rsid w:val="00AC790D"/>
    <w:rsid w:val="00AC7918"/>
    <w:rsid w:val="00AC7CC6"/>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9E8"/>
    <w:rsid w:val="00AD69EA"/>
    <w:rsid w:val="00AD69F3"/>
    <w:rsid w:val="00AD6A24"/>
    <w:rsid w:val="00AD6A8C"/>
    <w:rsid w:val="00AD6C79"/>
    <w:rsid w:val="00AD6CBF"/>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268"/>
    <w:rsid w:val="00AE1A50"/>
    <w:rsid w:val="00AE1DB2"/>
    <w:rsid w:val="00AE2279"/>
    <w:rsid w:val="00AE2312"/>
    <w:rsid w:val="00AE27AE"/>
    <w:rsid w:val="00AE29E2"/>
    <w:rsid w:val="00AE2A26"/>
    <w:rsid w:val="00AE2ABD"/>
    <w:rsid w:val="00AE2D2E"/>
    <w:rsid w:val="00AE2D66"/>
    <w:rsid w:val="00AE2F36"/>
    <w:rsid w:val="00AE2F50"/>
    <w:rsid w:val="00AE35B6"/>
    <w:rsid w:val="00AE377C"/>
    <w:rsid w:val="00AE3821"/>
    <w:rsid w:val="00AE3856"/>
    <w:rsid w:val="00AE3A74"/>
    <w:rsid w:val="00AE53B8"/>
    <w:rsid w:val="00AE559B"/>
    <w:rsid w:val="00AE56AC"/>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DD9"/>
    <w:rsid w:val="00AF3F0D"/>
    <w:rsid w:val="00AF3F7A"/>
    <w:rsid w:val="00AF4483"/>
    <w:rsid w:val="00AF4BF9"/>
    <w:rsid w:val="00AF4C05"/>
    <w:rsid w:val="00AF4DBB"/>
    <w:rsid w:val="00AF4E80"/>
    <w:rsid w:val="00AF50EF"/>
    <w:rsid w:val="00AF5283"/>
    <w:rsid w:val="00AF58B6"/>
    <w:rsid w:val="00AF611D"/>
    <w:rsid w:val="00AF622B"/>
    <w:rsid w:val="00AF6508"/>
    <w:rsid w:val="00AF6E72"/>
    <w:rsid w:val="00AF71C2"/>
    <w:rsid w:val="00AF748F"/>
    <w:rsid w:val="00AF77DE"/>
    <w:rsid w:val="00AF7C33"/>
    <w:rsid w:val="00AF7DB1"/>
    <w:rsid w:val="00AF7DB6"/>
    <w:rsid w:val="00B00146"/>
    <w:rsid w:val="00B00A93"/>
    <w:rsid w:val="00B00AFD"/>
    <w:rsid w:val="00B00B59"/>
    <w:rsid w:val="00B00CFD"/>
    <w:rsid w:val="00B01231"/>
    <w:rsid w:val="00B01240"/>
    <w:rsid w:val="00B01423"/>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14F9"/>
    <w:rsid w:val="00B11C7C"/>
    <w:rsid w:val="00B11CF2"/>
    <w:rsid w:val="00B11E36"/>
    <w:rsid w:val="00B1218C"/>
    <w:rsid w:val="00B12199"/>
    <w:rsid w:val="00B121B4"/>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6177"/>
    <w:rsid w:val="00B16238"/>
    <w:rsid w:val="00B16377"/>
    <w:rsid w:val="00B16D11"/>
    <w:rsid w:val="00B16DE2"/>
    <w:rsid w:val="00B16EE9"/>
    <w:rsid w:val="00B171CE"/>
    <w:rsid w:val="00B1725E"/>
    <w:rsid w:val="00B174A9"/>
    <w:rsid w:val="00B175A2"/>
    <w:rsid w:val="00B1781F"/>
    <w:rsid w:val="00B179CB"/>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DBF"/>
    <w:rsid w:val="00B25E5B"/>
    <w:rsid w:val="00B26019"/>
    <w:rsid w:val="00B2611A"/>
    <w:rsid w:val="00B26392"/>
    <w:rsid w:val="00B267A5"/>
    <w:rsid w:val="00B268EE"/>
    <w:rsid w:val="00B26B66"/>
    <w:rsid w:val="00B26C1A"/>
    <w:rsid w:val="00B26CB0"/>
    <w:rsid w:val="00B26DC1"/>
    <w:rsid w:val="00B27937"/>
    <w:rsid w:val="00B27B68"/>
    <w:rsid w:val="00B27ED1"/>
    <w:rsid w:val="00B27F87"/>
    <w:rsid w:val="00B30073"/>
    <w:rsid w:val="00B30123"/>
    <w:rsid w:val="00B303AA"/>
    <w:rsid w:val="00B3089C"/>
    <w:rsid w:val="00B3115C"/>
    <w:rsid w:val="00B311A1"/>
    <w:rsid w:val="00B31247"/>
    <w:rsid w:val="00B31259"/>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19FE"/>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65F"/>
    <w:rsid w:val="00B4481B"/>
    <w:rsid w:val="00B44CD0"/>
    <w:rsid w:val="00B44D9E"/>
    <w:rsid w:val="00B44F6C"/>
    <w:rsid w:val="00B453B1"/>
    <w:rsid w:val="00B45583"/>
    <w:rsid w:val="00B45AC2"/>
    <w:rsid w:val="00B45BF1"/>
    <w:rsid w:val="00B45FDC"/>
    <w:rsid w:val="00B4602B"/>
    <w:rsid w:val="00B463BA"/>
    <w:rsid w:val="00B46AB6"/>
    <w:rsid w:val="00B46D8D"/>
    <w:rsid w:val="00B4707A"/>
    <w:rsid w:val="00B4734E"/>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668"/>
    <w:rsid w:val="00B5274B"/>
    <w:rsid w:val="00B52C39"/>
    <w:rsid w:val="00B52E0F"/>
    <w:rsid w:val="00B52FB6"/>
    <w:rsid w:val="00B5379F"/>
    <w:rsid w:val="00B53F04"/>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EC7"/>
    <w:rsid w:val="00B57FA8"/>
    <w:rsid w:val="00B60206"/>
    <w:rsid w:val="00B6072A"/>
    <w:rsid w:val="00B60A12"/>
    <w:rsid w:val="00B60B4D"/>
    <w:rsid w:val="00B60C9E"/>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54B"/>
    <w:rsid w:val="00B63B96"/>
    <w:rsid w:val="00B63BF6"/>
    <w:rsid w:val="00B63D5E"/>
    <w:rsid w:val="00B63ED2"/>
    <w:rsid w:val="00B6446C"/>
    <w:rsid w:val="00B64563"/>
    <w:rsid w:val="00B64663"/>
    <w:rsid w:val="00B64D47"/>
    <w:rsid w:val="00B64F63"/>
    <w:rsid w:val="00B65136"/>
    <w:rsid w:val="00B65186"/>
    <w:rsid w:val="00B653CC"/>
    <w:rsid w:val="00B6557E"/>
    <w:rsid w:val="00B65949"/>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D9E"/>
    <w:rsid w:val="00B67E7F"/>
    <w:rsid w:val="00B67E8A"/>
    <w:rsid w:val="00B70064"/>
    <w:rsid w:val="00B700A0"/>
    <w:rsid w:val="00B700C2"/>
    <w:rsid w:val="00B70219"/>
    <w:rsid w:val="00B7084E"/>
    <w:rsid w:val="00B70BEB"/>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B5F"/>
    <w:rsid w:val="00B75EFB"/>
    <w:rsid w:val="00B76036"/>
    <w:rsid w:val="00B76174"/>
    <w:rsid w:val="00B764B9"/>
    <w:rsid w:val="00B772B4"/>
    <w:rsid w:val="00B77388"/>
    <w:rsid w:val="00B773D8"/>
    <w:rsid w:val="00B77708"/>
    <w:rsid w:val="00B77805"/>
    <w:rsid w:val="00B77A5B"/>
    <w:rsid w:val="00B805AB"/>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658"/>
    <w:rsid w:val="00B84983"/>
    <w:rsid w:val="00B84DFF"/>
    <w:rsid w:val="00B860A7"/>
    <w:rsid w:val="00B864B2"/>
    <w:rsid w:val="00B8662A"/>
    <w:rsid w:val="00B8667C"/>
    <w:rsid w:val="00B869BC"/>
    <w:rsid w:val="00B86D3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488"/>
    <w:rsid w:val="00B944D7"/>
    <w:rsid w:val="00B94B5A"/>
    <w:rsid w:val="00B94C07"/>
    <w:rsid w:val="00B94E1C"/>
    <w:rsid w:val="00B952B4"/>
    <w:rsid w:val="00B959AE"/>
    <w:rsid w:val="00B95D8D"/>
    <w:rsid w:val="00B96232"/>
    <w:rsid w:val="00B96504"/>
    <w:rsid w:val="00B965DF"/>
    <w:rsid w:val="00B96B2D"/>
    <w:rsid w:val="00B96B32"/>
    <w:rsid w:val="00B96F81"/>
    <w:rsid w:val="00B96FBF"/>
    <w:rsid w:val="00B97307"/>
    <w:rsid w:val="00B9733B"/>
    <w:rsid w:val="00B97481"/>
    <w:rsid w:val="00BA028E"/>
    <w:rsid w:val="00BA060A"/>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93F"/>
    <w:rsid w:val="00BA5940"/>
    <w:rsid w:val="00BA5FC5"/>
    <w:rsid w:val="00BA6016"/>
    <w:rsid w:val="00BA605F"/>
    <w:rsid w:val="00BA6140"/>
    <w:rsid w:val="00BA6415"/>
    <w:rsid w:val="00BA64EF"/>
    <w:rsid w:val="00BA6525"/>
    <w:rsid w:val="00BA6636"/>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854"/>
    <w:rsid w:val="00BB1986"/>
    <w:rsid w:val="00BB1A11"/>
    <w:rsid w:val="00BB1B3F"/>
    <w:rsid w:val="00BB1BEF"/>
    <w:rsid w:val="00BB1C53"/>
    <w:rsid w:val="00BB243E"/>
    <w:rsid w:val="00BB2566"/>
    <w:rsid w:val="00BB28B4"/>
    <w:rsid w:val="00BB2D50"/>
    <w:rsid w:val="00BB2DE0"/>
    <w:rsid w:val="00BB3001"/>
    <w:rsid w:val="00BB3542"/>
    <w:rsid w:val="00BB378F"/>
    <w:rsid w:val="00BB38A6"/>
    <w:rsid w:val="00BB38E6"/>
    <w:rsid w:val="00BB3B9D"/>
    <w:rsid w:val="00BB3D36"/>
    <w:rsid w:val="00BB3E2F"/>
    <w:rsid w:val="00BB41D1"/>
    <w:rsid w:val="00BB420D"/>
    <w:rsid w:val="00BB425D"/>
    <w:rsid w:val="00BB4AB4"/>
    <w:rsid w:val="00BB4FCF"/>
    <w:rsid w:val="00BB508B"/>
    <w:rsid w:val="00BB52D5"/>
    <w:rsid w:val="00BB5558"/>
    <w:rsid w:val="00BB5595"/>
    <w:rsid w:val="00BB5903"/>
    <w:rsid w:val="00BB5C68"/>
    <w:rsid w:val="00BB6272"/>
    <w:rsid w:val="00BB633B"/>
    <w:rsid w:val="00BB635B"/>
    <w:rsid w:val="00BB66CB"/>
    <w:rsid w:val="00BB68BE"/>
    <w:rsid w:val="00BB6C9E"/>
    <w:rsid w:val="00BB6F26"/>
    <w:rsid w:val="00BB71A9"/>
    <w:rsid w:val="00BB77BA"/>
    <w:rsid w:val="00BB7891"/>
    <w:rsid w:val="00BB78E9"/>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573"/>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A02"/>
    <w:rsid w:val="00BD2B11"/>
    <w:rsid w:val="00BD3003"/>
    <w:rsid w:val="00BD307F"/>
    <w:rsid w:val="00BD323B"/>
    <w:rsid w:val="00BD36A3"/>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4D5"/>
    <w:rsid w:val="00BE0942"/>
    <w:rsid w:val="00BE0A75"/>
    <w:rsid w:val="00BE0B25"/>
    <w:rsid w:val="00BE0F45"/>
    <w:rsid w:val="00BE123A"/>
    <w:rsid w:val="00BE1307"/>
    <w:rsid w:val="00BE146C"/>
    <w:rsid w:val="00BE14BB"/>
    <w:rsid w:val="00BE1596"/>
    <w:rsid w:val="00BE16B1"/>
    <w:rsid w:val="00BE1B7E"/>
    <w:rsid w:val="00BE1BBD"/>
    <w:rsid w:val="00BE1E20"/>
    <w:rsid w:val="00BE1EC5"/>
    <w:rsid w:val="00BE2ADE"/>
    <w:rsid w:val="00BE2C5D"/>
    <w:rsid w:val="00BE2C60"/>
    <w:rsid w:val="00BE34E5"/>
    <w:rsid w:val="00BE351D"/>
    <w:rsid w:val="00BE3733"/>
    <w:rsid w:val="00BE37EE"/>
    <w:rsid w:val="00BE3EA8"/>
    <w:rsid w:val="00BE4600"/>
    <w:rsid w:val="00BE48A5"/>
    <w:rsid w:val="00BE48BB"/>
    <w:rsid w:val="00BE4A9F"/>
    <w:rsid w:val="00BE4E63"/>
    <w:rsid w:val="00BE515D"/>
    <w:rsid w:val="00BE5331"/>
    <w:rsid w:val="00BE53B1"/>
    <w:rsid w:val="00BE5409"/>
    <w:rsid w:val="00BE560D"/>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E7F58"/>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180"/>
    <w:rsid w:val="00BF559D"/>
    <w:rsid w:val="00BF56ED"/>
    <w:rsid w:val="00BF5BE9"/>
    <w:rsid w:val="00BF5F11"/>
    <w:rsid w:val="00BF638D"/>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DB"/>
    <w:rsid w:val="00C02847"/>
    <w:rsid w:val="00C02A94"/>
    <w:rsid w:val="00C02CAD"/>
    <w:rsid w:val="00C02F6D"/>
    <w:rsid w:val="00C03081"/>
    <w:rsid w:val="00C0365F"/>
    <w:rsid w:val="00C03733"/>
    <w:rsid w:val="00C039BF"/>
    <w:rsid w:val="00C03A2D"/>
    <w:rsid w:val="00C03FEC"/>
    <w:rsid w:val="00C04043"/>
    <w:rsid w:val="00C04122"/>
    <w:rsid w:val="00C042E5"/>
    <w:rsid w:val="00C04431"/>
    <w:rsid w:val="00C04514"/>
    <w:rsid w:val="00C0492B"/>
    <w:rsid w:val="00C04A59"/>
    <w:rsid w:val="00C04ABE"/>
    <w:rsid w:val="00C04AE6"/>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C2"/>
    <w:rsid w:val="00C127F5"/>
    <w:rsid w:val="00C12BE6"/>
    <w:rsid w:val="00C13273"/>
    <w:rsid w:val="00C13783"/>
    <w:rsid w:val="00C13848"/>
    <w:rsid w:val="00C13A3B"/>
    <w:rsid w:val="00C13B92"/>
    <w:rsid w:val="00C13E01"/>
    <w:rsid w:val="00C140E4"/>
    <w:rsid w:val="00C140FE"/>
    <w:rsid w:val="00C143BB"/>
    <w:rsid w:val="00C14527"/>
    <w:rsid w:val="00C14A91"/>
    <w:rsid w:val="00C14ABD"/>
    <w:rsid w:val="00C14D7C"/>
    <w:rsid w:val="00C14DB2"/>
    <w:rsid w:val="00C15405"/>
    <w:rsid w:val="00C15599"/>
    <w:rsid w:val="00C155AE"/>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89A"/>
    <w:rsid w:val="00C2096C"/>
    <w:rsid w:val="00C20C7A"/>
    <w:rsid w:val="00C21FC1"/>
    <w:rsid w:val="00C2229A"/>
    <w:rsid w:val="00C225D6"/>
    <w:rsid w:val="00C22711"/>
    <w:rsid w:val="00C22AD4"/>
    <w:rsid w:val="00C22B75"/>
    <w:rsid w:val="00C2305E"/>
    <w:rsid w:val="00C2308A"/>
    <w:rsid w:val="00C231D2"/>
    <w:rsid w:val="00C2345F"/>
    <w:rsid w:val="00C2375E"/>
    <w:rsid w:val="00C23A9D"/>
    <w:rsid w:val="00C23FB6"/>
    <w:rsid w:val="00C24376"/>
    <w:rsid w:val="00C244CF"/>
    <w:rsid w:val="00C246DC"/>
    <w:rsid w:val="00C247CC"/>
    <w:rsid w:val="00C24D88"/>
    <w:rsid w:val="00C2529C"/>
    <w:rsid w:val="00C25AD3"/>
    <w:rsid w:val="00C25C08"/>
    <w:rsid w:val="00C25EB5"/>
    <w:rsid w:val="00C26B40"/>
    <w:rsid w:val="00C26B8B"/>
    <w:rsid w:val="00C26FCD"/>
    <w:rsid w:val="00C270FE"/>
    <w:rsid w:val="00C27682"/>
    <w:rsid w:val="00C279AB"/>
    <w:rsid w:val="00C27AEC"/>
    <w:rsid w:val="00C303A6"/>
    <w:rsid w:val="00C305C1"/>
    <w:rsid w:val="00C306A9"/>
    <w:rsid w:val="00C307FA"/>
    <w:rsid w:val="00C30968"/>
    <w:rsid w:val="00C30E8D"/>
    <w:rsid w:val="00C30EFF"/>
    <w:rsid w:val="00C31060"/>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FD0"/>
    <w:rsid w:val="00C353E5"/>
    <w:rsid w:val="00C35669"/>
    <w:rsid w:val="00C35702"/>
    <w:rsid w:val="00C35C07"/>
    <w:rsid w:val="00C35F2D"/>
    <w:rsid w:val="00C36173"/>
    <w:rsid w:val="00C368BC"/>
    <w:rsid w:val="00C369F2"/>
    <w:rsid w:val="00C36ADD"/>
    <w:rsid w:val="00C36D50"/>
    <w:rsid w:val="00C36E87"/>
    <w:rsid w:val="00C36E8E"/>
    <w:rsid w:val="00C37108"/>
    <w:rsid w:val="00C3772C"/>
    <w:rsid w:val="00C37847"/>
    <w:rsid w:val="00C37913"/>
    <w:rsid w:val="00C37931"/>
    <w:rsid w:val="00C37A71"/>
    <w:rsid w:val="00C40559"/>
    <w:rsid w:val="00C4061E"/>
    <w:rsid w:val="00C40BF0"/>
    <w:rsid w:val="00C40D17"/>
    <w:rsid w:val="00C40E1A"/>
    <w:rsid w:val="00C4103B"/>
    <w:rsid w:val="00C4124F"/>
    <w:rsid w:val="00C412DB"/>
    <w:rsid w:val="00C414B6"/>
    <w:rsid w:val="00C41629"/>
    <w:rsid w:val="00C417A9"/>
    <w:rsid w:val="00C419F8"/>
    <w:rsid w:val="00C41B12"/>
    <w:rsid w:val="00C41CC5"/>
    <w:rsid w:val="00C42037"/>
    <w:rsid w:val="00C42210"/>
    <w:rsid w:val="00C4223A"/>
    <w:rsid w:val="00C42309"/>
    <w:rsid w:val="00C4251C"/>
    <w:rsid w:val="00C42881"/>
    <w:rsid w:val="00C42C18"/>
    <w:rsid w:val="00C42DC4"/>
    <w:rsid w:val="00C431D3"/>
    <w:rsid w:val="00C43236"/>
    <w:rsid w:val="00C43406"/>
    <w:rsid w:val="00C43649"/>
    <w:rsid w:val="00C43715"/>
    <w:rsid w:val="00C439C9"/>
    <w:rsid w:val="00C43A07"/>
    <w:rsid w:val="00C43F58"/>
    <w:rsid w:val="00C446B8"/>
    <w:rsid w:val="00C446C4"/>
    <w:rsid w:val="00C44A54"/>
    <w:rsid w:val="00C44B72"/>
    <w:rsid w:val="00C44EB3"/>
    <w:rsid w:val="00C45031"/>
    <w:rsid w:val="00C450E6"/>
    <w:rsid w:val="00C453C6"/>
    <w:rsid w:val="00C455ED"/>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20B"/>
    <w:rsid w:val="00C47304"/>
    <w:rsid w:val="00C474FB"/>
    <w:rsid w:val="00C4788E"/>
    <w:rsid w:val="00C47BF8"/>
    <w:rsid w:val="00C47DA9"/>
    <w:rsid w:val="00C505DE"/>
    <w:rsid w:val="00C505E6"/>
    <w:rsid w:val="00C50BF7"/>
    <w:rsid w:val="00C50C78"/>
    <w:rsid w:val="00C50E3E"/>
    <w:rsid w:val="00C50F25"/>
    <w:rsid w:val="00C5142A"/>
    <w:rsid w:val="00C51446"/>
    <w:rsid w:val="00C51785"/>
    <w:rsid w:val="00C51ADA"/>
    <w:rsid w:val="00C51B49"/>
    <w:rsid w:val="00C51C1E"/>
    <w:rsid w:val="00C51D92"/>
    <w:rsid w:val="00C51F56"/>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BA"/>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3E5"/>
    <w:rsid w:val="00C607D4"/>
    <w:rsid w:val="00C60859"/>
    <w:rsid w:val="00C60D81"/>
    <w:rsid w:val="00C60FDF"/>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ED3"/>
    <w:rsid w:val="00C63F4B"/>
    <w:rsid w:val="00C64273"/>
    <w:rsid w:val="00C643E5"/>
    <w:rsid w:val="00C6461A"/>
    <w:rsid w:val="00C649A0"/>
    <w:rsid w:val="00C64A56"/>
    <w:rsid w:val="00C64A76"/>
    <w:rsid w:val="00C64D4C"/>
    <w:rsid w:val="00C65039"/>
    <w:rsid w:val="00C65118"/>
    <w:rsid w:val="00C651F5"/>
    <w:rsid w:val="00C65267"/>
    <w:rsid w:val="00C652B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2BA"/>
    <w:rsid w:val="00C74683"/>
    <w:rsid w:val="00C74779"/>
    <w:rsid w:val="00C75038"/>
    <w:rsid w:val="00C75789"/>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5FD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30D6"/>
    <w:rsid w:val="00C93366"/>
    <w:rsid w:val="00C933C4"/>
    <w:rsid w:val="00C939AB"/>
    <w:rsid w:val="00C93AB9"/>
    <w:rsid w:val="00C93BF8"/>
    <w:rsid w:val="00C93CEA"/>
    <w:rsid w:val="00C93FDB"/>
    <w:rsid w:val="00C94206"/>
    <w:rsid w:val="00C94223"/>
    <w:rsid w:val="00C94A7D"/>
    <w:rsid w:val="00C94ADA"/>
    <w:rsid w:val="00C951BB"/>
    <w:rsid w:val="00C951FB"/>
    <w:rsid w:val="00C95871"/>
    <w:rsid w:val="00C95948"/>
    <w:rsid w:val="00C95C36"/>
    <w:rsid w:val="00C95F06"/>
    <w:rsid w:val="00C963F2"/>
    <w:rsid w:val="00C965E3"/>
    <w:rsid w:val="00C96B06"/>
    <w:rsid w:val="00C96DD8"/>
    <w:rsid w:val="00C97215"/>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2DE"/>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5B6A"/>
    <w:rsid w:val="00CA6030"/>
    <w:rsid w:val="00CA61BD"/>
    <w:rsid w:val="00CA623C"/>
    <w:rsid w:val="00CA623F"/>
    <w:rsid w:val="00CA64D3"/>
    <w:rsid w:val="00CA73F6"/>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861"/>
    <w:rsid w:val="00CB6948"/>
    <w:rsid w:val="00CB6B16"/>
    <w:rsid w:val="00CB6BA1"/>
    <w:rsid w:val="00CB763B"/>
    <w:rsid w:val="00CB7B46"/>
    <w:rsid w:val="00CB7EFC"/>
    <w:rsid w:val="00CC006A"/>
    <w:rsid w:val="00CC0142"/>
    <w:rsid w:val="00CC0273"/>
    <w:rsid w:val="00CC0997"/>
    <w:rsid w:val="00CC0A75"/>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7F2"/>
    <w:rsid w:val="00CC48C6"/>
    <w:rsid w:val="00CC4B19"/>
    <w:rsid w:val="00CC4D71"/>
    <w:rsid w:val="00CC4E52"/>
    <w:rsid w:val="00CC5323"/>
    <w:rsid w:val="00CC5407"/>
    <w:rsid w:val="00CC562F"/>
    <w:rsid w:val="00CC5890"/>
    <w:rsid w:val="00CC5C5D"/>
    <w:rsid w:val="00CC61B1"/>
    <w:rsid w:val="00CC63DA"/>
    <w:rsid w:val="00CC64B1"/>
    <w:rsid w:val="00CC6710"/>
    <w:rsid w:val="00CC6A63"/>
    <w:rsid w:val="00CC6BB6"/>
    <w:rsid w:val="00CC6EEF"/>
    <w:rsid w:val="00CC7155"/>
    <w:rsid w:val="00CC72D9"/>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420"/>
    <w:rsid w:val="00CF2661"/>
    <w:rsid w:val="00CF29D9"/>
    <w:rsid w:val="00CF2F9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1A"/>
    <w:rsid w:val="00CF62AD"/>
    <w:rsid w:val="00CF6315"/>
    <w:rsid w:val="00CF658C"/>
    <w:rsid w:val="00CF66F8"/>
    <w:rsid w:val="00CF6BF4"/>
    <w:rsid w:val="00CF6E52"/>
    <w:rsid w:val="00CF6F12"/>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593"/>
    <w:rsid w:val="00D0295D"/>
    <w:rsid w:val="00D02E97"/>
    <w:rsid w:val="00D03115"/>
    <w:rsid w:val="00D03164"/>
    <w:rsid w:val="00D0371A"/>
    <w:rsid w:val="00D03ACB"/>
    <w:rsid w:val="00D03DAF"/>
    <w:rsid w:val="00D03F27"/>
    <w:rsid w:val="00D03F33"/>
    <w:rsid w:val="00D04169"/>
    <w:rsid w:val="00D043C4"/>
    <w:rsid w:val="00D045F2"/>
    <w:rsid w:val="00D04C7F"/>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84C"/>
    <w:rsid w:val="00D11929"/>
    <w:rsid w:val="00D11A6C"/>
    <w:rsid w:val="00D11AF4"/>
    <w:rsid w:val="00D11CAB"/>
    <w:rsid w:val="00D11F4E"/>
    <w:rsid w:val="00D12094"/>
    <w:rsid w:val="00D1290D"/>
    <w:rsid w:val="00D12D93"/>
    <w:rsid w:val="00D130CE"/>
    <w:rsid w:val="00D130E4"/>
    <w:rsid w:val="00D133B0"/>
    <w:rsid w:val="00D135C8"/>
    <w:rsid w:val="00D1396E"/>
    <w:rsid w:val="00D13B3D"/>
    <w:rsid w:val="00D13BB0"/>
    <w:rsid w:val="00D141B7"/>
    <w:rsid w:val="00D14871"/>
    <w:rsid w:val="00D14A78"/>
    <w:rsid w:val="00D14BA1"/>
    <w:rsid w:val="00D14D98"/>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C5F"/>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3C"/>
    <w:rsid w:val="00D30E46"/>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403EB"/>
    <w:rsid w:val="00D403F1"/>
    <w:rsid w:val="00D4043F"/>
    <w:rsid w:val="00D404CD"/>
    <w:rsid w:val="00D408AD"/>
    <w:rsid w:val="00D40EDA"/>
    <w:rsid w:val="00D40F65"/>
    <w:rsid w:val="00D414D0"/>
    <w:rsid w:val="00D417F8"/>
    <w:rsid w:val="00D41A14"/>
    <w:rsid w:val="00D41DFA"/>
    <w:rsid w:val="00D41FF5"/>
    <w:rsid w:val="00D42AF5"/>
    <w:rsid w:val="00D42C82"/>
    <w:rsid w:val="00D42CCA"/>
    <w:rsid w:val="00D42D49"/>
    <w:rsid w:val="00D42FFA"/>
    <w:rsid w:val="00D43016"/>
    <w:rsid w:val="00D4310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5D52"/>
    <w:rsid w:val="00D46040"/>
    <w:rsid w:val="00D4614D"/>
    <w:rsid w:val="00D462AD"/>
    <w:rsid w:val="00D46520"/>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29BB"/>
    <w:rsid w:val="00D52AED"/>
    <w:rsid w:val="00D52D8A"/>
    <w:rsid w:val="00D53829"/>
    <w:rsid w:val="00D53AEF"/>
    <w:rsid w:val="00D53CA4"/>
    <w:rsid w:val="00D53CC5"/>
    <w:rsid w:val="00D5402B"/>
    <w:rsid w:val="00D547DC"/>
    <w:rsid w:val="00D54CEB"/>
    <w:rsid w:val="00D54F8E"/>
    <w:rsid w:val="00D5503D"/>
    <w:rsid w:val="00D555B6"/>
    <w:rsid w:val="00D55C6E"/>
    <w:rsid w:val="00D55C7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AF1"/>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67FD5"/>
    <w:rsid w:val="00D701DF"/>
    <w:rsid w:val="00D702CD"/>
    <w:rsid w:val="00D70339"/>
    <w:rsid w:val="00D703AF"/>
    <w:rsid w:val="00D70966"/>
    <w:rsid w:val="00D70CB1"/>
    <w:rsid w:val="00D70F83"/>
    <w:rsid w:val="00D71068"/>
    <w:rsid w:val="00D710DF"/>
    <w:rsid w:val="00D712F3"/>
    <w:rsid w:val="00D71D2D"/>
    <w:rsid w:val="00D720CF"/>
    <w:rsid w:val="00D723E4"/>
    <w:rsid w:val="00D72BE0"/>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327"/>
    <w:rsid w:val="00D95758"/>
    <w:rsid w:val="00D95905"/>
    <w:rsid w:val="00D9594A"/>
    <w:rsid w:val="00D95F63"/>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74"/>
    <w:rsid w:val="00DA2EEA"/>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5CE5"/>
    <w:rsid w:val="00DA61DF"/>
    <w:rsid w:val="00DA6387"/>
    <w:rsid w:val="00DA6451"/>
    <w:rsid w:val="00DA68CB"/>
    <w:rsid w:val="00DA6A78"/>
    <w:rsid w:val="00DA6ABE"/>
    <w:rsid w:val="00DA7684"/>
    <w:rsid w:val="00DA7877"/>
    <w:rsid w:val="00DA7903"/>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2451"/>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F2"/>
    <w:rsid w:val="00DD2FB6"/>
    <w:rsid w:val="00DD3073"/>
    <w:rsid w:val="00DD322D"/>
    <w:rsid w:val="00DD3619"/>
    <w:rsid w:val="00DD3721"/>
    <w:rsid w:val="00DD3E21"/>
    <w:rsid w:val="00DD4C98"/>
    <w:rsid w:val="00DD4E09"/>
    <w:rsid w:val="00DD505A"/>
    <w:rsid w:val="00DD5679"/>
    <w:rsid w:val="00DD5C74"/>
    <w:rsid w:val="00DD5C82"/>
    <w:rsid w:val="00DD61D3"/>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62C"/>
    <w:rsid w:val="00DE764F"/>
    <w:rsid w:val="00DE77C6"/>
    <w:rsid w:val="00DE79D2"/>
    <w:rsid w:val="00DE7B77"/>
    <w:rsid w:val="00DE7C21"/>
    <w:rsid w:val="00DE7DEB"/>
    <w:rsid w:val="00DF0395"/>
    <w:rsid w:val="00DF053B"/>
    <w:rsid w:val="00DF07B5"/>
    <w:rsid w:val="00DF0A20"/>
    <w:rsid w:val="00DF1104"/>
    <w:rsid w:val="00DF12BF"/>
    <w:rsid w:val="00DF1CA0"/>
    <w:rsid w:val="00DF1D14"/>
    <w:rsid w:val="00DF21A0"/>
    <w:rsid w:val="00DF226A"/>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4AC"/>
    <w:rsid w:val="00DF46F1"/>
    <w:rsid w:val="00DF4B7B"/>
    <w:rsid w:val="00DF4D71"/>
    <w:rsid w:val="00DF4DD7"/>
    <w:rsid w:val="00DF4F1C"/>
    <w:rsid w:val="00DF5061"/>
    <w:rsid w:val="00DF55CE"/>
    <w:rsid w:val="00DF5615"/>
    <w:rsid w:val="00DF5F99"/>
    <w:rsid w:val="00DF604F"/>
    <w:rsid w:val="00DF6137"/>
    <w:rsid w:val="00DF6174"/>
    <w:rsid w:val="00DF6A2B"/>
    <w:rsid w:val="00DF6A91"/>
    <w:rsid w:val="00DF6C5E"/>
    <w:rsid w:val="00DF6F3A"/>
    <w:rsid w:val="00DF7028"/>
    <w:rsid w:val="00DF7220"/>
    <w:rsid w:val="00DF770E"/>
    <w:rsid w:val="00DF7B25"/>
    <w:rsid w:val="00DF7DC4"/>
    <w:rsid w:val="00DF7E24"/>
    <w:rsid w:val="00DF7E57"/>
    <w:rsid w:val="00E00036"/>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1B"/>
    <w:rsid w:val="00E103D5"/>
    <w:rsid w:val="00E10662"/>
    <w:rsid w:val="00E10C82"/>
    <w:rsid w:val="00E11280"/>
    <w:rsid w:val="00E1130D"/>
    <w:rsid w:val="00E1148C"/>
    <w:rsid w:val="00E118E4"/>
    <w:rsid w:val="00E11959"/>
    <w:rsid w:val="00E1199D"/>
    <w:rsid w:val="00E119FA"/>
    <w:rsid w:val="00E11A33"/>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200C0"/>
    <w:rsid w:val="00E20208"/>
    <w:rsid w:val="00E2061C"/>
    <w:rsid w:val="00E20A48"/>
    <w:rsid w:val="00E20A4C"/>
    <w:rsid w:val="00E2129D"/>
    <w:rsid w:val="00E21764"/>
    <w:rsid w:val="00E21B0D"/>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539F"/>
    <w:rsid w:val="00E25550"/>
    <w:rsid w:val="00E2578E"/>
    <w:rsid w:val="00E258EB"/>
    <w:rsid w:val="00E25C6D"/>
    <w:rsid w:val="00E26192"/>
    <w:rsid w:val="00E26497"/>
    <w:rsid w:val="00E2655A"/>
    <w:rsid w:val="00E27008"/>
    <w:rsid w:val="00E2709A"/>
    <w:rsid w:val="00E27350"/>
    <w:rsid w:val="00E2750C"/>
    <w:rsid w:val="00E27930"/>
    <w:rsid w:val="00E27D22"/>
    <w:rsid w:val="00E27E94"/>
    <w:rsid w:val="00E30318"/>
    <w:rsid w:val="00E30458"/>
    <w:rsid w:val="00E30569"/>
    <w:rsid w:val="00E308E5"/>
    <w:rsid w:val="00E31281"/>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440E"/>
    <w:rsid w:val="00E344D2"/>
    <w:rsid w:val="00E34C58"/>
    <w:rsid w:val="00E34CAD"/>
    <w:rsid w:val="00E34D21"/>
    <w:rsid w:val="00E34FEC"/>
    <w:rsid w:val="00E35141"/>
    <w:rsid w:val="00E352B2"/>
    <w:rsid w:val="00E3544C"/>
    <w:rsid w:val="00E35A0A"/>
    <w:rsid w:val="00E35A61"/>
    <w:rsid w:val="00E3608C"/>
    <w:rsid w:val="00E364E3"/>
    <w:rsid w:val="00E369C4"/>
    <w:rsid w:val="00E36FED"/>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867"/>
    <w:rsid w:val="00E42946"/>
    <w:rsid w:val="00E42DB1"/>
    <w:rsid w:val="00E42FEE"/>
    <w:rsid w:val="00E43496"/>
    <w:rsid w:val="00E434E6"/>
    <w:rsid w:val="00E4376D"/>
    <w:rsid w:val="00E43B5D"/>
    <w:rsid w:val="00E43D8D"/>
    <w:rsid w:val="00E440AD"/>
    <w:rsid w:val="00E440D4"/>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1CF"/>
    <w:rsid w:val="00E5236C"/>
    <w:rsid w:val="00E52499"/>
    <w:rsid w:val="00E52658"/>
    <w:rsid w:val="00E526C9"/>
    <w:rsid w:val="00E52B24"/>
    <w:rsid w:val="00E52D0D"/>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E4"/>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0E22"/>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1CE"/>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63"/>
    <w:rsid w:val="00E85BA9"/>
    <w:rsid w:val="00E85BCA"/>
    <w:rsid w:val="00E863B5"/>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283"/>
    <w:rsid w:val="00E912AE"/>
    <w:rsid w:val="00E914E9"/>
    <w:rsid w:val="00E91529"/>
    <w:rsid w:val="00E91806"/>
    <w:rsid w:val="00E91895"/>
    <w:rsid w:val="00E91FAB"/>
    <w:rsid w:val="00E920BB"/>
    <w:rsid w:val="00E92336"/>
    <w:rsid w:val="00E924A3"/>
    <w:rsid w:val="00E93095"/>
    <w:rsid w:val="00E9336D"/>
    <w:rsid w:val="00E93370"/>
    <w:rsid w:val="00E934DA"/>
    <w:rsid w:val="00E93A09"/>
    <w:rsid w:val="00E93BF3"/>
    <w:rsid w:val="00E93E57"/>
    <w:rsid w:val="00E94004"/>
    <w:rsid w:val="00E94258"/>
    <w:rsid w:val="00E943FB"/>
    <w:rsid w:val="00E9445A"/>
    <w:rsid w:val="00E945EF"/>
    <w:rsid w:val="00E94698"/>
    <w:rsid w:val="00E947D3"/>
    <w:rsid w:val="00E947F9"/>
    <w:rsid w:val="00E95309"/>
    <w:rsid w:val="00E95889"/>
    <w:rsid w:val="00E95AE5"/>
    <w:rsid w:val="00E95BC8"/>
    <w:rsid w:val="00E95E82"/>
    <w:rsid w:val="00E960A0"/>
    <w:rsid w:val="00E9630B"/>
    <w:rsid w:val="00E9648D"/>
    <w:rsid w:val="00E96590"/>
    <w:rsid w:val="00E96661"/>
    <w:rsid w:val="00E96792"/>
    <w:rsid w:val="00E96DCE"/>
    <w:rsid w:val="00E97058"/>
    <w:rsid w:val="00E97169"/>
    <w:rsid w:val="00E9749D"/>
    <w:rsid w:val="00E975C0"/>
    <w:rsid w:val="00E97998"/>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133"/>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34C"/>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FD7"/>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717F"/>
    <w:rsid w:val="00EC7214"/>
    <w:rsid w:val="00EC749A"/>
    <w:rsid w:val="00EC76D5"/>
    <w:rsid w:val="00EC7C7C"/>
    <w:rsid w:val="00ED005B"/>
    <w:rsid w:val="00ED00DF"/>
    <w:rsid w:val="00ED055F"/>
    <w:rsid w:val="00ED07D1"/>
    <w:rsid w:val="00ED0CCC"/>
    <w:rsid w:val="00ED0D2D"/>
    <w:rsid w:val="00ED0F79"/>
    <w:rsid w:val="00ED1645"/>
    <w:rsid w:val="00ED168B"/>
    <w:rsid w:val="00ED1810"/>
    <w:rsid w:val="00ED189A"/>
    <w:rsid w:val="00ED1BFC"/>
    <w:rsid w:val="00ED1FCE"/>
    <w:rsid w:val="00ED21EB"/>
    <w:rsid w:val="00ED240D"/>
    <w:rsid w:val="00ED2710"/>
    <w:rsid w:val="00ED28ED"/>
    <w:rsid w:val="00ED29BA"/>
    <w:rsid w:val="00ED2AE8"/>
    <w:rsid w:val="00ED2E7C"/>
    <w:rsid w:val="00ED302B"/>
    <w:rsid w:val="00ED3FCD"/>
    <w:rsid w:val="00ED3FCE"/>
    <w:rsid w:val="00ED3FFC"/>
    <w:rsid w:val="00ED479C"/>
    <w:rsid w:val="00ED4B43"/>
    <w:rsid w:val="00ED4E18"/>
    <w:rsid w:val="00ED4F28"/>
    <w:rsid w:val="00ED52B2"/>
    <w:rsid w:val="00ED54A5"/>
    <w:rsid w:val="00ED57CB"/>
    <w:rsid w:val="00ED5856"/>
    <w:rsid w:val="00ED5E93"/>
    <w:rsid w:val="00ED6F16"/>
    <w:rsid w:val="00ED70D9"/>
    <w:rsid w:val="00ED7AEB"/>
    <w:rsid w:val="00ED7E9E"/>
    <w:rsid w:val="00ED7EF2"/>
    <w:rsid w:val="00EE078C"/>
    <w:rsid w:val="00EE1188"/>
    <w:rsid w:val="00EE1DCA"/>
    <w:rsid w:val="00EE1F48"/>
    <w:rsid w:val="00EE1FEF"/>
    <w:rsid w:val="00EE220E"/>
    <w:rsid w:val="00EE2D29"/>
    <w:rsid w:val="00EE321C"/>
    <w:rsid w:val="00EE3929"/>
    <w:rsid w:val="00EE3DB8"/>
    <w:rsid w:val="00EE4C5F"/>
    <w:rsid w:val="00EE4EC9"/>
    <w:rsid w:val="00EE517F"/>
    <w:rsid w:val="00EE549C"/>
    <w:rsid w:val="00EE55D9"/>
    <w:rsid w:val="00EE568C"/>
    <w:rsid w:val="00EE5D6D"/>
    <w:rsid w:val="00EE5E28"/>
    <w:rsid w:val="00EE603C"/>
    <w:rsid w:val="00EE63B9"/>
    <w:rsid w:val="00EE663F"/>
    <w:rsid w:val="00EE6AF6"/>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EC"/>
    <w:rsid w:val="00EF2888"/>
    <w:rsid w:val="00EF2917"/>
    <w:rsid w:val="00EF2E7E"/>
    <w:rsid w:val="00EF3244"/>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5E34"/>
    <w:rsid w:val="00EF62D9"/>
    <w:rsid w:val="00EF63CF"/>
    <w:rsid w:val="00EF6542"/>
    <w:rsid w:val="00EF68C0"/>
    <w:rsid w:val="00EF6930"/>
    <w:rsid w:val="00EF6938"/>
    <w:rsid w:val="00EF6967"/>
    <w:rsid w:val="00EF6973"/>
    <w:rsid w:val="00EF6EC1"/>
    <w:rsid w:val="00EF6F65"/>
    <w:rsid w:val="00EF71BE"/>
    <w:rsid w:val="00EF71F0"/>
    <w:rsid w:val="00EF735D"/>
    <w:rsid w:val="00EF74E4"/>
    <w:rsid w:val="00EF756F"/>
    <w:rsid w:val="00EF7820"/>
    <w:rsid w:val="00EF7AF1"/>
    <w:rsid w:val="00EF7C2C"/>
    <w:rsid w:val="00EF7EDB"/>
    <w:rsid w:val="00EF7F21"/>
    <w:rsid w:val="00F0026A"/>
    <w:rsid w:val="00F003C7"/>
    <w:rsid w:val="00F00D07"/>
    <w:rsid w:val="00F0119B"/>
    <w:rsid w:val="00F012A4"/>
    <w:rsid w:val="00F01329"/>
    <w:rsid w:val="00F0146C"/>
    <w:rsid w:val="00F0181F"/>
    <w:rsid w:val="00F01CD2"/>
    <w:rsid w:val="00F01EED"/>
    <w:rsid w:val="00F02135"/>
    <w:rsid w:val="00F0216C"/>
    <w:rsid w:val="00F021DE"/>
    <w:rsid w:val="00F023DC"/>
    <w:rsid w:val="00F024B0"/>
    <w:rsid w:val="00F025DF"/>
    <w:rsid w:val="00F027B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08F"/>
    <w:rsid w:val="00F05281"/>
    <w:rsid w:val="00F052AB"/>
    <w:rsid w:val="00F05642"/>
    <w:rsid w:val="00F0575F"/>
    <w:rsid w:val="00F05AF2"/>
    <w:rsid w:val="00F05E01"/>
    <w:rsid w:val="00F05E6D"/>
    <w:rsid w:val="00F05FAC"/>
    <w:rsid w:val="00F06140"/>
    <w:rsid w:val="00F0617D"/>
    <w:rsid w:val="00F067D6"/>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FC4"/>
    <w:rsid w:val="00F11FDC"/>
    <w:rsid w:val="00F127D4"/>
    <w:rsid w:val="00F128EB"/>
    <w:rsid w:val="00F12AFC"/>
    <w:rsid w:val="00F12D61"/>
    <w:rsid w:val="00F12D6D"/>
    <w:rsid w:val="00F13161"/>
    <w:rsid w:val="00F133AD"/>
    <w:rsid w:val="00F1397F"/>
    <w:rsid w:val="00F13AA2"/>
    <w:rsid w:val="00F13AD3"/>
    <w:rsid w:val="00F13B8B"/>
    <w:rsid w:val="00F13DFD"/>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4A2"/>
    <w:rsid w:val="00F214E0"/>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8E9"/>
    <w:rsid w:val="00F259DA"/>
    <w:rsid w:val="00F25B86"/>
    <w:rsid w:val="00F25D88"/>
    <w:rsid w:val="00F25EA2"/>
    <w:rsid w:val="00F262AD"/>
    <w:rsid w:val="00F2698B"/>
    <w:rsid w:val="00F26A06"/>
    <w:rsid w:val="00F26A09"/>
    <w:rsid w:val="00F26B83"/>
    <w:rsid w:val="00F27411"/>
    <w:rsid w:val="00F279BE"/>
    <w:rsid w:val="00F27AC0"/>
    <w:rsid w:val="00F27BF6"/>
    <w:rsid w:val="00F27E8D"/>
    <w:rsid w:val="00F27EA6"/>
    <w:rsid w:val="00F27F4D"/>
    <w:rsid w:val="00F301D7"/>
    <w:rsid w:val="00F303A6"/>
    <w:rsid w:val="00F3041E"/>
    <w:rsid w:val="00F305A1"/>
    <w:rsid w:val="00F306DB"/>
    <w:rsid w:val="00F30767"/>
    <w:rsid w:val="00F30CAD"/>
    <w:rsid w:val="00F30F61"/>
    <w:rsid w:val="00F31495"/>
    <w:rsid w:val="00F31690"/>
    <w:rsid w:val="00F3192C"/>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D6"/>
    <w:rsid w:val="00F356C5"/>
    <w:rsid w:val="00F356E0"/>
    <w:rsid w:val="00F35889"/>
    <w:rsid w:val="00F358FA"/>
    <w:rsid w:val="00F3598D"/>
    <w:rsid w:val="00F35B7E"/>
    <w:rsid w:val="00F35D3E"/>
    <w:rsid w:val="00F36361"/>
    <w:rsid w:val="00F367C9"/>
    <w:rsid w:val="00F36876"/>
    <w:rsid w:val="00F36984"/>
    <w:rsid w:val="00F36F0F"/>
    <w:rsid w:val="00F370B1"/>
    <w:rsid w:val="00F37115"/>
    <w:rsid w:val="00F371B0"/>
    <w:rsid w:val="00F379CE"/>
    <w:rsid w:val="00F37A3B"/>
    <w:rsid w:val="00F37A8F"/>
    <w:rsid w:val="00F37AD2"/>
    <w:rsid w:val="00F40045"/>
    <w:rsid w:val="00F40066"/>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3544"/>
    <w:rsid w:val="00F435E5"/>
    <w:rsid w:val="00F43730"/>
    <w:rsid w:val="00F43E2F"/>
    <w:rsid w:val="00F43F9E"/>
    <w:rsid w:val="00F44415"/>
    <w:rsid w:val="00F444A9"/>
    <w:rsid w:val="00F444EC"/>
    <w:rsid w:val="00F4455B"/>
    <w:rsid w:val="00F44582"/>
    <w:rsid w:val="00F446B3"/>
    <w:rsid w:val="00F4477F"/>
    <w:rsid w:val="00F448E7"/>
    <w:rsid w:val="00F4495B"/>
    <w:rsid w:val="00F4512C"/>
    <w:rsid w:val="00F454EC"/>
    <w:rsid w:val="00F456BA"/>
    <w:rsid w:val="00F458C7"/>
    <w:rsid w:val="00F461A3"/>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9F"/>
    <w:rsid w:val="00F525F7"/>
    <w:rsid w:val="00F52745"/>
    <w:rsid w:val="00F52895"/>
    <w:rsid w:val="00F52C10"/>
    <w:rsid w:val="00F52C9A"/>
    <w:rsid w:val="00F52D94"/>
    <w:rsid w:val="00F52E14"/>
    <w:rsid w:val="00F5304E"/>
    <w:rsid w:val="00F532BF"/>
    <w:rsid w:val="00F5399F"/>
    <w:rsid w:val="00F53A6A"/>
    <w:rsid w:val="00F53D49"/>
    <w:rsid w:val="00F53F1E"/>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DA"/>
    <w:rsid w:val="00F6052E"/>
    <w:rsid w:val="00F606AA"/>
    <w:rsid w:val="00F60B1D"/>
    <w:rsid w:val="00F60D27"/>
    <w:rsid w:val="00F611CB"/>
    <w:rsid w:val="00F61516"/>
    <w:rsid w:val="00F61E22"/>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125"/>
    <w:rsid w:val="00F66472"/>
    <w:rsid w:val="00F665BC"/>
    <w:rsid w:val="00F66981"/>
    <w:rsid w:val="00F66C4F"/>
    <w:rsid w:val="00F67190"/>
    <w:rsid w:val="00F6751D"/>
    <w:rsid w:val="00F67978"/>
    <w:rsid w:val="00F67B84"/>
    <w:rsid w:val="00F67BD5"/>
    <w:rsid w:val="00F67D04"/>
    <w:rsid w:val="00F7018E"/>
    <w:rsid w:val="00F70190"/>
    <w:rsid w:val="00F704FA"/>
    <w:rsid w:val="00F708DF"/>
    <w:rsid w:val="00F70B39"/>
    <w:rsid w:val="00F71851"/>
    <w:rsid w:val="00F72370"/>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546"/>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77DE8"/>
    <w:rsid w:val="00F80000"/>
    <w:rsid w:val="00F8051B"/>
    <w:rsid w:val="00F80523"/>
    <w:rsid w:val="00F80941"/>
    <w:rsid w:val="00F80985"/>
    <w:rsid w:val="00F80B83"/>
    <w:rsid w:val="00F80E7F"/>
    <w:rsid w:val="00F81372"/>
    <w:rsid w:val="00F8144C"/>
    <w:rsid w:val="00F81869"/>
    <w:rsid w:val="00F81F2A"/>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8E2"/>
    <w:rsid w:val="00F84D27"/>
    <w:rsid w:val="00F84EAA"/>
    <w:rsid w:val="00F85230"/>
    <w:rsid w:val="00F85232"/>
    <w:rsid w:val="00F854CB"/>
    <w:rsid w:val="00F85B99"/>
    <w:rsid w:val="00F85C7A"/>
    <w:rsid w:val="00F85CB0"/>
    <w:rsid w:val="00F85D1B"/>
    <w:rsid w:val="00F85DDF"/>
    <w:rsid w:val="00F85F7B"/>
    <w:rsid w:val="00F866AB"/>
    <w:rsid w:val="00F8692E"/>
    <w:rsid w:val="00F86A68"/>
    <w:rsid w:val="00F86EFC"/>
    <w:rsid w:val="00F86FD6"/>
    <w:rsid w:val="00F87154"/>
    <w:rsid w:val="00F879B3"/>
    <w:rsid w:val="00F87C3E"/>
    <w:rsid w:val="00F87E3B"/>
    <w:rsid w:val="00F87E86"/>
    <w:rsid w:val="00F9006C"/>
    <w:rsid w:val="00F90089"/>
    <w:rsid w:val="00F9018C"/>
    <w:rsid w:val="00F903D0"/>
    <w:rsid w:val="00F90529"/>
    <w:rsid w:val="00F909F8"/>
    <w:rsid w:val="00F9114B"/>
    <w:rsid w:val="00F91594"/>
    <w:rsid w:val="00F91A23"/>
    <w:rsid w:val="00F91C11"/>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B4"/>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2FF7"/>
    <w:rsid w:val="00FA39D3"/>
    <w:rsid w:val="00FA3AE3"/>
    <w:rsid w:val="00FA3B27"/>
    <w:rsid w:val="00FA401D"/>
    <w:rsid w:val="00FA4208"/>
    <w:rsid w:val="00FA47FB"/>
    <w:rsid w:val="00FA4E58"/>
    <w:rsid w:val="00FA541F"/>
    <w:rsid w:val="00FA565C"/>
    <w:rsid w:val="00FA5691"/>
    <w:rsid w:val="00FA5A07"/>
    <w:rsid w:val="00FA613E"/>
    <w:rsid w:val="00FA6240"/>
    <w:rsid w:val="00FA6418"/>
    <w:rsid w:val="00FA69E8"/>
    <w:rsid w:val="00FA6AAD"/>
    <w:rsid w:val="00FA6F54"/>
    <w:rsid w:val="00FA7040"/>
    <w:rsid w:val="00FA74AE"/>
    <w:rsid w:val="00FA7831"/>
    <w:rsid w:val="00FB026E"/>
    <w:rsid w:val="00FB08CA"/>
    <w:rsid w:val="00FB0CAC"/>
    <w:rsid w:val="00FB0E68"/>
    <w:rsid w:val="00FB0ECE"/>
    <w:rsid w:val="00FB2281"/>
    <w:rsid w:val="00FB25DC"/>
    <w:rsid w:val="00FB2C1A"/>
    <w:rsid w:val="00FB3192"/>
    <w:rsid w:val="00FB34DE"/>
    <w:rsid w:val="00FB353A"/>
    <w:rsid w:val="00FB3975"/>
    <w:rsid w:val="00FB3A36"/>
    <w:rsid w:val="00FB3B3A"/>
    <w:rsid w:val="00FB415B"/>
    <w:rsid w:val="00FB41E4"/>
    <w:rsid w:val="00FB4323"/>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185"/>
    <w:rsid w:val="00FC12CC"/>
    <w:rsid w:val="00FC197D"/>
    <w:rsid w:val="00FC1A84"/>
    <w:rsid w:val="00FC1B0D"/>
    <w:rsid w:val="00FC219C"/>
    <w:rsid w:val="00FC2365"/>
    <w:rsid w:val="00FC2F8C"/>
    <w:rsid w:val="00FC3600"/>
    <w:rsid w:val="00FC387A"/>
    <w:rsid w:val="00FC3F9F"/>
    <w:rsid w:val="00FC4FC7"/>
    <w:rsid w:val="00FC4FFE"/>
    <w:rsid w:val="00FC52DE"/>
    <w:rsid w:val="00FC57D1"/>
    <w:rsid w:val="00FC5834"/>
    <w:rsid w:val="00FC5EB0"/>
    <w:rsid w:val="00FC6054"/>
    <w:rsid w:val="00FC62A3"/>
    <w:rsid w:val="00FC6625"/>
    <w:rsid w:val="00FC66D5"/>
    <w:rsid w:val="00FC6876"/>
    <w:rsid w:val="00FC7107"/>
    <w:rsid w:val="00FC7FDE"/>
    <w:rsid w:val="00FD0AE2"/>
    <w:rsid w:val="00FD0C59"/>
    <w:rsid w:val="00FD119A"/>
    <w:rsid w:val="00FD141E"/>
    <w:rsid w:val="00FD1638"/>
    <w:rsid w:val="00FD1706"/>
    <w:rsid w:val="00FD1A1E"/>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98B"/>
    <w:rsid w:val="00FD5ADA"/>
    <w:rsid w:val="00FD5BC2"/>
    <w:rsid w:val="00FD5BCA"/>
    <w:rsid w:val="00FD5F3F"/>
    <w:rsid w:val="00FD5FC1"/>
    <w:rsid w:val="00FD6094"/>
    <w:rsid w:val="00FD61C4"/>
    <w:rsid w:val="00FD63AD"/>
    <w:rsid w:val="00FD724E"/>
    <w:rsid w:val="00FD728E"/>
    <w:rsid w:val="00FD735B"/>
    <w:rsid w:val="00FD7397"/>
    <w:rsid w:val="00FD7637"/>
    <w:rsid w:val="00FD7E4D"/>
    <w:rsid w:val="00FD7E5F"/>
    <w:rsid w:val="00FD7FD5"/>
    <w:rsid w:val="00FE00B9"/>
    <w:rsid w:val="00FE0307"/>
    <w:rsid w:val="00FE04CF"/>
    <w:rsid w:val="00FE0696"/>
    <w:rsid w:val="00FE071B"/>
    <w:rsid w:val="00FE07AA"/>
    <w:rsid w:val="00FE07AE"/>
    <w:rsid w:val="00FE097D"/>
    <w:rsid w:val="00FE0C2A"/>
    <w:rsid w:val="00FE0CF2"/>
    <w:rsid w:val="00FE0E5B"/>
    <w:rsid w:val="00FE1308"/>
    <w:rsid w:val="00FE15B3"/>
    <w:rsid w:val="00FE1B5D"/>
    <w:rsid w:val="00FE22BA"/>
    <w:rsid w:val="00FE2645"/>
    <w:rsid w:val="00FE278B"/>
    <w:rsid w:val="00FE27A8"/>
    <w:rsid w:val="00FE286F"/>
    <w:rsid w:val="00FE2C45"/>
    <w:rsid w:val="00FE2DED"/>
    <w:rsid w:val="00FE2F4F"/>
    <w:rsid w:val="00FE304E"/>
    <w:rsid w:val="00FE32B4"/>
    <w:rsid w:val="00FE34EC"/>
    <w:rsid w:val="00FE3522"/>
    <w:rsid w:val="00FE3C0F"/>
    <w:rsid w:val="00FE3C42"/>
    <w:rsid w:val="00FE4025"/>
    <w:rsid w:val="00FE412D"/>
    <w:rsid w:val="00FE437C"/>
    <w:rsid w:val="00FE49B1"/>
    <w:rsid w:val="00FE49E1"/>
    <w:rsid w:val="00FE4D24"/>
    <w:rsid w:val="00FE4E0C"/>
    <w:rsid w:val="00FE517F"/>
    <w:rsid w:val="00FE574F"/>
    <w:rsid w:val="00FE5893"/>
    <w:rsid w:val="00FE5C1F"/>
    <w:rsid w:val="00FE65F0"/>
    <w:rsid w:val="00FE6AFB"/>
    <w:rsid w:val="00FE6BB6"/>
    <w:rsid w:val="00FE6C63"/>
    <w:rsid w:val="00FE6FE8"/>
    <w:rsid w:val="00FE718D"/>
    <w:rsid w:val="00FE73F9"/>
    <w:rsid w:val="00FE73FD"/>
    <w:rsid w:val="00FE745E"/>
    <w:rsid w:val="00FE74EC"/>
    <w:rsid w:val="00FE78F0"/>
    <w:rsid w:val="00FE7FBA"/>
    <w:rsid w:val="00FF0094"/>
    <w:rsid w:val="00FF0105"/>
    <w:rsid w:val="00FF04F1"/>
    <w:rsid w:val="00FF05E1"/>
    <w:rsid w:val="00FF0F45"/>
    <w:rsid w:val="00FF12D1"/>
    <w:rsid w:val="00FF182C"/>
    <w:rsid w:val="00FF1C15"/>
    <w:rsid w:val="00FF1CBF"/>
    <w:rsid w:val="00FF20D9"/>
    <w:rsid w:val="00FF22CB"/>
    <w:rsid w:val="00FF2D25"/>
    <w:rsid w:val="00FF3122"/>
    <w:rsid w:val="00FF34E9"/>
    <w:rsid w:val="00FF3BB9"/>
    <w:rsid w:val="00FF40FB"/>
    <w:rsid w:val="00FF41F2"/>
    <w:rsid w:val="00FF4510"/>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585</Pages>
  <Words>181098</Words>
  <Characters>959823</Characters>
  <Application>Microsoft Office Word</Application>
  <DocSecurity>0</DocSecurity>
  <Lines>7998</Lines>
  <Paragraphs>2277</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1138644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73</cp:revision>
  <cp:lastPrinted>2017-05-07T13:41:00Z</cp:lastPrinted>
  <dcterms:created xsi:type="dcterms:W3CDTF">2020-08-27T10:06:00Z</dcterms:created>
  <dcterms:modified xsi:type="dcterms:W3CDTF">2020-08-27T13:20:00Z</dcterms:modified>
</cp:coreProperties>
</file>