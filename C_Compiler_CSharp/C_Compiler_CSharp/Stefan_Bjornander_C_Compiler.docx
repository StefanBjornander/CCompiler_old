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1726FE28" w14:textId="72066A43" w:rsidR="00260854" w:rsidRDefault="00CB5140">
          <w:pPr>
            <w:pStyle w:val="Innehll1"/>
            <w:rPr>
              <w:rFonts w:asciiTheme="minorHAnsi" w:eastAsiaTheme="minorEastAsia" w:hAnsiTheme="minorHAnsi"/>
              <w:noProof/>
              <w:color w:val="auto"/>
              <w:lang w:val="sv-SE" w:eastAsia="sv-SE"/>
            </w:rPr>
          </w:pPr>
          <w:r w:rsidRPr="00EC76D5">
            <w:fldChar w:fldCharType="begin"/>
          </w:r>
          <w:r w:rsidRPr="00EC76D5">
            <w:instrText xml:space="preserve"> TOC \o "1-3" \h \z \u </w:instrText>
          </w:r>
          <w:r w:rsidRPr="00EC76D5">
            <w:fldChar w:fldCharType="separate"/>
          </w:r>
          <w:hyperlink w:anchor="_Toc53473466" w:history="1">
            <w:r w:rsidR="00260854" w:rsidRPr="00290C7B">
              <w:rPr>
                <w:rStyle w:val="Hyperlnk"/>
                <w:noProof/>
              </w:rPr>
              <w:t>1.</w:t>
            </w:r>
            <w:r w:rsidR="00260854">
              <w:rPr>
                <w:rFonts w:asciiTheme="minorHAnsi" w:eastAsiaTheme="minorEastAsia" w:hAnsiTheme="minorHAnsi"/>
                <w:noProof/>
                <w:color w:val="auto"/>
                <w:lang w:val="sv-SE" w:eastAsia="sv-SE"/>
              </w:rPr>
              <w:tab/>
            </w:r>
            <w:r w:rsidR="00260854" w:rsidRPr="00290C7B">
              <w:rPr>
                <w:rStyle w:val="Hyperlnk"/>
                <w:noProof/>
              </w:rPr>
              <w:t>Introduction</w:t>
            </w:r>
            <w:r w:rsidR="00260854">
              <w:rPr>
                <w:noProof/>
                <w:webHidden/>
              </w:rPr>
              <w:tab/>
            </w:r>
            <w:r w:rsidR="00260854">
              <w:rPr>
                <w:noProof/>
                <w:webHidden/>
              </w:rPr>
              <w:fldChar w:fldCharType="begin"/>
            </w:r>
            <w:r w:rsidR="00260854">
              <w:rPr>
                <w:noProof/>
                <w:webHidden/>
              </w:rPr>
              <w:instrText xml:space="preserve"> PAGEREF _Toc53473466 \h </w:instrText>
            </w:r>
            <w:r w:rsidR="00260854">
              <w:rPr>
                <w:noProof/>
                <w:webHidden/>
              </w:rPr>
            </w:r>
            <w:r w:rsidR="00260854">
              <w:rPr>
                <w:noProof/>
                <w:webHidden/>
              </w:rPr>
              <w:fldChar w:fldCharType="separate"/>
            </w:r>
            <w:r w:rsidR="00260854">
              <w:rPr>
                <w:noProof/>
                <w:webHidden/>
              </w:rPr>
              <w:t>9</w:t>
            </w:r>
            <w:r w:rsidR="00260854">
              <w:rPr>
                <w:noProof/>
                <w:webHidden/>
              </w:rPr>
              <w:fldChar w:fldCharType="end"/>
            </w:r>
          </w:hyperlink>
        </w:p>
        <w:p w14:paraId="4DF1147B" w14:textId="12635E6C" w:rsidR="00260854" w:rsidRDefault="009A772D">
          <w:pPr>
            <w:pStyle w:val="Innehll2"/>
            <w:tabs>
              <w:tab w:val="left" w:pos="880"/>
              <w:tab w:val="right" w:leader="dot" w:pos="9350"/>
            </w:tabs>
            <w:rPr>
              <w:rFonts w:asciiTheme="minorHAnsi" w:eastAsiaTheme="minorEastAsia" w:hAnsiTheme="minorHAnsi"/>
              <w:noProof/>
              <w:color w:val="auto"/>
              <w:lang w:val="sv-SE" w:eastAsia="sv-SE"/>
            </w:rPr>
          </w:pPr>
          <w:hyperlink w:anchor="_Toc53473467" w:history="1">
            <w:r w:rsidR="00260854" w:rsidRPr="00290C7B">
              <w:rPr>
                <w:rStyle w:val="Hyperlnk"/>
                <w:noProof/>
              </w:rPr>
              <w:t>1.1.</w:t>
            </w:r>
            <w:r w:rsidR="00260854">
              <w:rPr>
                <w:rFonts w:asciiTheme="minorHAnsi" w:eastAsiaTheme="minorEastAsia" w:hAnsiTheme="minorHAnsi"/>
                <w:noProof/>
                <w:color w:val="auto"/>
                <w:lang w:val="sv-SE" w:eastAsia="sv-SE"/>
              </w:rPr>
              <w:tab/>
            </w:r>
            <w:r w:rsidR="00260854" w:rsidRPr="00290C7B">
              <w:rPr>
                <w:rStyle w:val="Hyperlnk"/>
                <w:noProof/>
              </w:rPr>
              <w:t>The Compiler Phases</w:t>
            </w:r>
            <w:r w:rsidR="00260854">
              <w:rPr>
                <w:noProof/>
                <w:webHidden/>
              </w:rPr>
              <w:tab/>
            </w:r>
            <w:r w:rsidR="00260854">
              <w:rPr>
                <w:noProof/>
                <w:webHidden/>
              </w:rPr>
              <w:fldChar w:fldCharType="begin"/>
            </w:r>
            <w:r w:rsidR="00260854">
              <w:rPr>
                <w:noProof/>
                <w:webHidden/>
              </w:rPr>
              <w:instrText xml:space="preserve"> PAGEREF _Toc53473467 \h </w:instrText>
            </w:r>
            <w:r w:rsidR="00260854">
              <w:rPr>
                <w:noProof/>
                <w:webHidden/>
              </w:rPr>
            </w:r>
            <w:r w:rsidR="00260854">
              <w:rPr>
                <w:noProof/>
                <w:webHidden/>
              </w:rPr>
              <w:fldChar w:fldCharType="separate"/>
            </w:r>
            <w:r w:rsidR="00260854">
              <w:rPr>
                <w:noProof/>
                <w:webHidden/>
              </w:rPr>
              <w:t>9</w:t>
            </w:r>
            <w:r w:rsidR="00260854">
              <w:rPr>
                <w:noProof/>
                <w:webHidden/>
              </w:rPr>
              <w:fldChar w:fldCharType="end"/>
            </w:r>
          </w:hyperlink>
        </w:p>
        <w:p w14:paraId="34AB8541" w14:textId="23B3C424"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468" w:history="1">
            <w:r w:rsidR="00260854" w:rsidRPr="00290C7B">
              <w:rPr>
                <w:rStyle w:val="Hyperlnk"/>
                <w:noProof/>
              </w:rPr>
              <w:t>1.1.1.</w:t>
            </w:r>
            <w:r w:rsidR="00260854">
              <w:rPr>
                <w:rFonts w:asciiTheme="minorHAnsi" w:eastAsiaTheme="minorEastAsia" w:hAnsiTheme="minorHAnsi"/>
                <w:noProof/>
                <w:color w:val="auto"/>
                <w:lang w:val="sv-SE" w:eastAsia="sv-SE"/>
              </w:rPr>
              <w:tab/>
            </w:r>
            <w:r w:rsidR="00260854" w:rsidRPr="00290C7B">
              <w:rPr>
                <w:rStyle w:val="Hyperlnk"/>
                <w:noProof/>
              </w:rPr>
              <w:t>The Preprocessor</w:t>
            </w:r>
            <w:r w:rsidR="00260854">
              <w:rPr>
                <w:noProof/>
                <w:webHidden/>
              </w:rPr>
              <w:tab/>
            </w:r>
            <w:r w:rsidR="00260854">
              <w:rPr>
                <w:noProof/>
                <w:webHidden/>
              </w:rPr>
              <w:fldChar w:fldCharType="begin"/>
            </w:r>
            <w:r w:rsidR="00260854">
              <w:rPr>
                <w:noProof/>
                <w:webHidden/>
              </w:rPr>
              <w:instrText xml:space="preserve"> PAGEREF _Toc53473468 \h </w:instrText>
            </w:r>
            <w:r w:rsidR="00260854">
              <w:rPr>
                <w:noProof/>
                <w:webHidden/>
              </w:rPr>
            </w:r>
            <w:r w:rsidR="00260854">
              <w:rPr>
                <w:noProof/>
                <w:webHidden/>
              </w:rPr>
              <w:fldChar w:fldCharType="separate"/>
            </w:r>
            <w:r w:rsidR="00260854">
              <w:rPr>
                <w:noProof/>
                <w:webHidden/>
              </w:rPr>
              <w:t>11</w:t>
            </w:r>
            <w:r w:rsidR="00260854">
              <w:rPr>
                <w:noProof/>
                <w:webHidden/>
              </w:rPr>
              <w:fldChar w:fldCharType="end"/>
            </w:r>
          </w:hyperlink>
        </w:p>
        <w:p w14:paraId="3323EEE6" w14:textId="7DCE57CE"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469" w:history="1">
            <w:r w:rsidR="00260854" w:rsidRPr="00290C7B">
              <w:rPr>
                <w:rStyle w:val="Hyperlnk"/>
                <w:noProof/>
              </w:rPr>
              <w:t>1.1.2.</w:t>
            </w:r>
            <w:r w:rsidR="00260854">
              <w:rPr>
                <w:rFonts w:asciiTheme="minorHAnsi" w:eastAsiaTheme="minorEastAsia" w:hAnsiTheme="minorHAnsi"/>
                <w:noProof/>
                <w:color w:val="auto"/>
                <w:lang w:val="sv-SE" w:eastAsia="sv-SE"/>
              </w:rPr>
              <w:tab/>
            </w:r>
            <w:r w:rsidR="00260854" w:rsidRPr="00290C7B">
              <w:rPr>
                <w:rStyle w:val="Hyperlnk"/>
                <w:noProof/>
              </w:rPr>
              <w:t>Scanning</w:t>
            </w:r>
            <w:r w:rsidR="00260854">
              <w:rPr>
                <w:noProof/>
                <w:webHidden/>
              </w:rPr>
              <w:tab/>
            </w:r>
            <w:r w:rsidR="00260854">
              <w:rPr>
                <w:noProof/>
                <w:webHidden/>
              </w:rPr>
              <w:fldChar w:fldCharType="begin"/>
            </w:r>
            <w:r w:rsidR="00260854">
              <w:rPr>
                <w:noProof/>
                <w:webHidden/>
              </w:rPr>
              <w:instrText xml:space="preserve"> PAGEREF _Toc53473469 \h </w:instrText>
            </w:r>
            <w:r w:rsidR="00260854">
              <w:rPr>
                <w:noProof/>
                <w:webHidden/>
              </w:rPr>
            </w:r>
            <w:r w:rsidR="00260854">
              <w:rPr>
                <w:noProof/>
                <w:webHidden/>
              </w:rPr>
              <w:fldChar w:fldCharType="separate"/>
            </w:r>
            <w:r w:rsidR="00260854">
              <w:rPr>
                <w:noProof/>
                <w:webHidden/>
              </w:rPr>
              <w:t>11</w:t>
            </w:r>
            <w:r w:rsidR="00260854">
              <w:rPr>
                <w:noProof/>
                <w:webHidden/>
              </w:rPr>
              <w:fldChar w:fldCharType="end"/>
            </w:r>
          </w:hyperlink>
        </w:p>
        <w:p w14:paraId="0490B0B2" w14:textId="56EED599"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470" w:history="1">
            <w:r w:rsidR="00260854" w:rsidRPr="00290C7B">
              <w:rPr>
                <w:rStyle w:val="Hyperlnk"/>
                <w:noProof/>
              </w:rPr>
              <w:t>1.1.3.</w:t>
            </w:r>
            <w:r w:rsidR="00260854">
              <w:rPr>
                <w:rFonts w:asciiTheme="minorHAnsi" w:eastAsiaTheme="minorEastAsia" w:hAnsiTheme="minorHAnsi"/>
                <w:noProof/>
                <w:color w:val="auto"/>
                <w:lang w:val="sv-SE" w:eastAsia="sv-SE"/>
              </w:rPr>
              <w:tab/>
            </w:r>
            <w:r w:rsidR="00260854" w:rsidRPr="00290C7B">
              <w:rPr>
                <w:rStyle w:val="Hyperlnk"/>
                <w:noProof/>
              </w:rPr>
              <w:t>Parsing and Middle Code Generation</w:t>
            </w:r>
            <w:r w:rsidR="00260854">
              <w:rPr>
                <w:noProof/>
                <w:webHidden/>
              </w:rPr>
              <w:tab/>
            </w:r>
            <w:r w:rsidR="00260854">
              <w:rPr>
                <w:noProof/>
                <w:webHidden/>
              </w:rPr>
              <w:fldChar w:fldCharType="begin"/>
            </w:r>
            <w:r w:rsidR="00260854">
              <w:rPr>
                <w:noProof/>
                <w:webHidden/>
              </w:rPr>
              <w:instrText xml:space="preserve"> PAGEREF _Toc53473470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3DD7468D" w14:textId="1CFDCED7"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471" w:history="1">
            <w:r w:rsidR="00260854" w:rsidRPr="00290C7B">
              <w:rPr>
                <w:rStyle w:val="Hyperlnk"/>
                <w:noProof/>
              </w:rPr>
              <w:t>1.1.4.</w:t>
            </w:r>
            <w:r w:rsidR="00260854">
              <w:rPr>
                <w:rFonts w:asciiTheme="minorHAnsi" w:eastAsiaTheme="minorEastAsia" w:hAnsiTheme="minorHAnsi"/>
                <w:noProof/>
                <w:color w:val="auto"/>
                <w:lang w:val="sv-SE" w:eastAsia="sv-SE"/>
              </w:rPr>
              <w:tab/>
            </w:r>
            <w:r w:rsidR="00260854" w:rsidRPr="00290C7B">
              <w:rPr>
                <w:rStyle w:val="Hyperlnk"/>
                <w:noProof/>
              </w:rPr>
              <w:t>Middle Code Optimization</w:t>
            </w:r>
            <w:r w:rsidR="00260854">
              <w:rPr>
                <w:noProof/>
                <w:webHidden/>
              </w:rPr>
              <w:tab/>
            </w:r>
            <w:r w:rsidR="00260854">
              <w:rPr>
                <w:noProof/>
                <w:webHidden/>
              </w:rPr>
              <w:fldChar w:fldCharType="begin"/>
            </w:r>
            <w:r w:rsidR="00260854">
              <w:rPr>
                <w:noProof/>
                <w:webHidden/>
              </w:rPr>
              <w:instrText xml:space="preserve"> PAGEREF _Toc53473471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06BA574F" w14:textId="33D98A2F"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472" w:history="1">
            <w:r w:rsidR="00260854" w:rsidRPr="00290C7B">
              <w:rPr>
                <w:rStyle w:val="Hyperlnk"/>
                <w:noProof/>
              </w:rPr>
              <w:t>1.1.5.</w:t>
            </w:r>
            <w:r w:rsidR="00260854">
              <w:rPr>
                <w:rFonts w:asciiTheme="minorHAnsi" w:eastAsiaTheme="minorEastAsia" w:hAnsiTheme="minorHAnsi"/>
                <w:noProof/>
                <w:color w:val="auto"/>
                <w:lang w:val="sv-SE" w:eastAsia="sv-SE"/>
              </w:rPr>
              <w:tab/>
            </w:r>
            <w:r w:rsidR="00260854" w:rsidRPr="00290C7B">
              <w:rPr>
                <w:rStyle w:val="Hyperlnk"/>
                <w:noProof/>
              </w:rPr>
              <w:t>Initialization</w:t>
            </w:r>
            <w:r w:rsidR="00260854">
              <w:rPr>
                <w:noProof/>
                <w:webHidden/>
              </w:rPr>
              <w:tab/>
            </w:r>
            <w:r w:rsidR="00260854">
              <w:rPr>
                <w:noProof/>
                <w:webHidden/>
              </w:rPr>
              <w:fldChar w:fldCharType="begin"/>
            </w:r>
            <w:r w:rsidR="00260854">
              <w:rPr>
                <w:noProof/>
                <w:webHidden/>
              </w:rPr>
              <w:instrText xml:space="preserve"> PAGEREF _Toc53473472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35B41B23" w14:textId="6A6AE863"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473" w:history="1">
            <w:r w:rsidR="00260854" w:rsidRPr="00290C7B">
              <w:rPr>
                <w:rStyle w:val="Hyperlnk"/>
                <w:noProof/>
              </w:rPr>
              <w:t>1.1.6.</w:t>
            </w:r>
            <w:r w:rsidR="00260854">
              <w:rPr>
                <w:rFonts w:asciiTheme="minorHAnsi" w:eastAsiaTheme="minorEastAsia" w:hAnsiTheme="minorHAnsi"/>
                <w:noProof/>
                <w:color w:val="auto"/>
                <w:lang w:val="sv-SE" w:eastAsia="sv-SE"/>
              </w:rPr>
              <w:tab/>
            </w:r>
            <w:r w:rsidR="00260854" w:rsidRPr="00290C7B">
              <w:rPr>
                <w:rStyle w:val="Hyperlnk"/>
                <w:noProof/>
              </w:rPr>
              <w:t>Declarators and Declaration Specifiers</w:t>
            </w:r>
            <w:r w:rsidR="00260854">
              <w:rPr>
                <w:noProof/>
                <w:webHidden/>
              </w:rPr>
              <w:tab/>
            </w:r>
            <w:r w:rsidR="00260854">
              <w:rPr>
                <w:noProof/>
                <w:webHidden/>
              </w:rPr>
              <w:fldChar w:fldCharType="begin"/>
            </w:r>
            <w:r w:rsidR="00260854">
              <w:rPr>
                <w:noProof/>
                <w:webHidden/>
              </w:rPr>
              <w:instrText xml:space="preserve"> PAGEREF _Toc53473473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5981D259" w14:textId="05BBD5A0"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474" w:history="1">
            <w:r w:rsidR="00260854" w:rsidRPr="00290C7B">
              <w:rPr>
                <w:rStyle w:val="Hyperlnk"/>
                <w:noProof/>
              </w:rPr>
              <w:t>1.1.7.</w:t>
            </w:r>
            <w:r w:rsidR="00260854">
              <w:rPr>
                <w:rFonts w:asciiTheme="minorHAnsi" w:eastAsiaTheme="minorEastAsia" w:hAnsiTheme="minorHAnsi"/>
                <w:noProof/>
                <w:color w:val="auto"/>
                <w:lang w:val="sv-SE" w:eastAsia="sv-SE"/>
              </w:rPr>
              <w:tab/>
            </w:r>
            <w:r w:rsidR="00260854" w:rsidRPr="00290C7B">
              <w:rPr>
                <w:rStyle w:val="Hyperlnk"/>
                <w:noProof/>
              </w:rPr>
              <w:t>The Symbol Table</w:t>
            </w:r>
            <w:r w:rsidR="00260854">
              <w:rPr>
                <w:noProof/>
                <w:webHidden/>
              </w:rPr>
              <w:tab/>
            </w:r>
            <w:r w:rsidR="00260854">
              <w:rPr>
                <w:noProof/>
                <w:webHidden/>
              </w:rPr>
              <w:fldChar w:fldCharType="begin"/>
            </w:r>
            <w:r w:rsidR="00260854">
              <w:rPr>
                <w:noProof/>
                <w:webHidden/>
              </w:rPr>
              <w:instrText xml:space="preserve"> PAGEREF _Toc53473474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646F88DB" w14:textId="3697992F"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475" w:history="1">
            <w:r w:rsidR="00260854" w:rsidRPr="00290C7B">
              <w:rPr>
                <w:rStyle w:val="Hyperlnk"/>
                <w:noProof/>
              </w:rPr>
              <w:t>1.1.8.</w:t>
            </w:r>
            <w:r w:rsidR="00260854">
              <w:rPr>
                <w:rFonts w:asciiTheme="minorHAnsi" w:eastAsiaTheme="minorEastAsia" w:hAnsiTheme="minorHAnsi"/>
                <w:noProof/>
                <w:color w:val="auto"/>
                <w:lang w:val="sv-SE" w:eastAsia="sv-SE"/>
              </w:rPr>
              <w:tab/>
            </w:r>
            <w:r w:rsidR="00260854" w:rsidRPr="00290C7B">
              <w:rPr>
                <w:rStyle w:val="Hyperlnk"/>
                <w:noProof/>
              </w:rPr>
              <w:t>The Type System</w:t>
            </w:r>
            <w:r w:rsidR="00260854">
              <w:rPr>
                <w:noProof/>
                <w:webHidden/>
              </w:rPr>
              <w:tab/>
            </w:r>
            <w:r w:rsidR="00260854">
              <w:rPr>
                <w:noProof/>
                <w:webHidden/>
              </w:rPr>
              <w:fldChar w:fldCharType="begin"/>
            </w:r>
            <w:r w:rsidR="00260854">
              <w:rPr>
                <w:noProof/>
                <w:webHidden/>
              </w:rPr>
              <w:instrText xml:space="preserve"> PAGEREF _Toc53473475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25E2224F" w14:textId="778B2D19"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476" w:history="1">
            <w:r w:rsidR="00260854" w:rsidRPr="00290C7B">
              <w:rPr>
                <w:rStyle w:val="Hyperlnk"/>
                <w:noProof/>
              </w:rPr>
              <w:t>1.1.9.</w:t>
            </w:r>
            <w:r w:rsidR="00260854">
              <w:rPr>
                <w:rFonts w:asciiTheme="minorHAnsi" w:eastAsiaTheme="minorEastAsia" w:hAnsiTheme="minorHAnsi"/>
                <w:noProof/>
                <w:color w:val="auto"/>
                <w:lang w:val="sv-SE" w:eastAsia="sv-SE"/>
              </w:rPr>
              <w:tab/>
            </w:r>
            <w:r w:rsidR="00260854" w:rsidRPr="00290C7B">
              <w:rPr>
                <w:rStyle w:val="Hyperlnk"/>
                <w:noProof/>
              </w:rPr>
              <w:t>Assembly Code Generation</w:t>
            </w:r>
            <w:r w:rsidR="00260854">
              <w:rPr>
                <w:noProof/>
                <w:webHidden/>
              </w:rPr>
              <w:tab/>
            </w:r>
            <w:r w:rsidR="00260854">
              <w:rPr>
                <w:noProof/>
                <w:webHidden/>
              </w:rPr>
              <w:fldChar w:fldCharType="begin"/>
            </w:r>
            <w:r w:rsidR="00260854">
              <w:rPr>
                <w:noProof/>
                <w:webHidden/>
              </w:rPr>
              <w:instrText xml:space="preserve"> PAGEREF _Toc53473476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6F4B07FD" w14:textId="39107B04"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477" w:history="1">
            <w:r w:rsidR="00260854" w:rsidRPr="00290C7B">
              <w:rPr>
                <w:rStyle w:val="Hyperlnk"/>
                <w:noProof/>
              </w:rPr>
              <w:t>1.1.1.</w:t>
            </w:r>
            <w:r w:rsidR="00260854">
              <w:rPr>
                <w:rFonts w:asciiTheme="minorHAnsi" w:eastAsiaTheme="minorEastAsia" w:hAnsiTheme="minorHAnsi"/>
                <w:noProof/>
                <w:color w:val="auto"/>
                <w:lang w:val="sv-SE" w:eastAsia="sv-SE"/>
              </w:rPr>
              <w:tab/>
            </w:r>
            <w:r w:rsidR="00260854" w:rsidRPr="00290C7B">
              <w:rPr>
                <w:rStyle w:val="Hyperlnk"/>
                <w:noProof/>
              </w:rPr>
              <w:t>Executable Code Optimization</w:t>
            </w:r>
            <w:r w:rsidR="00260854">
              <w:rPr>
                <w:noProof/>
                <w:webHidden/>
              </w:rPr>
              <w:tab/>
            </w:r>
            <w:r w:rsidR="00260854">
              <w:rPr>
                <w:noProof/>
                <w:webHidden/>
              </w:rPr>
              <w:fldChar w:fldCharType="begin"/>
            </w:r>
            <w:r w:rsidR="00260854">
              <w:rPr>
                <w:noProof/>
                <w:webHidden/>
              </w:rPr>
              <w:instrText xml:space="preserve"> PAGEREF _Toc53473477 \h </w:instrText>
            </w:r>
            <w:r w:rsidR="00260854">
              <w:rPr>
                <w:noProof/>
                <w:webHidden/>
              </w:rPr>
            </w:r>
            <w:r w:rsidR="00260854">
              <w:rPr>
                <w:noProof/>
                <w:webHidden/>
              </w:rPr>
              <w:fldChar w:fldCharType="separate"/>
            </w:r>
            <w:r w:rsidR="00260854">
              <w:rPr>
                <w:noProof/>
                <w:webHidden/>
              </w:rPr>
              <w:t>13</w:t>
            </w:r>
            <w:r w:rsidR="00260854">
              <w:rPr>
                <w:noProof/>
                <w:webHidden/>
              </w:rPr>
              <w:fldChar w:fldCharType="end"/>
            </w:r>
          </w:hyperlink>
        </w:p>
        <w:p w14:paraId="2C7E6634" w14:textId="0C7E9A5A"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478" w:history="1">
            <w:r w:rsidR="00260854" w:rsidRPr="00290C7B">
              <w:rPr>
                <w:rStyle w:val="Hyperlnk"/>
                <w:noProof/>
              </w:rPr>
              <w:t>1.1.2.</w:t>
            </w:r>
            <w:r w:rsidR="00260854">
              <w:rPr>
                <w:rFonts w:asciiTheme="minorHAnsi" w:eastAsiaTheme="minorEastAsia" w:hAnsiTheme="minorHAnsi"/>
                <w:noProof/>
                <w:color w:val="auto"/>
                <w:lang w:val="sv-SE" w:eastAsia="sv-SE"/>
              </w:rPr>
              <w:tab/>
            </w:r>
            <w:r w:rsidR="00260854" w:rsidRPr="00290C7B">
              <w:rPr>
                <w:rStyle w:val="Hyperlnk"/>
                <w:noProof/>
              </w:rPr>
              <w:t>The Standard Library</w:t>
            </w:r>
            <w:r w:rsidR="00260854">
              <w:rPr>
                <w:noProof/>
                <w:webHidden/>
              </w:rPr>
              <w:tab/>
            </w:r>
            <w:r w:rsidR="00260854">
              <w:rPr>
                <w:noProof/>
                <w:webHidden/>
              </w:rPr>
              <w:fldChar w:fldCharType="begin"/>
            </w:r>
            <w:r w:rsidR="00260854">
              <w:rPr>
                <w:noProof/>
                <w:webHidden/>
              </w:rPr>
              <w:instrText xml:space="preserve"> PAGEREF _Toc53473478 \h </w:instrText>
            </w:r>
            <w:r w:rsidR="00260854">
              <w:rPr>
                <w:noProof/>
                <w:webHidden/>
              </w:rPr>
            </w:r>
            <w:r w:rsidR="00260854">
              <w:rPr>
                <w:noProof/>
                <w:webHidden/>
              </w:rPr>
              <w:fldChar w:fldCharType="separate"/>
            </w:r>
            <w:r w:rsidR="00260854">
              <w:rPr>
                <w:noProof/>
                <w:webHidden/>
              </w:rPr>
              <w:t>13</w:t>
            </w:r>
            <w:r w:rsidR="00260854">
              <w:rPr>
                <w:noProof/>
                <w:webHidden/>
              </w:rPr>
              <w:fldChar w:fldCharType="end"/>
            </w:r>
          </w:hyperlink>
        </w:p>
        <w:p w14:paraId="0823A4F2" w14:textId="2A116681" w:rsidR="00260854" w:rsidRDefault="009A772D">
          <w:pPr>
            <w:pStyle w:val="Innehll1"/>
            <w:rPr>
              <w:rFonts w:asciiTheme="minorHAnsi" w:eastAsiaTheme="minorEastAsia" w:hAnsiTheme="minorHAnsi"/>
              <w:noProof/>
              <w:color w:val="auto"/>
              <w:lang w:val="sv-SE" w:eastAsia="sv-SE"/>
            </w:rPr>
          </w:pPr>
          <w:hyperlink w:anchor="_Toc53473479" w:history="1">
            <w:r w:rsidR="00260854" w:rsidRPr="00290C7B">
              <w:rPr>
                <w:rStyle w:val="Hyperlnk"/>
                <w:noProof/>
              </w:rPr>
              <w:t>2.</w:t>
            </w:r>
            <w:r w:rsidR="00260854">
              <w:rPr>
                <w:rFonts w:asciiTheme="minorHAnsi" w:eastAsiaTheme="minorEastAsia" w:hAnsiTheme="minorHAnsi"/>
                <w:noProof/>
                <w:color w:val="auto"/>
                <w:lang w:val="sv-SE" w:eastAsia="sv-SE"/>
              </w:rPr>
              <w:tab/>
            </w:r>
            <w:r w:rsidR="00260854" w:rsidRPr="00290C7B">
              <w:rPr>
                <w:rStyle w:val="Hyperlnk"/>
                <w:noProof/>
              </w:rPr>
              <w:t>Main</w:t>
            </w:r>
            <w:r w:rsidR="00260854">
              <w:rPr>
                <w:noProof/>
                <w:webHidden/>
              </w:rPr>
              <w:tab/>
            </w:r>
            <w:r w:rsidR="00260854">
              <w:rPr>
                <w:noProof/>
                <w:webHidden/>
              </w:rPr>
              <w:fldChar w:fldCharType="begin"/>
            </w:r>
            <w:r w:rsidR="00260854">
              <w:rPr>
                <w:noProof/>
                <w:webHidden/>
              </w:rPr>
              <w:instrText xml:space="preserve"> PAGEREF _Toc53473479 \h </w:instrText>
            </w:r>
            <w:r w:rsidR="00260854">
              <w:rPr>
                <w:noProof/>
                <w:webHidden/>
              </w:rPr>
            </w:r>
            <w:r w:rsidR="00260854">
              <w:rPr>
                <w:noProof/>
                <w:webHidden/>
              </w:rPr>
              <w:fldChar w:fldCharType="separate"/>
            </w:r>
            <w:r w:rsidR="00260854">
              <w:rPr>
                <w:noProof/>
                <w:webHidden/>
              </w:rPr>
              <w:t>14</w:t>
            </w:r>
            <w:r w:rsidR="00260854">
              <w:rPr>
                <w:noProof/>
                <w:webHidden/>
              </w:rPr>
              <w:fldChar w:fldCharType="end"/>
            </w:r>
          </w:hyperlink>
        </w:p>
        <w:p w14:paraId="5A7B9966" w14:textId="0AE3FB98" w:rsidR="00260854" w:rsidRDefault="009A772D">
          <w:pPr>
            <w:pStyle w:val="Innehll1"/>
            <w:rPr>
              <w:rFonts w:asciiTheme="minorHAnsi" w:eastAsiaTheme="minorEastAsia" w:hAnsiTheme="minorHAnsi"/>
              <w:noProof/>
              <w:color w:val="auto"/>
              <w:lang w:val="sv-SE" w:eastAsia="sv-SE"/>
            </w:rPr>
          </w:pPr>
          <w:hyperlink w:anchor="_Toc53473480" w:history="1">
            <w:r w:rsidR="00260854" w:rsidRPr="00290C7B">
              <w:rPr>
                <w:rStyle w:val="Hyperlnk"/>
                <w:noProof/>
              </w:rPr>
              <w:t>3.</w:t>
            </w:r>
            <w:r w:rsidR="00260854">
              <w:rPr>
                <w:rFonts w:asciiTheme="minorHAnsi" w:eastAsiaTheme="minorEastAsia" w:hAnsiTheme="minorHAnsi"/>
                <w:noProof/>
                <w:color w:val="auto"/>
                <w:lang w:val="sv-SE" w:eastAsia="sv-SE"/>
              </w:rPr>
              <w:tab/>
            </w:r>
            <w:r w:rsidR="00260854" w:rsidRPr="00290C7B">
              <w:rPr>
                <w:rStyle w:val="Hyperlnk"/>
                <w:noProof/>
              </w:rPr>
              <w:t>Scanning</w:t>
            </w:r>
            <w:r w:rsidR="00260854">
              <w:rPr>
                <w:noProof/>
                <w:webHidden/>
              </w:rPr>
              <w:tab/>
            </w:r>
            <w:r w:rsidR="00260854">
              <w:rPr>
                <w:noProof/>
                <w:webHidden/>
              </w:rPr>
              <w:fldChar w:fldCharType="begin"/>
            </w:r>
            <w:r w:rsidR="00260854">
              <w:rPr>
                <w:noProof/>
                <w:webHidden/>
              </w:rPr>
              <w:instrText xml:space="preserve"> PAGEREF _Toc53473480 \h </w:instrText>
            </w:r>
            <w:r w:rsidR="00260854">
              <w:rPr>
                <w:noProof/>
                <w:webHidden/>
              </w:rPr>
            </w:r>
            <w:r w:rsidR="00260854">
              <w:rPr>
                <w:noProof/>
                <w:webHidden/>
              </w:rPr>
              <w:fldChar w:fldCharType="separate"/>
            </w:r>
            <w:r w:rsidR="00260854">
              <w:rPr>
                <w:noProof/>
                <w:webHidden/>
              </w:rPr>
              <w:t>15</w:t>
            </w:r>
            <w:r w:rsidR="00260854">
              <w:rPr>
                <w:noProof/>
                <w:webHidden/>
              </w:rPr>
              <w:fldChar w:fldCharType="end"/>
            </w:r>
          </w:hyperlink>
        </w:p>
        <w:p w14:paraId="52B8D4D1" w14:textId="37658438"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481" w:history="1">
            <w:r w:rsidR="00260854" w:rsidRPr="00290C7B">
              <w:rPr>
                <w:rStyle w:val="Hyperlnk"/>
                <w:noProof/>
              </w:rPr>
              <w:t>3.1.1.</w:t>
            </w:r>
            <w:r w:rsidR="00260854">
              <w:rPr>
                <w:rFonts w:asciiTheme="minorHAnsi" w:eastAsiaTheme="minorEastAsia" w:hAnsiTheme="minorHAnsi"/>
                <w:noProof/>
                <w:color w:val="auto"/>
                <w:lang w:val="sv-SE" w:eastAsia="sv-SE"/>
              </w:rPr>
              <w:tab/>
            </w:r>
            <w:r w:rsidR="00260854" w:rsidRPr="00290C7B">
              <w:rPr>
                <w:rStyle w:val="Hyperlnk"/>
                <w:noProof/>
              </w:rPr>
              <w:t>The typedef-name Problem</w:t>
            </w:r>
            <w:r w:rsidR="00260854">
              <w:rPr>
                <w:noProof/>
                <w:webHidden/>
              </w:rPr>
              <w:tab/>
            </w:r>
            <w:r w:rsidR="00260854">
              <w:rPr>
                <w:noProof/>
                <w:webHidden/>
              </w:rPr>
              <w:fldChar w:fldCharType="begin"/>
            </w:r>
            <w:r w:rsidR="00260854">
              <w:rPr>
                <w:noProof/>
                <w:webHidden/>
              </w:rPr>
              <w:instrText xml:space="preserve"> PAGEREF _Toc53473481 \h </w:instrText>
            </w:r>
            <w:r w:rsidR="00260854">
              <w:rPr>
                <w:noProof/>
                <w:webHidden/>
              </w:rPr>
            </w:r>
            <w:r w:rsidR="00260854">
              <w:rPr>
                <w:noProof/>
                <w:webHidden/>
              </w:rPr>
              <w:fldChar w:fldCharType="separate"/>
            </w:r>
            <w:r w:rsidR="00260854">
              <w:rPr>
                <w:noProof/>
                <w:webHidden/>
              </w:rPr>
              <w:t>15</w:t>
            </w:r>
            <w:r w:rsidR="00260854">
              <w:rPr>
                <w:noProof/>
                <w:webHidden/>
              </w:rPr>
              <w:fldChar w:fldCharType="end"/>
            </w:r>
          </w:hyperlink>
        </w:p>
        <w:p w14:paraId="17C92BF2" w14:textId="76B7F351" w:rsidR="00260854" w:rsidRDefault="009A772D">
          <w:pPr>
            <w:pStyle w:val="Innehll2"/>
            <w:tabs>
              <w:tab w:val="left" w:pos="880"/>
              <w:tab w:val="right" w:leader="dot" w:pos="9350"/>
            </w:tabs>
            <w:rPr>
              <w:rFonts w:asciiTheme="minorHAnsi" w:eastAsiaTheme="minorEastAsia" w:hAnsiTheme="minorHAnsi"/>
              <w:noProof/>
              <w:color w:val="auto"/>
              <w:lang w:val="sv-SE" w:eastAsia="sv-SE"/>
            </w:rPr>
          </w:pPr>
          <w:hyperlink w:anchor="_Toc53473482" w:history="1">
            <w:r w:rsidR="00260854" w:rsidRPr="00290C7B">
              <w:rPr>
                <w:rStyle w:val="Hyperlnk"/>
                <w:noProof/>
              </w:rPr>
              <w:t>3.2.</w:t>
            </w:r>
            <w:r w:rsidR="00260854">
              <w:rPr>
                <w:rFonts w:asciiTheme="minorHAnsi" w:eastAsiaTheme="minorEastAsia" w:hAnsiTheme="minorHAnsi"/>
                <w:noProof/>
                <w:color w:val="auto"/>
                <w:lang w:val="sv-SE" w:eastAsia="sv-SE"/>
              </w:rPr>
              <w:tab/>
            </w:r>
            <w:r w:rsidR="00260854" w:rsidRPr="00290C7B">
              <w:rPr>
                <w:rStyle w:val="Hyperlnk"/>
                <w:noProof/>
              </w:rPr>
              <w:t>The Scanner</w:t>
            </w:r>
            <w:r w:rsidR="00260854">
              <w:rPr>
                <w:noProof/>
                <w:webHidden/>
              </w:rPr>
              <w:tab/>
            </w:r>
            <w:r w:rsidR="00260854">
              <w:rPr>
                <w:noProof/>
                <w:webHidden/>
              </w:rPr>
              <w:fldChar w:fldCharType="begin"/>
            </w:r>
            <w:r w:rsidR="00260854">
              <w:rPr>
                <w:noProof/>
                <w:webHidden/>
              </w:rPr>
              <w:instrText xml:space="preserve"> PAGEREF _Toc53473482 \h </w:instrText>
            </w:r>
            <w:r w:rsidR="00260854">
              <w:rPr>
                <w:noProof/>
                <w:webHidden/>
              </w:rPr>
            </w:r>
            <w:r w:rsidR="00260854">
              <w:rPr>
                <w:noProof/>
                <w:webHidden/>
              </w:rPr>
              <w:fldChar w:fldCharType="separate"/>
            </w:r>
            <w:r w:rsidR="00260854">
              <w:rPr>
                <w:noProof/>
                <w:webHidden/>
              </w:rPr>
              <w:t>15</w:t>
            </w:r>
            <w:r w:rsidR="00260854">
              <w:rPr>
                <w:noProof/>
                <w:webHidden/>
              </w:rPr>
              <w:fldChar w:fldCharType="end"/>
            </w:r>
          </w:hyperlink>
        </w:p>
        <w:p w14:paraId="1BA7AA79" w14:textId="275967B0" w:rsidR="00260854" w:rsidRDefault="009A772D">
          <w:pPr>
            <w:pStyle w:val="Innehll1"/>
            <w:rPr>
              <w:rFonts w:asciiTheme="minorHAnsi" w:eastAsiaTheme="minorEastAsia" w:hAnsiTheme="minorHAnsi"/>
              <w:noProof/>
              <w:color w:val="auto"/>
              <w:lang w:val="sv-SE" w:eastAsia="sv-SE"/>
            </w:rPr>
          </w:pPr>
          <w:hyperlink w:anchor="_Toc53473483" w:history="1">
            <w:r w:rsidR="00260854" w:rsidRPr="00290C7B">
              <w:rPr>
                <w:rStyle w:val="Hyperlnk"/>
                <w:noProof/>
              </w:rPr>
              <w:t>4.</w:t>
            </w:r>
            <w:r w:rsidR="00260854">
              <w:rPr>
                <w:rFonts w:asciiTheme="minorHAnsi" w:eastAsiaTheme="minorEastAsia" w:hAnsiTheme="minorHAnsi"/>
                <w:noProof/>
                <w:color w:val="auto"/>
                <w:lang w:val="sv-SE" w:eastAsia="sv-SE"/>
              </w:rPr>
              <w:tab/>
            </w:r>
            <w:r w:rsidR="00260854" w:rsidRPr="00290C7B">
              <w:rPr>
                <w:rStyle w:val="Hyperlnk"/>
                <w:noProof/>
              </w:rPr>
              <w:t>Parsing</w:t>
            </w:r>
            <w:r w:rsidR="00260854">
              <w:rPr>
                <w:noProof/>
                <w:webHidden/>
              </w:rPr>
              <w:tab/>
            </w:r>
            <w:r w:rsidR="00260854">
              <w:rPr>
                <w:noProof/>
                <w:webHidden/>
              </w:rPr>
              <w:fldChar w:fldCharType="begin"/>
            </w:r>
            <w:r w:rsidR="00260854">
              <w:rPr>
                <w:noProof/>
                <w:webHidden/>
              </w:rPr>
              <w:instrText xml:space="preserve"> PAGEREF _Toc53473483 \h </w:instrText>
            </w:r>
            <w:r w:rsidR="00260854">
              <w:rPr>
                <w:noProof/>
                <w:webHidden/>
              </w:rPr>
            </w:r>
            <w:r w:rsidR="00260854">
              <w:rPr>
                <w:noProof/>
                <w:webHidden/>
              </w:rPr>
              <w:fldChar w:fldCharType="separate"/>
            </w:r>
            <w:r w:rsidR="00260854">
              <w:rPr>
                <w:noProof/>
                <w:webHidden/>
              </w:rPr>
              <w:t>27</w:t>
            </w:r>
            <w:r w:rsidR="00260854">
              <w:rPr>
                <w:noProof/>
                <w:webHidden/>
              </w:rPr>
              <w:fldChar w:fldCharType="end"/>
            </w:r>
          </w:hyperlink>
        </w:p>
        <w:p w14:paraId="0A43A958" w14:textId="27831D45" w:rsidR="00260854" w:rsidRDefault="009A772D">
          <w:pPr>
            <w:pStyle w:val="Innehll2"/>
            <w:tabs>
              <w:tab w:val="left" w:pos="880"/>
              <w:tab w:val="right" w:leader="dot" w:pos="9350"/>
            </w:tabs>
            <w:rPr>
              <w:rFonts w:asciiTheme="minorHAnsi" w:eastAsiaTheme="minorEastAsia" w:hAnsiTheme="minorHAnsi"/>
              <w:noProof/>
              <w:color w:val="auto"/>
              <w:lang w:val="sv-SE" w:eastAsia="sv-SE"/>
            </w:rPr>
          </w:pPr>
          <w:hyperlink w:anchor="_Toc53473484" w:history="1">
            <w:r w:rsidR="00260854" w:rsidRPr="00290C7B">
              <w:rPr>
                <w:rStyle w:val="Hyperlnk"/>
                <w:noProof/>
              </w:rPr>
              <w:t>4.1.</w:t>
            </w:r>
            <w:r w:rsidR="00260854">
              <w:rPr>
                <w:rFonts w:asciiTheme="minorHAnsi" w:eastAsiaTheme="minorEastAsia" w:hAnsiTheme="minorHAnsi"/>
                <w:noProof/>
                <w:color w:val="auto"/>
                <w:lang w:val="sv-SE" w:eastAsia="sv-SE"/>
              </w:rPr>
              <w:tab/>
            </w:r>
            <w:r w:rsidR="00260854" w:rsidRPr="00290C7B">
              <w:rPr>
                <w:rStyle w:val="Hyperlnk"/>
                <w:noProof/>
              </w:rPr>
              <w:t>Declarations</w:t>
            </w:r>
            <w:r w:rsidR="00260854">
              <w:rPr>
                <w:noProof/>
                <w:webHidden/>
              </w:rPr>
              <w:tab/>
            </w:r>
            <w:r w:rsidR="00260854">
              <w:rPr>
                <w:noProof/>
                <w:webHidden/>
              </w:rPr>
              <w:fldChar w:fldCharType="begin"/>
            </w:r>
            <w:r w:rsidR="00260854">
              <w:rPr>
                <w:noProof/>
                <w:webHidden/>
              </w:rPr>
              <w:instrText xml:space="preserve"> PAGEREF _Toc53473484 \h </w:instrText>
            </w:r>
            <w:r w:rsidR="00260854">
              <w:rPr>
                <w:noProof/>
                <w:webHidden/>
              </w:rPr>
            </w:r>
            <w:r w:rsidR="00260854">
              <w:rPr>
                <w:noProof/>
                <w:webHidden/>
              </w:rPr>
              <w:fldChar w:fldCharType="separate"/>
            </w:r>
            <w:r w:rsidR="00260854">
              <w:rPr>
                <w:noProof/>
                <w:webHidden/>
              </w:rPr>
              <w:t>30</w:t>
            </w:r>
            <w:r w:rsidR="00260854">
              <w:rPr>
                <w:noProof/>
                <w:webHidden/>
              </w:rPr>
              <w:fldChar w:fldCharType="end"/>
            </w:r>
          </w:hyperlink>
        </w:p>
        <w:p w14:paraId="60C45016" w14:textId="23B55951"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485" w:history="1">
            <w:r w:rsidR="00260854" w:rsidRPr="00290C7B">
              <w:rPr>
                <w:rStyle w:val="Hyperlnk"/>
                <w:noProof/>
              </w:rPr>
              <w:t>4.1.1.</w:t>
            </w:r>
            <w:r w:rsidR="00260854">
              <w:rPr>
                <w:rFonts w:asciiTheme="minorHAnsi" w:eastAsiaTheme="minorEastAsia" w:hAnsiTheme="minorHAnsi"/>
                <w:noProof/>
                <w:color w:val="auto"/>
                <w:lang w:val="sv-SE" w:eastAsia="sv-SE"/>
              </w:rPr>
              <w:tab/>
            </w:r>
            <w:r w:rsidR="00260854" w:rsidRPr="00290C7B">
              <w:rPr>
                <w:rStyle w:val="Hyperlnk"/>
                <w:noProof/>
              </w:rPr>
              <w:t>Backpatching</w:t>
            </w:r>
            <w:r w:rsidR="00260854">
              <w:rPr>
                <w:noProof/>
                <w:webHidden/>
              </w:rPr>
              <w:tab/>
            </w:r>
            <w:r w:rsidR="00260854">
              <w:rPr>
                <w:noProof/>
                <w:webHidden/>
              </w:rPr>
              <w:fldChar w:fldCharType="begin"/>
            </w:r>
            <w:r w:rsidR="00260854">
              <w:rPr>
                <w:noProof/>
                <w:webHidden/>
              </w:rPr>
              <w:instrText xml:space="preserve"> PAGEREF _Toc53473485 \h </w:instrText>
            </w:r>
            <w:r w:rsidR="00260854">
              <w:rPr>
                <w:noProof/>
                <w:webHidden/>
              </w:rPr>
            </w:r>
            <w:r w:rsidR="00260854">
              <w:rPr>
                <w:noProof/>
                <w:webHidden/>
              </w:rPr>
              <w:fldChar w:fldCharType="separate"/>
            </w:r>
            <w:r w:rsidR="00260854">
              <w:rPr>
                <w:noProof/>
                <w:webHidden/>
              </w:rPr>
              <w:t>30</w:t>
            </w:r>
            <w:r w:rsidR="00260854">
              <w:rPr>
                <w:noProof/>
                <w:webHidden/>
              </w:rPr>
              <w:fldChar w:fldCharType="end"/>
            </w:r>
          </w:hyperlink>
        </w:p>
        <w:p w14:paraId="664141E5" w14:textId="49D181BF"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486" w:history="1">
            <w:r w:rsidR="00260854" w:rsidRPr="00290C7B">
              <w:rPr>
                <w:rStyle w:val="Hyperlnk"/>
                <w:noProof/>
              </w:rPr>
              <w:t>4.1.2.</w:t>
            </w:r>
            <w:r w:rsidR="00260854">
              <w:rPr>
                <w:rFonts w:asciiTheme="minorHAnsi" w:eastAsiaTheme="minorEastAsia" w:hAnsiTheme="minorHAnsi"/>
                <w:noProof/>
                <w:color w:val="auto"/>
                <w:lang w:val="sv-SE" w:eastAsia="sv-SE"/>
              </w:rPr>
              <w:tab/>
            </w:r>
            <w:r w:rsidR="00260854" w:rsidRPr="00290C7B">
              <w:rPr>
                <w:rStyle w:val="Hyperlnk"/>
                <w:noProof/>
              </w:rPr>
              <w:t>Function Definition</w:t>
            </w:r>
            <w:r w:rsidR="00260854">
              <w:rPr>
                <w:noProof/>
                <w:webHidden/>
              </w:rPr>
              <w:tab/>
            </w:r>
            <w:r w:rsidR="00260854">
              <w:rPr>
                <w:noProof/>
                <w:webHidden/>
              </w:rPr>
              <w:fldChar w:fldCharType="begin"/>
            </w:r>
            <w:r w:rsidR="00260854">
              <w:rPr>
                <w:noProof/>
                <w:webHidden/>
              </w:rPr>
              <w:instrText xml:space="preserve"> PAGEREF _Toc53473486 \h </w:instrText>
            </w:r>
            <w:r w:rsidR="00260854">
              <w:rPr>
                <w:noProof/>
                <w:webHidden/>
              </w:rPr>
            </w:r>
            <w:r w:rsidR="00260854">
              <w:rPr>
                <w:noProof/>
                <w:webHidden/>
              </w:rPr>
              <w:fldChar w:fldCharType="separate"/>
            </w:r>
            <w:r w:rsidR="00260854">
              <w:rPr>
                <w:noProof/>
                <w:webHidden/>
              </w:rPr>
              <w:t>31</w:t>
            </w:r>
            <w:r w:rsidR="00260854">
              <w:rPr>
                <w:noProof/>
                <w:webHidden/>
              </w:rPr>
              <w:fldChar w:fldCharType="end"/>
            </w:r>
          </w:hyperlink>
        </w:p>
        <w:p w14:paraId="7089C93A" w14:textId="056888EC"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487" w:history="1">
            <w:r w:rsidR="00260854" w:rsidRPr="00290C7B">
              <w:rPr>
                <w:rStyle w:val="Hyperlnk"/>
                <w:noProof/>
                <w:highlight w:val="white"/>
              </w:rPr>
              <w:t>4.1.3.</w:t>
            </w:r>
            <w:r w:rsidR="00260854">
              <w:rPr>
                <w:rFonts w:asciiTheme="minorHAnsi" w:eastAsiaTheme="minorEastAsia" w:hAnsiTheme="minorHAnsi"/>
                <w:noProof/>
                <w:color w:val="auto"/>
                <w:lang w:val="sv-SE" w:eastAsia="sv-SE"/>
              </w:rPr>
              <w:tab/>
            </w:r>
            <w:r w:rsidR="00260854" w:rsidRPr="00290C7B">
              <w:rPr>
                <w:rStyle w:val="Hyperlnk"/>
                <w:noProof/>
                <w:highlight w:val="white"/>
              </w:rPr>
              <w:t>Specifier List</w:t>
            </w:r>
            <w:r w:rsidR="00260854">
              <w:rPr>
                <w:noProof/>
                <w:webHidden/>
              </w:rPr>
              <w:tab/>
            </w:r>
            <w:r w:rsidR="00260854">
              <w:rPr>
                <w:noProof/>
                <w:webHidden/>
              </w:rPr>
              <w:fldChar w:fldCharType="begin"/>
            </w:r>
            <w:r w:rsidR="00260854">
              <w:rPr>
                <w:noProof/>
                <w:webHidden/>
              </w:rPr>
              <w:instrText xml:space="preserve"> PAGEREF _Toc53473487 \h </w:instrText>
            </w:r>
            <w:r w:rsidR="00260854">
              <w:rPr>
                <w:noProof/>
                <w:webHidden/>
              </w:rPr>
            </w:r>
            <w:r w:rsidR="00260854">
              <w:rPr>
                <w:noProof/>
                <w:webHidden/>
              </w:rPr>
              <w:fldChar w:fldCharType="separate"/>
            </w:r>
            <w:r w:rsidR="00260854">
              <w:rPr>
                <w:noProof/>
                <w:webHidden/>
              </w:rPr>
              <w:t>37</w:t>
            </w:r>
            <w:r w:rsidR="00260854">
              <w:rPr>
                <w:noProof/>
                <w:webHidden/>
              </w:rPr>
              <w:fldChar w:fldCharType="end"/>
            </w:r>
          </w:hyperlink>
        </w:p>
        <w:p w14:paraId="70F9AA82" w14:textId="1031AB59"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488" w:history="1">
            <w:r w:rsidR="00260854" w:rsidRPr="00290C7B">
              <w:rPr>
                <w:rStyle w:val="Hyperlnk"/>
                <w:noProof/>
                <w:highlight w:val="white"/>
              </w:rPr>
              <w:t>4.1.4.</w:t>
            </w:r>
            <w:r w:rsidR="00260854">
              <w:rPr>
                <w:rFonts w:asciiTheme="minorHAnsi" w:eastAsiaTheme="minorEastAsia" w:hAnsiTheme="minorHAnsi"/>
                <w:noProof/>
                <w:color w:val="auto"/>
                <w:lang w:val="sv-SE" w:eastAsia="sv-SE"/>
              </w:rPr>
              <w:tab/>
            </w:r>
            <w:r w:rsidR="00260854" w:rsidRPr="00290C7B">
              <w:rPr>
                <w:rStyle w:val="Hyperlnk"/>
                <w:noProof/>
                <w:highlight w:val="white"/>
              </w:rPr>
              <w:t>Declarator</w:t>
            </w:r>
            <w:r w:rsidR="00260854">
              <w:rPr>
                <w:noProof/>
                <w:webHidden/>
              </w:rPr>
              <w:tab/>
            </w:r>
            <w:r w:rsidR="00260854">
              <w:rPr>
                <w:noProof/>
                <w:webHidden/>
              </w:rPr>
              <w:fldChar w:fldCharType="begin"/>
            </w:r>
            <w:r w:rsidR="00260854">
              <w:rPr>
                <w:noProof/>
                <w:webHidden/>
              </w:rPr>
              <w:instrText xml:space="preserve"> PAGEREF _Toc53473488 \h </w:instrText>
            </w:r>
            <w:r w:rsidR="00260854">
              <w:rPr>
                <w:noProof/>
                <w:webHidden/>
              </w:rPr>
            </w:r>
            <w:r w:rsidR="00260854">
              <w:rPr>
                <w:noProof/>
                <w:webHidden/>
              </w:rPr>
              <w:fldChar w:fldCharType="separate"/>
            </w:r>
            <w:r w:rsidR="00260854">
              <w:rPr>
                <w:noProof/>
                <w:webHidden/>
              </w:rPr>
              <w:t>43</w:t>
            </w:r>
            <w:r w:rsidR="00260854">
              <w:rPr>
                <w:noProof/>
                <w:webHidden/>
              </w:rPr>
              <w:fldChar w:fldCharType="end"/>
            </w:r>
          </w:hyperlink>
        </w:p>
        <w:p w14:paraId="350F218E" w14:textId="1ABC2585" w:rsidR="00260854" w:rsidRDefault="009A772D">
          <w:pPr>
            <w:pStyle w:val="Innehll2"/>
            <w:tabs>
              <w:tab w:val="left" w:pos="880"/>
              <w:tab w:val="right" w:leader="dot" w:pos="9350"/>
            </w:tabs>
            <w:rPr>
              <w:rFonts w:asciiTheme="minorHAnsi" w:eastAsiaTheme="minorEastAsia" w:hAnsiTheme="minorHAnsi"/>
              <w:noProof/>
              <w:color w:val="auto"/>
              <w:lang w:val="sv-SE" w:eastAsia="sv-SE"/>
            </w:rPr>
          </w:pPr>
          <w:hyperlink w:anchor="_Toc53473489" w:history="1">
            <w:r w:rsidR="00260854" w:rsidRPr="00290C7B">
              <w:rPr>
                <w:rStyle w:val="Hyperlnk"/>
                <w:noProof/>
                <w:highlight w:val="white"/>
                <w:lang w:val="sv-SE"/>
              </w:rPr>
              <w:t>4.2.</w:t>
            </w:r>
            <w:r w:rsidR="00260854">
              <w:rPr>
                <w:rFonts w:asciiTheme="minorHAnsi" w:eastAsiaTheme="minorEastAsia" w:hAnsiTheme="minorHAnsi"/>
                <w:noProof/>
                <w:color w:val="auto"/>
                <w:lang w:val="sv-SE" w:eastAsia="sv-SE"/>
              </w:rPr>
              <w:tab/>
            </w:r>
            <w:r w:rsidR="00260854" w:rsidRPr="00290C7B">
              <w:rPr>
                <w:rStyle w:val="Hyperlnk"/>
                <w:noProof/>
                <w:highlight w:val="white"/>
                <w:lang w:val="sv-SE"/>
              </w:rPr>
              <w:t>Statements</w:t>
            </w:r>
            <w:r w:rsidR="00260854">
              <w:rPr>
                <w:noProof/>
                <w:webHidden/>
              </w:rPr>
              <w:tab/>
            </w:r>
            <w:r w:rsidR="00260854">
              <w:rPr>
                <w:noProof/>
                <w:webHidden/>
              </w:rPr>
              <w:fldChar w:fldCharType="begin"/>
            </w:r>
            <w:r w:rsidR="00260854">
              <w:rPr>
                <w:noProof/>
                <w:webHidden/>
              </w:rPr>
              <w:instrText xml:space="preserve"> PAGEREF _Toc53473489 \h </w:instrText>
            </w:r>
            <w:r w:rsidR="00260854">
              <w:rPr>
                <w:noProof/>
                <w:webHidden/>
              </w:rPr>
            </w:r>
            <w:r w:rsidR="00260854">
              <w:rPr>
                <w:noProof/>
                <w:webHidden/>
              </w:rPr>
              <w:fldChar w:fldCharType="separate"/>
            </w:r>
            <w:r w:rsidR="00260854">
              <w:rPr>
                <w:noProof/>
                <w:webHidden/>
              </w:rPr>
              <w:t>52</w:t>
            </w:r>
            <w:r w:rsidR="00260854">
              <w:rPr>
                <w:noProof/>
                <w:webHidden/>
              </w:rPr>
              <w:fldChar w:fldCharType="end"/>
            </w:r>
          </w:hyperlink>
        </w:p>
        <w:p w14:paraId="208726D2" w14:textId="7027CE0F"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490"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The Nested-If Problem</w:t>
            </w:r>
            <w:r w:rsidR="00260854">
              <w:rPr>
                <w:noProof/>
                <w:webHidden/>
              </w:rPr>
              <w:tab/>
            </w:r>
            <w:r w:rsidR="00260854">
              <w:rPr>
                <w:noProof/>
                <w:webHidden/>
              </w:rPr>
              <w:fldChar w:fldCharType="begin"/>
            </w:r>
            <w:r w:rsidR="00260854">
              <w:rPr>
                <w:noProof/>
                <w:webHidden/>
              </w:rPr>
              <w:instrText xml:space="preserve"> PAGEREF _Toc53473490 \h </w:instrText>
            </w:r>
            <w:r w:rsidR="00260854">
              <w:rPr>
                <w:noProof/>
                <w:webHidden/>
              </w:rPr>
            </w:r>
            <w:r w:rsidR="00260854">
              <w:rPr>
                <w:noProof/>
                <w:webHidden/>
              </w:rPr>
              <w:fldChar w:fldCharType="separate"/>
            </w:r>
            <w:r w:rsidR="00260854">
              <w:rPr>
                <w:noProof/>
                <w:webHidden/>
              </w:rPr>
              <w:t>52</w:t>
            </w:r>
            <w:r w:rsidR="00260854">
              <w:rPr>
                <w:noProof/>
                <w:webHidden/>
              </w:rPr>
              <w:fldChar w:fldCharType="end"/>
            </w:r>
          </w:hyperlink>
        </w:p>
        <w:p w14:paraId="7BE8FEC8" w14:textId="60139A39"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491" w:history="1">
            <w:r w:rsidR="00260854" w:rsidRPr="00290C7B">
              <w:rPr>
                <w:rStyle w:val="Hyperlnk"/>
                <w:noProof/>
              </w:rPr>
              <w:t>4.2.2.</w:t>
            </w:r>
            <w:r w:rsidR="00260854">
              <w:rPr>
                <w:rFonts w:asciiTheme="minorHAnsi" w:eastAsiaTheme="minorEastAsia" w:hAnsiTheme="minorHAnsi"/>
                <w:noProof/>
                <w:color w:val="auto"/>
                <w:lang w:val="sv-SE" w:eastAsia="sv-SE"/>
              </w:rPr>
              <w:tab/>
            </w:r>
            <w:r w:rsidR="00260854" w:rsidRPr="00290C7B">
              <w:rPr>
                <w:rStyle w:val="Hyperlnk"/>
                <w:noProof/>
              </w:rPr>
              <w:t>The Forward-Jump Problem (Backpatching)</w:t>
            </w:r>
            <w:r w:rsidR="00260854">
              <w:rPr>
                <w:noProof/>
                <w:webHidden/>
              </w:rPr>
              <w:tab/>
            </w:r>
            <w:r w:rsidR="00260854">
              <w:rPr>
                <w:noProof/>
                <w:webHidden/>
              </w:rPr>
              <w:fldChar w:fldCharType="begin"/>
            </w:r>
            <w:r w:rsidR="00260854">
              <w:rPr>
                <w:noProof/>
                <w:webHidden/>
              </w:rPr>
              <w:instrText xml:space="preserve"> PAGEREF _Toc53473491 \h </w:instrText>
            </w:r>
            <w:r w:rsidR="00260854">
              <w:rPr>
                <w:noProof/>
                <w:webHidden/>
              </w:rPr>
            </w:r>
            <w:r w:rsidR="00260854">
              <w:rPr>
                <w:noProof/>
                <w:webHidden/>
              </w:rPr>
              <w:fldChar w:fldCharType="separate"/>
            </w:r>
            <w:r w:rsidR="00260854">
              <w:rPr>
                <w:noProof/>
                <w:webHidden/>
              </w:rPr>
              <w:t>57</w:t>
            </w:r>
            <w:r w:rsidR="00260854">
              <w:rPr>
                <w:noProof/>
                <w:webHidden/>
              </w:rPr>
              <w:fldChar w:fldCharType="end"/>
            </w:r>
          </w:hyperlink>
        </w:p>
        <w:p w14:paraId="34833D36" w14:textId="274CEEB2"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492"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Header Rules</w:t>
            </w:r>
            <w:r w:rsidR="00260854">
              <w:rPr>
                <w:noProof/>
                <w:webHidden/>
              </w:rPr>
              <w:tab/>
            </w:r>
            <w:r w:rsidR="00260854">
              <w:rPr>
                <w:noProof/>
                <w:webHidden/>
              </w:rPr>
              <w:fldChar w:fldCharType="begin"/>
            </w:r>
            <w:r w:rsidR="00260854">
              <w:rPr>
                <w:noProof/>
                <w:webHidden/>
              </w:rPr>
              <w:instrText xml:space="preserve"> PAGEREF _Toc53473492 \h </w:instrText>
            </w:r>
            <w:r w:rsidR="00260854">
              <w:rPr>
                <w:noProof/>
                <w:webHidden/>
              </w:rPr>
            </w:r>
            <w:r w:rsidR="00260854">
              <w:rPr>
                <w:noProof/>
                <w:webHidden/>
              </w:rPr>
              <w:fldChar w:fldCharType="separate"/>
            </w:r>
            <w:r w:rsidR="00260854">
              <w:rPr>
                <w:noProof/>
                <w:webHidden/>
              </w:rPr>
              <w:t>59</w:t>
            </w:r>
            <w:r w:rsidR="00260854">
              <w:rPr>
                <w:noProof/>
                <w:webHidden/>
              </w:rPr>
              <w:fldChar w:fldCharType="end"/>
            </w:r>
          </w:hyperlink>
        </w:p>
        <w:p w14:paraId="29D01284" w14:textId="6E42735C"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493" w:history="1">
            <w:r w:rsidR="00260854" w:rsidRPr="00290C7B">
              <w:rPr>
                <w:rStyle w:val="Hyperlnk"/>
                <w:noProof/>
              </w:rPr>
              <w:t>4.2.2.</w:t>
            </w:r>
            <w:r w:rsidR="00260854">
              <w:rPr>
                <w:rFonts w:asciiTheme="minorHAnsi" w:eastAsiaTheme="minorEastAsia" w:hAnsiTheme="minorHAnsi"/>
                <w:noProof/>
                <w:color w:val="auto"/>
                <w:lang w:val="sv-SE" w:eastAsia="sv-SE"/>
              </w:rPr>
              <w:tab/>
            </w:r>
            <w:r w:rsidR="00260854" w:rsidRPr="00290C7B">
              <w:rPr>
                <w:rStyle w:val="Hyperlnk"/>
                <w:noProof/>
              </w:rPr>
              <w:t>The Switch Statement</w:t>
            </w:r>
            <w:r w:rsidR="00260854">
              <w:rPr>
                <w:noProof/>
                <w:webHidden/>
              </w:rPr>
              <w:tab/>
            </w:r>
            <w:r w:rsidR="00260854">
              <w:rPr>
                <w:noProof/>
                <w:webHidden/>
              </w:rPr>
              <w:fldChar w:fldCharType="begin"/>
            </w:r>
            <w:r w:rsidR="00260854">
              <w:rPr>
                <w:noProof/>
                <w:webHidden/>
              </w:rPr>
              <w:instrText xml:space="preserve"> PAGEREF _Toc53473493 \h </w:instrText>
            </w:r>
            <w:r w:rsidR="00260854">
              <w:rPr>
                <w:noProof/>
                <w:webHidden/>
              </w:rPr>
            </w:r>
            <w:r w:rsidR="00260854">
              <w:rPr>
                <w:noProof/>
                <w:webHidden/>
              </w:rPr>
              <w:fldChar w:fldCharType="separate"/>
            </w:r>
            <w:r w:rsidR="00260854">
              <w:rPr>
                <w:noProof/>
                <w:webHidden/>
              </w:rPr>
              <w:t>59</w:t>
            </w:r>
            <w:r w:rsidR="00260854">
              <w:rPr>
                <w:noProof/>
                <w:webHidden/>
              </w:rPr>
              <w:fldChar w:fldCharType="end"/>
            </w:r>
          </w:hyperlink>
        </w:p>
        <w:p w14:paraId="2E6319E3" w14:textId="10049F5E"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494" w:history="1">
            <w:r w:rsidR="00260854" w:rsidRPr="00290C7B">
              <w:rPr>
                <w:rStyle w:val="Hyperlnk"/>
                <w:noProof/>
                <w:highlight w:val="white"/>
              </w:rPr>
              <w:t>4.2.3.</w:t>
            </w:r>
            <w:r w:rsidR="00260854">
              <w:rPr>
                <w:rFonts w:asciiTheme="minorHAnsi" w:eastAsiaTheme="minorEastAsia" w:hAnsiTheme="minorHAnsi"/>
                <w:noProof/>
                <w:color w:val="auto"/>
                <w:lang w:val="sv-SE" w:eastAsia="sv-SE"/>
              </w:rPr>
              <w:tab/>
            </w:r>
            <w:r w:rsidR="00260854" w:rsidRPr="00290C7B">
              <w:rPr>
                <w:rStyle w:val="Hyperlnk"/>
                <w:noProof/>
                <w:highlight w:val="white"/>
              </w:rPr>
              <w:t>The Case Statement</w:t>
            </w:r>
            <w:r w:rsidR="00260854">
              <w:rPr>
                <w:noProof/>
                <w:webHidden/>
              </w:rPr>
              <w:tab/>
            </w:r>
            <w:r w:rsidR="00260854">
              <w:rPr>
                <w:noProof/>
                <w:webHidden/>
              </w:rPr>
              <w:fldChar w:fldCharType="begin"/>
            </w:r>
            <w:r w:rsidR="00260854">
              <w:rPr>
                <w:noProof/>
                <w:webHidden/>
              </w:rPr>
              <w:instrText xml:space="preserve"> PAGEREF _Toc53473494 \h </w:instrText>
            </w:r>
            <w:r w:rsidR="00260854">
              <w:rPr>
                <w:noProof/>
                <w:webHidden/>
              </w:rPr>
            </w:r>
            <w:r w:rsidR="00260854">
              <w:rPr>
                <w:noProof/>
                <w:webHidden/>
              </w:rPr>
              <w:fldChar w:fldCharType="separate"/>
            </w:r>
            <w:r w:rsidR="00260854">
              <w:rPr>
                <w:noProof/>
                <w:webHidden/>
              </w:rPr>
              <w:t>61</w:t>
            </w:r>
            <w:r w:rsidR="00260854">
              <w:rPr>
                <w:noProof/>
                <w:webHidden/>
              </w:rPr>
              <w:fldChar w:fldCharType="end"/>
            </w:r>
          </w:hyperlink>
        </w:p>
        <w:p w14:paraId="2AE4DB54" w14:textId="466C9202"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495"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The Default Statement</w:t>
            </w:r>
            <w:r w:rsidR="00260854">
              <w:rPr>
                <w:noProof/>
                <w:webHidden/>
              </w:rPr>
              <w:tab/>
            </w:r>
            <w:r w:rsidR="00260854">
              <w:rPr>
                <w:noProof/>
                <w:webHidden/>
              </w:rPr>
              <w:fldChar w:fldCharType="begin"/>
            </w:r>
            <w:r w:rsidR="00260854">
              <w:rPr>
                <w:noProof/>
                <w:webHidden/>
              </w:rPr>
              <w:instrText xml:space="preserve"> PAGEREF _Toc53473495 \h </w:instrText>
            </w:r>
            <w:r w:rsidR="00260854">
              <w:rPr>
                <w:noProof/>
                <w:webHidden/>
              </w:rPr>
            </w:r>
            <w:r w:rsidR="00260854">
              <w:rPr>
                <w:noProof/>
                <w:webHidden/>
              </w:rPr>
              <w:fldChar w:fldCharType="separate"/>
            </w:r>
            <w:r w:rsidR="00260854">
              <w:rPr>
                <w:noProof/>
                <w:webHidden/>
              </w:rPr>
              <w:t>62</w:t>
            </w:r>
            <w:r w:rsidR="00260854">
              <w:rPr>
                <w:noProof/>
                <w:webHidden/>
              </w:rPr>
              <w:fldChar w:fldCharType="end"/>
            </w:r>
          </w:hyperlink>
        </w:p>
        <w:p w14:paraId="28BEF265" w14:textId="61F1EADB"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496" w:history="1">
            <w:r w:rsidR="00260854" w:rsidRPr="00290C7B">
              <w:rPr>
                <w:rStyle w:val="Hyperlnk"/>
                <w:noProof/>
              </w:rPr>
              <w:t>4.2.2.</w:t>
            </w:r>
            <w:r w:rsidR="00260854">
              <w:rPr>
                <w:rFonts w:asciiTheme="minorHAnsi" w:eastAsiaTheme="minorEastAsia" w:hAnsiTheme="minorHAnsi"/>
                <w:noProof/>
                <w:color w:val="auto"/>
                <w:lang w:val="sv-SE" w:eastAsia="sv-SE"/>
              </w:rPr>
              <w:tab/>
            </w:r>
            <w:r w:rsidR="00260854" w:rsidRPr="00290C7B">
              <w:rPr>
                <w:rStyle w:val="Hyperlnk"/>
                <w:noProof/>
              </w:rPr>
              <w:t>The While Statement</w:t>
            </w:r>
            <w:r w:rsidR="00260854">
              <w:rPr>
                <w:noProof/>
                <w:webHidden/>
              </w:rPr>
              <w:tab/>
            </w:r>
            <w:r w:rsidR="00260854">
              <w:rPr>
                <w:noProof/>
                <w:webHidden/>
              </w:rPr>
              <w:fldChar w:fldCharType="begin"/>
            </w:r>
            <w:r w:rsidR="00260854">
              <w:rPr>
                <w:noProof/>
                <w:webHidden/>
              </w:rPr>
              <w:instrText xml:space="preserve"> PAGEREF _Toc53473496 \h </w:instrText>
            </w:r>
            <w:r w:rsidR="00260854">
              <w:rPr>
                <w:noProof/>
                <w:webHidden/>
              </w:rPr>
            </w:r>
            <w:r w:rsidR="00260854">
              <w:rPr>
                <w:noProof/>
                <w:webHidden/>
              </w:rPr>
              <w:fldChar w:fldCharType="separate"/>
            </w:r>
            <w:r w:rsidR="00260854">
              <w:rPr>
                <w:noProof/>
                <w:webHidden/>
              </w:rPr>
              <w:t>63</w:t>
            </w:r>
            <w:r w:rsidR="00260854">
              <w:rPr>
                <w:noProof/>
                <w:webHidden/>
              </w:rPr>
              <w:fldChar w:fldCharType="end"/>
            </w:r>
          </w:hyperlink>
        </w:p>
        <w:p w14:paraId="4065CE1B" w14:textId="1E817090"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497" w:history="1">
            <w:r w:rsidR="00260854" w:rsidRPr="00290C7B">
              <w:rPr>
                <w:rStyle w:val="Hyperlnk"/>
                <w:noProof/>
              </w:rPr>
              <w:t>4.2.3.</w:t>
            </w:r>
            <w:r w:rsidR="00260854">
              <w:rPr>
                <w:rFonts w:asciiTheme="minorHAnsi" w:eastAsiaTheme="minorEastAsia" w:hAnsiTheme="minorHAnsi"/>
                <w:noProof/>
                <w:color w:val="auto"/>
                <w:lang w:val="sv-SE" w:eastAsia="sv-SE"/>
              </w:rPr>
              <w:tab/>
            </w:r>
            <w:r w:rsidR="00260854" w:rsidRPr="00290C7B">
              <w:rPr>
                <w:rStyle w:val="Hyperlnk"/>
                <w:noProof/>
              </w:rPr>
              <w:t>The Do Statement</w:t>
            </w:r>
            <w:r w:rsidR="00260854">
              <w:rPr>
                <w:noProof/>
                <w:webHidden/>
              </w:rPr>
              <w:tab/>
            </w:r>
            <w:r w:rsidR="00260854">
              <w:rPr>
                <w:noProof/>
                <w:webHidden/>
              </w:rPr>
              <w:fldChar w:fldCharType="begin"/>
            </w:r>
            <w:r w:rsidR="00260854">
              <w:rPr>
                <w:noProof/>
                <w:webHidden/>
              </w:rPr>
              <w:instrText xml:space="preserve"> PAGEREF _Toc53473497 \h </w:instrText>
            </w:r>
            <w:r w:rsidR="00260854">
              <w:rPr>
                <w:noProof/>
                <w:webHidden/>
              </w:rPr>
            </w:r>
            <w:r w:rsidR="00260854">
              <w:rPr>
                <w:noProof/>
                <w:webHidden/>
              </w:rPr>
              <w:fldChar w:fldCharType="separate"/>
            </w:r>
            <w:r w:rsidR="00260854">
              <w:rPr>
                <w:noProof/>
                <w:webHidden/>
              </w:rPr>
              <w:t>64</w:t>
            </w:r>
            <w:r w:rsidR="00260854">
              <w:rPr>
                <w:noProof/>
                <w:webHidden/>
              </w:rPr>
              <w:fldChar w:fldCharType="end"/>
            </w:r>
          </w:hyperlink>
        </w:p>
        <w:p w14:paraId="1CA0AB3E" w14:textId="4C87E09D"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498" w:history="1">
            <w:r w:rsidR="00260854" w:rsidRPr="00290C7B">
              <w:rPr>
                <w:rStyle w:val="Hyperlnk"/>
                <w:noProof/>
              </w:rPr>
              <w:t>4.2.4.</w:t>
            </w:r>
            <w:r w:rsidR="00260854">
              <w:rPr>
                <w:rFonts w:asciiTheme="minorHAnsi" w:eastAsiaTheme="minorEastAsia" w:hAnsiTheme="minorHAnsi"/>
                <w:noProof/>
                <w:color w:val="auto"/>
                <w:lang w:val="sv-SE" w:eastAsia="sv-SE"/>
              </w:rPr>
              <w:tab/>
            </w:r>
            <w:r w:rsidR="00260854" w:rsidRPr="00290C7B">
              <w:rPr>
                <w:rStyle w:val="Hyperlnk"/>
                <w:noProof/>
              </w:rPr>
              <w:t>The For Statement</w:t>
            </w:r>
            <w:r w:rsidR="00260854">
              <w:rPr>
                <w:noProof/>
                <w:webHidden/>
              </w:rPr>
              <w:tab/>
            </w:r>
            <w:r w:rsidR="00260854">
              <w:rPr>
                <w:noProof/>
                <w:webHidden/>
              </w:rPr>
              <w:fldChar w:fldCharType="begin"/>
            </w:r>
            <w:r w:rsidR="00260854">
              <w:rPr>
                <w:noProof/>
                <w:webHidden/>
              </w:rPr>
              <w:instrText xml:space="preserve"> PAGEREF _Toc53473498 \h </w:instrText>
            </w:r>
            <w:r w:rsidR="00260854">
              <w:rPr>
                <w:noProof/>
                <w:webHidden/>
              </w:rPr>
            </w:r>
            <w:r w:rsidR="00260854">
              <w:rPr>
                <w:noProof/>
                <w:webHidden/>
              </w:rPr>
              <w:fldChar w:fldCharType="separate"/>
            </w:r>
            <w:r w:rsidR="00260854">
              <w:rPr>
                <w:noProof/>
                <w:webHidden/>
              </w:rPr>
              <w:t>65</w:t>
            </w:r>
            <w:r w:rsidR="00260854">
              <w:rPr>
                <w:noProof/>
                <w:webHidden/>
              </w:rPr>
              <w:fldChar w:fldCharType="end"/>
            </w:r>
          </w:hyperlink>
        </w:p>
        <w:p w14:paraId="5AD61D4C" w14:textId="10104250"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499" w:history="1">
            <w:r w:rsidR="00260854" w:rsidRPr="00290C7B">
              <w:rPr>
                <w:rStyle w:val="Hyperlnk"/>
                <w:noProof/>
              </w:rPr>
              <w:t>4.2.5.</w:t>
            </w:r>
            <w:r w:rsidR="00260854">
              <w:rPr>
                <w:rFonts w:asciiTheme="minorHAnsi" w:eastAsiaTheme="minorEastAsia" w:hAnsiTheme="minorHAnsi"/>
                <w:noProof/>
                <w:color w:val="auto"/>
                <w:lang w:val="sv-SE" w:eastAsia="sv-SE"/>
              </w:rPr>
              <w:tab/>
            </w:r>
            <w:r w:rsidR="00260854" w:rsidRPr="00290C7B">
              <w:rPr>
                <w:rStyle w:val="Hyperlnk"/>
                <w:noProof/>
              </w:rPr>
              <w:t>Label and Goto Statement</w:t>
            </w:r>
            <w:r w:rsidR="00260854">
              <w:rPr>
                <w:noProof/>
                <w:webHidden/>
              </w:rPr>
              <w:tab/>
            </w:r>
            <w:r w:rsidR="00260854">
              <w:rPr>
                <w:noProof/>
                <w:webHidden/>
              </w:rPr>
              <w:fldChar w:fldCharType="begin"/>
            </w:r>
            <w:r w:rsidR="00260854">
              <w:rPr>
                <w:noProof/>
                <w:webHidden/>
              </w:rPr>
              <w:instrText xml:space="preserve"> PAGEREF _Toc53473499 \h </w:instrText>
            </w:r>
            <w:r w:rsidR="00260854">
              <w:rPr>
                <w:noProof/>
                <w:webHidden/>
              </w:rPr>
            </w:r>
            <w:r w:rsidR="00260854">
              <w:rPr>
                <w:noProof/>
                <w:webHidden/>
              </w:rPr>
              <w:fldChar w:fldCharType="separate"/>
            </w:r>
            <w:r w:rsidR="00260854">
              <w:rPr>
                <w:noProof/>
                <w:webHidden/>
              </w:rPr>
              <w:t>67</w:t>
            </w:r>
            <w:r w:rsidR="00260854">
              <w:rPr>
                <w:noProof/>
                <w:webHidden/>
              </w:rPr>
              <w:fldChar w:fldCharType="end"/>
            </w:r>
          </w:hyperlink>
        </w:p>
        <w:p w14:paraId="632EDA27" w14:textId="2D8D9DF9"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00" w:history="1">
            <w:r w:rsidR="00260854" w:rsidRPr="00290C7B">
              <w:rPr>
                <w:rStyle w:val="Hyperlnk"/>
                <w:noProof/>
              </w:rPr>
              <w:t>4.2.6.</w:t>
            </w:r>
            <w:r w:rsidR="00260854">
              <w:rPr>
                <w:rFonts w:asciiTheme="minorHAnsi" w:eastAsiaTheme="minorEastAsia" w:hAnsiTheme="minorHAnsi"/>
                <w:noProof/>
                <w:color w:val="auto"/>
                <w:lang w:val="sv-SE" w:eastAsia="sv-SE"/>
              </w:rPr>
              <w:tab/>
            </w:r>
            <w:r w:rsidR="00260854" w:rsidRPr="00290C7B">
              <w:rPr>
                <w:rStyle w:val="Hyperlnk"/>
                <w:noProof/>
              </w:rPr>
              <w:t>Return Statement</w:t>
            </w:r>
            <w:r w:rsidR="00260854">
              <w:rPr>
                <w:noProof/>
                <w:webHidden/>
              </w:rPr>
              <w:tab/>
            </w:r>
            <w:r w:rsidR="00260854">
              <w:rPr>
                <w:noProof/>
                <w:webHidden/>
              </w:rPr>
              <w:fldChar w:fldCharType="begin"/>
            </w:r>
            <w:r w:rsidR="00260854">
              <w:rPr>
                <w:noProof/>
                <w:webHidden/>
              </w:rPr>
              <w:instrText xml:space="preserve"> PAGEREF _Toc53473500 \h </w:instrText>
            </w:r>
            <w:r w:rsidR="00260854">
              <w:rPr>
                <w:noProof/>
                <w:webHidden/>
              </w:rPr>
            </w:r>
            <w:r w:rsidR="00260854">
              <w:rPr>
                <w:noProof/>
                <w:webHidden/>
              </w:rPr>
              <w:fldChar w:fldCharType="separate"/>
            </w:r>
            <w:r w:rsidR="00260854">
              <w:rPr>
                <w:noProof/>
                <w:webHidden/>
              </w:rPr>
              <w:t>68</w:t>
            </w:r>
            <w:r w:rsidR="00260854">
              <w:rPr>
                <w:noProof/>
                <w:webHidden/>
              </w:rPr>
              <w:fldChar w:fldCharType="end"/>
            </w:r>
          </w:hyperlink>
        </w:p>
        <w:p w14:paraId="1773F970" w14:textId="4189E350"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01" w:history="1">
            <w:r w:rsidR="00260854" w:rsidRPr="00290C7B">
              <w:rPr>
                <w:rStyle w:val="Hyperlnk"/>
                <w:noProof/>
              </w:rPr>
              <w:t>4.2.7.</w:t>
            </w:r>
            <w:r w:rsidR="00260854">
              <w:rPr>
                <w:rFonts w:asciiTheme="minorHAnsi" w:eastAsiaTheme="minorEastAsia" w:hAnsiTheme="minorHAnsi"/>
                <w:noProof/>
                <w:color w:val="auto"/>
                <w:lang w:val="sv-SE" w:eastAsia="sv-SE"/>
              </w:rPr>
              <w:tab/>
            </w:r>
            <w:r w:rsidR="00260854" w:rsidRPr="00290C7B">
              <w:rPr>
                <w:rStyle w:val="Hyperlnk"/>
                <w:noProof/>
              </w:rPr>
              <w:t>Optional Expression Statement</w:t>
            </w:r>
            <w:r w:rsidR="00260854">
              <w:rPr>
                <w:noProof/>
                <w:webHidden/>
              </w:rPr>
              <w:tab/>
            </w:r>
            <w:r w:rsidR="00260854">
              <w:rPr>
                <w:noProof/>
                <w:webHidden/>
              </w:rPr>
              <w:fldChar w:fldCharType="begin"/>
            </w:r>
            <w:r w:rsidR="00260854">
              <w:rPr>
                <w:noProof/>
                <w:webHidden/>
              </w:rPr>
              <w:instrText xml:space="preserve"> PAGEREF _Toc53473501 \h </w:instrText>
            </w:r>
            <w:r w:rsidR="00260854">
              <w:rPr>
                <w:noProof/>
                <w:webHidden/>
              </w:rPr>
            </w:r>
            <w:r w:rsidR="00260854">
              <w:rPr>
                <w:noProof/>
                <w:webHidden/>
              </w:rPr>
              <w:fldChar w:fldCharType="separate"/>
            </w:r>
            <w:r w:rsidR="00260854">
              <w:rPr>
                <w:noProof/>
                <w:webHidden/>
              </w:rPr>
              <w:t>70</w:t>
            </w:r>
            <w:r w:rsidR="00260854">
              <w:rPr>
                <w:noProof/>
                <w:webHidden/>
              </w:rPr>
              <w:fldChar w:fldCharType="end"/>
            </w:r>
          </w:hyperlink>
        </w:p>
        <w:p w14:paraId="57350D69" w14:textId="2836FA70"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02" w:history="1">
            <w:r w:rsidR="00260854" w:rsidRPr="00290C7B">
              <w:rPr>
                <w:rStyle w:val="Hyperlnk"/>
                <w:noProof/>
              </w:rPr>
              <w:t>4.2.8.</w:t>
            </w:r>
            <w:r w:rsidR="00260854">
              <w:rPr>
                <w:rFonts w:asciiTheme="minorHAnsi" w:eastAsiaTheme="minorEastAsia" w:hAnsiTheme="minorHAnsi"/>
                <w:noProof/>
                <w:color w:val="auto"/>
                <w:lang w:val="sv-SE" w:eastAsia="sv-SE"/>
              </w:rPr>
              <w:tab/>
            </w:r>
            <w:r w:rsidR="00260854" w:rsidRPr="00290C7B">
              <w:rPr>
                <w:rStyle w:val="Hyperlnk"/>
                <w:noProof/>
              </w:rPr>
              <w:t>Block Statement</w:t>
            </w:r>
            <w:r w:rsidR="00260854">
              <w:rPr>
                <w:noProof/>
                <w:webHidden/>
              </w:rPr>
              <w:tab/>
            </w:r>
            <w:r w:rsidR="00260854">
              <w:rPr>
                <w:noProof/>
                <w:webHidden/>
              </w:rPr>
              <w:fldChar w:fldCharType="begin"/>
            </w:r>
            <w:r w:rsidR="00260854">
              <w:rPr>
                <w:noProof/>
                <w:webHidden/>
              </w:rPr>
              <w:instrText xml:space="preserve"> PAGEREF _Toc53473502 \h </w:instrText>
            </w:r>
            <w:r w:rsidR="00260854">
              <w:rPr>
                <w:noProof/>
                <w:webHidden/>
              </w:rPr>
            </w:r>
            <w:r w:rsidR="00260854">
              <w:rPr>
                <w:noProof/>
                <w:webHidden/>
              </w:rPr>
              <w:fldChar w:fldCharType="separate"/>
            </w:r>
            <w:r w:rsidR="00260854">
              <w:rPr>
                <w:noProof/>
                <w:webHidden/>
              </w:rPr>
              <w:t>70</w:t>
            </w:r>
            <w:r w:rsidR="00260854">
              <w:rPr>
                <w:noProof/>
                <w:webHidden/>
              </w:rPr>
              <w:fldChar w:fldCharType="end"/>
            </w:r>
          </w:hyperlink>
        </w:p>
        <w:p w14:paraId="2950592D" w14:textId="61FFB81C"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03" w:history="1">
            <w:r w:rsidR="00260854" w:rsidRPr="00290C7B">
              <w:rPr>
                <w:rStyle w:val="Hyperlnk"/>
                <w:noProof/>
              </w:rPr>
              <w:t>4.2.9.</w:t>
            </w:r>
            <w:r w:rsidR="00260854">
              <w:rPr>
                <w:rFonts w:asciiTheme="minorHAnsi" w:eastAsiaTheme="minorEastAsia" w:hAnsiTheme="minorHAnsi"/>
                <w:noProof/>
                <w:color w:val="auto"/>
                <w:lang w:val="sv-SE" w:eastAsia="sv-SE"/>
              </w:rPr>
              <w:tab/>
            </w:r>
            <w:r w:rsidR="00260854" w:rsidRPr="00290C7B">
              <w:rPr>
                <w:rStyle w:val="Hyperlnk"/>
                <w:noProof/>
              </w:rPr>
              <w:t>Declaration Statement</w:t>
            </w:r>
            <w:r w:rsidR="00260854">
              <w:rPr>
                <w:noProof/>
                <w:webHidden/>
              </w:rPr>
              <w:tab/>
            </w:r>
            <w:r w:rsidR="00260854">
              <w:rPr>
                <w:noProof/>
                <w:webHidden/>
              </w:rPr>
              <w:fldChar w:fldCharType="begin"/>
            </w:r>
            <w:r w:rsidR="00260854">
              <w:rPr>
                <w:noProof/>
                <w:webHidden/>
              </w:rPr>
              <w:instrText xml:space="preserve"> PAGEREF _Toc53473503 \h </w:instrText>
            </w:r>
            <w:r w:rsidR="00260854">
              <w:rPr>
                <w:noProof/>
                <w:webHidden/>
              </w:rPr>
            </w:r>
            <w:r w:rsidR="00260854">
              <w:rPr>
                <w:noProof/>
                <w:webHidden/>
              </w:rPr>
              <w:fldChar w:fldCharType="separate"/>
            </w:r>
            <w:r w:rsidR="00260854">
              <w:rPr>
                <w:noProof/>
                <w:webHidden/>
              </w:rPr>
              <w:t>71</w:t>
            </w:r>
            <w:r w:rsidR="00260854">
              <w:rPr>
                <w:noProof/>
                <w:webHidden/>
              </w:rPr>
              <w:fldChar w:fldCharType="end"/>
            </w:r>
          </w:hyperlink>
        </w:p>
        <w:p w14:paraId="0A79D9A2" w14:textId="554F81C2"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04" w:history="1">
            <w:r w:rsidR="00260854" w:rsidRPr="00290C7B">
              <w:rPr>
                <w:rStyle w:val="Hyperlnk"/>
                <w:noProof/>
              </w:rPr>
              <w:t>4.2.10.</w:t>
            </w:r>
            <w:r w:rsidR="00260854">
              <w:rPr>
                <w:rFonts w:asciiTheme="minorHAnsi" w:eastAsiaTheme="minorEastAsia" w:hAnsiTheme="minorHAnsi"/>
                <w:noProof/>
                <w:color w:val="auto"/>
                <w:lang w:val="sv-SE" w:eastAsia="sv-SE"/>
              </w:rPr>
              <w:tab/>
            </w:r>
            <w:r w:rsidR="00260854" w:rsidRPr="00290C7B">
              <w:rPr>
                <w:rStyle w:val="Hyperlnk"/>
                <w:noProof/>
              </w:rPr>
              <w:t>Jump Register Statements</w:t>
            </w:r>
            <w:r w:rsidR="00260854">
              <w:rPr>
                <w:noProof/>
                <w:webHidden/>
              </w:rPr>
              <w:tab/>
            </w:r>
            <w:r w:rsidR="00260854">
              <w:rPr>
                <w:noProof/>
                <w:webHidden/>
              </w:rPr>
              <w:fldChar w:fldCharType="begin"/>
            </w:r>
            <w:r w:rsidR="00260854">
              <w:rPr>
                <w:noProof/>
                <w:webHidden/>
              </w:rPr>
              <w:instrText xml:space="preserve"> PAGEREF _Toc53473504 \h </w:instrText>
            </w:r>
            <w:r w:rsidR="00260854">
              <w:rPr>
                <w:noProof/>
                <w:webHidden/>
              </w:rPr>
            </w:r>
            <w:r w:rsidR="00260854">
              <w:rPr>
                <w:noProof/>
                <w:webHidden/>
              </w:rPr>
              <w:fldChar w:fldCharType="separate"/>
            </w:r>
            <w:r w:rsidR="00260854">
              <w:rPr>
                <w:noProof/>
                <w:webHidden/>
              </w:rPr>
              <w:t>71</w:t>
            </w:r>
            <w:r w:rsidR="00260854">
              <w:rPr>
                <w:noProof/>
                <w:webHidden/>
              </w:rPr>
              <w:fldChar w:fldCharType="end"/>
            </w:r>
          </w:hyperlink>
        </w:p>
        <w:p w14:paraId="7F9EDDDC" w14:textId="14BE2527"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05"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Interrupt Statements</w:t>
            </w:r>
            <w:r w:rsidR="00260854">
              <w:rPr>
                <w:noProof/>
                <w:webHidden/>
              </w:rPr>
              <w:tab/>
            </w:r>
            <w:r w:rsidR="00260854">
              <w:rPr>
                <w:noProof/>
                <w:webHidden/>
              </w:rPr>
              <w:fldChar w:fldCharType="begin"/>
            </w:r>
            <w:r w:rsidR="00260854">
              <w:rPr>
                <w:noProof/>
                <w:webHidden/>
              </w:rPr>
              <w:instrText xml:space="preserve"> PAGEREF _Toc53473505 \h </w:instrText>
            </w:r>
            <w:r w:rsidR="00260854">
              <w:rPr>
                <w:noProof/>
                <w:webHidden/>
              </w:rPr>
            </w:r>
            <w:r w:rsidR="00260854">
              <w:rPr>
                <w:noProof/>
                <w:webHidden/>
              </w:rPr>
              <w:fldChar w:fldCharType="separate"/>
            </w:r>
            <w:r w:rsidR="00260854">
              <w:rPr>
                <w:noProof/>
                <w:webHidden/>
              </w:rPr>
              <w:t>71</w:t>
            </w:r>
            <w:r w:rsidR="00260854">
              <w:rPr>
                <w:noProof/>
                <w:webHidden/>
              </w:rPr>
              <w:fldChar w:fldCharType="end"/>
            </w:r>
          </w:hyperlink>
        </w:p>
        <w:p w14:paraId="0CB2421A" w14:textId="4B1CFDA5"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06"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System Call Statements</w:t>
            </w:r>
            <w:r w:rsidR="00260854">
              <w:rPr>
                <w:noProof/>
                <w:webHidden/>
              </w:rPr>
              <w:tab/>
            </w:r>
            <w:r w:rsidR="00260854">
              <w:rPr>
                <w:noProof/>
                <w:webHidden/>
              </w:rPr>
              <w:fldChar w:fldCharType="begin"/>
            </w:r>
            <w:r w:rsidR="00260854">
              <w:rPr>
                <w:noProof/>
                <w:webHidden/>
              </w:rPr>
              <w:instrText xml:space="preserve"> PAGEREF _Toc53473506 \h </w:instrText>
            </w:r>
            <w:r w:rsidR="00260854">
              <w:rPr>
                <w:noProof/>
                <w:webHidden/>
              </w:rPr>
            </w:r>
            <w:r w:rsidR="00260854">
              <w:rPr>
                <w:noProof/>
                <w:webHidden/>
              </w:rPr>
              <w:fldChar w:fldCharType="separate"/>
            </w:r>
            <w:r w:rsidR="00260854">
              <w:rPr>
                <w:noProof/>
                <w:webHidden/>
              </w:rPr>
              <w:t>72</w:t>
            </w:r>
            <w:r w:rsidR="00260854">
              <w:rPr>
                <w:noProof/>
                <w:webHidden/>
              </w:rPr>
              <w:fldChar w:fldCharType="end"/>
            </w:r>
          </w:hyperlink>
        </w:p>
        <w:p w14:paraId="2D9E989E" w14:textId="298892C7" w:rsidR="00260854" w:rsidRDefault="009A772D">
          <w:pPr>
            <w:pStyle w:val="Innehll2"/>
            <w:tabs>
              <w:tab w:val="left" w:pos="880"/>
              <w:tab w:val="right" w:leader="dot" w:pos="9350"/>
            </w:tabs>
            <w:rPr>
              <w:rFonts w:asciiTheme="minorHAnsi" w:eastAsiaTheme="minorEastAsia" w:hAnsiTheme="minorHAnsi"/>
              <w:noProof/>
              <w:color w:val="auto"/>
              <w:lang w:val="sv-SE" w:eastAsia="sv-SE"/>
            </w:rPr>
          </w:pPr>
          <w:hyperlink w:anchor="_Toc53473507" w:history="1">
            <w:r w:rsidR="00260854" w:rsidRPr="00290C7B">
              <w:rPr>
                <w:rStyle w:val="Hyperlnk"/>
                <w:noProof/>
              </w:rPr>
              <w:t>4.3.</w:t>
            </w:r>
            <w:r w:rsidR="00260854">
              <w:rPr>
                <w:rFonts w:asciiTheme="minorHAnsi" w:eastAsiaTheme="minorEastAsia" w:hAnsiTheme="minorHAnsi"/>
                <w:noProof/>
                <w:color w:val="auto"/>
                <w:lang w:val="sv-SE" w:eastAsia="sv-SE"/>
              </w:rPr>
              <w:tab/>
            </w:r>
            <w:r w:rsidR="00260854" w:rsidRPr="00290C7B">
              <w:rPr>
                <w:rStyle w:val="Hyperlnk"/>
                <w:noProof/>
              </w:rPr>
              <w:t>Expressions</w:t>
            </w:r>
            <w:r w:rsidR="00260854">
              <w:rPr>
                <w:noProof/>
                <w:webHidden/>
              </w:rPr>
              <w:tab/>
            </w:r>
            <w:r w:rsidR="00260854">
              <w:rPr>
                <w:noProof/>
                <w:webHidden/>
              </w:rPr>
              <w:fldChar w:fldCharType="begin"/>
            </w:r>
            <w:r w:rsidR="00260854">
              <w:rPr>
                <w:noProof/>
                <w:webHidden/>
              </w:rPr>
              <w:instrText xml:space="preserve"> PAGEREF _Toc53473507 \h </w:instrText>
            </w:r>
            <w:r w:rsidR="00260854">
              <w:rPr>
                <w:noProof/>
                <w:webHidden/>
              </w:rPr>
            </w:r>
            <w:r w:rsidR="00260854">
              <w:rPr>
                <w:noProof/>
                <w:webHidden/>
              </w:rPr>
              <w:fldChar w:fldCharType="separate"/>
            </w:r>
            <w:r w:rsidR="00260854">
              <w:rPr>
                <w:noProof/>
                <w:webHidden/>
              </w:rPr>
              <w:t>72</w:t>
            </w:r>
            <w:r w:rsidR="00260854">
              <w:rPr>
                <w:noProof/>
                <w:webHidden/>
              </w:rPr>
              <w:fldChar w:fldCharType="end"/>
            </w:r>
          </w:hyperlink>
        </w:p>
        <w:p w14:paraId="3851AF94" w14:textId="37F6433D"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08"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The Assignment Expression</w:t>
            </w:r>
            <w:r w:rsidR="00260854">
              <w:rPr>
                <w:noProof/>
                <w:webHidden/>
              </w:rPr>
              <w:tab/>
            </w:r>
            <w:r w:rsidR="00260854">
              <w:rPr>
                <w:noProof/>
                <w:webHidden/>
              </w:rPr>
              <w:fldChar w:fldCharType="begin"/>
            </w:r>
            <w:r w:rsidR="00260854">
              <w:rPr>
                <w:noProof/>
                <w:webHidden/>
              </w:rPr>
              <w:instrText xml:space="preserve"> PAGEREF _Toc53473508 \h </w:instrText>
            </w:r>
            <w:r w:rsidR="00260854">
              <w:rPr>
                <w:noProof/>
                <w:webHidden/>
              </w:rPr>
            </w:r>
            <w:r w:rsidR="00260854">
              <w:rPr>
                <w:noProof/>
                <w:webHidden/>
              </w:rPr>
              <w:fldChar w:fldCharType="separate"/>
            </w:r>
            <w:r w:rsidR="00260854">
              <w:rPr>
                <w:noProof/>
                <w:webHidden/>
              </w:rPr>
              <w:t>73</w:t>
            </w:r>
            <w:r w:rsidR="00260854">
              <w:rPr>
                <w:noProof/>
                <w:webHidden/>
              </w:rPr>
              <w:fldChar w:fldCharType="end"/>
            </w:r>
          </w:hyperlink>
        </w:p>
        <w:p w14:paraId="30C993DD" w14:textId="5B4232DF"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09"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The Condition Expression</w:t>
            </w:r>
            <w:r w:rsidR="00260854">
              <w:rPr>
                <w:noProof/>
                <w:webHidden/>
              </w:rPr>
              <w:tab/>
            </w:r>
            <w:r w:rsidR="00260854">
              <w:rPr>
                <w:noProof/>
                <w:webHidden/>
              </w:rPr>
              <w:fldChar w:fldCharType="begin"/>
            </w:r>
            <w:r w:rsidR="00260854">
              <w:rPr>
                <w:noProof/>
                <w:webHidden/>
              </w:rPr>
              <w:instrText xml:space="preserve"> PAGEREF _Toc53473509 \h </w:instrText>
            </w:r>
            <w:r w:rsidR="00260854">
              <w:rPr>
                <w:noProof/>
                <w:webHidden/>
              </w:rPr>
            </w:r>
            <w:r w:rsidR="00260854">
              <w:rPr>
                <w:noProof/>
                <w:webHidden/>
              </w:rPr>
              <w:fldChar w:fldCharType="separate"/>
            </w:r>
            <w:r w:rsidR="00260854">
              <w:rPr>
                <w:noProof/>
                <w:webHidden/>
              </w:rPr>
              <w:t>76</w:t>
            </w:r>
            <w:r w:rsidR="00260854">
              <w:rPr>
                <w:noProof/>
                <w:webHidden/>
              </w:rPr>
              <w:fldChar w:fldCharType="end"/>
            </w:r>
          </w:hyperlink>
        </w:p>
        <w:p w14:paraId="403A499F" w14:textId="464A27F0"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10"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Constant Expression</w:t>
            </w:r>
            <w:r w:rsidR="00260854">
              <w:rPr>
                <w:noProof/>
                <w:webHidden/>
              </w:rPr>
              <w:tab/>
            </w:r>
            <w:r w:rsidR="00260854">
              <w:rPr>
                <w:noProof/>
                <w:webHidden/>
              </w:rPr>
              <w:fldChar w:fldCharType="begin"/>
            </w:r>
            <w:r w:rsidR="00260854">
              <w:rPr>
                <w:noProof/>
                <w:webHidden/>
              </w:rPr>
              <w:instrText xml:space="preserve"> PAGEREF _Toc53473510 \h </w:instrText>
            </w:r>
            <w:r w:rsidR="00260854">
              <w:rPr>
                <w:noProof/>
                <w:webHidden/>
              </w:rPr>
            </w:r>
            <w:r w:rsidR="00260854">
              <w:rPr>
                <w:noProof/>
                <w:webHidden/>
              </w:rPr>
              <w:fldChar w:fldCharType="separate"/>
            </w:r>
            <w:r w:rsidR="00260854">
              <w:rPr>
                <w:noProof/>
                <w:webHidden/>
              </w:rPr>
              <w:t>78</w:t>
            </w:r>
            <w:r w:rsidR="00260854">
              <w:rPr>
                <w:noProof/>
                <w:webHidden/>
              </w:rPr>
              <w:fldChar w:fldCharType="end"/>
            </w:r>
          </w:hyperlink>
        </w:p>
        <w:p w14:paraId="1727256B" w14:textId="6CE8A912"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11"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Logical Expressions</w:t>
            </w:r>
            <w:r w:rsidR="00260854">
              <w:rPr>
                <w:noProof/>
                <w:webHidden/>
              </w:rPr>
              <w:tab/>
            </w:r>
            <w:r w:rsidR="00260854">
              <w:rPr>
                <w:noProof/>
                <w:webHidden/>
              </w:rPr>
              <w:fldChar w:fldCharType="begin"/>
            </w:r>
            <w:r w:rsidR="00260854">
              <w:rPr>
                <w:noProof/>
                <w:webHidden/>
              </w:rPr>
              <w:instrText xml:space="preserve"> PAGEREF _Toc53473511 \h </w:instrText>
            </w:r>
            <w:r w:rsidR="00260854">
              <w:rPr>
                <w:noProof/>
                <w:webHidden/>
              </w:rPr>
            </w:r>
            <w:r w:rsidR="00260854">
              <w:rPr>
                <w:noProof/>
                <w:webHidden/>
              </w:rPr>
              <w:fldChar w:fldCharType="separate"/>
            </w:r>
            <w:r w:rsidR="00260854">
              <w:rPr>
                <w:noProof/>
                <w:webHidden/>
              </w:rPr>
              <w:t>79</w:t>
            </w:r>
            <w:r w:rsidR="00260854">
              <w:rPr>
                <w:noProof/>
                <w:webHidden/>
              </w:rPr>
              <w:fldChar w:fldCharType="end"/>
            </w:r>
          </w:hyperlink>
        </w:p>
        <w:p w14:paraId="53D32661" w14:textId="42D8FF0F"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12" w:history="1">
            <w:r w:rsidR="00260854" w:rsidRPr="00290C7B">
              <w:rPr>
                <w:rStyle w:val="Hyperlnk"/>
                <w:noProof/>
                <w:highlight w:val="white"/>
              </w:rPr>
              <w:t>4.3.2.</w:t>
            </w:r>
            <w:r w:rsidR="00260854">
              <w:rPr>
                <w:rFonts w:asciiTheme="minorHAnsi" w:eastAsiaTheme="minorEastAsia" w:hAnsiTheme="minorHAnsi"/>
                <w:noProof/>
                <w:color w:val="auto"/>
                <w:lang w:val="sv-SE" w:eastAsia="sv-SE"/>
              </w:rPr>
              <w:tab/>
            </w:r>
            <w:r w:rsidR="00260854" w:rsidRPr="00290C7B">
              <w:rPr>
                <w:rStyle w:val="Hyperlnk"/>
                <w:noProof/>
                <w:highlight w:val="white"/>
              </w:rPr>
              <w:t>Bitwise Expressions</w:t>
            </w:r>
            <w:r w:rsidR="00260854">
              <w:rPr>
                <w:noProof/>
                <w:webHidden/>
              </w:rPr>
              <w:tab/>
            </w:r>
            <w:r w:rsidR="00260854">
              <w:rPr>
                <w:noProof/>
                <w:webHidden/>
              </w:rPr>
              <w:fldChar w:fldCharType="begin"/>
            </w:r>
            <w:r w:rsidR="00260854">
              <w:rPr>
                <w:noProof/>
                <w:webHidden/>
              </w:rPr>
              <w:instrText xml:space="preserve"> PAGEREF _Toc53473512 \h </w:instrText>
            </w:r>
            <w:r w:rsidR="00260854">
              <w:rPr>
                <w:noProof/>
                <w:webHidden/>
              </w:rPr>
            </w:r>
            <w:r w:rsidR="00260854">
              <w:rPr>
                <w:noProof/>
                <w:webHidden/>
              </w:rPr>
              <w:fldChar w:fldCharType="separate"/>
            </w:r>
            <w:r w:rsidR="00260854">
              <w:rPr>
                <w:noProof/>
                <w:webHidden/>
              </w:rPr>
              <w:t>81</w:t>
            </w:r>
            <w:r w:rsidR="00260854">
              <w:rPr>
                <w:noProof/>
                <w:webHidden/>
              </w:rPr>
              <w:fldChar w:fldCharType="end"/>
            </w:r>
          </w:hyperlink>
        </w:p>
        <w:p w14:paraId="66742D07" w14:textId="6272E48D"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13"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Shift Expression</w:t>
            </w:r>
            <w:r w:rsidR="00260854">
              <w:rPr>
                <w:noProof/>
                <w:webHidden/>
              </w:rPr>
              <w:tab/>
            </w:r>
            <w:r w:rsidR="00260854">
              <w:rPr>
                <w:noProof/>
                <w:webHidden/>
              </w:rPr>
              <w:fldChar w:fldCharType="begin"/>
            </w:r>
            <w:r w:rsidR="00260854">
              <w:rPr>
                <w:noProof/>
                <w:webHidden/>
              </w:rPr>
              <w:instrText xml:space="preserve"> PAGEREF _Toc53473513 \h </w:instrText>
            </w:r>
            <w:r w:rsidR="00260854">
              <w:rPr>
                <w:noProof/>
                <w:webHidden/>
              </w:rPr>
            </w:r>
            <w:r w:rsidR="00260854">
              <w:rPr>
                <w:noProof/>
                <w:webHidden/>
              </w:rPr>
              <w:fldChar w:fldCharType="separate"/>
            </w:r>
            <w:r w:rsidR="00260854">
              <w:rPr>
                <w:noProof/>
                <w:webHidden/>
              </w:rPr>
              <w:t>83</w:t>
            </w:r>
            <w:r w:rsidR="00260854">
              <w:rPr>
                <w:noProof/>
                <w:webHidden/>
              </w:rPr>
              <w:fldChar w:fldCharType="end"/>
            </w:r>
          </w:hyperlink>
        </w:p>
        <w:p w14:paraId="11F064ED" w14:textId="0073EC9B"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14" w:history="1">
            <w:r w:rsidR="00260854" w:rsidRPr="00290C7B">
              <w:rPr>
                <w:rStyle w:val="Hyperlnk"/>
                <w:noProof/>
              </w:rPr>
              <w:t>4.3.2.</w:t>
            </w:r>
            <w:r w:rsidR="00260854">
              <w:rPr>
                <w:rFonts w:asciiTheme="minorHAnsi" w:eastAsiaTheme="minorEastAsia" w:hAnsiTheme="minorHAnsi"/>
                <w:noProof/>
                <w:color w:val="auto"/>
                <w:lang w:val="sv-SE" w:eastAsia="sv-SE"/>
              </w:rPr>
              <w:tab/>
            </w:r>
            <w:r w:rsidR="00260854" w:rsidRPr="00290C7B">
              <w:rPr>
                <w:rStyle w:val="Hyperlnk"/>
                <w:noProof/>
              </w:rPr>
              <w:t>Equality and Relation Expressions</w:t>
            </w:r>
            <w:r w:rsidR="00260854">
              <w:rPr>
                <w:noProof/>
                <w:webHidden/>
              </w:rPr>
              <w:tab/>
            </w:r>
            <w:r w:rsidR="00260854">
              <w:rPr>
                <w:noProof/>
                <w:webHidden/>
              </w:rPr>
              <w:fldChar w:fldCharType="begin"/>
            </w:r>
            <w:r w:rsidR="00260854">
              <w:rPr>
                <w:noProof/>
                <w:webHidden/>
              </w:rPr>
              <w:instrText xml:space="preserve"> PAGEREF _Toc53473514 \h </w:instrText>
            </w:r>
            <w:r w:rsidR="00260854">
              <w:rPr>
                <w:noProof/>
                <w:webHidden/>
              </w:rPr>
            </w:r>
            <w:r w:rsidR="00260854">
              <w:rPr>
                <w:noProof/>
                <w:webHidden/>
              </w:rPr>
              <w:fldChar w:fldCharType="separate"/>
            </w:r>
            <w:r w:rsidR="00260854">
              <w:rPr>
                <w:noProof/>
                <w:webHidden/>
              </w:rPr>
              <w:t>84</w:t>
            </w:r>
            <w:r w:rsidR="00260854">
              <w:rPr>
                <w:noProof/>
                <w:webHidden/>
              </w:rPr>
              <w:fldChar w:fldCharType="end"/>
            </w:r>
          </w:hyperlink>
        </w:p>
        <w:p w14:paraId="4E5C837B" w14:textId="3440921B"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15" w:history="1">
            <w:r w:rsidR="00260854" w:rsidRPr="00290C7B">
              <w:rPr>
                <w:rStyle w:val="Hyperlnk"/>
                <w:noProof/>
              </w:rPr>
              <w:t>4.3.3.</w:t>
            </w:r>
            <w:r w:rsidR="00260854">
              <w:rPr>
                <w:rFonts w:asciiTheme="minorHAnsi" w:eastAsiaTheme="minorEastAsia" w:hAnsiTheme="minorHAnsi"/>
                <w:noProof/>
                <w:color w:val="auto"/>
                <w:lang w:val="sv-SE" w:eastAsia="sv-SE"/>
              </w:rPr>
              <w:tab/>
            </w:r>
            <w:r w:rsidR="00260854" w:rsidRPr="00290C7B">
              <w:rPr>
                <w:rStyle w:val="Hyperlnk"/>
                <w:noProof/>
              </w:rPr>
              <w:t>Addition and Subtraction Expression</w:t>
            </w:r>
            <w:r w:rsidR="00260854">
              <w:rPr>
                <w:noProof/>
                <w:webHidden/>
              </w:rPr>
              <w:tab/>
            </w:r>
            <w:r w:rsidR="00260854">
              <w:rPr>
                <w:noProof/>
                <w:webHidden/>
              </w:rPr>
              <w:fldChar w:fldCharType="begin"/>
            </w:r>
            <w:r w:rsidR="00260854">
              <w:rPr>
                <w:noProof/>
                <w:webHidden/>
              </w:rPr>
              <w:instrText xml:space="preserve"> PAGEREF _Toc53473515 \h </w:instrText>
            </w:r>
            <w:r w:rsidR="00260854">
              <w:rPr>
                <w:noProof/>
                <w:webHidden/>
              </w:rPr>
            </w:r>
            <w:r w:rsidR="00260854">
              <w:rPr>
                <w:noProof/>
                <w:webHidden/>
              </w:rPr>
              <w:fldChar w:fldCharType="separate"/>
            </w:r>
            <w:r w:rsidR="00260854">
              <w:rPr>
                <w:noProof/>
                <w:webHidden/>
              </w:rPr>
              <w:t>85</w:t>
            </w:r>
            <w:r w:rsidR="00260854">
              <w:rPr>
                <w:noProof/>
                <w:webHidden/>
              </w:rPr>
              <w:fldChar w:fldCharType="end"/>
            </w:r>
          </w:hyperlink>
        </w:p>
        <w:p w14:paraId="4E2CE60A" w14:textId="1DA6973C"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16" w:history="1">
            <w:r w:rsidR="00260854" w:rsidRPr="00290C7B">
              <w:rPr>
                <w:rStyle w:val="Hyperlnk"/>
                <w:noProof/>
                <w:highlight w:val="white"/>
              </w:rPr>
              <w:t>4.3.4.</w:t>
            </w:r>
            <w:r w:rsidR="00260854">
              <w:rPr>
                <w:rFonts w:asciiTheme="minorHAnsi" w:eastAsiaTheme="minorEastAsia" w:hAnsiTheme="minorHAnsi"/>
                <w:noProof/>
                <w:color w:val="auto"/>
                <w:lang w:val="sv-SE" w:eastAsia="sv-SE"/>
              </w:rPr>
              <w:tab/>
            </w:r>
            <w:r w:rsidR="00260854" w:rsidRPr="00290C7B">
              <w:rPr>
                <w:rStyle w:val="Hyperlnk"/>
                <w:noProof/>
                <w:highlight w:val="white"/>
              </w:rPr>
              <w:t>Multiplication Expressions</w:t>
            </w:r>
            <w:r w:rsidR="00260854">
              <w:rPr>
                <w:noProof/>
                <w:webHidden/>
              </w:rPr>
              <w:tab/>
            </w:r>
            <w:r w:rsidR="00260854">
              <w:rPr>
                <w:noProof/>
                <w:webHidden/>
              </w:rPr>
              <w:fldChar w:fldCharType="begin"/>
            </w:r>
            <w:r w:rsidR="00260854">
              <w:rPr>
                <w:noProof/>
                <w:webHidden/>
              </w:rPr>
              <w:instrText xml:space="preserve"> PAGEREF _Toc53473516 \h </w:instrText>
            </w:r>
            <w:r w:rsidR="00260854">
              <w:rPr>
                <w:noProof/>
                <w:webHidden/>
              </w:rPr>
            </w:r>
            <w:r w:rsidR="00260854">
              <w:rPr>
                <w:noProof/>
                <w:webHidden/>
              </w:rPr>
              <w:fldChar w:fldCharType="separate"/>
            </w:r>
            <w:r w:rsidR="00260854">
              <w:rPr>
                <w:noProof/>
                <w:webHidden/>
              </w:rPr>
              <w:t>88</w:t>
            </w:r>
            <w:r w:rsidR="00260854">
              <w:rPr>
                <w:noProof/>
                <w:webHidden/>
              </w:rPr>
              <w:fldChar w:fldCharType="end"/>
            </w:r>
          </w:hyperlink>
        </w:p>
        <w:p w14:paraId="2B81FE1A" w14:textId="437EFAD8"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17" w:history="1">
            <w:r w:rsidR="00260854" w:rsidRPr="00290C7B">
              <w:rPr>
                <w:rStyle w:val="Hyperlnk"/>
                <w:noProof/>
              </w:rPr>
              <w:t>4.3.5.</w:t>
            </w:r>
            <w:r w:rsidR="00260854">
              <w:rPr>
                <w:rFonts w:asciiTheme="minorHAnsi" w:eastAsiaTheme="minorEastAsia" w:hAnsiTheme="minorHAnsi"/>
                <w:noProof/>
                <w:color w:val="auto"/>
                <w:lang w:val="sv-SE" w:eastAsia="sv-SE"/>
              </w:rPr>
              <w:tab/>
            </w:r>
            <w:r w:rsidR="00260854" w:rsidRPr="00290C7B">
              <w:rPr>
                <w:rStyle w:val="Hyperlnk"/>
                <w:noProof/>
              </w:rPr>
              <w:t>Cast Expressions</w:t>
            </w:r>
            <w:r w:rsidR="00260854">
              <w:rPr>
                <w:noProof/>
                <w:webHidden/>
              </w:rPr>
              <w:tab/>
            </w:r>
            <w:r w:rsidR="00260854">
              <w:rPr>
                <w:noProof/>
                <w:webHidden/>
              </w:rPr>
              <w:fldChar w:fldCharType="begin"/>
            </w:r>
            <w:r w:rsidR="00260854">
              <w:rPr>
                <w:noProof/>
                <w:webHidden/>
              </w:rPr>
              <w:instrText xml:space="preserve"> PAGEREF _Toc53473517 \h </w:instrText>
            </w:r>
            <w:r w:rsidR="00260854">
              <w:rPr>
                <w:noProof/>
                <w:webHidden/>
              </w:rPr>
            </w:r>
            <w:r w:rsidR="00260854">
              <w:rPr>
                <w:noProof/>
                <w:webHidden/>
              </w:rPr>
              <w:fldChar w:fldCharType="separate"/>
            </w:r>
            <w:r w:rsidR="00260854">
              <w:rPr>
                <w:noProof/>
                <w:webHidden/>
              </w:rPr>
              <w:t>90</w:t>
            </w:r>
            <w:r w:rsidR="00260854">
              <w:rPr>
                <w:noProof/>
                <w:webHidden/>
              </w:rPr>
              <w:fldChar w:fldCharType="end"/>
            </w:r>
          </w:hyperlink>
        </w:p>
        <w:p w14:paraId="34FDF793" w14:textId="59D2B790"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18" w:history="1">
            <w:r w:rsidR="00260854" w:rsidRPr="00290C7B">
              <w:rPr>
                <w:rStyle w:val="Hyperlnk"/>
                <w:noProof/>
              </w:rPr>
              <w:t>4.3.6.</w:t>
            </w:r>
            <w:r w:rsidR="00260854">
              <w:rPr>
                <w:rFonts w:asciiTheme="minorHAnsi" w:eastAsiaTheme="minorEastAsia" w:hAnsiTheme="minorHAnsi"/>
                <w:noProof/>
                <w:color w:val="auto"/>
                <w:lang w:val="sv-SE" w:eastAsia="sv-SE"/>
              </w:rPr>
              <w:tab/>
            </w:r>
            <w:r w:rsidR="00260854" w:rsidRPr="00290C7B">
              <w:rPr>
                <w:rStyle w:val="Hyperlnk"/>
                <w:noProof/>
              </w:rPr>
              <w:t>Prefix Expression</w:t>
            </w:r>
            <w:r w:rsidR="00260854">
              <w:rPr>
                <w:noProof/>
                <w:webHidden/>
              </w:rPr>
              <w:tab/>
            </w:r>
            <w:r w:rsidR="00260854">
              <w:rPr>
                <w:noProof/>
                <w:webHidden/>
              </w:rPr>
              <w:fldChar w:fldCharType="begin"/>
            </w:r>
            <w:r w:rsidR="00260854">
              <w:rPr>
                <w:noProof/>
                <w:webHidden/>
              </w:rPr>
              <w:instrText xml:space="preserve"> PAGEREF _Toc53473518 \h </w:instrText>
            </w:r>
            <w:r w:rsidR="00260854">
              <w:rPr>
                <w:noProof/>
                <w:webHidden/>
              </w:rPr>
            </w:r>
            <w:r w:rsidR="00260854">
              <w:rPr>
                <w:noProof/>
                <w:webHidden/>
              </w:rPr>
              <w:fldChar w:fldCharType="separate"/>
            </w:r>
            <w:r w:rsidR="00260854">
              <w:rPr>
                <w:noProof/>
                <w:webHidden/>
              </w:rPr>
              <w:t>90</w:t>
            </w:r>
            <w:r w:rsidR="00260854">
              <w:rPr>
                <w:noProof/>
                <w:webHidden/>
              </w:rPr>
              <w:fldChar w:fldCharType="end"/>
            </w:r>
          </w:hyperlink>
        </w:p>
        <w:p w14:paraId="0E0F8ADD" w14:textId="0DCD9160"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19" w:history="1">
            <w:r w:rsidR="00260854" w:rsidRPr="00290C7B">
              <w:rPr>
                <w:rStyle w:val="Hyperlnk"/>
                <w:noProof/>
              </w:rPr>
              <w:t>4.3.7.</w:t>
            </w:r>
            <w:r w:rsidR="00260854">
              <w:rPr>
                <w:rFonts w:asciiTheme="minorHAnsi" w:eastAsiaTheme="minorEastAsia" w:hAnsiTheme="minorHAnsi"/>
                <w:noProof/>
                <w:color w:val="auto"/>
                <w:lang w:val="sv-SE" w:eastAsia="sv-SE"/>
              </w:rPr>
              <w:tab/>
            </w:r>
            <w:r w:rsidR="00260854" w:rsidRPr="00290C7B">
              <w:rPr>
                <w:rStyle w:val="Hyperlnk"/>
                <w:noProof/>
              </w:rPr>
              <w:t>Unary Addition Expressions</w:t>
            </w:r>
            <w:r w:rsidR="00260854">
              <w:rPr>
                <w:noProof/>
                <w:webHidden/>
              </w:rPr>
              <w:tab/>
            </w:r>
            <w:r w:rsidR="00260854">
              <w:rPr>
                <w:noProof/>
                <w:webHidden/>
              </w:rPr>
              <w:fldChar w:fldCharType="begin"/>
            </w:r>
            <w:r w:rsidR="00260854">
              <w:rPr>
                <w:noProof/>
                <w:webHidden/>
              </w:rPr>
              <w:instrText xml:space="preserve"> PAGEREF _Toc53473519 \h </w:instrText>
            </w:r>
            <w:r w:rsidR="00260854">
              <w:rPr>
                <w:noProof/>
                <w:webHidden/>
              </w:rPr>
            </w:r>
            <w:r w:rsidR="00260854">
              <w:rPr>
                <w:noProof/>
                <w:webHidden/>
              </w:rPr>
              <w:fldChar w:fldCharType="separate"/>
            </w:r>
            <w:r w:rsidR="00260854">
              <w:rPr>
                <w:noProof/>
                <w:webHidden/>
              </w:rPr>
              <w:t>91</w:t>
            </w:r>
            <w:r w:rsidR="00260854">
              <w:rPr>
                <w:noProof/>
                <w:webHidden/>
              </w:rPr>
              <w:fldChar w:fldCharType="end"/>
            </w:r>
          </w:hyperlink>
        </w:p>
        <w:p w14:paraId="054EE634" w14:textId="745F260F"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20" w:history="1">
            <w:r w:rsidR="00260854" w:rsidRPr="00290C7B">
              <w:rPr>
                <w:rStyle w:val="Hyperlnk"/>
                <w:noProof/>
                <w:highlight w:val="white"/>
              </w:rPr>
              <w:t>4.3.8.</w:t>
            </w:r>
            <w:r w:rsidR="00260854">
              <w:rPr>
                <w:rFonts w:asciiTheme="minorHAnsi" w:eastAsiaTheme="minorEastAsia" w:hAnsiTheme="minorHAnsi"/>
                <w:noProof/>
                <w:color w:val="auto"/>
                <w:lang w:val="sv-SE" w:eastAsia="sv-SE"/>
              </w:rPr>
              <w:tab/>
            </w:r>
            <w:r w:rsidR="00260854" w:rsidRPr="00290C7B">
              <w:rPr>
                <w:rStyle w:val="Hyperlnk"/>
                <w:noProof/>
                <w:highlight w:val="white"/>
              </w:rPr>
              <w:t>Logical Not Expression</w:t>
            </w:r>
            <w:r w:rsidR="00260854">
              <w:rPr>
                <w:noProof/>
                <w:webHidden/>
              </w:rPr>
              <w:tab/>
            </w:r>
            <w:r w:rsidR="00260854">
              <w:rPr>
                <w:noProof/>
                <w:webHidden/>
              </w:rPr>
              <w:fldChar w:fldCharType="begin"/>
            </w:r>
            <w:r w:rsidR="00260854">
              <w:rPr>
                <w:noProof/>
                <w:webHidden/>
              </w:rPr>
              <w:instrText xml:space="preserve"> PAGEREF _Toc53473520 \h </w:instrText>
            </w:r>
            <w:r w:rsidR="00260854">
              <w:rPr>
                <w:noProof/>
                <w:webHidden/>
              </w:rPr>
            </w:r>
            <w:r w:rsidR="00260854">
              <w:rPr>
                <w:noProof/>
                <w:webHidden/>
              </w:rPr>
              <w:fldChar w:fldCharType="separate"/>
            </w:r>
            <w:r w:rsidR="00260854">
              <w:rPr>
                <w:noProof/>
                <w:webHidden/>
              </w:rPr>
              <w:t>91</w:t>
            </w:r>
            <w:r w:rsidR="00260854">
              <w:rPr>
                <w:noProof/>
                <w:webHidden/>
              </w:rPr>
              <w:fldChar w:fldCharType="end"/>
            </w:r>
          </w:hyperlink>
        </w:p>
        <w:p w14:paraId="3EE208EC" w14:textId="02806686"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21" w:history="1">
            <w:r w:rsidR="00260854" w:rsidRPr="00290C7B">
              <w:rPr>
                <w:rStyle w:val="Hyperlnk"/>
                <w:noProof/>
                <w:highlight w:val="white"/>
              </w:rPr>
              <w:t>4.3.9.</w:t>
            </w:r>
            <w:r w:rsidR="00260854">
              <w:rPr>
                <w:rFonts w:asciiTheme="minorHAnsi" w:eastAsiaTheme="minorEastAsia" w:hAnsiTheme="minorHAnsi"/>
                <w:noProof/>
                <w:color w:val="auto"/>
                <w:lang w:val="sv-SE" w:eastAsia="sv-SE"/>
              </w:rPr>
              <w:tab/>
            </w:r>
            <w:r w:rsidR="00260854" w:rsidRPr="00290C7B">
              <w:rPr>
                <w:rStyle w:val="Hyperlnk"/>
                <w:noProof/>
                <w:highlight w:val="white"/>
              </w:rPr>
              <w:t>Bitwise Not Expression</w:t>
            </w:r>
            <w:r w:rsidR="00260854">
              <w:rPr>
                <w:noProof/>
                <w:webHidden/>
              </w:rPr>
              <w:tab/>
            </w:r>
            <w:r w:rsidR="00260854">
              <w:rPr>
                <w:noProof/>
                <w:webHidden/>
              </w:rPr>
              <w:fldChar w:fldCharType="begin"/>
            </w:r>
            <w:r w:rsidR="00260854">
              <w:rPr>
                <w:noProof/>
                <w:webHidden/>
              </w:rPr>
              <w:instrText xml:space="preserve"> PAGEREF _Toc53473521 \h </w:instrText>
            </w:r>
            <w:r w:rsidR="00260854">
              <w:rPr>
                <w:noProof/>
                <w:webHidden/>
              </w:rPr>
            </w:r>
            <w:r w:rsidR="00260854">
              <w:rPr>
                <w:noProof/>
                <w:webHidden/>
              </w:rPr>
              <w:fldChar w:fldCharType="separate"/>
            </w:r>
            <w:r w:rsidR="00260854">
              <w:rPr>
                <w:noProof/>
                <w:webHidden/>
              </w:rPr>
              <w:t>92</w:t>
            </w:r>
            <w:r w:rsidR="00260854">
              <w:rPr>
                <w:noProof/>
                <w:webHidden/>
              </w:rPr>
              <w:fldChar w:fldCharType="end"/>
            </w:r>
          </w:hyperlink>
        </w:p>
        <w:p w14:paraId="007D09C6" w14:textId="0535B2F2"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22" w:history="1">
            <w:r w:rsidR="00260854" w:rsidRPr="00290C7B">
              <w:rPr>
                <w:rStyle w:val="Hyperlnk"/>
                <w:noProof/>
                <w:highlight w:val="white"/>
              </w:rPr>
              <w:t>4.3.10.</w:t>
            </w:r>
            <w:r w:rsidR="00260854">
              <w:rPr>
                <w:rFonts w:asciiTheme="minorHAnsi" w:eastAsiaTheme="minorEastAsia" w:hAnsiTheme="minorHAnsi"/>
                <w:noProof/>
                <w:color w:val="auto"/>
                <w:lang w:val="sv-SE" w:eastAsia="sv-SE"/>
              </w:rPr>
              <w:tab/>
            </w:r>
            <w:r w:rsidR="00260854" w:rsidRPr="00290C7B">
              <w:rPr>
                <w:rStyle w:val="Hyperlnk"/>
                <w:noProof/>
                <w:highlight w:val="white"/>
              </w:rPr>
              <w:t>The Sizeof Expression</w:t>
            </w:r>
            <w:r w:rsidR="00260854">
              <w:rPr>
                <w:noProof/>
                <w:webHidden/>
              </w:rPr>
              <w:tab/>
            </w:r>
            <w:r w:rsidR="00260854">
              <w:rPr>
                <w:noProof/>
                <w:webHidden/>
              </w:rPr>
              <w:fldChar w:fldCharType="begin"/>
            </w:r>
            <w:r w:rsidR="00260854">
              <w:rPr>
                <w:noProof/>
                <w:webHidden/>
              </w:rPr>
              <w:instrText xml:space="preserve"> PAGEREF _Toc53473522 \h </w:instrText>
            </w:r>
            <w:r w:rsidR="00260854">
              <w:rPr>
                <w:noProof/>
                <w:webHidden/>
              </w:rPr>
            </w:r>
            <w:r w:rsidR="00260854">
              <w:rPr>
                <w:noProof/>
                <w:webHidden/>
              </w:rPr>
              <w:fldChar w:fldCharType="separate"/>
            </w:r>
            <w:r w:rsidR="00260854">
              <w:rPr>
                <w:noProof/>
                <w:webHidden/>
              </w:rPr>
              <w:t>92</w:t>
            </w:r>
            <w:r w:rsidR="00260854">
              <w:rPr>
                <w:noProof/>
                <w:webHidden/>
              </w:rPr>
              <w:fldChar w:fldCharType="end"/>
            </w:r>
          </w:hyperlink>
        </w:p>
        <w:p w14:paraId="57ECA1B5" w14:textId="1A1EAA53"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23" w:history="1">
            <w:r w:rsidR="00260854" w:rsidRPr="00290C7B">
              <w:rPr>
                <w:rStyle w:val="Hyperlnk"/>
                <w:noProof/>
                <w:highlight w:val="white"/>
              </w:rPr>
              <w:t>4.3.11.</w:t>
            </w:r>
            <w:r w:rsidR="00260854">
              <w:rPr>
                <w:rFonts w:asciiTheme="minorHAnsi" w:eastAsiaTheme="minorEastAsia" w:hAnsiTheme="minorHAnsi"/>
                <w:noProof/>
                <w:color w:val="auto"/>
                <w:lang w:val="sv-SE" w:eastAsia="sv-SE"/>
              </w:rPr>
              <w:tab/>
            </w:r>
            <w:r w:rsidR="00260854" w:rsidRPr="00290C7B">
              <w:rPr>
                <w:rStyle w:val="Hyperlnk"/>
                <w:noProof/>
                <w:highlight w:val="white"/>
              </w:rPr>
              <w:t>Address Expression</w:t>
            </w:r>
            <w:r w:rsidR="00260854">
              <w:rPr>
                <w:noProof/>
                <w:webHidden/>
              </w:rPr>
              <w:tab/>
            </w:r>
            <w:r w:rsidR="00260854">
              <w:rPr>
                <w:noProof/>
                <w:webHidden/>
              </w:rPr>
              <w:fldChar w:fldCharType="begin"/>
            </w:r>
            <w:r w:rsidR="00260854">
              <w:rPr>
                <w:noProof/>
                <w:webHidden/>
              </w:rPr>
              <w:instrText xml:space="preserve"> PAGEREF _Toc53473523 \h </w:instrText>
            </w:r>
            <w:r w:rsidR="00260854">
              <w:rPr>
                <w:noProof/>
                <w:webHidden/>
              </w:rPr>
            </w:r>
            <w:r w:rsidR="00260854">
              <w:rPr>
                <w:noProof/>
                <w:webHidden/>
              </w:rPr>
              <w:fldChar w:fldCharType="separate"/>
            </w:r>
            <w:r w:rsidR="00260854">
              <w:rPr>
                <w:noProof/>
                <w:webHidden/>
              </w:rPr>
              <w:t>93</w:t>
            </w:r>
            <w:r w:rsidR="00260854">
              <w:rPr>
                <w:noProof/>
                <w:webHidden/>
              </w:rPr>
              <w:fldChar w:fldCharType="end"/>
            </w:r>
          </w:hyperlink>
        </w:p>
        <w:p w14:paraId="2C04801D" w14:textId="2C731081"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24" w:history="1">
            <w:r w:rsidR="00260854" w:rsidRPr="00290C7B">
              <w:rPr>
                <w:rStyle w:val="Hyperlnk"/>
                <w:noProof/>
                <w:highlight w:val="white"/>
              </w:rPr>
              <w:t>4.3.12.</w:t>
            </w:r>
            <w:r w:rsidR="00260854">
              <w:rPr>
                <w:rFonts w:asciiTheme="minorHAnsi" w:eastAsiaTheme="minorEastAsia" w:hAnsiTheme="minorHAnsi"/>
                <w:noProof/>
                <w:color w:val="auto"/>
                <w:lang w:val="sv-SE" w:eastAsia="sv-SE"/>
              </w:rPr>
              <w:tab/>
            </w:r>
            <w:r w:rsidR="00260854" w:rsidRPr="00290C7B">
              <w:rPr>
                <w:rStyle w:val="Hyperlnk"/>
                <w:noProof/>
                <w:highlight w:val="white"/>
              </w:rPr>
              <w:t>Dereference Expression</w:t>
            </w:r>
            <w:r w:rsidR="00260854">
              <w:rPr>
                <w:noProof/>
                <w:webHidden/>
              </w:rPr>
              <w:tab/>
            </w:r>
            <w:r w:rsidR="00260854">
              <w:rPr>
                <w:noProof/>
                <w:webHidden/>
              </w:rPr>
              <w:fldChar w:fldCharType="begin"/>
            </w:r>
            <w:r w:rsidR="00260854">
              <w:rPr>
                <w:noProof/>
                <w:webHidden/>
              </w:rPr>
              <w:instrText xml:space="preserve"> PAGEREF _Toc53473524 \h </w:instrText>
            </w:r>
            <w:r w:rsidR="00260854">
              <w:rPr>
                <w:noProof/>
                <w:webHidden/>
              </w:rPr>
            </w:r>
            <w:r w:rsidR="00260854">
              <w:rPr>
                <w:noProof/>
                <w:webHidden/>
              </w:rPr>
              <w:fldChar w:fldCharType="separate"/>
            </w:r>
            <w:r w:rsidR="00260854">
              <w:rPr>
                <w:noProof/>
                <w:webHidden/>
              </w:rPr>
              <w:t>94</w:t>
            </w:r>
            <w:r w:rsidR="00260854">
              <w:rPr>
                <w:noProof/>
                <w:webHidden/>
              </w:rPr>
              <w:fldChar w:fldCharType="end"/>
            </w:r>
          </w:hyperlink>
        </w:p>
        <w:p w14:paraId="43B391EE" w14:textId="1A23F0B4"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25" w:history="1">
            <w:r w:rsidR="00260854" w:rsidRPr="00290C7B">
              <w:rPr>
                <w:rStyle w:val="Hyperlnk"/>
                <w:noProof/>
                <w:highlight w:val="white"/>
              </w:rPr>
              <w:t>4.3.1.</w:t>
            </w:r>
            <w:r w:rsidR="00260854">
              <w:rPr>
                <w:rFonts w:asciiTheme="minorHAnsi" w:eastAsiaTheme="minorEastAsia" w:hAnsiTheme="minorHAnsi"/>
                <w:noProof/>
                <w:color w:val="auto"/>
                <w:lang w:val="sv-SE" w:eastAsia="sv-SE"/>
              </w:rPr>
              <w:tab/>
            </w:r>
            <w:r w:rsidR="00260854" w:rsidRPr="00290C7B">
              <w:rPr>
                <w:rStyle w:val="Hyperlnk"/>
                <w:noProof/>
                <w:highlight w:val="white"/>
              </w:rPr>
              <w:t>Prefix Increment and Decrement Expression</w:t>
            </w:r>
            <w:r w:rsidR="00260854">
              <w:rPr>
                <w:noProof/>
                <w:webHidden/>
              </w:rPr>
              <w:tab/>
            </w:r>
            <w:r w:rsidR="00260854">
              <w:rPr>
                <w:noProof/>
                <w:webHidden/>
              </w:rPr>
              <w:fldChar w:fldCharType="begin"/>
            </w:r>
            <w:r w:rsidR="00260854">
              <w:rPr>
                <w:noProof/>
                <w:webHidden/>
              </w:rPr>
              <w:instrText xml:space="preserve"> PAGEREF _Toc53473525 \h </w:instrText>
            </w:r>
            <w:r w:rsidR="00260854">
              <w:rPr>
                <w:noProof/>
                <w:webHidden/>
              </w:rPr>
            </w:r>
            <w:r w:rsidR="00260854">
              <w:rPr>
                <w:noProof/>
                <w:webHidden/>
              </w:rPr>
              <w:fldChar w:fldCharType="separate"/>
            </w:r>
            <w:r w:rsidR="00260854">
              <w:rPr>
                <w:noProof/>
                <w:webHidden/>
              </w:rPr>
              <w:t>94</w:t>
            </w:r>
            <w:r w:rsidR="00260854">
              <w:rPr>
                <w:noProof/>
                <w:webHidden/>
              </w:rPr>
              <w:fldChar w:fldCharType="end"/>
            </w:r>
          </w:hyperlink>
        </w:p>
        <w:p w14:paraId="5AF2368B" w14:textId="5CFFB9C8"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26" w:history="1">
            <w:r w:rsidR="00260854" w:rsidRPr="00290C7B">
              <w:rPr>
                <w:rStyle w:val="Hyperlnk"/>
                <w:noProof/>
                <w:highlight w:val="white"/>
              </w:rPr>
              <w:t>4.3.2.</w:t>
            </w:r>
            <w:r w:rsidR="00260854">
              <w:rPr>
                <w:rFonts w:asciiTheme="minorHAnsi" w:eastAsiaTheme="minorEastAsia" w:hAnsiTheme="minorHAnsi"/>
                <w:noProof/>
                <w:color w:val="auto"/>
                <w:lang w:val="sv-SE" w:eastAsia="sv-SE"/>
              </w:rPr>
              <w:tab/>
            </w:r>
            <w:r w:rsidR="00260854" w:rsidRPr="00290C7B">
              <w:rPr>
                <w:rStyle w:val="Hyperlnk"/>
                <w:noProof/>
                <w:highlight w:val="white"/>
              </w:rPr>
              <w:t>Postfix Increment and Decrement Expression</w:t>
            </w:r>
            <w:r w:rsidR="00260854">
              <w:rPr>
                <w:noProof/>
                <w:webHidden/>
              </w:rPr>
              <w:tab/>
            </w:r>
            <w:r w:rsidR="00260854">
              <w:rPr>
                <w:noProof/>
                <w:webHidden/>
              </w:rPr>
              <w:fldChar w:fldCharType="begin"/>
            </w:r>
            <w:r w:rsidR="00260854">
              <w:rPr>
                <w:noProof/>
                <w:webHidden/>
              </w:rPr>
              <w:instrText xml:space="preserve"> PAGEREF _Toc53473526 \h </w:instrText>
            </w:r>
            <w:r w:rsidR="00260854">
              <w:rPr>
                <w:noProof/>
                <w:webHidden/>
              </w:rPr>
            </w:r>
            <w:r w:rsidR="00260854">
              <w:rPr>
                <w:noProof/>
                <w:webHidden/>
              </w:rPr>
              <w:fldChar w:fldCharType="separate"/>
            </w:r>
            <w:r w:rsidR="00260854">
              <w:rPr>
                <w:noProof/>
                <w:webHidden/>
              </w:rPr>
              <w:t>96</w:t>
            </w:r>
            <w:r w:rsidR="00260854">
              <w:rPr>
                <w:noProof/>
                <w:webHidden/>
              </w:rPr>
              <w:fldChar w:fldCharType="end"/>
            </w:r>
          </w:hyperlink>
        </w:p>
        <w:p w14:paraId="19235F98" w14:textId="6C7387DC"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27" w:history="1">
            <w:r w:rsidR="00260854" w:rsidRPr="00290C7B">
              <w:rPr>
                <w:rStyle w:val="Hyperlnk"/>
                <w:noProof/>
                <w:highlight w:val="white"/>
              </w:rPr>
              <w:t>4.3.3.</w:t>
            </w:r>
            <w:r w:rsidR="00260854">
              <w:rPr>
                <w:rFonts w:asciiTheme="minorHAnsi" w:eastAsiaTheme="minorEastAsia" w:hAnsiTheme="minorHAnsi"/>
                <w:noProof/>
                <w:color w:val="auto"/>
                <w:lang w:val="sv-SE" w:eastAsia="sv-SE"/>
              </w:rPr>
              <w:tab/>
            </w:r>
            <w:r w:rsidR="00260854" w:rsidRPr="00290C7B">
              <w:rPr>
                <w:rStyle w:val="Hyperlnk"/>
                <w:noProof/>
                <w:highlight w:val="white"/>
              </w:rPr>
              <w:t>Arrow Expression</w:t>
            </w:r>
            <w:r w:rsidR="00260854">
              <w:rPr>
                <w:noProof/>
                <w:webHidden/>
              </w:rPr>
              <w:tab/>
            </w:r>
            <w:r w:rsidR="00260854">
              <w:rPr>
                <w:noProof/>
                <w:webHidden/>
              </w:rPr>
              <w:fldChar w:fldCharType="begin"/>
            </w:r>
            <w:r w:rsidR="00260854">
              <w:rPr>
                <w:noProof/>
                <w:webHidden/>
              </w:rPr>
              <w:instrText xml:space="preserve"> PAGEREF _Toc53473527 \h </w:instrText>
            </w:r>
            <w:r w:rsidR="00260854">
              <w:rPr>
                <w:noProof/>
                <w:webHidden/>
              </w:rPr>
            </w:r>
            <w:r w:rsidR="00260854">
              <w:rPr>
                <w:noProof/>
                <w:webHidden/>
              </w:rPr>
              <w:fldChar w:fldCharType="separate"/>
            </w:r>
            <w:r w:rsidR="00260854">
              <w:rPr>
                <w:noProof/>
                <w:webHidden/>
              </w:rPr>
              <w:t>97</w:t>
            </w:r>
            <w:r w:rsidR="00260854">
              <w:rPr>
                <w:noProof/>
                <w:webHidden/>
              </w:rPr>
              <w:fldChar w:fldCharType="end"/>
            </w:r>
          </w:hyperlink>
        </w:p>
        <w:p w14:paraId="7D170FAD" w14:textId="3CC71122"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28" w:history="1">
            <w:r w:rsidR="00260854" w:rsidRPr="00290C7B">
              <w:rPr>
                <w:rStyle w:val="Hyperlnk"/>
                <w:noProof/>
                <w:highlight w:val="white"/>
              </w:rPr>
              <w:t>4.3.4.</w:t>
            </w:r>
            <w:r w:rsidR="00260854">
              <w:rPr>
                <w:rFonts w:asciiTheme="minorHAnsi" w:eastAsiaTheme="minorEastAsia" w:hAnsiTheme="minorHAnsi"/>
                <w:noProof/>
                <w:color w:val="auto"/>
                <w:lang w:val="sv-SE" w:eastAsia="sv-SE"/>
              </w:rPr>
              <w:tab/>
            </w:r>
            <w:r w:rsidR="00260854" w:rsidRPr="00290C7B">
              <w:rPr>
                <w:rStyle w:val="Hyperlnk"/>
                <w:noProof/>
                <w:highlight w:val="white"/>
              </w:rPr>
              <w:t>Index Expression</w:t>
            </w:r>
            <w:r w:rsidR="00260854">
              <w:rPr>
                <w:noProof/>
                <w:webHidden/>
              </w:rPr>
              <w:tab/>
            </w:r>
            <w:r w:rsidR="00260854">
              <w:rPr>
                <w:noProof/>
                <w:webHidden/>
              </w:rPr>
              <w:fldChar w:fldCharType="begin"/>
            </w:r>
            <w:r w:rsidR="00260854">
              <w:rPr>
                <w:noProof/>
                <w:webHidden/>
              </w:rPr>
              <w:instrText xml:space="preserve"> PAGEREF _Toc53473528 \h </w:instrText>
            </w:r>
            <w:r w:rsidR="00260854">
              <w:rPr>
                <w:noProof/>
                <w:webHidden/>
              </w:rPr>
            </w:r>
            <w:r w:rsidR="00260854">
              <w:rPr>
                <w:noProof/>
                <w:webHidden/>
              </w:rPr>
              <w:fldChar w:fldCharType="separate"/>
            </w:r>
            <w:r w:rsidR="00260854">
              <w:rPr>
                <w:noProof/>
                <w:webHidden/>
              </w:rPr>
              <w:t>97</w:t>
            </w:r>
            <w:r w:rsidR="00260854">
              <w:rPr>
                <w:noProof/>
                <w:webHidden/>
              </w:rPr>
              <w:fldChar w:fldCharType="end"/>
            </w:r>
          </w:hyperlink>
        </w:p>
        <w:p w14:paraId="78C1484B" w14:textId="031B48E1"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29" w:history="1">
            <w:r w:rsidR="00260854" w:rsidRPr="00290C7B">
              <w:rPr>
                <w:rStyle w:val="Hyperlnk"/>
                <w:noProof/>
                <w:highlight w:val="white"/>
              </w:rPr>
              <w:t>4.3.1.</w:t>
            </w:r>
            <w:r w:rsidR="00260854">
              <w:rPr>
                <w:rFonts w:asciiTheme="minorHAnsi" w:eastAsiaTheme="minorEastAsia" w:hAnsiTheme="minorHAnsi"/>
                <w:noProof/>
                <w:color w:val="auto"/>
                <w:lang w:val="sv-SE" w:eastAsia="sv-SE"/>
              </w:rPr>
              <w:tab/>
            </w:r>
            <w:r w:rsidR="00260854" w:rsidRPr="00290C7B">
              <w:rPr>
                <w:rStyle w:val="Hyperlnk"/>
                <w:noProof/>
                <w:highlight w:val="white"/>
              </w:rPr>
              <w:t>Dot Expression</w:t>
            </w:r>
            <w:r w:rsidR="00260854">
              <w:rPr>
                <w:noProof/>
                <w:webHidden/>
              </w:rPr>
              <w:tab/>
            </w:r>
            <w:r w:rsidR="00260854">
              <w:rPr>
                <w:noProof/>
                <w:webHidden/>
              </w:rPr>
              <w:fldChar w:fldCharType="begin"/>
            </w:r>
            <w:r w:rsidR="00260854">
              <w:rPr>
                <w:noProof/>
                <w:webHidden/>
              </w:rPr>
              <w:instrText xml:space="preserve"> PAGEREF _Toc53473529 \h </w:instrText>
            </w:r>
            <w:r w:rsidR="00260854">
              <w:rPr>
                <w:noProof/>
                <w:webHidden/>
              </w:rPr>
            </w:r>
            <w:r w:rsidR="00260854">
              <w:rPr>
                <w:noProof/>
                <w:webHidden/>
              </w:rPr>
              <w:fldChar w:fldCharType="separate"/>
            </w:r>
            <w:r w:rsidR="00260854">
              <w:rPr>
                <w:noProof/>
                <w:webHidden/>
              </w:rPr>
              <w:t>99</w:t>
            </w:r>
            <w:r w:rsidR="00260854">
              <w:rPr>
                <w:noProof/>
                <w:webHidden/>
              </w:rPr>
              <w:fldChar w:fldCharType="end"/>
            </w:r>
          </w:hyperlink>
        </w:p>
        <w:p w14:paraId="29FF6D8B" w14:textId="5980974E"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30" w:history="1">
            <w:r w:rsidR="00260854" w:rsidRPr="00290C7B">
              <w:rPr>
                <w:rStyle w:val="Hyperlnk"/>
                <w:noProof/>
                <w:highlight w:val="white"/>
              </w:rPr>
              <w:t>4.3.2.</w:t>
            </w:r>
            <w:r w:rsidR="00260854">
              <w:rPr>
                <w:rFonts w:asciiTheme="minorHAnsi" w:eastAsiaTheme="minorEastAsia" w:hAnsiTheme="minorHAnsi"/>
                <w:noProof/>
                <w:color w:val="auto"/>
                <w:lang w:val="sv-SE" w:eastAsia="sv-SE"/>
              </w:rPr>
              <w:tab/>
            </w:r>
            <w:r w:rsidR="00260854" w:rsidRPr="00290C7B">
              <w:rPr>
                <w:rStyle w:val="Hyperlnk"/>
                <w:noProof/>
                <w:highlight w:val="white"/>
              </w:rPr>
              <w:t>Function Call Expression</w:t>
            </w:r>
            <w:r w:rsidR="00260854">
              <w:rPr>
                <w:noProof/>
                <w:webHidden/>
              </w:rPr>
              <w:tab/>
            </w:r>
            <w:r w:rsidR="00260854">
              <w:rPr>
                <w:noProof/>
                <w:webHidden/>
              </w:rPr>
              <w:fldChar w:fldCharType="begin"/>
            </w:r>
            <w:r w:rsidR="00260854">
              <w:rPr>
                <w:noProof/>
                <w:webHidden/>
              </w:rPr>
              <w:instrText xml:space="preserve"> PAGEREF _Toc53473530 \h </w:instrText>
            </w:r>
            <w:r w:rsidR="00260854">
              <w:rPr>
                <w:noProof/>
                <w:webHidden/>
              </w:rPr>
            </w:r>
            <w:r w:rsidR="00260854">
              <w:rPr>
                <w:noProof/>
                <w:webHidden/>
              </w:rPr>
              <w:fldChar w:fldCharType="separate"/>
            </w:r>
            <w:r w:rsidR="00260854">
              <w:rPr>
                <w:noProof/>
                <w:webHidden/>
              </w:rPr>
              <w:t>100</w:t>
            </w:r>
            <w:r w:rsidR="00260854">
              <w:rPr>
                <w:noProof/>
                <w:webHidden/>
              </w:rPr>
              <w:fldChar w:fldCharType="end"/>
            </w:r>
          </w:hyperlink>
        </w:p>
        <w:p w14:paraId="471A308F" w14:textId="5C93EC4D"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31" w:history="1">
            <w:r w:rsidR="00260854" w:rsidRPr="00290C7B">
              <w:rPr>
                <w:rStyle w:val="Hyperlnk"/>
                <w:noProof/>
              </w:rPr>
              <w:t>4.3.3.</w:t>
            </w:r>
            <w:r w:rsidR="00260854">
              <w:rPr>
                <w:rFonts w:asciiTheme="minorHAnsi" w:eastAsiaTheme="minorEastAsia" w:hAnsiTheme="minorHAnsi"/>
                <w:noProof/>
                <w:color w:val="auto"/>
                <w:lang w:val="sv-SE" w:eastAsia="sv-SE"/>
              </w:rPr>
              <w:tab/>
            </w:r>
            <w:r w:rsidR="00260854" w:rsidRPr="00290C7B">
              <w:rPr>
                <w:rStyle w:val="Hyperlnk"/>
                <w:noProof/>
              </w:rPr>
              <w:t>Argument Expression List</w:t>
            </w:r>
            <w:r w:rsidR="00260854">
              <w:rPr>
                <w:noProof/>
                <w:webHidden/>
              </w:rPr>
              <w:tab/>
            </w:r>
            <w:r w:rsidR="00260854">
              <w:rPr>
                <w:noProof/>
                <w:webHidden/>
              </w:rPr>
              <w:fldChar w:fldCharType="begin"/>
            </w:r>
            <w:r w:rsidR="00260854">
              <w:rPr>
                <w:noProof/>
                <w:webHidden/>
              </w:rPr>
              <w:instrText xml:space="preserve"> PAGEREF _Toc53473531 \h </w:instrText>
            </w:r>
            <w:r w:rsidR="00260854">
              <w:rPr>
                <w:noProof/>
                <w:webHidden/>
              </w:rPr>
            </w:r>
            <w:r w:rsidR="00260854">
              <w:rPr>
                <w:noProof/>
                <w:webHidden/>
              </w:rPr>
              <w:fldChar w:fldCharType="separate"/>
            </w:r>
            <w:r w:rsidR="00260854">
              <w:rPr>
                <w:noProof/>
                <w:webHidden/>
              </w:rPr>
              <w:t>103</w:t>
            </w:r>
            <w:r w:rsidR="00260854">
              <w:rPr>
                <w:noProof/>
                <w:webHidden/>
              </w:rPr>
              <w:fldChar w:fldCharType="end"/>
            </w:r>
          </w:hyperlink>
        </w:p>
        <w:p w14:paraId="52C5A73A" w14:textId="7762CB88"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32" w:history="1">
            <w:r w:rsidR="00260854" w:rsidRPr="00290C7B">
              <w:rPr>
                <w:rStyle w:val="Hyperlnk"/>
                <w:noProof/>
                <w:highlight w:val="white"/>
              </w:rPr>
              <w:t>4.3.4.</w:t>
            </w:r>
            <w:r w:rsidR="00260854">
              <w:rPr>
                <w:rFonts w:asciiTheme="minorHAnsi" w:eastAsiaTheme="minorEastAsia" w:hAnsiTheme="minorHAnsi"/>
                <w:noProof/>
                <w:color w:val="auto"/>
                <w:lang w:val="sv-SE" w:eastAsia="sv-SE"/>
              </w:rPr>
              <w:tab/>
            </w:r>
            <w:r w:rsidR="00260854" w:rsidRPr="00290C7B">
              <w:rPr>
                <w:rStyle w:val="Hyperlnk"/>
                <w:noProof/>
                <w:highlight w:val="white"/>
              </w:rPr>
              <w:t>Primary Expressions</w:t>
            </w:r>
            <w:r w:rsidR="00260854">
              <w:rPr>
                <w:noProof/>
                <w:webHidden/>
              </w:rPr>
              <w:tab/>
            </w:r>
            <w:r w:rsidR="00260854">
              <w:rPr>
                <w:noProof/>
                <w:webHidden/>
              </w:rPr>
              <w:fldChar w:fldCharType="begin"/>
            </w:r>
            <w:r w:rsidR="00260854">
              <w:rPr>
                <w:noProof/>
                <w:webHidden/>
              </w:rPr>
              <w:instrText xml:space="preserve"> PAGEREF _Toc53473532 \h </w:instrText>
            </w:r>
            <w:r w:rsidR="00260854">
              <w:rPr>
                <w:noProof/>
                <w:webHidden/>
              </w:rPr>
            </w:r>
            <w:r w:rsidR="00260854">
              <w:rPr>
                <w:noProof/>
                <w:webHidden/>
              </w:rPr>
              <w:fldChar w:fldCharType="separate"/>
            </w:r>
            <w:r w:rsidR="00260854">
              <w:rPr>
                <w:noProof/>
                <w:webHidden/>
              </w:rPr>
              <w:t>104</w:t>
            </w:r>
            <w:r w:rsidR="00260854">
              <w:rPr>
                <w:noProof/>
                <w:webHidden/>
              </w:rPr>
              <w:fldChar w:fldCharType="end"/>
            </w:r>
          </w:hyperlink>
        </w:p>
        <w:p w14:paraId="03AD4EA4" w14:textId="66AA20DD" w:rsidR="00260854" w:rsidRDefault="009A772D">
          <w:pPr>
            <w:pStyle w:val="Innehll1"/>
            <w:rPr>
              <w:rFonts w:asciiTheme="minorHAnsi" w:eastAsiaTheme="minorEastAsia" w:hAnsiTheme="minorHAnsi"/>
              <w:noProof/>
              <w:color w:val="auto"/>
              <w:lang w:val="sv-SE" w:eastAsia="sv-SE"/>
            </w:rPr>
          </w:pPr>
          <w:hyperlink w:anchor="_Toc53473533" w:history="1">
            <w:r w:rsidR="00260854" w:rsidRPr="00290C7B">
              <w:rPr>
                <w:rStyle w:val="Hyperlnk"/>
                <w:noProof/>
              </w:rPr>
              <w:t>5.</w:t>
            </w:r>
            <w:r w:rsidR="00260854">
              <w:rPr>
                <w:rFonts w:asciiTheme="minorHAnsi" w:eastAsiaTheme="minorEastAsia" w:hAnsiTheme="minorHAnsi"/>
                <w:noProof/>
                <w:color w:val="auto"/>
                <w:lang w:val="sv-SE" w:eastAsia="sv-SE"/>
              </w:rPr>
              <w:tab/>
            </w:r>
            <w:r w:rsidR="00260854" w:rsidRPr="00290C7B">
              <w:rPr>
                <w:rStyle w:val="Hyperlnk"/>
                <w:noProof/>
              </w:rPr>
              <w:t>The Middle Code</w:t>
            </w:r>
            <w:r w:rsidR="00260854">
              <w:rPr>
                <w:noProof/>
                <w:webHidden/>
              </w:rPr>
              <w:tab/>
            </w:r>
            <w:r w:rsidR="00260854">
              <w:rPr>
                <w:noProof/>
                <w:webHidden/>
              </w:rPr>
              <w:fldChar w:fldCharType="begin"/>
            </w:r>
            <w:r w:rsidR="00260854">
              <w:rPr>
                <w:noProof/>
                <w:webHidden/>
              </w:rPr>
              <w:instrText xml:space="preserve"> PAGEREF _Toc53473533 \h </w:instrText>
            </w:r>
            <w:r w:rsidR="00260854">
              <w:rPr>
                <w:noProof/>
                <w:webHidden/>
              </w:rPr>
            </w:r>
            <w:r w:rsidR="00260854">
              <w:rPr>
                <w:noProof/>
                <w:webHidden/>
              </w:rPr>
              <w:fldChar w:fldCharType="separate"/>
            </w:r>
            <w:r w:rsidR="00260854">
              <w:rPr>
                <w:noProof/>
                <w:webHidden/>
              </w:rPr>
              <w:t>107</w:t>
            </w:r>
            <w:r w:rsidR="00260854">
              <w:rPr>
                <w:noProof/>
                <w:webHidden/>
              </w:rPr>
              <w:fldChar w:fldCharType="end"/>
            </w:r>
          </w:hyperlink>
        </w:p>
        <w:p w14:paraId="2AAE92A4" w14:textId="03228B2F" w:rsidR="00260854" w:rsidRDefault="009A772D">
          <w:pPr>
            <w:pStyle w:val="Innehll1"/>
            <w:rPr>
              <w:rFonts w:asciiTheme="minorHAnsi" w:eastAsiaTheme="minorEastAsia" w:hAnsiTheme="minorHAnsi"/>
              <w:noProof/>
              <w:color w:val="auto"/>
              <w:lang w:val="sv-SE" w:eastAsia="sv-SE"/>
            </w:rPr>
          </w:pPr>
          <w:hyperlink w:anchor="_Toc53473534" w:history="1">
            <w:r w:rsidR="00260854" w:rsidRPr="00290C7B">
              <w:rPr>
                <w:rStyle w:val="Hyperlnk"/>
                <w:noProof/>
              </w:rPr>
              <w:t>6.</w:t>
            </w:r>
            <w:r w:rsidR="00260854">
              <w:rPr>
                <w:rFonts w:asciiTheme="minorHAnsi" w:eastAsiaTheme="minorEastAsia" w:hAnsiTheme="minorHAnsi"/>
                <w:noProof/>
                <w:color w:val="auto"/>
                <w:lang w:val="sv-SE" w:eastAsia="sv-SE"/>
              </w:rPr>
              <w:tab/>
            </w:r>
            <w:r w:rsidR="00260854" w:rsidRPr="00290C7B">
              <w:rPr>
                <w:rStyle w:val="Hyperlnk"/>
                <w:noProof/>
              </w:rPr>
              <w:t>Initializers</w:t>
            </w:r>
            <w:r w:rsidR="00260854">
              <w:rPr>
                <w:noProof/>
                <w:webHidden/>
              </w:rPr>
              <w:tab/>
            </w:r>
            <w:r w:rsidR="00260854">
              <w:rPr>
                <w:noProof/>
                <w:webHidden/>
              </w:rPr>
              <w:fldChar w:fldCharType="begin"/>
            </w:r>
            <w:r w:rsidR="00260854">
              <w:rPr>
                <w:noProof/>
                <w:webHidden/>
              </w:rPr>
              <w:instrText xml:space="preserve"> PAGEREF _Toc53473534 \h </w:instrText>
            </w:r>
            <w:r w:rsidR="00260854">
              <w:rPr>
                <w:noProof/>
                <w:webHidden/>
              </w:rPr>
            </w:r>
            <w:r w:rsidR="00260854">
              <w:rPr>
                <w:noProof/>
                <w:webHidden/>
              </w:rPr>
              <w:fldChar w:fldCharType="separate"/>
            </w:r>
            <w:r w:rsidR="00260854">
              <w:rPr>
                <w:noProof/>
                <w:webHidden/>
              </w:rPr>
              <w:t>108</w:t>
            </w:r>
            <w:r w:rsidR="00260854">
              <w:rPr>
                <w:noProof/>
                <w:webHidden/>
              </w:rPr>
              <w:fldChar w:fldCharType="end"/>
            </w:r>
          </w:hyperlink>
        </w:p>
        <w:p w14:paraId="063C65BD" w14:textId="18A309EB"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35" w:history="1">
            <w:r w:rsidR="00260854" w:rsidRPr="00290C7B">
              <w:rPr>
                <w:rStyle w:val="Hyperlnk"/>
                <w:noProof/>
              </w:rPr>
              <w:t>6.1.1.</w:t>
            </w:r>
            <w:r w:rsidR="00260854">
              <w:rPr>
                <w:rFonts w:asciiTheme="minorHAnsi" w:eastAsiaTheme="minorEastAsia" w:hAnsiTheme="minorHAnsi"/>
                <w:noProof/>
                <w:color w:val="auto"/>
                <w:lang w:val="sv-SE" w:eastAsia="sv-SE"/>
              </w:rPr>
              <w:tab/>
            </w:r>
            <w:r w:rsidR="00260854" w:rsidRPr="00290C7B">
              <w:rPr>
                <w:rStyle w:val="Hyperlnk"/>
                <w:noProof/>
              </w:rPr>
              <w:t>Static Initialization</w:t>
            </w:r>
            <w:r w:rsidR="00260854">
              <w:rPr>
                <w:noProof/>
                <w:webHidden/>
              </w:rPr>
              <w:tab/>
            </w:r>
            <w:r w:rsidR="00260854">
              <w:rPr>
                <w:noProof/>
                <w:webHidden/>
              </w:rPr>
              <w:fldChar w:fldCharType="begin"/>
            </w:r>
            <w:r w:rsidR="00260854">
              <w:rPr>
                <w:noProof/>
                <w:webHidden/>
              </w:rPr>
              <w:instrText xml:space="preserve"> PAGEREF _Toc53473535 \h </w:instrText>
            </w:r>
            <w:r w:rsidR="00260854">
              <w:rPr>
                <w:noProof/>
                <w:webHidden/>
              </w:rPr>
            </w:r>
            <w:r w:rsidR="00260854">
              <w:rPr>
                <w:noProof/>
                <w:webHidden/>
              </w:rPr>
              <w:fldChar w:fldCharType="separate"/>
            </w:r>
            <w:r w:rsidR="00260854">
              <w:rPr>
                <w:noProof/>
                <w:webHidden/>
              </w:rPr>
              <w:t>108</w:t>
            </w:r>
            <w:r w:rsidR="00260854">
              <w:rPr>
                <w:noProof/>
                <w:webHidden/>
              </w:rPr>
              <w:fldChar w:fldCharType="end"/>
            </w:r>
          </w:hyperlink>
        </w:p>
        <w:p w14:paraId="5617B410" w14:textId="03217983"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36" w:history="1">
            <w:r w:rsidR="00260854" w:rsidRPr="00290C7B">
              <w:rPr>
                <w:rStyle w:val="Hyperlnk"/>
                <w:noProof/>
              </w:rPr>
              <w:t>6.1.2.</w:t>
            </w:r>
            <w:r w:rsidR="00260854">
              <w:rPr>
                <w:rFonts w:asciiTheme="minorHAnsi" w:eastAsiaTheme="minorEastAsia" w:hAnsiTheme="minorHAnsi"/>
                <w:noProof/>
                <w:color w:val="auto"/>
                <w:lang w:val="sv-SE" w:eastAsia="sv-SE"/>
              </w:rPr>
              <w:tab/>
            </w:r>
            <w:r w:rsidR="00260854" w:rsidRPr="00290C7B">
              <w:rPr>
                <w:rStyle w:val="Hyperlnk"/>
                <w:noProof/>
              </w:rPr>
              <w:t>Stack Initialization</w:t>
            </w:r>
            <w:r w:rsidR="00260854">
              <w:rPr>
                <w:noProof/>
                <w:webHidden/>
              </w:rPr>
              <w:tab/>
            </w:r>
            <w:r w:rsidR="00260854">
              <w:rPr>
                <w:noProof/>
                <w:webHidden/>
              </w:rPr>
              <w:fldChar w:fldCharType="begin"/>
            </w:r>
            <w:r w:rsidR="00260854">
              <w:rPr>
                <w:noProof/>
                <w:webHidden/>
              </w:rPr>
              <w:instrText xml:space="preserve"> PAGEREF _Toc53473536 \h </w:instrText>
            </w:r>
            <w:r w:rsidR="00260854">
              <w:rPr>
                <w:noProof/>
                <w:webHidden/>
              </w:rPr>
            </w:r>
            <w:r w:rsidR="00260854">
              <w:rPr>
                <w:noProof/>
                <w:webHidden/>
              </w:rPr>
              <w:fldChar w:fldCharType="separate"/>
            </w:r>
            <w:r w:rsidR="00260854">
              <w:rPr>
                <w:noProof/>
                <w:webHidden/>
              </w:rPr>
              <w:t>108</w:t>
            </w:r>
            <w:r w:rsidR="00260854">
              <w:rPr>
                <w:noProof/>
                <w:webHidden/>
              </w:rPr>
              <w:fldChar w:fldCharType="end"/>
            </w:r>
          </w:hyperlink>
        </w:p>
        <w:p w14:paraId="6663B0B0" w14:textId="58C62B97" w:rsidR="00260854" w:rsidRDefault="009A772D">
          <w:pPr>
            <w:pStyle w:val="Innehll1"/>
            <w:rPr>
              <w:rFonts w:asciiTheme="minorHAnsi" w:eastAsiaTheme="minorEastAsia" w:hAnsiTheme="minorHAnsi"/>
              <w:noProof/>
              <w:color w:val="auto"/>
              <w:lang w:val="sv-SE" w:eastAsia="sv-SE"/>
            </w:rPr>
          </w:pPr>
          <w:hyperlink w:anchor="_Toc53473537" w:history="1">
            <w:r w:rsidR="00260854" w:rsidRPr="00290C7B">
              <w:rPr>
                <w:rStyle w:val="Hyperlnk"/>
                <w:noProof/>
              </w:rPr>
              <w:t>7.</w:t>
            </w:r>
            <w:r w:rsidR="00260854">
              <w:rPr>
                <w:rFonts w:asciiTheme="minorHAnsi" w:eastAsiaTheme="minorEastAsia" w:hAnsiTheme="minorHAnsi"/>
                <w:noProof/>
                <w:color w:val="auto"/>
                <w:lang w:val="sv-SE" w:eastAsia="sv-SE"/>
              </w:rPr>
              <w:tab/>
            </w:r>
            <w:r w:rsidR="00260854" w:rsidRPr="00290C7B">
              <w:rPr>
                <w:rStyle w:val="Hyperlnk"/>
                <w:noProof/>
              </w:rPr>
              <w:t>Declaration Specifiers and Declarators</w:t>
            </w:r>
            <w:r w:rsidR="00260854">
              <w:rPr>
                <w:noProof/>
                <w:webHidden/>
              </w:rPr>
              <w:tab/>
            </w:r>
            <w:r w:rsidR="00260854">
              <w:rPr>
                <w:noProof/>
                <w:webHidden/>
              </w:rPr>
              <w:fldChar w:fldCharType="begin"/>
            </w:r>
            <w:r w:rsidR="00260854">
              <w:rPr>
                <w:noProof/>
                <w:webHidden/>
              </w:rPr>
              <w:instrText xml:space="preserve"> PAGEREF _Toc53473537 \h </w:instrText>
            </w:r>
            <w:r w:rsidR="00260854">
              <w:rPr>
                <w:noProof/>
                <w:webHidden/>
              </w:rPr>
            </w:r>
            <w:r w:rsidR="00260854">
              <w:rPr>
                <w:noProof/>
                <w:webHidden/>
              </w:rPr>
              <w:fldChar w:fldCharType="separate"/>
            </w:r>
            <w:r w:rsidR="00260854">
              <w:rPr>
                <w:noProof/>
                <w:webHidden/>
              </w:rPr>
              <w:t>109</w:t>
            </w:r>
            <w:r w:rsidR="00260854">
              <w:rPr>
                <w:noProof/>
                <w:webHidden/>
              </w:rPr>
              <w:fldChar w:fldCharType="end"/>
            </w:r>
          </w:hyperlink>
        </w:p>
        <w:p w14:paraId="197E38D7" w14:textId="10BB30CC" w:rsidR="00260854" w:rsidRDefault="009A772D">
          <w:pPr>
            <w:pStyle w:val="Innehll2"/>
            <w:tabs>
              <w:tab w:val="left" w:pos="880"/>
              <w:tab w:val="right" w:leader="dot" w:pos="9350"/>
            </w:tabs>
            <w:rPr>
              <w:rFonts w:asciiTheme="minorHAnsi" w:eastAsiaTheme="minorEastAsia" w:hAnsiTheme="minorHAnsi"/>
              <w:noProof/>
              <w:color w:val="auto"/>
              <w:lang w:val="sv-SE" w:eastAsia="sv-SE"/>
            </w:rPr>
          </w:pPr>
          <w:hyperlink w:anchor="_Toc53473538" w:history="1">
            <w:r w:rsidR="00260854" w:rsidRPr="00290C7B">
              <w:rPr>
                <w:rStyle w:val="Hyperlnk"/>
                <w:noProof/>
              </w:rPr>
              <w:t>7.1.</w:t>
            </w:r>
            <w:r w:rsidR="00260854">
              <w:rPr>
                <w:rFonts w:asciiTheme="minorHAnsi" w:eastAsiaTheme="minorEastAsia" w:hAnsiTheme="minorHAnsi"/>
                <w:noProof/>
                <w:color w:val="auto"/>
                <w:lang w:val="sv-SE" w:eastAsia="sv-SE"/>
              </w:rPr>
              <w:tab/>
            </w:r>
            <w:r w:rsidR="00260854" w:rsidRPr="00290C7B">
              <w:rPr>
                <w:rStyle w:val="Hyperlnk"/>
                <w:noProof/>
              </w:rPr>
              <w:t>Declarators</w:t>
            </w:r>
            <w:r w:rsidR="00260854">
              <w:rPr>
                <w:noProof/>
                <w:webHidden/>
              </w:rPr>
              <w:tab/>
            </w:r>
            <w:r w:rsidR="00260854">
              <w:rPr>
                <w:noProof/>
                <w:webHidden/>
              </w:rPr>
              <w:fldChar w:fldCharType="begin"/>
            </w:r>
            <w:r w:rsidR="00260854">
              <w:rPr>
                <w:noProof/>
                <w:webHidden/>
              </w:rPr>
              <w:instrText xml:space="preserve"> PAGEREF _Toc53473538 \h </w:instrText>
            </w:r>
            <w:r w:rsidR="00260854">
              <w:rPr>
                <w:noProof/>
                <w:webHidden/>
              </w:rPr>
            </w:r>
            <w:r w:rsidR="00260854">
              <w:rPr>
                <w:noProof/>
                <w:webHidden/>
              </w:rPr>
              <w:fldChar w:fldCharType="separate"/>
            </w:r>
            <w:r w:rsidR="00260854">
              <w:rPr>
                <w:noProof/>
                <w:webHidden/>
              </w:rPr>
              <w:t>115</w:t>
            </w:r>
            <w:r w:rsidR="00260854">
              <w:rPr>
                <w:noProof/>
                <w:webHidden/>
              </w:rPr>
              <w:fldChar w:fldCharType="end"/>
            </w:r>
          </w:hyperlink>
        </w:p>
        <w:p w14:paraId="1A574EF9" w14:textId="17E75F80" w:rsidR="00260854" w:rsidRDefault="009A772D">
          <w:pPr>
            <w:pStyle w:val="Innehll1"/>
            <w:rPr>
              <w:rFonts w:asciiTheme="minorHAnsi" w:eastAsiaTheme="minorEastAsia" w:hAnsiTheme="minorHAnsi"/>
              <w:noProof/>
              <w:color w:val="auto"/>
              <w:lang w:val="sv-SE" w:eastAsia="sv-SE"/>
            </w:rPr>
          </w:pPr>
          <w:hyperlink w:anchor="_Toc53473539" w:history="1">
            <w:r w:rsidR="00260854" w:rsidRPr="00290C7B">
              <w:rPr>
                <w:rStyle w:val="Hyperlnk"/>
                <w:noProof/>
              </w:rPr>
              <w:t>8.</w:t>
            </w:r>
            <w:r w:rsidR="00260854">
              <w:rPr>
                <w:rFonts w:asciiTheme="minorHAnsi" w:eastAsiaTheme="minorEastAsia" w:hAnsiTheme="minorHAnsi"/>
                <w:noProof/>
                <w:color w:val="auto"/>
                <w:lang w:val="sv-SE" w:eastAsia="sv-SE"/>
              </w:rPr>
              <w:tab/>
            </w:r>
            <w:r w:rsidR="00260854" w:rsidRPr="00290C7B">
              <w:rPr>
                <w:rStyle w:val="Hyperlnk"/>
                <w:noProof/>
              </w:rPr>
              <w:t>The Symbol Table</w:t>
            </w:r>
            <w:r w:rsidR="00260854">
              <w:rPr>
                <w:noProof/>
                <w:webHidden/>
              </w:rPr>
              <w:tab/>
            </w:r>
            <w:r w:rsidR="00260854">
              <w:rPr>
                <w:noProof/>
                <w:webHidden/>
              </w:rPr>
              <w:fldChar w:fldCharType="begin"/>
            </w:r>
            <w:r w:rsidR="00260854">
              <w:rPr>
                <w:noProof/>
                <w:webHidden/>
              </w:rPr>
              <w:instrText xml:space="preserve"> PAGEREF _Toc53473539 \h </w:instrText>
            </w:r>
            <w:r w:rsidR="00260854">
              <w:rPr>
                <w:noProof/>
                <w:webHidden/>
              </w:rPr>
            </w:r>
            <w:r w:rsidR="00260854">
              <w:rPr>
                <w:noProof/>
                <w:webHidden/>
              </w:rPr>
              <w:fldChar w:fldCharType="separate"/>
            </w:r>
            <w:r w:rsidR="00260854">
              <w:rPr>
                <w:noProof/>
                <w:webHidden/>
              </w:rPr>
              <w:t>117</w:t>
            </w:r>
            <w:r w:rsidR="00260854">
              <w:rPr>
                <w:noProof/>
                <w:webHidden/>
              </w:rPr>
              <w:fldChar w:fldCharType="end"/>
            </w:r>
          </w:hyperlink>
        </w:p>
        <w:p w14:paraId="227D6925" w14:textId="04842074" w:rsidR="00260854" w:rsidRDefault="009A772D">
          <w:pPr>
            <w:pStyle w:val="Innehll2"/>
            <w:tabs>
              <w:tab w:val="left" w:pos="880"/>
              <w:tab w:val="right" w:leader="dot" w:pos="9350"/>
            </w:tabs>
            <w:rPr>
              <w:rFonts w:asciiTheme="minorHAnsi" w:eastAsiaTheme="minorEastAsia" w:hAnsiTheme="minorHAnsi"/>
              <w:noProof/>
              <w:color w:val="auto"/>
              <w:lang w:val="sv-SE" w:eastAsia="sv-SE"/>
            </w:rPr>
          </w:pPr>
          <w:hyperlink w:anchor="_Toc53473540" w:history="1">
            <w:r w:rsidR="00260854" w:rsidRPr="00290C7B">
              <w:rPr>
                <w:rStyle w:val="Hyperlnk"/>
                <w:noProof/>
              </w:rPr>
              <w:t>8.1.</w:t>
            </w:r>
            <w:r w:rsidR="00260854">
              <w:rPr>
                <w:rFonts w:asciiTheme="minorHAnsi" w:eastAsiaTheme="minorEastAsia" w:hAnsiTheme="minorHAnsi"/>
                <w:noProof/>
                <w:color w:val="auto"/>
                <w:lang w:val="sv-SE" w:eastAsia="sv-SE"/>
              </w:rPr>
              <w:tab/>
            </w:r>
            <w:r w:rsidR="00260854" w:rsidRPr="00290C7B">
              <w:rPr>
                <w:rStyle w:val="Hyperlnk"/>
                <w:noProof/>
              </w:rPr>
              <w:t>The Symbol</w:t>
            </w:r>
            <w:r w:rsidR="00260854">
              <w:rPr>
                <w:noProof/>
                <w:webHidden/>
              </w:rPr>
              <w:tab/>
            </w:r>
            <w:r w:rsidR="00260854">
              <w:rPr>
                <w:noProof/>
                <w:webHidden/>
              </w:rPr>
              <w:fldChar w:fldCharType="begin"/>
            </w:r>
            <w:r w:rsidR="00260854">
              <w:rPr>
                <w:noProof/>
                <w:webHidden/>
              </w:rPr>
              <w:instrText xml:space="preserve"> PAGEREF _Toc53473540 \h </w:instrText>
            </w:r>
            <w:r w:rsidR="00260854">
              <w:rPr>
                <w:noProof/>
                <w:webHidden/>
              </w:rPr>
            </w:r>
            <w:r w:rsidR="00260854">
              <w:rPr>
                <w:noProof/>
                <w:webHidden/>
              </w:rPr>
              <w:fldChar w:fldCharType="separate"/>
            </w:r>
            <w:r w:rsidR="00260854">
              <w:rPr>
                <w:noProof/>
                <w:webHidden/>
              </w:rPr>
              <w:t>123</w:t>
            </w:r>
            <w:r w:rsidR="00260854">
              <w:rPr>
                <w:noProof/>
                <w:webHidden/>
              </w:rPr>
              <w:fldChar w:fldCharType="end"/>
            </w:r>
          </w:hyperlink>
        </w:p>
        <w:p w14:paraId="40377D3E" w14:textId="7E10B844" w:rsidR="00260854" w:rsidRDefault="009A772D">
          <w:pPr>
            <w:pStyle w:val="Innehll1"/>
            <w:rPr>
              <w:rFonts w:asciiTheme="minorHAnsi" w:eastAsiaTheme="minorEastAsia" w:hAnsiTheme="minorHAnsi"/>
              <w:noProof/>
              <w:color w:val="auto"/>
              <w:lang w:val="sv-SE" w:eastAsia="sv-SE"/>
            </w:rPr>
          </w:pPr>
          <w:hyperlink w:anchor="_Toc53473541" w:history="1">
            <w:r w:rsidR="00260854" w:rsidRPr="00290C7B">
              <w:rPr>
                <w:rStyle w:val="Hyperlnk"/>
                <w:noProof/>
              </w:rPr>
              <w:t>9.</w:t>
            </w:r>
            <w:r w:rsidR="00260854">
              <w:rPr>
                <w:rFonts w:asciiTheme="minorHAnsi" w:eastAsiaTheme="minorEastAsia" w:hAnsiTheme="minorHAnsi"/>
                <w:noProof/>
                <w:color w:val="auto"/>
                <w:lang w:val="sv-SE" w:eastAsia="sv-SE"/>
              </w:rPr>
              <w:tab/>
            </w:r>
            <w:r w:rsidR="00260854" w:rsidRPr="00290C7B">
              <w:rPr>
                <w:rStyle w:val="Hyperlnk"/>
                <w:noProof/>
              </w:rPr>
              <w:t>The Type System</w:t>
            </w:r>
            <w:r w:rsidR="00260854">
              <w:rPr>
                <w:noProof/>
                <w:webHidden/>
              </w:rPr>
              <w:tab/>
            </w:r>
            <w:r w:rsidR="00260854">
              <w:rPr>
                <w:noProof/>
                <w:webHidden/>
              </w:rPr>
              <w:fldChar w:fldCharType="begin"/>
            </w:r>
            <w:r w:rsidR="00260854">
              <w:rPr>
                <w:noProof/>
                <w:webHidden/>
              </w:rPr>
              <w:instrText xml:space="preserve"> PAGEREF _Toc53473541 \h </w:instrText>
            </w:r>
            <w:r w:rsidR="00260854">
              <w:rPr>
                <w:noProof/>
                <w:webHidden/>
              </w:rPr>
            </w:r>
            <w:r w:rsidR="00260854">
              <w:rPr>
                <w:noProof/>
                <w:webHidden/>
              </w:rPr>
              <w:fldChar w:fldCharType="separate"/>
            </w:r>
            <w:r w:rsidR="00260854">
              <w:rPr>
                <w:noProof/>
                <w:webHidden/>
              </w:rPr>
              <w:t>130</w:t>
            </w:r>
            <w:r w:rsidR="00260854">
              <w:rPr>
                <w:noProof/>
                <w:webHidden/>
              </w:rPr>
              <w:fldChar w:fldCharType="end"/>
            </w:r>
          </w:hyperlink>
        </w:p>
        <w:p w14:paraId="2BCC9455" w14:textId="2F8CB929" w:rsidR="00260854" w:rsidRDefault="009A772D">
          <w:pPr>
            <w:pStyle w:val="Innehll2"/>
            <w:tabs>
              <w:tab w:val="left" w:pos="880"/>
              <w:tab w:val="right" w:leader="dot" w:pos="9350"/>
            </w:tabs>
            <w:rPr>
              <w:rFonts w:asciiTheme="minorHAnsi" w:eastAsiaTheme="minorEastAsia" w:hAnsiTheme="minorHAnsi"/>
              <w:noProof/>
              <w:color w:val="auto"/>
              <w:lang w:val="sv-SE" w:eastAsia="sv-SE"/>
            </w:rPr>
          </w:pPr>
          <w:hyperlink w:anchor="_Toc53473542" w:history="1">
            <w:r w:rsidR="00260854" w:rsidRPr="00290C7B">
              <w:rPr>
                <w:rStyle w:val="Hyperlnk"/>
                <w:noProof/>
              </w:rPr>
              <w:t>9.1.</w:t>
            </w:r>
            <w:r w:rsidR="00260854">
              <w:rPr>
                <w:rFonts w:asciiTheme="minorHAnsi" w:eastAsiaTheme="minorEastAsia" w:hAnsiTheme="minorHAnsi"/>
                <w:noProof/>
                <w:color w:val="auto"/>
                <w:lang w:val="sv-SE" w:eastAsia="sv-SE"/>
              </w:rPr>
              <w:tab/>
            </w:r>
            <w:r w:rsidR="00260854" w:rsidRPr="00290C7B">
              <w:rPr>
                <w:rStyle w:val="Hyperlnk"/>
                <w:noProof/>
              </w:rPr>
              <w:t>Type Cast</w:t>
            </w:r>
            <w:r w:rsidR="00260854">
              <w:rPr>
                <w:noProof/>
                <w:webHidden/>
              </w:rPr>
              <w:tab/>
            </w:r>
            <w:r w:rsidR="00260854">
              <w:rPr>
                <w:noProof/>
                <w:webHidden/>
              </w:rPr>
              <w:fldChar w:fldCharType="begin"/>
            </w:r>
            <w:r w:rsidR="00260854">
              <w:rPr>
                <w:noProof/>
                <w:webHidden/>
              </w:rPr>
              <w:instrText xml:space="preserve"> PAGEREF _Toc53473542 \h </w:instrText>
            </w:r>
            <w:r w:rsidR="00260854">
              <w:rPr>
                <w:noProof/>
                <w:webHidden/>
              </w:rPr>
            </w:r>
            <w:r w:rsidR="00260854">
              <w:rPr>
                <w:noProof/>
                <w:webHidden/>
              </w:rPr>
              <w:fldChar w:fldCharType="separate"/>
            </w:r>
            <w:r w:rsidR="00260854">
              <w:rPr>
                <w:noProof/>
                <w:webHidden/>
              </w:rPr>
              <w:t>144</w:t>
            </w:r>
            <w:r w:rsidR="00260854">
              <w:rPr>
                <w:noProof/>
                <w:webHidden/>
              </w:rPr>
              <w:fldChar w:fldCharType="end"/>
            </w:r>
          </w:hyperlink>
        </w:p>
        <w:p w14:paraId="62634E6E" w14:textId="5CA41D93" w:rsidR="00260854" w:rsidRDefault="009A772D">
          <w:pPr>
            <w:pStyle w:val="Innehll2"/>
            <w:tabs>
              <w:tab w:val="left" w:pos="880"/>
              <w:tab w:val="right" w:leader="dot" w:pos="9350"/>
            </w:tabs>
            <w:rPr>
              <w:rFonts w:asciiTheme="minorHAnsi" w:eastAsiaTheme="minorEastAsia" w:hAnsiTheme="minorHAnsi"/>
              <w:noProof/>
              <w:color w:val="auto"/>
              <w:lang w:val="sv-SE" w:eastAsia="sv-SE"/>
            </w:rPr>
          </w:pPr>
          <w:hyperlink w:anchor="_Toc53473543" w:history="1">
            <w:r w:rsidR="00260854" w:rsidRPr="00290C7B">
              <w:rPr>
                <w:rStyle w:val="Hyperlnk"/>
                <w:noProof/>
              </w:rPr>
              <w:t>9.2.</w:t>
            </w:r>
            <w:r w:rsidR="00260854">
              <w:rPr>
                <w:rFonts w:asciiTheme="minorHAnsi" w:eastAsiaTheme="minorEastAsia" w:hAnsiTheme="minorHAnsi"/>
                <w:noProof/>
                <w:color w:val="auto"/>
                <w:lang w:val="sv-SE" w:eastAsia="sv-SE"/>
              </w:rPr>
              <w:tab/>
            </w:r>
            <w:r w:rsidR="00260854" w:rsidRPr="00290C7B">
              <w:rPr>
                <w:rStyle w:val="Hyperlnk"/>
                <w:noProof/>
              </w:rPr>
              <w:t>Type Promotion</w:t>
            </w:r>
            <w:r w:rsidR="00260854">
              <w:rPr>
                <w:noProof/>
                <w:webHidden/>
              </w:rPr>
              <w:tab/>
            </w:r>
            <w:r w:rsidR="00260854">
              <w:rPr>
                <w:noProof/>
                <w:webHidden/>
              </w:rPr>
              <w:fldChar w:fldCharType="begin"/>
            </w:r>
            <w:r w:rsidR="00260854">
              <w:rPr>
                <w:noProof/>
                <w:webHidden/>
              </w:rPr>
              <w:instrText xml:space="preserve"> PAGEREF _Toc53473543 \h </w:instrText>
            </w:r>
            <w:r w:rsidR="00260854">
              <w:rPr>
                <w:noProof/>
                <w:webHidden/>
              </w:rPr>
            </w:r>
            <w:r w:rsidR="00260854">
              <w:rPr>
                <w:noProof/>
                <w:webHidden/>
              </w:rPr>
              <w:fldChar w:fldCharType="separate"/>
            </w:r>
            <w:r w:rsidR="00260854">
              <w:rPr>
                <w:noProof/>
                <w:webHidden/>
              </w:rPr>
              <w:t>149</w:t>
            </w:r>
            <w:r w:rsidR="00260854">
              <w:rPr>
                <w:noProof/>
                <w:webHidden/>
              </w:rPr>
              <w:fldChar w:fldCharType="end"/>
            </w:r>
          </w:hyperlink>
        </w:p>
        <w:p w14:paraId="16C4ABBA" w14:textId="1D0EF0DB" w:rsidR="00260854" w:rsidRDefault="009A772D">
          <w:pPr>
            <w:pStyle w:val="Innehll1"/>
            <w:rPr>
              <w:rFonts w:asciiTheme="minorHAnsi" w:eastAsiaTheme="minorEastAsia" w:hAnsiTheme="minorHAnsi"/>
              <w:noProof/>
              <w:color w:val="auto"/>
              <w:lang w:val="sv-SE" w:eastAsia="sv-SE"/>
            </w:rPr>
          </w:pPr>
          <w:hyperlink w:anchor="_Toc53473544" w:history="1">
            <w:r w:rsidR="00260854" w:rsidRPr="00290C7B">
              <w:rPr>
                <w:rStyle w:val="Hyperlnk"/>
                <w:noProof/>
              </w:rPr>
              <w:t>10.</w:t>
            </w:r>
            <w:r w:rsidR="00260854">
              <w:rPr>
                <w:rFonts w:asciiTheme="minorHAnsi" w:eastAsiaTheme="minorEastAsia" w:hAnsiTheme="minorHAnsi"/>
                <w:noProof/>
                <w:color w:val="auto"/>
                <w:lang w:val="sv-SE" w:eastAsia="sv-SE"/>
              </w:rPr>
              <w:tab/>
            </w:r>
            <w:r w:rsidR="00260854" w:rsidRPr="00290C7B">
              <w:rPr>
                <w:rStyle w:val="Hyperlnk"/>
                <w:noProof/>
              </w:rPr>
              <w:t>Constant Expression</w:t>
            </w:r>
            <w:r w:rsidR="00260854">
              <w:rPr>
                <w:noProof/>
                <w:webHidden/>
              </w:rPr>
              <w:tab/>
            </w:r>
            <w:r w:rsidR="00260854">
              <w:rPr>
                <w:noProof/>
                <w:webHidden/>
              </w:rPr>
              <w:fldChar w:fldCharType="begin"/>
            </w:r>
            <w:r w:rsidR="00260854">
              <w:rPr>
                <w:noProof/>
                <w:webHidden/>
              </w:rPr>
              <w:instrText xml:space="preserve"> PAGEREF _Toc53473544 \h </w:instrText>
            </w:r>
            <w:r w:rsidR="00260854">
              <w:rPr>
                <w:noProof/>
                <w:webHidden/>
              </w:rPr>
            </w:r>
            <w:r w:rsidR="00260854">
              <w:rPr>
                <w:noProof/>
                <w:webHidden/>
              </w:rPr>
              <w:fldChar w:fldCharType="separate"/>
            </w:r>
            <w:r w:rsidR="00260854">
              <w:rPr>
                <w:noProof/>
                <w:webHidden/>
              </w:rPr>
              <w:t>150</w:t>
            </w:r>
            <w:r w:rsidR="00260854">
              <w:rPr>
                <w:noProof/>
                <w:webHidden/>
              </w:rPr>
              <w:fldChar w:fldCharType="end"/>
            </w:r>
          </w:hyperlink>
        </w:p>
        <w:p w14:paraId="11FCC947" w14:textId="62A5E84B" w:rsidR="00260854" w:rsidRDefault="009A772D">
          <w:pPr>
            <w:pStyle w:val="Innehll2"/>
            <w:tabs>
              <w:tab w:val="left" w:pos="1100"/>
              <w:tab w:val="right" w:leader="dot" w:pos="9350"/>
            </w:tabs>
            <w:rPr>
              <w:rFonts w:asciiTheme="minorHAnsi" w:eastAsiaTheme="minorEastAsia" w:hAnsiTheme="minorHAnsi"/>
              <w:noProof/>
              <w:color w:val="auto"/>
              <w:lang w:val="sv-SE" w:eastAsia="sv-SE"/>
            </w:rPr>
          </w:pPr>
          <w:hyperlink w:anchor="_Toc53473545" w:history="1">
            <w:r w:rsidR="00260854" w:rsidRPr="00290C7B">
              <w:rPr>
                <w:rStyle w:val="Hyperlnk"/>
                <w:noProof/>
                <w:highlight w:val="white"/>
              </w:rPr>
              <w:t>10.1.</w:t>
            </w:r>
            <w:r w:rsidR="00260854">
              <w:rPr>
                <w:rFonts w:asciiTheme="minorHAnsi" w:eastAsiaTheme="minorEastAsia" w:hAnsiTheme="minorHAnsi"/>
                <w:noProof/>
                <w:color w:val="auto"/>
                <w:lang w:val="sv-SE" w:eastAsia="sv-SE"/>
              </w:rPr>
              <w:tab/>
            </w:r>
            <w:r w:rsidR="00260854" w:rsidRPr="00290C7B">
              <w:rPr>
                <w:rStyle w:val="Hyperlnk"/>
                <w:noProof/>
                <w:highlight w:val="white"/>
              </w:rPr>
              <w:t>Relation Expressions</w:t>
            </w:r>
            <w:r w:rsidR="00260854">
              <w:rPr>
                <w:noProof/>
                <w:webHidden/>
              </w:rPr>
              <w:tab/>
            </w:r>
            <w:r w:rsidR="00260854">
              <w:rPr>
                <w:noProof/>
                <w:webHidden/>
              </w:rPr>
              <w:fldChar w:fldCharType="begin"/>
            </w:r>
            <w:r w:rsidR="00260854">
              <w:rPr>
                <w:noProof/>
                <w:webHidden/>
              </w:rPr>
              <w:instrText xml:space="preserve"> PAGEREF _Toc53473545 \h </w:instrText>
            </w:r>
            <w:r w:rsidR="00260854">
              <w:rPr>
                <w:noProof/>
                <w:webHidden/>
              </w:rPr>
            </w:r>
            <w:r w:rsidR="00260854">
              <w:rPr>
                <w:noProof/>
                <w:webHidden/>
              </w:rPr>
              <w:fldChar w:fldCharType="separate"/>
            </w:r>
            <w:r w:rsidR="00260854">
              <w:rPr>
                <w:noProof/>
                <w:webHidden/>
              </w:rPr>
              <w:t>150</w:t>
            </w:r>
            <w:r w:rsidR="00260854">
              <w:rPr>
                <w:noProof/>
                <w:webHidden/>
              </w:rPr>
              <w:fldChar w:fldCharType="end"/>
            </w:r>
          </w:hyperlink>
        </w:p>
        <w:p w14:paraId="29C25FF1" w14:textId="48958A14" w:rsidR="00260854" w:rsidRDefault="009A772D">
          <w:pPr>
            <w:pStyle w:val="Innehll2"/>
            <w:tabs>
              <w:tab w:val="left" w:pos="1100"/>
              <w:tab w:val="right" w:leader="dot" w:pos="9350"/>
            </w:tabs>
            <w:rPr>
              <w:rFonts w:asciiTheme="minorHAnsi" w:eastAsiaTheme="minorEastAsia" w:hAnsiTheme="minorHAnsi"/>
              <w:noProof/>
              <w:color w:val="auto"/>
              <w:lang w:val="sv-SE" w:eastAsia="sv-SE"/>
            </w:rPr>
          </w:pPr>
          <w:hyperlink w:anchor="_Toc53473546" w:history="1">
            <w:r w:rsidR="00260854" w:rsidRPr="00290C7B">
              <w:rPr>
                <w:rStyle w:val="Hyperlnk"/>
                <w:noProof/>
                <w:highlight w:val="white"/>
              </w:rPr>
              <w:t>10.2.</w:t>
            </w:r>
            <w:r w:rsidR="00260854">
              <w:rPr>
                <w:rFonts w:asciiTheme="minorHAnsi" w:eastAsiaTheme="minorEastAsia" w:hAnsiTheme="minorHAnsi"/>
                <w:noProof/>
                <w:color w:val="auto"/>
                <w:lang w:val="sv-SE" w:eastAsia="sv-SE"/>
              </w:rPr>
              <w:tab/>
            </w:r>
            <w:r w:rsidR="00260854" w:rsidRPr="00290C7B">
              <w:rPr>
                <w:rStyle w:val="Hyperlnk"/>
                <w:noProof/>
                <w:highlight w:val="white"/>
              </w:rPr>
              <w:t>Arithmetic Expressions</w:t>
            </w:r>
            <w:r w:rsidR="00260854">
              <w:rPr>
                <w:noProof/>
                <w:webHidden/>
              </w:rPr>
              <w:tab/>
            </w:r>
            <w:r w:rsidR="00260854">
              <w:rPr>
                <w:noProof/>
                <w:webHidden/>
              </w:rPr>
              <w:fldChar w:fldCharType="begin"/>
            </w:r>
            <w:r w:rsidR="00260854">
              <w:rPr>
                <w:noProof/>
                <w:webHidden/>
              </w:rPr>
              <w:instrText xml:space="preserve"> PAGEREF _Toc53473546 \h </w:instrText>
            </w:r>
            <w:r w:rsidR="00260854">
              <w:rPr>
                <w:noProof/>
                <w:webHidden/>
              </w:rPr>
            </w:r>
            <w:r w:rsidR="00260854">
              <w:rPr>
                <w:noProof/>
                <w:webHidden/>
              </w:rPr>
              <w:fldChar w:fldCharType="separate"/>
            </w:r>
            <w:r w:rsidR="00260854">
              <w:rPr>
                <w:noProof/>
                <w:webHidden/>
              </w:rPr>
              <w:t>154</w:t>
            </w:r>
            <w:r w:rsidR="00260854">
              <w:rPr>
                <w:noProof/>
                <w:webHidden/>
              </w:rPr>
              <w:fldChar w:fldCharType="end"/>
            </w:r>
          </w:hyperlink>
        </w:p>
        <w:p w14:paraId="20E76E67" w14:textId="0466F4E6" w:rsidR="00260854" w:rsidRDefault="009A772D">
          <w:pPr>
            <w:pStyle w:val="Innehll2"/>
            <w:tabs>
              <w:tab w:val="left" w:pos="1100"/>
              <w:tab w:val="right" w:leader="dot" w:pos="9350"/>
            </w:tabs>
            <w:rPr>
              <w:rFonts w:asciiTheme="minorHAnsi" w:eastAsiaTheme="minorEastAsia" w:hAnsiTheme="minorHAnsi"/>
              <w:noProof/>
              <w:color w:val="auto"/>
              <w:lang w:val="sv-SE" w:eastAsia="sv-SE"/>
            </w:rPr>
          </w:pPr>
          <w:hyperlink w:anchor="_Toc53473547" w:history="1">
            <w:r w:rsidR="00260854" w:rsidRPr="00290C7B">
              <w:rPr>
                <w:rStyle w:val="Hyperlnk"/>
                <w:noProof/>
                <w:highlight w:val="white"/>
              </w:rPr>
              <w:t>10.3.</w:t>
            </w:r>
            <w:r w:rsidR="00260854">
              <w:rPr>
                <w:rFonts w:asciiTheme="minorHAnsi" w:eastAsiaTheme="minorEastAsia" w:hAnsiTheme="minorHAnsi"/>
                <w:noProof/>
                <w:color w:val="auto"/>
                <w:lang w:val="sv-SE" w:eastAsia="sv-SE"/>
              </w:rPr>
              <w:tab/>
            </w:r>
            <w:r w:rsidR="00260854" w:rsidRPr="00290C7B">
              <w:rPr>
                <w:rStyle w:val="Hyperlnk"/>
                <w:noProof/>
                <w:highlight w:val="white"/>
              </w:rPr>
              <w:t>Type Cast</w:t>
            </w:r>
            <w:r w:rsidR="00260854">
              <w:rPr>
                <w:noProof/>
                <w:webHidden/>
              </w:rPr>
              <w:tab/>
            </w:r>
            <w:r w:rsidR="00260854">
              <w:rPr>
                <w:noProof/>
                <w:webHidden/>
              </w:rPr>
              <w:fldChar w:fldCharType="begin"/>
            </w:r>
            <w:r w:rsidR="00260854">
              <w:rPr>
                <w:noProof/>
                <w:webHidden/>
              </w:rPr>
              <w:instrText xml:space="preserve"> PAGEREF _Toc53473547 \h </w:instrText>
            </w:r>
            <w:r w:rsidR="00260854">
              <w:rPr>
                <w:noProof/>
                <w:webHidden/>
              </w:rPr>
            </w:r>
            <w:r w:rsidR="00260854">
              <w:rPr>
                <w:noProof/>
                <w:webHidden/>
              </w:rPr>
              <w:fldChar w:fldCharType="separate"/>
            </w:r>
            <w:r w:rsidR="00260854">
              <w:rPr>
                <w:noProof/>
                <w:webHidden/>
              </w:rPr>
              <w:t>160</w:t>
            </w:r>
            <w:r w:rsidR="00260854">
              <w:rPr>
                <w:noProof/>
                <w:webHidden/>
              </w:rPr>
              <w:fldChar w:fldCharType="end"/>
            </w:r>
          </w:hyperlink>
        </w:p>
        <w:p w14:paraId="698334B1" w14:textId="512BB914" w:rsidR="00260854" w:rsidRDefault="009A772D">
          <w:pPr>
            <w:pStyle w:val="Innehll1"/>
            <w:rPr>
              <w:rFonts w:asciiTheme="minorHAnsi" w:eastAsiaTheme="minorEastAsia" w:hAnsiTheme="minorHAnsi"/>
              <w:noProof/>
              <w:color w:val="auto"/>
              <w:lang w:val="sv-SE" w:eastAsia="sv-SE"/>
            </w:rPr>
          </w:pPr>
          <w:hyperlink w:anchor="_Toc53473548" w:history="1">
            <w:r w:rsidR="00260854" w:rsidRPr="00290C7B">
              <w:rPr>
                <w:rStyle w:val="Hyperlnk"/>
                <w:noProof/>
              </w:rPr>
              <w:t>11.</w:t>
            </w:r>
            <w:r w:rsidR="00260854">
              <w:rPr>
                <w:rFonts w:asciiTheme="minorHAnsi" w:eastAsiaTheme="minorEastAsia" w:hAnsiTheme="minorHAnsi"/>
                <w:noProof/>
                <w:color w:val="auto"/>
                <w:lang w:val="sv-SE" w:eastAsia="sv-SE"/>
              </w:rPr>
              <w:tab/>
            </w:r>
            <w:r w:rsidR="00260854" w:rsidRPr="00290C7B">
              <w:rPr>
                <w:rStyle w:val="Hyperlnk"/>
                <w:noProof/>
              </w:rPr>
              <w:t>Static Address Expression</w:t>
            </w:r>
            <w:r w:rsidR="00260854">
              <w:rPr>
                <w:noProof/>
                <w:webHidden/>
              </w:rPr>
              <w:tab/>
            </w:r>
            <w:r w:rsidR="00260854">
              <w:rPr>
                <w:noProof/>
                <w:webHidden/>
              </w:rPr>
              <w:fldChar w:fldCharType="begin"/>
            </w:r>
            <w:r w:rsidR="00260854">
              <w:rPr>
                <w:noProof/>
                <w:webHidden/>
              </w:rPr>
              <w:instrText xml:space="preserve"> PAGEREF _Toc53473548 \h </w:instrText>
            </w:r>
            <w:r w:rsidR="00260854">
              <w:rPr>
                <w:noProof/>
                <w:webHidden/>
              </w:rPr>
            </w:r>
            <w:r w:rsidR="00260854">
              <w:rPr>
                <w:noProof/>
                <w:webHidden/>
              </w:rPr>
              <w:fldChar w:fldCharType="separate"/>
            </w:r>
            <w:r w:rsidR="00260854">
              <w:rPr>
                <w:noProof/>
                <w:webHidden/>
              </w:rPr>
              <w:t>164</w:t>
            </w:r>
            <w:r w:rsidR="00260854">
              <w:rPr>
                <w:noProof/>
                <w:webHidden/>
              </w:rPr>
              <w:fldChar w:fldCharType="end"/>
            </w:r>
          </w:hyperlink>
        </w:p>
        <w:p w14:paraId="69894AE2" w14:textId="5FD98C16" w:rsidR="00260854" w:rsidRDefault="009A772D">
          <w:pPr>
            <w:pStyle w:val="Innehll1"/>
            <w:rPr>
              <w:rFonts w:asciiTheme="minorHAnsi" w:eastAsiaTheme="minorEastAsia" w:hAnsiTheme="minorHAnsi"/>
              <w:noProof/>
              <w:color w:val="auto"/>
              <w:lang w:val="sv-SE" w:eastAsia="sv-SE"/>
            </w:rPr>
          </w:pPr>
          <w:hyperlink w:anchor="_Toc53473549" w:history="1">
            <w:r w:rsidR="00260854" w:rsidRPr="00290C7B">
              <w:rPr>
                <w:rStyle w:val="Hyperlnk"/>
                <w:noProof/>
              </w:rPr>
              <w:t>12.</w:t>
            </w:r>
            <w:r w:rsidR="00260854">
              <w:rPr>
                <w:rFonts w:asciiTheme="minorHAnsi" w:eastAsiaTheme="minorEastAsia" w:hAnsiTheme="minorHAnsi"/>
                <w:noProof/>
                <w:color w:val="auto"/>
                <w:lang w:val="sv-SE" w:eastAsia="sv-SE"/>
              </w:rPr>
              <w:tab/>
            </w:r>
            <w:r w:rsidR="00260854" w:rsidRPr="00290C7B">
              <w:rPr>
                <w:rStyle w:val="Hyperlnk"/>
                <w:noProof/>
              </w:rPr>
              <w:t>Initialization</w:t>
            </w:r>
            <w:r w:rsidR="00260854">
              <w:rPr>
                <w:noProof/>
                <w:webHidden/>
              </w:rPr>
              <w:tab/>
            </w:r>
            <w:r w:rsidR="00260854">
              <w:rPr>
                <w:noProof/>
                <w:webHidden/>
              </w:rPr>
              <w:fldChar w:fldCharType="begin"/>
            </w:r>
            <w:r w:rsidR="00260854">
              <w:rPr>
                <w:noProof/>
                <w:webHidden/>
              </w:rPr>
              <w:instrText xml:space="preserve"> PAGEREF _Toc53473549 \h </w:instrText>
            </w:r>
            <w:r w:rsidR="00260854">
              <w:rPr>
                <w:noProof/>
                <w:webHidden/>
              </w:rPr>
            </w:r>
            <w:r w:rsidR="00260854">
              <w:rPr>
                <w:noProof/>
                <w:webHidden/>
              </w:rPr>
              <w:fldChar w:fldCharType="separate"/>
            </w:r>
            <w:r w:rsidR="00260854">
              <w:rPr>
                <w:noProof/>
                <w:webHidden/>
              </w:rPr>
              <w:t>168</w:t>
            </w:r>
            <w:r w:rsidR="00260854">
              <w:rPr>
                <w:noProof/>
                <w:webHidden/>
              </w:rPr>
              <w:fldChar w:fldCharType="end"/>
            </w:r>
          </w:hyperlink>
        </w:p>
        <w:p w14:paraId="530A9F1C" w14:textId="6A3FFE79" w:rsidR="00260854" w:rsidRDefault="009A772D">
          <w:pPr>
            <w:pStyle w:val="Innehll1"/>
            <w:rPr>
              <w:rFonts w:asciiTheme="minorHAnsi" w:eastAsiaTheme="minorEastAsia" w:hAnsiTheme="minorHAnsi"/>
              <w:noProof/>
              <w:color w:val="auto"/>
              <w:lang w:val="sv-SE" w:eastAsia="sv-SE"/>
            </w:rPr>
          </w:pPr>
          <w:hyperlink w:anchor="_Toc53473550" w:history="1">
            <w:r w:rsidR="00260854" w:rsidRPr="00290C7B">
              <w:rPr>
                <w:rStyle w:val="Hyperlnk"/>
                <w:noProof/>
              </w:rPr>
              <w:t>13.</w:t>
            </w:r>
            <w:r w:rsidR="00260854">
              <w:rPr>
                <w:rFonts w:asciiTheme="minorHAnsi" w:eastAsiaTheme="minorEastAsia" w:hAnsiTheme="minorHAnsi"/>
                <w:noProof/>
                <w:color w:val="auto"/>
                <w:lang w:val="sv-SE" w:eastAsia="sv-SE"/>
              </w:rPr>
              <w:tab/>
            </w:r>
            <w:r w:rsidR="00260854" w:rsidRPr="00290C7B">
              <w:rPr>
                <w:rStyle w:val="Hyperlnk"/>
                <w:noProof/>
              </w:rPr>
              <w:t>Middle Code Optimization</w:t>
            </w:r>
            <w:r w:rsidR="00260854">
              <w:rPr>
                <w:noProof/>
                <w:webHidden/>
              </w:rPr>
              <w:tab/>
            </w:r>
            <w:r w:rsidR="00260854">
              <w:rPr>
                <w:noProof/>
                <w:webHidden/>
              </w:rPr>
              <w:fldChar w:fldCharType="begin"/>
            </w:r>
            <w:r w:rsidR="00260854">
              <w:rPr>
                <w:noProof/>
                <w:webHidden/>
              </w:rPr>
              <w:instrText xml:space="preserve"> PAGEREF _Toc53473550 \h </w:instrText>
            </w:r>
            <w:r w:rsidR="00260854">
              <w:rPr>
                <w:noProof/>
                <w:webHidden/>
              </w:rPr>
            </w:r>
            <w:r w:rsidR="00260854">
              <w:rPr>
                <w:noProof/>
                <w:webHidden/>
              </w:rPr>
              <w:fldChar w:fldCharType="separate"/>
            </w:r>
            <w:r w:rsidR="00260854">
              <w:rPr>
                <w:noProof/>
                <w:webHidden/>
              </w:rPr>
              <w:t>176</w:t>
            </w:r>
            <w:r w:rsidR="00260854">
              <w:rPr>
                <w:noProof/>
                <w:webHidden/>
              </w:rPr>
              <w:fldChar w:fldCharType="end"/>
            </w:r>
          </w:hyperlink>
        </w:p>
        <w:p w14:paraId="5986DB4C" w14:textId="43991F39"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51" w:history="1">
            <w:r w:rsidR="00260854" w:rsidRPr="00290C7B">
              <w:rPr>
                <w:rStyle w:val="Hyperlnk"/>
                <w:noProof/>
              </w:rPr>
              <w:t>13.1.1.</w:t>
            </w:r>
            <w:r w:rsidR="00260854">
              <w:rPr>
                <w:rFonts w:asciiTheme="minorHAnsi" w:eastAsiaTheme="minorEastAsia" w:hAnsiTheme="minorHAnsi"/>
                <w:noProof/>
                <w:color w:val="auto"/>
                <w:lang w:val="sv-SE" w:eastAsia="sv-SE"/>
              </w:rPr>
              <w:tab/>
            </w:r>
            <w:r w:rsidR="00260854" w:rsidRPr="00290C7B">
              <w:rPr>
                <w:rStyle w:val="Hyperlnk"/>
                <w:noProof/>
              </w:rPr>
              <w:t>Object to Integer Addresses</w:t>
            </w:r>
            <w:r w:rsidR="00260854">
              <w:rPr>
                <w:noProof/>
                <w:webHidden/>
              </w:rPr>
              <w:tab/>
            </w:r>
            <w:r w:rsidR="00260854">
              <w:rPr>
                <w:noProof/>
                <w:webHidden/>
              </w:rPr>
              <w:fldChar w:fldCharType="begin"/>
            </w:r>
            <w:r w:rsidR="00260854">
              <w:rPr>
                <w:noProof/>
                <w:webHidden/>
              </w:rPr>
              <w:instrText xml:space="preserve"> PAGEREF _Toc53473551 \h </w:instrText>
            </w:r>
            <w:r w:rsidR="00260854">
              <w:rPr>
                <w:noProof/>
                <w:webHidden/>
              </w:rPr>
            </w:r>
            <w:r w:rsidR="00260854">
              <w:rPr>
                <w:noProof/>
                <w:webHidden/>
              </w:rPr>
              <w:fldChar w:fldCharType="separate"/>
            </w:r>
            <w:r w:rsidR="00260854">
              <w:rPr>
                <w:noProof/>
                <w:webHidden/>
              </w:rPr>
              <w:t>177</w:t>
            </w:r>
            <w:r w:rsidR="00260854">
              <w:rPr>
                <w:noProof/>
                <w:webHidden/>
              </w:rPr>
              <w:fldChar w:fldCharType="end"/>
            </w:r>
          </w:hyperlink>
        </w:p>
        <w:p w14:paraId="2597E28E" w14:textId="2DEAB00F"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52" w:history="1">
            <w:r w:rsidR="00260854" w:rsidRPr="00290C7B">
              <w:rPr>
                <w:rStyle w:val="Hyperlnk"/>
                <w:noProof/>
              </w:rPr>
              <w:t>13.1.2.</w:t>
            </w:r>
            <w:r w:rsidR="00260854">
              <w:rPr>
                <w:rFonts w:asciiTheme="minorHAnsi" w:eastAsiaTheme="minorEastAsia" w:hAnsiTheme="minorHAnsi"/>
                <w:noProof/>
                <w:color w:val="auto"/>
                <w:lang w:val="sv-SE" w:eastAsia="sv-SE"/>
              </w:rPr>
              <w:tab/>
            </w:r>
            <w:r w:rsidR="00260854" w:rsidRPr="00290C7B">
              <w:rPr>
                <w:rStyle w:val="Hyperlnk"/>
                <w:noProof/>
              </w:rPr>
              <w:t>Goto Next Instructions</w:t>
            </w:r>
            <w:r w:rsidR="00260854">
              <w:rPr>
                <w:noProof/>
                <w:webHidden/>
              </w:rPr>
              <w:tab/>
            </w:r>
            <w:r w:rsidR="00260854">
              <w:rPr>
                <w:noProof/>
                <w:webHidden/>
              </w:rPr>
              <w:fldChar w:fldCharType="begin"/>
            </w:r>
            <w:r w:rsidR="00260854">
              <w:rPr>
                <w:noProof/>
                <w:webHidden/>
              </w:rPr>
              <w:instrText xml:space="preserve"> PAGEREF _Toc53473552 \h </w:instrText>
            </w:r>
            <w:r w:rsidR="00260854">
              <w:rPr>
                <w:noProof/>
                <w:webHidden/>
              </w:rPr>
            </w:r>
            <w:r w:rsidR="00260854">
              <w:rPr>
                <w:noProof/>
                <w:webHidden/>
              </w:rPr>
              <w:fldChar w:fldCharType="separate"/>
            </w:r>
            <w:r w:rsidR="00260854">
              <w:rPr>
                <w:noProof/>
                <w:webHidden/>
              </w:rPr>
              <w:t>177</w:t>
            </w:r>
            <w:r w:rsidR="00260854">
              <w:rPr>
                <w:noProof/>
                <w:webHidden/>
              </w:rPr>
              <w:fldChar w:fldCharType="end"/>
            </w:r>
          </w:hyperlink>
        </w:p>
        <w:p w14:paraId="4EDB234C" w14:textId="1146986E"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53" w:history="1">
            <w:r w:rsidR="00260854" w:rsidRPr="00290C7B">
              <w:rPr>
                <w:rStyle w:val="Hyperlnk"/>
                <w:noProof/>
              </w:rPr>
              <w:t>13.1.3.</w:t>
            </w:r>
            <w:r w:rsidR="00260854">
              <w:rPr>
                <w:rFonts w:asciiTheme="minorHAnsi" w:eastAsiaTheme="minorEastAsia" w:hAnsiTheme="minorHAnsi"/>
                <w:noProof/>
                <w:color w:val="auto"/>
                <w:lang w:val="sv-SE" w:eastAsia="sv-SE"/>
              </w:rPr>
              <w:tab/>
            </w:r>
            <w:r w:rsidR="00260854" w:rsidRPr="00290C7B">
              <w:rPr>
                <w:rStyle w:val="Hyperlnk"/>
                <w:noProof/>
              </w:rPr>
              <w:t>Next-Double Goto Statements</w:t>
            </w:r>
            <w:r w:rsidR="00260854">
              <w:rPr>
                <w:noProof/>
                <w:webHidden/>
              </w:rPr>
              <w:tab/>
            </w:r>
            <w:r w:rsidR="00260854">
              <w:rPr>
                <w:noProof/>
                <w:webHidden/>
              </w:rPr>
              <w:fldChar w:fldCharType="begin"/>
            </w:r>
            <w:r w:rsidR="00260854">
              <w:rPr>
                <w:noProof/>
                <w:webHidden/>
              </w:rPr>
              <w:instrText xml:space="preserve"> PAGEREF _Toc53473553 \h </w:instrText>
            </w:r>
            <w:r w:rsidR="00260854">
              <w:rPr>
                <w:noProof/>
                <w:webHidden/>
              </w:rPr>
            </w:r>
            <w:r w:rsidR="00260854">
              <w:rPr>
                <w:noProof/>
                <w:webHidden/>
              </w:rPr>
              <w:fldChar w:fldCharType="separate"/>
            </w:r>
            <w:r w:rsidR="00260854">
              <w:rPr>
                <w:noProof/>
                <w:webHidden/>
              </w:rPr>
              <w:t>178</w:t>
            </w:r>
            <w:r w:rsidR="00260854">
              <w:rPr>
                <w:noProof/>
                <w:webHidden/>
              </w:rPr>
              <w:fldChar w:fldCharType="end"/>
            </w:r>
          </w:hyperlink>
        </w:p>
        <w:p w14:paraId="47E5FFEA" w14:textId="5D1F4448"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54" w:history="1">
            <w:r w:rsidR="00260854" w:rsidRPr="00290C7B">
              <w:rPr>
                <w:rStyle w:val="Hyperlnk"/>
                <w:noProof/>
              </w:rPr>
              <w:t>13.1.4.</w:t>
            </w:r>
            <w:r w:rsidR="00260854">
              <w:rPr>
                <w:rFonts w:asciiTheme="minorHAnsi" w:eastAsiaTheme="minorEastAsia" w:hAnsiTheme="minorHAnsi"/>
                <w:noProof/>
                <w:color w:val="auto"/>
                <w:lang w:val="sv-SE" w:eastAsia="sv-SE"/>
              </w:rPr>
              <w:tab/>
            </w:r>
            <w:r w:rsidR="00260854" w:rsidRPr="00290C7B">
              <w:rPr>
                <w:rStyle w:val="Hyperlnk"/>
                <w:noProof/>
              </w:rPr>
              <w:t>Goto Chains</w:t>
            </w:r>
            <w:r w:rsidR="00260854">
              <w:rPr>
                <w:noProof/>
                <w:webHidden/>
              </w:rPr>
              <w:tab/>
            </w:r>
            <w:r w:rsidR="00260854">
              <w:rPr>
                <w:noProof/>
                <w:webHidden/>
              </w:rPr>
              <w:fldChar w:fldCharType="begin"/>
            </w:r>
            <w:r w:rsidR="00260854">
              <w:rPr>
                <w:noProof/>
                <w:webHidden/>
              </w:rPr>
              <w:instrText xml:space="preserve"> PAGEREF _Toc53473554 \h </w:instrText>
            </w:r>
            <w:r w:rsidR="00260854">
              <w:rPr>
                <w:noProof/>
                <w:webHidden/>
              </w:rPr>
            </w:r>
            <w:r w:rsidR="00260854">
              <w:rPr>
                <w:noProof/>
                <w:webHidden/>
              </w:rPr>
              <w:fldChar w:fldCharType="separate"/>
            </w:r>
            <w:r w:rsidR="00260854">
              <w:rPr>
                <w:noProof/>
                <w:webHidden/>
              </w:rPr>
              <w:t>179</w:t>
            </w:r>
            <w:r w:rsidR="00260854">
              <w:rPr>
                <w:noProof/>
                <w:webHidden/>
              </w:rPr>
              <w:fldChar w:fldCharType="end"/>
            </w:r>
          </w:hyperlink>
        </w:p>
        <w:p w14:paraId="5D977DA9" w14:textId="2C16E4C2"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55" w:history="1">
            <w:r w:rsidR="00260854" w:rsidRPr="00290C7B">
              <w:rPr>
                <w:rStyle w:val="Hyperlnk"/>
                <w:noProof/>
              </w:rPr>
              <w:t>13.1.5.</w:t>
            </w:r>
            <w:r w:rsidR="00260854">
              <w:rPr>
                <w:rFonts w:asciiTheme="minorHAnsi" w:eastAsiaTheme="minorEastAsia" w:hAnsiTheme="minorHAnsi"/>
                <w:noProof/>
                <w:color w:val="auto"/>
                <w:lang w:val="sv-SE" w:eastAsia="sv-SE"/>
              </w:rPr>
              <w:tab/>
            </w:r>
            <w:r w:rsidR="00260854" w:rsidRPr="00290C7B">
              <w:rPr>
                <w:rStyle w:val="Hyperlnk"/>
                <w:noProof/>
              </w:rPr>
              <w:t>Remove Unreachable Code</w:t>
            </w:r>
            <w:r w:rsidR="00260854">
              <w:rPr>
                <w:noProof/>
                <w:webHidden/>
              </w:rPr>
              <w:tab/>
            </w:r>
            <w:r w:rsidR="00260854">
              <w:rPr>
                <w:noProof/>
                <w:webHidden/>
              </w:rPr>
              <w:fldChar w:fldCharType="begin"/>
            </w:r>
            <w:r w:rsidR="00260854">
              <w:rPr>
                <w:noProof/>
                <w:webHidden/>
              </w:rPr>
              <w:instrText xml:space="preserve"> PAGEREF _Toc53473555 \h </w:instrText>
            </w:r>
            <w:r w:rsidR="00260854">
              <w:rPr>
                <w:noProof/>
                <w:webHidden/>
              </w:rPr>
            </w:r>
            <w:r w:rsidR="00260854">
              <w:rPr>
                <w:noProof/>
                <w:webHidden/>
              </w:rPr>
              <w:fldChar w:fldCharType="separate"/>
            </w:r>
            <w:r w:rsidR="00260854">
              <w:rPr>
                <w:noProof/>
                <w:webHidden/>
              </w:rPr>
              <w:t>180</w:t>
            </w:r>
            <w:r w:rsidR="00260854">
              <w:rPr>
                <w:noProof/>
                <w:webHidden/>
              </w:rPr>
              <w:fldChar w:fldCharType="end"/>
            </w:r>
          </w:hyperlink>
        </w:p>
        <w:p w14:paraId="17BCAB71" w14:textId="2885AE80"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56" w:history="1">
            <w:r w:rsidR="00260854" w:rsidRPr="00290C7B">
              <w:rPr>
                <w:rStyle w:val="Hyperlnk"/>
                <w:noProof/>
              </w:rPr>
              <w:t>13.1.1.</w:t>
            </w:r>
            <w:r w:rsidR="00260854">
              <w:rPr>
                <w:rFonts w:asciiTheme="minorHAnsi" w:eastAsiaTheme="minorEastAsia" w:hAnsiTheme="minorHAnsi"/>
                <w:noProof/>
                <w:color w:val="auto"/>
                <w:lang w:val="sv-SE" w:eastAsia="sv-SE"/>
              </w:rPr>
              <w:tab/>
            </w:r>
            <w:r w:rsidR="00260854" w:rsidRPr="00290C7B">
              <w:rPr>
                <w:rStyle w:val="Hyperlnk"/>
                <w:noProof/>
              </w:rPr>
              <w:t>Remove Push-Pop Chains</w:t>
            </w:r>
            <w:r w:rsidR="00260854">
              <w:rPr>
                <w:noProof/>
                <w:webHidden/>
              </w:rPr>
              <w:tab/>
            </w:r>
            <w:r w:rsidR="00260854">
              <w:rPr>
                <w:noProof/>
                <w:webHidden/>
              </w:rPr>
              <w:fldChar w:fldCharType="begin"/>
            </w:r>
            <w:r w:rsidR="00260854">
              <w:rPr>
                <w:noProof/>
                <w:webHidden/>
              </w:rPr>
              <w:instrText xml:space="preserve"> PAGEREF _Toc53473556 \h </w:instrText>
            </w:r>
            <w:r w:rsidR="00260854">
              <w:rPr>
                <w:noProof/>
                <w:webHidden/>
              </w:rPr>
            </w:r>
            <w:r w:rsidR="00260854">
              <w:rPr>
                <w:noProof/>
                <w:webHidden/>
              </w:rPr>
              <w:fldChar w:fldCharType="separate"/>
            </w:r>
            <w:r w:rsidR="00260854">
              <w:rPr>
                <w:noProof/>
                <w:webHidden/>
              </w:rPr>
              <w:t>181</w:t>
            </w:r>
            <w:r w:rsidR="00260854">
              <w:rPr>
                <w:noProof/>
                <w:webHidden/>
              </w:rPr>
              <w:fldChar w:fldCharType="end"/>
            </w:r>
          </w:hyperlink>
        </w:p>
        <w:p w14:paraId="3C09C8DF" w14:textId="4968B659"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57" w:history="1">
            <w:r w:rsidR="00260854" w:rsidRPr="00290C7B">
              <w:rPr>
                <w:rStyle w:val="Hyperlnk"/>
                <w:noProof/>
              </w:rPr>
              <w:t>13.1.1.</w:t>
            </w:r>
            <w:r w:rsidR="00260854">
              <w:rPr>
                <w:rFonts w:asciiTheme="minorHAnsi" w:eastAsiaTheme="minorEastAsia" w:hAnsiTheme="minorHAnsi"/>
                <w:noProof/>
                <w:color w:val="auto"/>
                <w:lang w:val="sv-SE" w:eastAsia="sv-SE"/>
              </w:rPr>
              <w:tab/>
            </w:r>
            <w:r w:rsidR="00260854" w:rsidRPr="00290C7B">
              <w:rPr>
                <w:rStyle w:val="Hyperlnk"/>
                <w:noProof/>
              </w:rPr>
              <w:t>Merge Pop-Push Chains</w:t>
            </w:r>
            <w:r w:rsidR="00260854">
              <w:rPr>
                <w:noProof/>
                <w:webHidden/>
              </w:rPr>
              <w:tab/>
            </w:r>
            <w:r w:rsidR="00260854">
              <w:rPr>
                <w:noProof/>
                <w:webHidden/>
              </w:rPr>
              <w:fldChar w:fldCharType="begin"/>
            </w:r>
            <w:r w:rsidR="00260854">
              <w:rPr>
                <w:noProof/>
                <w:webHidden/>
              </w:rPr>
              <w:instrText xml:space="preserve"> PAGEREF _Toc53473557 \h </w:instrText>
            </w:r>
            <w:r w:rsidR="00260854">
              <w:rPr>
                <w:noProof/>
                <w:webHidden/>
              </w:rPr>
            </w:r>
            <w:r w:rsidR="00260854">
              <w:rPr>
                <w:noProof/>
                <w:webHidden/>
              </w:rPr>
              <w:fldChar w:fldCharType="separate"/>
            </w:r>
            <w:r w:rsidR="00260854">
              <w:rPr>
                <w:noProof/>
                <w:webHidden/>
              </w:rPr>
              <w:t>181</w:t>
            </w:r>
            <w:r w:rsidR="00260854">
              <w:rPr>
                <w:noProof/>
                <w:webHidden/>
              </w:rPr>
              <w:fldChar w:fldCharType="end"/>
            </w:r>
          </w:hyperlink>
        </w:p>
        <w:p w14:paraId="5E6BDD0A" w14:textId="2F665BB7"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58" w:history="1">
            <w:r w:rsidR="00260854" w:rsidRPr="00290C7B">
              <w:rPr>
                <w:rStyle w:val="Hyperlnk"/>
                <w:noProof/>
              </w:rPr>
              <w:t>13.1.2.</w:t>
            </w:r>
            <w:r w:rsidR="00260854">
              <w:rPr>
                <w:rFonts w:asciiTheme="minorHAnsi" w:eastAsiaTheme="minorEastAsia" w:hAnsiTheme="minorHAnsi"/>
                <w:noProof/>
                <w:color w:val="auto"/>
                <w:lang w:val="sv-SE" w:eastAsia="sv-SE"/>
              </w:rPr>
              <w:tab/>
            </w:r>
            <w:r w:rsidR="00260854" w:rsidRPr="00290C7B">
              <w:rPr>
                <w:rStyle w:val="Hyperlnk"/>
                <w:noProof/>
              </w:rPr>
              <w:t>Change Top-Pop to Pop</w:t>
            </w:r>
            <w:r w:rsidR="00260854">
              <w:rPr>
                <w:noProof/>
                <w:webHidden/>
              </w:rPr>
              <w:tab/>
            </w:r>
            <w:r w:rsidR="00260854">
              <w:rPr>
                <w:noProof/>
                <w:webHidden/>
              </w:rPr>
              <w:fldChar w:fldCharType="begin"/>
            </w:r>
            <w:r w:rsidR="00260854">
              <w:rPr>
                <w:noProof/>
                <w:webHidden/>
              </w:rPr>
              <w:instrText xml:space="preserve"> PAGEREF _Toc53473558 \h </w:instrText>
            </w:r>
            <w:r w:rsidR="00260854">
              <w:rPr>
                <w:noProof/>
                <w:webHidden/>
              </w:rPr>
            </w:r>
            <w:r w:rsidR="00260854">
              <w:rPr>
                <w:noProof/>
                <w:webHidden/>
              </w:rPr>
              <w:fldChar w:fldCharType="separate"/>
            </w:r>
            <w:r w:rsidR="00260854">
              <w:rPr>
                <w:noProof/>
                <w:webHidden/>
              </w:rPr>
              <w:t>181</w:t>
            </w:r>
            <w:r w:rsidR="00260854">
              <w:rPr>
                <w:noProof/>
                <w:webHidden/>
              </w:rPr>
              <w:fldChar w:fldCharType="end"/>
            </w:r>
          </w:hyperlink>
        </w:p>
        <w:p w14:paraId="6B0BB427" w14:textId="3E0B4D64"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59" w:history="1">
            <w:r w:rsidR="00260854" w:rsidRPr="00290C7B">
              <w:rPr>
                <w:rStyle w:val="Hyperlnk"/>
                <w:noProof/>
                <w:highlight w:val="white"/>
                <w:lang w:val="sv-SE"/>
              </w:rPr>
              <w:t>13.1.3.</w:t>
            </w:r>
            <w:r w:rsidR="00260854">
              <w:rPr>
                <w:rFonts w:asciiTheme="minorHAnsi" w:eastAsiaTheme="minorEastAsia" w:hAnsiTheme="minorHAnsi"/>
                <w:noProof/>
                <w:color w:val="auto"/>
                <w:lang w:val="sv-SE" w:eastAsia="sv-SE"/>
              </w:rPr>
              <w:tab/>
            </w:r>
            <w:r w:rsidR="00260854" w:rsidRPr="00290C7B">
              <w:rPr>
                <w:rStyle w:val="Hyperlnk"/>
                <w:noProof/>
                <w:highlight w:val="white"/>
                <w:lang w:val="sv-SE"/>
              </w:rPr>
              <w:t>Sematic Optimization</w:t>
            </w:r>
            <w:r w:rsidR="00260854">
              <w:rPr>
                <w:noProof/>
                <w:webHidden/>
              </w:rPr>
              <w:tab/>
            </w:r>
            <w:r w:rsidR="00260854">
              <w:rPr>
                <w:noProof/>
                <w:webHidden/>
              </w:rPr>
              <w:fldChar w:fldCharType="begin"/>
            </w:r>
            <w:r w:rsidR="00260854">
              <w:rPr>
                <w:noProof/>
                <w:webHidden/>
              </w:rPr>
              <w:instrText xml:space="preserve"> PAGEREF _Toc53473559 \h </w:instrText>
            </w:r>
            <w:r w:rsidR="00260854">
              <w:rPr>
                <w:noProof/>
                <w:webHidden/>
              </w:rPr>
            </w:r>
            <w:r w:rsidR="00260854">
              <w:rPr>
                <w:noProof/>
                <w:webHidden/>
              </w:rPr>
              <w:fldChar w:fldCharType="separate"/>
            </w:r>
            <w:r w:rsidR="00260854">
              <w:rPr>
                <w:noProof/>
                <w:webHidden/>
              </w:rPr>
              <w:t>182</w:t>
            </w:r>
            <w:r w:rsidR="00260854">
              <w:rPr>
                <w:noProof/>
                <w:webHidden/>
              </w:rPr>
              <w:fldChar w:fldCharType="end"/>
            </w:r>
          </w:hyperlink>
        </w:p>
        <w:p w14:paraId="3B0B2F1C" w14:textId="406516DF"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60" w:history="1">
            <w:r w:rsidR="00260854" w:rsidRPr="00290C7B">
              <w:rPr>
                <w:rStyle w:val="Hyperlnk"/>
                <w:noProof/>
                <w:highlight w:val="white"/>
              </w:rPr>
              <w:t>13.1.4.</w:t>
            </w:r>
            <w:r w:rsidR="00260854">
              <w:rPr>
                <w:rFonts w:asciiTheme="minorHAnsi" w:eastAsiaTheme="minorEastAsia" w:hAnsiTheme="minorHAnsi"/>
                <w:noProof/>
                <w:color w:val="auto"/>
                <w:lang w:val="sv-SE" w:eastAsia="sv-SE"/>
              </w:rPr>
              <w:tab/>
            </w:r>
            <w:r w:rsidR="00260854" w:rsidRPr="00290C7B">
              <w:rPr>
                <w:rStyle w:val="Hyperlnk"/>
                <w:noProof/>
                <w:highlight w:val="white"/>
              </w:rPr>
              <w:t>Optimize Relation Expression</w:t>
            </w:r>
            <w:r w:rsidR="00260854">
              <w:rPr>
                <w:noProof/>
                <w:webHidden/>
              </w:rPr>
              <w:tab/>
            </w:r>
            <w:r w:rsidR="00260854">
              <w:rPr>
                <w:noProof/>
                <w:webHidden/>
              </w:rPr>
              <w:fldChar w:fldCharType="begin"/>
            </w:r>
            <w:r w:rsidR="00260854">
              <w:rPr>
                <w:noProof/>
                <w:webHidden/>
              </w:rPr>
              <w:instrText xml:space="preserve"> PAGEREF _Toc53473560 \h </w:instrText>
            </w:r>
            <w:r w:rsidR="00260854">
              <w:rPr>
                <w:noProof/>
                <w:webHidden/>
              </w:rPr>
            </w:r>
            <w:r w:rsidR="00260854">
              <w:rPr>
                <w:noProof/>
                <w:webHidden/>
              </w:rPr>
              <w:fldChar w:fldCharType="separate"/>
            </w:r>
            <w:r w:rsidR="00260854">
              <w:rPr>
                <w:noProof/>
                <w:webHidden/>
              </w:rPr>
              <w:t>185</w:t>
            </w:r>
            <w:r w:rsidR="00260854">
              <w:rPr>
                <w:noProof/>
                <w:webHidden/>
              </w:rPr>
              <w:fldChar w:fldCharType="end"/>
            </w:r>
          </w:hyperlink>
        </w:p>
        <w:p w14:paraId="371B113A" w14:textId="1A63AEB3"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61" w:history="1">
            <w:r w:rsidR="00260854" w:rsidRPr="00290C7B">
              <w:rPr>
                <w:rStyle w:val="Hyperlnk"/>
                <w:noProof/>
                <w:highlight w:val="white"/>
              </w:rPr>
              <w:t>13.1.1.</w:t>
            </w:r>
            <w:r w:rsidR="00260854">
              <w:rPr>
                <w:rFonts w:asciiTheme="minorHAnsi" w:eastAsiaTheme="minorEastAsia" w:hAnsiTheme="minorHAnsi"/>
                <w:noProof/>
                <w:color w:val="auto"/>
                <w:lang w:val="sv-SE" w:eastAsia="sv-SE"/>
              </w:rPr>
              <w:tab/>
            </w:r>
            <w:r w:rsidR="00260854" w:rsidRPr="00290C7B">
              <w:rPr>
                <w:rStyle w:val="Hyperlnk"/>
                <w:noProof/>
                <w:highlight w:val="white"/>
              </w:rPr>
              <w:t>Optimize Communicative Expression</w:t>
            </w:r>
            <w:r w:rsidR="00260854">
              <w:rPr>
                <w:noProof/>
                <w:webHidden/>
              </w:rPr>
              <w:tab/>
            </w:r>
            <w:r w:rsidR="00260854">
              <w:rPr>
                <w:noProof/>
                <w:webHidden/>
              </w:rPr>
              <w:fldChar w:fldCharType="begin"/>
            </w:r>
            <w:r w:rsidR="00260854">
              <w:rPr>
                <w:noProof/>
                <w:webHidden/>
              </w:rPr>
              <w:instrText xml:space="preserve"> PAGEREF _Toc53473561 \h </w:instrText>
            </w:r>
            <w:r w:rsidR="00260854">
              <w:rPr>
                <w:noProof/>
                <w:webHidden/>
              </w:rPr>
            </w:r>
            <w:r w:rsidR="00260854">
              <w:rPr>
                <w:noProof/>
                <w:webHidden/>
              </w:rPr>
              <w:fldChar w:fldCharType="separate"/>
            </w:r>
            <w:r w:rsidR="00260854">
              <w:rPr>
                <w:noProof/>
                <w:webHidden/>
              </w:rPr>
              <w:t>186</w:t>
            </w:r>
            <w:r w:rsidR="00260854">
              <w:rPr>
                <w:noProof/>
                <w:webHidden/>
              </w:rPr>
              <w:fldChar w:fldCharType="end"/>
            </w:r>
          </w:hyperlink>
        </w:p>
        <w:p w14:paraId="24709F8F" w14:textId="40F92F7C"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62" w:history="1">
            <w:r w:rsidR="00260854" w:rsidRPr="00290C7B">
              <w:rPr>
                <w:rStyle w:val="Hyperlnk"/>
                <w:noProof/>
              </w:rPr>
              <w:t>13.1.2.</w:t>
            </w:r>
            <w:r w:rsidR="00260854">
              <w:rPr>
                <w:rFonts w:asciiTheme="minorHAnsi" w:eastAsiaTheme="minorEastAsia" w:hAnsiTheme="minorHAnsi"/>
                <w:noProof/>
                <w:color w:val="auto"/>
                <w:lang w:val="sv-SE" w:eastAsia="sv-SE"/>
              </w:rPr>
              <w:tab/>
            </w:r>
            <w:r w:rsidR="00260854" w:rsidRPr="00290C7B">
              <w:rPr>
                <w:rStyle w:val="Hyperlnk"/>
                <w:noProof/>
              </w:rPr>
              <w:t>Remove Trivial Assignment</w:t>
            </w:r>
            <w:r w:rsidR="00260854">
              <w:rPr>
                <w:noProof/>
                <w:webHidden/>
              </w:rPr>
              <w:tab/>
            </w:r>
            <w:r w:rsidR="00260854">
              <w:rPr>
                <w:noProof/>
                <w:webHidden/>
              </w:rPr>
              <w:fldChar w:fldCharType="begin"/>
            </w:r>
            <w:r w:rsidR="00260854">
              <w:rPr>
                <w:noProof/>
                <w:webHidden/>
              </w:rPr>
              <w:instrText xml:space="preserve"> PAGEREF _Toc53473562 \h </w:instrText>
            </w:r>
            <w:r w:rsidR="00260854">
              <w:rPr>
                <w:noProof/>
                <w:webHidden/>
              </w:rPr>
            </w:r>
            <w:r w:rsidR="00260854">
              <w:rPr>
                <w:noProof/>
                <w:webHidden/>
              </w:rPr>
              <w:fldChar w:fldCharType="separate"/>
            </w:r>
            <w:r w:rsidR="00260854">
              <w:rPr>
                <w:noProof/>
                <w:webHidden/>
              </w:rPr>
              <w:t>186</w:t>
            </w:r>
            <w:r w:rsidR="00260854">
              <w:rPr>
                <w:noProof/>
                <w:webHidden/>
              </w:rPr>
              <w:fldChar w:fldCharType="end"/>
            </w:r>
          </w:hyperlink>
        </w:p>
        <w:p w14:paraId="0FA6015A" w14:textId="65E7643E"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63" w:history="1">
            <w:r w:rsidR="00260854" w:rsidRPr="00290C7B">
              <w:rPr>
                <w:rStyle w:val="Hyperlnk"/>
                <w:noProof/>
              </w:rPr>
              <w:t>13.1.3.</w:t>
            </w:r>
            <w:r w:rsidR="00260854">
              <w:rPr>
                <w:rFonts w:asciiTheme="minorHAnsi" w:eastAsiaTheme="minorEastAsia" w:hAnsiTheme="minorHAnsi"/>
                <w:noProof/>
                <w:color w:val="auto"/>
                <w:lang w:val="sv-SE" w:eastAsia="sv-SE"/>
              </w:rPr>
              <w:tab/>
            </w:r>
            <w:r w:rsidR="00260854" w:rsidRPr="00290C7B">
              <w:rPr>
                <w:rStyle w:val="Hyperlnk"/>
                <w:noProof/>
              </w:rPr>
              <w:t>Remove Cleared Code</w:t>
            </w:r>
            <w:r w:rsidR="00260854">
              <w:rPr>
                <w:noProof/>
                <w:webHidden/>
              </w:rPr>
              <w:tab/>
            </w:r>
            <w:r w:rsidR="00260854">
              <w:rPr>
                <w:noProof/>
                <w:webHidden/>
              </w:rPr>
              <w:fldChar w:fldCharType="begin"/>
            </w:r>
            <w:r w:rsidR="00260854">
              <w:rPr>
                <w:noProof/>
                <w:webHidden/>
              </w:rPr>
              <w:instrText xml:space="preserve"> PAGEREF _Toc53473563 \h </w:instrText>
            </w:r>
            <w:r w:rsidR="00260854">
              <w:rPr>
                <w:noProof/>
                <w:webHidden/>
              </w:rPr>
            </w:r>
            <w:r w:rsidR="00260854">
              <w:rPr>
                <w:noProof/>
                <w:webHidden/>
              </w:rPr>
              <w:fldChar w:fldCharType="separate"/>
            </w:r>
            <w:r w:rsidR="00260854">
              <w:rPr>
                <w:noProof/>
                <w:webHidden/>
              </w:rPr>
              <w:t>187</w:t>
            </w:r>
            <w:r w:rsidR="00260854">
              <w:rPr>
                <w:noProof/>
                <w:webHidden/>
              </w:rPr>
              <w:fldChar w:fldCharType="end"/>
            </w:r>
          </w:hyperlink>
        </w:p>
        <w:p w14:paraId="6E8E8959" w14:textId="624F8D63" w:rsidR="00260854" w:rsidRDefault="009A772D">
          <w:pPr>
            <w:pStyle w:val="Innehll1"/>
            <w:rPr>
              <w:rFonts w:asciiTheme="minorHAnsi" w:eastAsiaTheme="minorEastAsia" w:hAnsiTheme="minorHAnsi"/>
              <w:noProof/>
              <w:color w:val="auto"/>
              <w:lang w:val="sv-SE" w:eastAsia="sv-SE"/>
            </w:rPr>
          </w:pPr>
          <w:hyperlink w:anchor="_Toc53473564" w:history="1">
            <w:r w:rsidR="00260854" w:rsidRPr="00290C7B">
              <w:rPr>
                <w:rStyle w:val="Hyperlnk"/>
                <w:noProof/>
              </w:rPr>
              <w:t>14.</w:t>
            </w:r>
            <w:r w:rsidR="00260854">
              <w:rPr>
                <w:rFonts w:asciiTheme="minorHAnsi" w:eastAsiaTheme="minorEastAsia" w:hAnsiTheme="minorHAnsi"/>
                <w:noProof/>
                <w:color w:val="auto"/>
                <w:lang w:val="sv-SE" w:eastAsia="sv-SE"/>
              </w:rPr>
              <w:tab/>
            </w:r>
            <w:r w:rsidR="00260854" w:rsidRPr="00290C7B">
              <w:rPr>
                <w:rStyle w:val="Hyperlnk"/>
                <w:noProof/>
              </w:rPr>
              <w:t>Assembly Code Generation</w:t>
            </w:r>
            <w:r w:rsidR="00260854">
              <w:rPr>
                <w:noProof/>
                <w:webHidden/>
              </w:rPr>
              <w:tab/>
            </w:r>
            <w:r w:rsidR="00260854">
              <w:rPr>
                <w:noProof/>
                <w:webHidden/>
              </w:rPr>
              <w:fldChar w:fldCharType="begin"/>
            </w:r>
            <w:r w:rsidR="00260854">
              <w:rPr>
                <w:noProof/>
                <w:webHidden/>
              </w:rPr>
              <w:instrText xml:space="preserve"> PAGEREF _Toc53473564 \h </w:instrText>
            </w:r>
            <w:r w:rsidR="00260854">
              <w:rPr>
                <w:noProof/>
                <w:webHidden/>
              </w:rPr>
            </w:r>
            <w:r w:rsidR="00260854">
              <w:rPr>
                <w:noProof/>
                <w:webHidden/>
              </w:rPr>
              <w:fldChar w:fldCharType="separate"/>
            </w:r>
            <w:r w:rsidR="00260854">
              <w:rPr>
                <w:noProof/>
                <w:webHidden/>
              </w:rPr>
              <w:t>188</w:t>
            </w:r>
            <w:r w:rsidR="00260854">
              <w:rPr>
                <w:noProof/>
                <w:webHidden/>
              </w:rPr>
              <w:fldChar w:fldCharType="end"/>
            </w:r>
          </w:hyperlink>
        </w:p>
        <w:p w14:paraId="6D380940" w14:textId="5810F965" w:rsidR="00260854" w:rsidRDefault="009A772D">
          <w:pPr>
            <w:pStyle w:val="Innehll2"/>
            <w:tabs>
              <w:tab w:val="left" w:pos="1100"/>
              <w:tab w:val="right" w:leader="dot" w:pos="9350"/>
            </w:tabs>
            <w:rPr>
              <w:rFonts w:asciiTheme="minorHAnsi" w:eastAsiaTheme="minorEastAsia" w:hAnsiTheme="minorHAnsi"/>
              <w:noProof/>
              <w:color w:val="auto"/>
              <w:lang w:val="sv-SE" w:eastAsia="sv-SE"/>
            </w:rPr>
          </w:pPr>
          <w:hyperlink w:anchor="_Toc53473565" w:history="1">
            <w:r w:rsidR="00260854" w:rsidRPr="00290C7B">
              <w:rPr>
                <w:rStyle w:val="Hyperlnk"/>
                <w:noProof/>
              </w:rPr>
              <w:t>14.1.</w:t>
            </w:r>
            <w:r w:rsidR="00260854">
              <w:rPr>
                <w:rFonts w:asciiTheme="minorHAnsi" w:eastAsiaTheme="minorEastAsia" w:hAnsiTheme="minorHAnsi"/>
                <w:noProof/>
                <w:color w:val="auto"/>
                <w:lang w:val="sv-SE" w:eastAsia="sv-SE"/>
              </w:rPr>
              <w:tab/>
            </w:r>
            <w:r w:rsidR="00260854" w:rsidRPr="00290C7B">
              <w:rPr>
                <w:rStyle w:val="Hyperlnk"/>
                <w:noProof/>
              </w:rPr>
              <w:t>Runtime Management</w:t>
            </w:r>
            <w:r w:rsidR="00260854">
              <w:rPr>
                <w:noProof/>
                <w:webHidden/>
              </w:rPr>
              <w:tab/>
            </w:r>
            <w:r w:rsidR="00260854">
              <w:rPr>
                <w:noProof/>
                <w:webHidden/>
              </w:rPr>
              <w:fldChar w:fldCharType="begin"/>
            </w:r>
            <w:r w:rsidR="00260854">
              <w:rPr>
                <w:noProof/>
                <w:webHidden/>
              </w:rPr>
              <w:instrText xml:space="preserve"> PAGEREF _Toc53473565 \h </w:instrText>
            </w:r>
            <w:r w:rsidR="00260854">
              <w:rPr>
                <w:noProof/>
                <w:webHidden/>
              </w:rPr>
            </w:r>
            <w:r w:rsidR="00260854">
              <w:rPr>
                <w:noProof/>
                <w:webHidden/>
              </w:rPr>
              <w:fldChar w:fldCharType="separate"/>
            </w:r>
            <w:r w:rsidR="00260854">
              <w:rPr>
                <w:noProof/>
                <w:webHidden/>
              </w:rPr>
              <w:t>188</w:t>
            </w:r>
            <w:r w:rsidR="00260854">
              <w:rPr>
                <w:noProof/>
                <w:webHidden/>
              </w:rPr>
              <w:fldChar w:fldCharType="end"/>
            </w:r>
          </w:hyperlink>
        </w:p>
        <w:p w14:paraId="19C7C813" w14:textId="31F810B6" w:rsidR="00260854" w:rsidRDefault="009A772D">
          <w:pPr>
            <w:pStyle w:val="Innehll2"/>
            <w:tabs>
              <w:tab w:val="left" w:pos="1100"/>
              <w:tab w:val="right" w:leader="dot" w:pos="9350"/>
            </w:tabs>
            <w:rPr>
              <w:rFonts w:asciiTheme="minorHAnsi" w:eastAsiaTheme="minorEastAsia" w:hAnsiTheme="minorHAnsi"/>
              <w:noProof/>
              <w:color w:val="auto"/>
              <w:lang w:val="sv-SE" w:eastAsia="sv-SE"/>
            </w:rPr>
          </w:pPr>
          <w:hyperlink w:anchor="_Toc53473566" w:history="1">
            <w:r w:rsidR="00260854" w:rsidRPr="00290C7B">
              <w:rPr>
                <w:rStyle w:val="Hyperlnk"/>
                <w:noProof/>
              </w:rPr>
              <w:t>14.2.</w:t>
            </w:r>
            <w:r w:rsidR="00260854">
              <w:rPr>
                <w:rFonts w:asciiTheme="minorHAnsi" w:eastAsiaTheme="minorEastAsia" w:hAnsiTheme="minorHAnsi"/>
                <w:noProof/>
                <w:color w:val="auto"/>
                <w:lang w:val="sv-SE" w:eastAsia="sv-SE"/>
              </w:rPr>
              <w:tab/>
            </w:r>
            <w:r w:rsidR="00260854" w:rsidRPr="00290C7B">
              <w:rPr>
                <w:rStyle w:val="Hyperlnk"/>
                <w:noProof/>
              </w:rPr>
              <w:t>Assembly Operator</w:t>
            </w:r>
            <w:r w:rsidR="00260854">
              <w:rPr>
                <w:noProof/>
                <w:webHidden/>
              </w:rPr>
              <w:tab/>
            </w:r>
            <w:r w:rsidR="00260854">
              <w:rPr>
                <w:noProof/>
                <w:webHidden/>
              </w:rPr>
              <w:fldChar w:fldCharType="begin"/>
            </w:r>
            <w:r w:rsidR="00260854">
              <w:rPr>
                <w:noProof/>
                <w:webHidden/>
              </w:rPr>
              <w:instrText xml:space="preserve"> PAGEREF _Toc53473566 \h </w:instrText>
            </w:r>
            <w:r w:rsidR="00260854">
              <w:rPr>
                <w:noProof/>
                <w:webHidden/>
              </w:rPr>
            </w:r>
            <w:r w:rsidR="00260854">
              <w:rPr>
                <w:noProof/>
                <w:webHidden/>
              </w:rPr>
              <w:fldChar w:fldCharType="separate"/>
            </w:r>
            <w:r w:rsidR="00260854">
              <w:rPr>
                <w:noProof/>
                <w:webHidden/>
              </w:rPr>
              <w:t>190</w:t>
            </w:r>
            <w:r w:rsidR="00260854">
              <w:rPr>
                <w:noProof/>
                <w:webHidden/>
              </w:rPr>
              <w:fldChar w:fldCharType="end"/>
            </w:r>
          </w:hyperlink>
        </w:p>
        <w:p w14:paraId="20534311" w14:textId="02D086EC" w:rsidR="00260854" w:rsidRDefault="009A772D">
          <w:pPr>
            <w:pStyle w:val="Innehll2"/>
            <w:tabs>
              <w:tab w:val="left" w:pos="1100"/>
              <w:tab w:val="right" w:leader="dot" w:pos="9350"/>
            </w:tabs>
            <w:rPr>
              <w:rFonts w:asciiTheme="minorHAnsi" w:eastAsiaTheme="minorEastAsia" w:hAnsiTheme="minorHAnsi"/>
              <w:noProof/>
              <w:color w:val="auto"/>
              <w:lang w:val="sv-SE" w:eastAsia="sv-SE"/>
            </w:rPr>
          </w:pPr>
          <w:hyperlink w:anchor="_Toc53473567" w:history="1">
            <w:r w:rsidR="00260854" w:rsidRPr="00290C7B">
              <w:rPr>
                <w:rStyle w:val="Hyperlnk"/>
                <w:noProof/>
              </w:rPr>
              <w:t>14.3.</w:t>
            </w:r>
            <w:r w:rsidR="00260854">
              <w:rPr>
                <w:rFonts w:asciiTheme="minorHAnsi" w:eastAsiaTheme="minorEastAsia" w:hAnsiTheme="minorHAnsi"/>
                <w:noProof/>
                <w:color w:val="auto"/>
                <w:lang w:val="sv-SE" w:eastAsia="sv-SE"/>
              </w:rPr>
              <w:tab/>
            </w:r>
            <w:r w:rsidR="00260854" w:rsidRPr="00290C7B">
              <w:rPr>
                <w:rStyle w:val="Hyperlnk"/>
                <w:noProof/>
              </w:rPr>
              <w:t>Assembly Code</w:t>
            </w:r>
            <w:r w:rsidR="00260854">
              <w:rPr>
                <w:noProof/>
                <w:webHidden/>
              </w:rPr>
              <w:tab/>
            </w:r>
            <w:r w:rsidR="00260854">
              <w:rPr>
                <w:noProof/>
                <w:webHidden/>
              </w:rPr>
              <w:fldChar w:fldCharType="begin"/>
            </w:r>
            <w:r w:rsidR="00260854">
              <w:rPr>
                <w:noProof/>
                <w:webHidden/>
              </w:rPr>
              <w:instrText xml:space="preserve"> PAGEREF _Toc53473567 \h </w:instrText>
            </w:r>
            <w:r w:rsidR="00260854">
              <w:rPr>
                <w:noProof/>
                <w:webHidden/>
              </w:rPr>
            </w:r>
            <w:r w:rsidR="00260854">
              <w:rPr>
                <w:noProof/>
                <w:webHidden/>
              </w:rPr>
              <w:fldChar w:fldCharType="separate"/>
            </w:r>
            <w:r w:rsidR="00260854">
              <w:rPr>
                <w:noProof/>
                <w:webHidden/>
              </w:rPr>
              <w:t>191</w:t>
            </w:r>
            <w:r w:rsidR="00260854">
              <w:rPr>
                <w:noProof/>
                <w:webHidden/>
              </w:rPr>
              <w:fldChar w:fldCharType="end"/>
            </w:r>
          </w:hyperlink>
        </w:p>
        <w:p w14:paraId="3540A590" w14:textId="589E34A8"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68" w:history="1">
            <w:r w:rsidR="00260854" w:rsidRPr="00290C7B">
              <w:rPr>
                <w:rStyle w:val="Hyperlnk"/>
                <w:noProof/>
                <w:highlight w:val="white"/>
              </w:rPr>
              <w:t>14.3.1.</w:t>
            </w:r>
            <w:r w:rsidR="00260854">
              <w:rPr>
                <w:rFonts w:asciiTheme="minorHAnsi" w:eastAsiaTheme="minorEastAsia" w:hAnsiTheme="minorHAnsi"/>
                <w:noProof/>
                <w:color w:val="auto"/>
                <w:lang w:val="sv-SE" w:eastAsia="sv-SE"/>
              </w:rPr>
              <w:tab/>
            </w:r>
            <w:r w:rsidR="00260854" w:rsidRPr="00290C7B">
              <w:rPr>
                <w:rStyle w:val="Hyperlnk"/>
                <w:noProof/>
                <w:highlight w:val="white"/>
              </w:rPr>
              <w:t>Assembly Code Optimization</w:t>
            </w:r>
            <w:r w:rsidR="00260854">
              <w:rPr>
                <w:noProof/>
                <w:webHidden/>
              </w:rPr>
              <w:tab/>
            </w:r>
            <w:r w:rsidR="00260854">
              <w:rPr>
                <w:noProof/>
                <w:webHidden/>
              </w:rPr>
              <w:fldChar w:fldCharType="begin"/>
            </w:r>
            <w:r w:rsidR="00260854">
              <w:rPr>
                <w:noProof/>
                <w:webHidden/>
              </w:rPr>
              <w:instrText xml:space="preserve"> PAGEREF _Toc53473568 \h </w:instrText>
            </w:r>
            <w:r w:rsidR="00260854">
              <w:rPr>
                <w:noProof/>
                <w:webHidden/>
              </w:rPr>
            </w:r>
            <w:r w:rsidR="00260854">
              <w:rPr>
                <w:noProof/>
                <w:webHidden/>
              </w:rPr>
              <w:fldChar w:fldCharType="separate"/>
            </w:r>
            <w:r w:rsidR="00260854">
              <w:rPr>
                <w:noProof/>
                <w:webHidden/>
              </w:rPr>
              <w:t>192</w:t>
            </w:r>
            <w:r w:rsidR="00260854">
              <w:rPr>
                <w:noProof/>
                <w:webHidden/>
              </w:rPr>
              <w:fldChar w:fldCharType="end"/>
            </w:r>
          </w:hyperlink>
        </w:p>
        <w:p w14:paraId="0C1C5C9C" w14:textId="3364BB8B"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69" w:history="1">
            <w:r w:rsidR="00260854" w:rsidRPr="00290C7B">
              <w:rPr>
                <w:rStyle w:val="Hyperlnk"/>
                <w:noProof/>
                <w:highlight w:val="white"/>
              </w:rPr>
              <w:t>14.3.2.</w:t>
            </w:r>
            <w:r w:rsidR="00260854">
              <w:rPr>
                <w:rFonts w:asciiTheme="minorHAnsi" w:eastAsiaTheme="minorEastAsia" w:hAnsiTheme="minorHAnsi"/>
                <w:noProof/>
                <w:color w:val="auto"/>
                <w:lang w:val="sv-SE" w:eastAsia="sv-SE"/>
              </w:rPr>
              <w:tab/>
            </w:r>
            <w:r w:rsidR="00260854" w:rsidRPr="00290C7B">
              <w:rPr>
                <w:rStyle w:val="Hyperlnk"/>
                <w:noProof/>
                <w:highlight w:val="white"/>
              </w:rPr>
              <w:t>Operator Test Methods</w:t>
            </w:r>
            <w:r w:rsidR="00260854">
              <w:rPr>
                <w:noProof/>
                <w:webHidden/>
              </w:rPr>
              <w:tab/>
            </w:r>
            <w:r w:rsidR="00260854">
              <w:rPr>
                <w:noProof/>
                <w:webHidden/>
              </w:rPr>
              <w:fldChar w:fldCharType="begin"/>
            </w:r>
            <w:r w:rsidR="00260854">
              <w:rPr>
                <w:noProof/>
                <w:webHidden/>
              </w:rPr>
              <w:instrText xml:space="preserve"> PAGEREF _Toc53473569 \h </w:instrText>
            </w:r>
            <w:r w:rsidR="00260854">
              <w:rPr>
                <w:noProof/>
                <w:webHidden/>
              </w:rPr>
            </w:r>
            <w:r w:rsidR="00260854">
              <w:rPr>
                <w:noProof/>
                <w:webHidden/>
              </w:rPr>
              <w:fldChar w:fldCharType="separate"/>
            </w:r>
            <w:r w:rsidR="00260854">
              <w:rPr>
                <w:noProof/>
                <w:webHidden/>
              </w:rPr>
              <w:t>194</w:t>
            </w:r>
            <w:r w:rsidR="00260854">
              <w:rPr>
                <w:noProof/>
                <w:webHidden/>
              </w:rPr>
              <w:fldChar w:fldCharType="end"/>
            </w:r>
          </w:hyperlink>
        </w:p>
        <w:p w14:paraId="3719713D" w14:textId="2AB1A0C9"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70" w:history="1">
            <w:r w:rsidR="00260854" w:rsidRPr="00290C7B">
              <w:rPr>
                <w:rStyle w:val="Hyperlnk"/>
                <w:noProof/>
                <w:highlight w:val="white"/>
              </w:rPr>
              <w:t>14.3.3.</w:t>
            </w:r>
            <w:r w:rsidR="00260854">
              <w:rPr>
                <w:rFonts w:asciiTheme="minorHAnsi" w:eastAsiaTheme="minorEastAsia" w:hAnsiTheme="minorHAnsi"/>
                <w:noProof/>
                <w:color w:val="auto"/>
                <w:lang w:val="sv-SE" w:eastAsia="sv-SE"/>
              </w:rPr>
              <w:tab/>
            </w:r>
            <w:r w:rsidR="00260854" w:rsidRPr="00290C7B">
              <w:rPr>
                <w:rStyle w:val="Hyperlnk"/>
                <w:noProof/>
                <w:highlight w:val="white"/>
              </w:rPr>
              <w:t>Register Overlapping</w:t>
            </w:r>
            <w:r w:rsidR="00260854">
              <w:rPr>
                <w:noProof/>
                <w:webHidden/>
              </w:rPr>
              <w:tab/>
            </w:r>
            <w:r w:rsidR="00260854">
              <w:rPr>
                <w:noProof/>
                <w:webHidden/>
              </w:rPr>
              <w:fldChar w:fldCharType="begin"/>
            </w:r>
            <w:r w:rsidR="00260854">
              <w:rPr>
                <w:noProof/>
                <w:webHidden/>
              </w:rPr>
              <w:instrText xml:space="preserve"> PAGEREF _Toc53473570 \h </w:instrText>
            </w:r>
            <w:r w:rsidR="00260854">
              <w:rPr>
                <w:noProof/>
                <w:webHidden/>
              </w:rPr>
            </w:r>
            <w:r w:rsidR="00260854">
              <w:rPr>
                <w:noProof/>
                <w:webHidden/>
              </w:rPr>
              <w:fldChar w:fldCharType="separate"/>
            </w:r>
            <w:r w:rsidR="00260854">
              <w:rPr>
                <w:noProof/>
                <w:webHidden/>
              </w:rPr>
              <w:t>195</w:t>
            </w:r>
            <w:r w:rsidR="00260854">
              <w:rPr>
                <w:noProof/>
                <w:webHidden/>
              </w:rPr>
              <w:fldChar w:fldCharType="end"/>
            </w:r>
          </w:hyperlink>
        </w:p>
        <w:p w14:paraId="6619FD36" w14:textId="4FCE2EDC"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71" w:history="1">
            <w:r w:rsidR="00260854" w:rsidRPr="00290C7B">
              <w:rPr>
                <w:rStyle w:val="Hyperlnk"/>
                <w:noProof/>
                <w:highlight w:val="white"/>
              </w:rPr>
              <w:t>14.3.4.</w:t>
            </w:r>
            <w:r w:rsidR="00260854">
              <w:rPr>
                <w:rFonts w:asciiTheme="minorHAnsi" w:eastAsiaTheme="minorEastAsia" w:hAnsiTheme="minorHAnsi"/>
                <w:noProof/>
                <w:color w:val="auto"/>
                <w:lang w:val="sv-SE" w:eastAsia="sv-SE"/>
              </w:rPr>
              <w:tab/>
            </w:r>
            <w:r w:rsidR="00260854" w:rsidRPr="00290C7B">
              <w:rPr>
                <w:rStyle w:val="Hyperlnk"/>
                <w:noProof/>
                <w:highlight w:val="white"/>
              </w:rPr>
              <w:t>Register Size</w:t>
            </w:r>
            <w:r w:rsidR="00260854">
              <w:rPr>
                <w:noProof/>
                <w:webHidden/>
              </w:rPr>
              <w:tab/>
            </w:r>
            <w:r w:rsidR="00260854">
              <w:rPr>
                <w:noProof/>
                <w:webHidden/>
              </w:rPr>
              <w:fldChar w:fldCharType="begin"/>
            </w:r>
            <w:r w:rsidR="00260854">
              <w:rPr>
                <w:noProof/>
                <w:webHidden/>
              </w:rPr>
              <w:instrText xml:space="preserve"> PAGEREF _Toc53473571 \h </w:instrText>
            </w:r>
            <w:r w:rsidR="00260854">
              <w:rPr>
                <w:noProof/>
                <w:webHidden/>
              </w:rPr>
            </w:r>
            <w:r w:rsidR="00260854">
              <w:rPr>
                <w:noProof/>
                <w:webHidden/>
              </w:rPr>
              <w:fldChar w:fldCharType="separate"/>
            </w:r>
            <w:r w:rsidR="00260854">
              <w:rPr>
                <w:noProof/>
                <w:webHidden/>
              </w:rPr>
              <w:t>196</w:t>
            </w:r>
            <w:r w:rsidR="00260854">
              <w:rPr>
                <w:noProof/>
                <w:webHidden/>
              </w:rPr>
              <w:fldChar w:fldCharType="end"/>
            </w:r>
          </w:hyperlink>
        </w:p>
        <w:p w14:paraId="0E13E879" w14:textId="0927EBE7"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72" w:history="1">
            <w:r w:rsidR="00260854" w:rsidRPr="00290C7B">
              <w:rPr>
                <w:rStyle w:val="Hyperlnk"/>
                <w:noProof/>
                <w:highlight w:val="white"/>
              </w:rPr>
              <w:t>14.3.5.</w:t>
            </w:r>
            <w:r w:rsidR="00260854">
              <w:rPr>
                <w:rFonts w:asciiTheme="minorHAnsi" w:eastAsiaTheme="minorEastAsia" w:hAnsiTheme="minorHAnsi"/>
                <w:noProof/>
                <w:color w:val="auto"/>
                <w:lang w:val="sv-SE" w:eastAsia="sv-SE"/>
              </w:rPr>
              <w:tab/>
            </w:r>
            <w:r w:rsidR="00260854" w:rsidRPr="00290C7B">
              <w:rPr>
                <w:rStyle w:val="Hyperlnk"/>
                <w:noProof/>
                <w:highlight w:val="white"/>
              </w:rPr>
              <w:t>ToString</w:t>
            </w:r>
            <w:r w:rsidR="00260854">
              <w:rPr>
                <w:noProof/>
                <w:webHidden/>
              </w:rPr>
              <w:tab/>
            </w:r>
            <w:r w:rsidR="00260854">
              <w:rPr>
                <w:noProof/>
                <w:webHidden/>
              </w:rPr>
              <w:fldChar w:fldCharType="begin"/>
            </w:r>
            <w:r w:rsidR="00260854">
              <w:rPr>
                <w:noProof/>
                <w:webHidden/>
              </w:rPr>
              <w:instrText xml:space="preserve"> PAGEREF _Toc53473572 \h </w:instrText>
            </w:r>
            <w:r w:rsidR="00260854">
              <w:rPr>
                <w:noProof/>
                <w:webHidden/>
              </w:rPr>
            </w:r>
            <w:r w:rsidR="00260854">
              <w:rPr>
                <w:noProof/>
                <w:webHidden/>
              </w:rPr>
              <w:fldChar w:fldCharType="separate"/>
            </w:r>
            <w:r w:rsidR="00260854">
              <w:rPr>
                <w:noProof/>
                <w:webHidden/>
              </w:rPr>
              <w:t>199</w:t>
            </w:r>
            <w:r w:rsidR="00260854">
              <w:rPr>
                <w:noProof/>
                <w:webHidden/>
              </w:rPr>
              <w:fldChar w:fldCharType="end"/>
            </w:r>
          </w:hyperlink>
        </w:p>
        <w:p w14:paraId="2CCA13FE" w14:textId="68B580EA" w:rsidR="00260854" w:rsidRDefault="009A772D">
          <w:pPr>
            <w:pStyle w:val="Innehll2"/>
            <w:tabs>
              <w:tab w:val="left" w:pos="1100"/>
              <w:tab w:val="right" w:leader="dot" w:pos="9350"/>
            </w:tabs>
            <w:rPr>
              <w:rFonts w:asciiTheme="minorHAnsi" w:eastAsiaTheme="minorEastAsia" w:hAnsiTheme="minorHAnsi"/>
              <w:noProof/>
              <w:color w:val="auto"/>
              <w:lang w:val="sv-SE" w:eastAsia="sv-SE"/>
            </w:rPr>
          </w:pPr>
          <w:hyperlink w:anchor="_Toc53473573" w:history="1">
            <w:r w:rsidR="00260854" w:rsidRPr="00290C7B">
              <w:rPr>
                <w:rStyle w:val="Hyperlnk"/>
                <w:noProof/>
              </w:rPr>
              <w:t>14.4.</w:t>
            </w:r>
            <w:r w:rsidR="00260854">
              <w:rPr>
                <w:rFonts w:asciiTheme="minorHAnsi" w:eastAsiaTheme="minorEastAsia" w:hAnsiTheme="minorHAnsi"/>
                <w:noProof/>
                <w:color w:val="auto"/>
                <w:lang w:val="sv-SE" w:eastAsia="sv-SE"/>
              </w:rPr>
              <w:tab/>
            </w:r>
            <w:r w:rsidR="00260854" w:rsidRPr="00290C7B">
              <w:rPr>
                <w:rStyle w:val="Hyperlnk"/>
                <w:noProof/>
              </w:rPr>
              <w:t>Tracks</w:t>
            </w:r>
            <w:r w:rsidR="00260854">
              <w:rPr>
                <w:noProof/>
                <w:webHidden/>
              </w:rPr>
              <w:tab/>
            </w:r>
            <w:r w:rsidR="00260854">
              <w:rPr>
                <w:noProof/>
                <w:webHidden/>
              </w:rPr>
              <w:fldChar w:fldCharType="begin"/>
            </w:r>
            <w:r w:rsidR="00260854">
              <w:rPr>
                <w:noProof/>
                <w:webHidden/>
              </w:rPr>
              <w:instrText xml:space="preserve"> PAGEREF _Toc53473573 \h </w:instrText>
            </w:r>
            <w:r w:rsidR="00260854">
              <w:rPr>
                <w:noProof/>
                <w:webHidden/>
              </w:rPr>
            </w:r>
            <w:r w:rsidR="00260854">
              <w:rPr>
                <w:noProof/>
                <w:webHidden/>
              </w:rPr>
              <w:fldChar w:fldCharType="separate"/>
            </w:r>
            <w:r w:rsidR="00260854">
              <w:rPr>
                <w:noProof/>
                <w:webHidden/>
              </w:rPr>
              <w:t>203</w:t>
            </w:r>
            <w:r w:rsidR="00260854">
              <w:rPr>
                <w:noProof/>
                <w:webHidden/>
              </w:rPr>
              <w:fldChar w:fldCharType="end"/>
            </w:r>
          </w:hyperlink>
        </w:p>
        <w:p w14:paraId="5F6DCD4A" w14:textId="2011AD79" w:rsidR="00260854" w:rsidRDefault="009A772D">
          <w:pPr>
            <w:pStyle w:val="Innehll2"/>
            <w:tabs>
              <w:tab w:val="left" w:pos="1100"/>
              <w:tab w:val="right" w:leader="dot" w:pos="9350"/>
            </w:tabs>
            <w:rPr>
              <w:rFonts w:asciiTheme="minorHAnsi" w:eastAsiaTheme="minorEastAsia" w:hAnsiTheme="minorHAnsi"/>
              <w:noProof/>
              <w:color w:val="auto"/>
              <w:lang w:val="sv-SE" w:eastAsia="sv-SE"/>
            </w:rPr>
          </w:pPr>
          <w:hyperlink w:anchor="_Toc53473574" w:history="1">
            <w:r w:rsidR="00260854" w:rsidRPr="00290C7B">
              <w:rPr>
                <w:rStyle w:val="Hyperlnk"/>
                <w:noProof/>
              </w:rPr>
              <w:t>14.5.</w:t>
            </w:r>
            <w:r w:rsidR="00260854">
              <w:rPr>
                <w:rFonts w:asciiTheme="minorHAnsi" w:eastAsiaTheme="minorEastAsia" w:hAnsiTheme="minorHAnsi"/>
                <w:noProof/>
                <w:color w:val="auto"/>
                <w:lang w:val="sv-SE" w:eastAsia="sv-SE"/>
              </w:rPr>
              <w:tab/>
            </w:r>
            <w:r w:rsidR="00260854" w:rsidRPr="00290C7B">
              <w:rPr>
                <w:rStyle w:val="Hyperlnk"/>
                <w:noProof/>
              </w:rPr>
              <w:t>Register Allocation</w:t>
            </w:r>
            <w:r w:rsidR="00260854">
              <w:rPr>
                <w:noProof/>
                <w:webHidden/>
              </w:rPr>
              <w:tab/>
            </w:r>
            <w:r w:rsidR="00260854">
              <w:rPr>
                <w:noProof/>
                <w:webHidden/>
              </w:rPr>
              <w:fldChar w:fldCharType="begin"/>
            </w:r>
            <w:r w:rsidR="00260854">
              <w:rPr>
                <w:noProof/>
                <w:webHidden/>
              </w:rPr>
              <w:instrText xml:space="preserve"> PAGEREF _Toc53473574 \h </w:instrText>
            </w:r>
            <w:r w:rsidR="00260854">
              <w:rPr>
                <w:noProof/>
                <w:webHidden/>
              </w:rPr>
            </w:r>
            <w:r w:rsidR="00260854">
              <w:rPr>
                <w:noProof/>
                <w:webHidden/>
              </w:rPr>
              <w:fldChar w:fldCharType="separate"/>
            </w:r>
            <w:r w:rsidR="00260854">
              <w:rPr>
                <w:noProof/>
                <w:webHidden/>
              </w:rPr>
              <w:t>207</w:t>
            </w:r>
            <w:r w:rsidR="00260854">
              <w:rPr>
                <w:noProof/>
                <w:webHidden/>
              </w:rPr>
              <w:fldChar w:fldCharType="end"/>
            </w:r>
          </w:hyperlink>
        </w:p>
        <w:p w14:paraId="12697DCE" w14:textId="1A99EBE6" w:rsidR="00260854" w:rsidRDefault="009A772D">
          <w:pPr>
            <w:pStyle w:val="Innehll2"/>
            <w:tabs>
              <w:tab w:val="left" w:pos="1100"/>
              <w:tab w:val="right" w:leader="dot" w:pos="9350"/>
            </w:tabs>
            <w:rPr>
              <w:rFonts w:asciiTheme="minorHAnsi" w:eastAsiaTheme="minorEastAsia" w:hAnsiTheme="minorHAnsi"/>
              <w:noProof/>
              <w:color w:val="auto"/>
              <w:lang w:val="sv-SE" w:eastAsia="sv-SE"/>
            </w:rPr>
          </w:pPr>
          <w:hyperlink w:anchor="_Toc53473575" w:history="1">
            <w:r w:rsidR="00260854" w:rsidRPr="00290C7B">
              <w:rPr>
                <w:rStyle w:val="Hyperlnk"/>
                <w:noProof/>
              </w:rPr>
              <w:t>14.6.</w:t>
            </w:r>
            <w:r w:rsidR="00260854">
              <w:rPr>
                <w:rFonts w:asciiTheme="minorHAnsi" w:eastAsiaTheme="minorEastAsia" w:hAnsiTheme="minorHAnsi"/>
                <w:noProof/>
                <w:color w:val="auto"/>
                <w:lang w:val="sv-SE" w:eastAsia="sv-SE"/>
              </w:rPr>
              <w:tab/>
            </w:r>
            <w:r w:rsidR="00260854" w:rsidRPr="00290C7B">
              <w:rPr>
                <w:rStyle w:val="Hyperlnk"/>
                <w:noProof/>
              </w:rPr>
              <w:t>Assembly Code Generation</w:t>
            </w:r>
            <w:r w:rsidR="00260854">
              <w:rPr>
                <w:noProof/>
                <w:webHidden/>
              </w:rPr>
              <w:tab/>
            </w:r>
            <w:r w:rsidR="00260854">
              <w:rPr>
                <w:noProof/>
                <w:webHidden/>
              </w:rPr>
              <w:fldChar w:fldCharType="begin"/>
            </w:r>
            <w:r w:rsidR="00260854">
              <w:rPr>
                <w:noProof/>
                <w:webHidden/>
              </w:rPr>
              <w:instrText xml:space="preserve"> PAGEREF _Toc53473575 \h </w:instrText>
            </w:r>
            <w:r w:rsidR="00260854">
              <w:rPr>
                <w:noProof/>
                <w:webHidden/>
              </w:rPr>
            </w:r>
            <w:r w:rsidR="00260854">
              <w:rPr>
                <w:noProof/>
                <w:webHidden/>
              </w:rPr>
              <w:fldChar w:fldCharType="separate"/>
            </w:r>
            <w:r w:rsidR="00260854">
              <w:rPr>
                <w:noProof/>
                <w:webHidden/>
              </w:rPr>
              <w:t>210</w:t>
            </w:r>
            <w:r w:rsidR="00260854">
              <w:rPr>
                <w:noProof/>
                <w:webHidden/>
              </w:rPr>
              <w:fldChar w:fldCharType="end"/>
            </w:r>
          </w:hyperlink>
        </w:p>
        <w:p w14:paraId="740C0D37" w14:textId="0C318D0D"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76"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The Long Switch Statement</w:t>
            </w:r>
            <w:r w:rsidR="00260854">
              <w:rPr>
                <w:noProof/>
                <w:webHidden/>
              </w:rPr>
              <w:tab/>
            </w:r>
            <w:r w:rsidR="00260854">
              <w:rPr>
                <w:noProof/>
                <w:webHidden/>
              </w:rPr>
              <w:fldChar w:fldCharType="begin"/>
            </w:r>
            <w:r w:rsidR="00260854">
              <w:rPr>
                <w:noProof/>
                <w:webHidden/>
              </w:rPr>
              <w:instrText xml:space="preserve"> PAGEREF _Toc53473576 \h </w:instrText>
            </w:r>
            <w:r w:rsidR="00260854">
              <w:rPr>
                <w:noProof/>
                <w:webHidden/>
              </w:rPr>
            </w:r>
            <w:r w:rsidR="00260854">
              <w:rPr>
                <w:noProof/>
                <w:webHidden/>
              </w:rPr>
              <w:fldChar w:fldCharType="separate"/>
            </w:r>
            <w:r w:rsidR="00260854">
              <w:rPr>
                <w:noProof/>
                <w:webHidden/>
              </w:rPr>
              <w:t>212</w:t>
            </w:r>
            <w:r w:rsidR="00260854">
              <w:rPr>
                <w:noProof/>
                <w:webHidden/>
              </w:rPr>
              <w:fldChar w:fldCharType="end"/>
            </w:r>
          </w:hyperlink>
        </w:p>
        <w:p w14:paraId="0D63FED4" w14:textId="6C6E52B8"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77" w:history="1">
            <w:r w:rsidR="00260854" w:rsidRPr="00290C7B">
              <w:rPr>
                <w:rStyle w:val="Hyperlnk"/>
                <w:noProof/>
                <w:highlight w:val="white"/>
              </w:rPr>
              <w:t>14.6.2.</w:t>
            </w:r>
            <w:r w:rsidR="00260854">
              <w:rPr>
                <w:rFonts w:asciiTheme="minorHAnsi" w:eastAsiaTheme="minorEastAsia" w:hAnsiTheme="minorHAnsi"/>
                <w:noProof/>
                <w:color w:val="auto"/>
                <w:lang w:val="sv-SE" w:eastAsia="sv-SE"/>
              </w:rPr>
              <w:tab/>
            </w:r>
            <w:r w:rsidR="00260854" w:rsidRPr="00290C7B">
              <w:rPr>
                <w:rStyle w:val="Hyperlnk"/>
                <w:noProof/>
                <w:highlight w:val="white"/>
              </w:rPr>
              <w:t>Track Set Generation</w:t>
            </w:r>
            <w:r w:rsidR="00260854">
              <w:rPr>
                <w:noProof/>
                <w:webHidden/>
              </w:rPr>
              <w:tab/>
            </w:r>
            <w:r w:rsidR="00260854">
              <w:rPr>
                <w:noProof/>
                <w:webHidden/>
              </w:rPr>
              <w:fldChar w:fldCharType="begin"/>
            </w:r>
            <w:r w:rsidR="00260854">
              <w:rPr>
                <w:noProof/>
                <w:webHidden/>
              </w:rPr>
              <w:instrText xml:space="preserve"> PAGEREF _Toc53473577 \h </w:instrText>
            </w:r>
            <w:r w:rsidR="00260854">
              <w:rPr>
                <w:noProof/>
                <w:webHidden/>
              </w:rPr>
            </w:r>
            <w:r w:rsidR="00260854">
              <w:rPr>
                <w:noProof/>
                <w:webHidden/>
              </w:rPr>
              <w:fldChar w:fldCharType="separate"/>
            </w:r>
            <w:r w:rsidR="00260854">
              <w:rPr>
                <w:noProof/>
                <w:webHidden/>
              </w:rPr>
              <w:t>217</w:t>
            </w:r>
            <w:r w:rsidR="00260854">
              <w:rPr>
                <w:noProof/>
                <w:webHidden/>
              </w:rPr>
              <w:fldChar w:fldCharType="end"/>
            </w:r>
          </w:hyperlink>
        </w:p>
        <w:p w14:paraId="5033CAA1" w14:textId="420639BB"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78" w:history="1">
            <w:r w:rsidR="00260854" w:rsidRPr="00290C7B">
              <w:rPr>
                <w:rStyle w:val="Hyperlnk"/>
                <w:noProof/>
                <w:highlight w:val="white"/>
              </w:rPr>
              <w:t>14.6.3.</w:t>
            </w:r>
            <w:r w:rsidR="00260854">
              <w:rPr>
                <w:rFonts w:asciiTheme="minorHAnsi" w:eastAsiaTheme="minorEastAsia" w:hAnsiTheme="minorHAnsi"/>
                <w:noProof/>
                <w:color w:val="auto"/>
                <w:lang w:val="sv-SE" w:eastAsia="sv-SE"/>
              </w:rPr>
              <w:tab/>
            </w:r>
            <w:r w:rsidR="00260854" w:rsidRPr="00290C7B">
              <w:rPr>
                <w:rStyle w:val="Hyperlnk"/>
                <w:noProof/>
                <w:highlight w:val="white"/>
              </w:rPr>
              <w:t>Function Calls</w:t>
            </w:r>
            <w:r w:rsidR="00260854">
              <w:rPr>
                <w:noProof/>
                <w:webHidden/>
              </w:rPr>
              <w:tab/>
            </w:r>
            <w:r w:rsidR="00260854">
              <w:rPr>
                <w:noProof/>
                <w:webHidden/>
              </w:rPr>
              <w:fldChar w:fldCharType="begin"/>
            </w:r>
            <w:r w:rsidR="00260854">
              <w:rPr>
                <w:noProof/>
                <w:webHidden/>
              </w:rPr>
              <w:instrText xml:space="preserve"> PAGEREF _Toc53473578 \h </w:instrText>
            </w:r>
            <w:r w:rsidR="00260854">
              <w:rPr>
                <w:noProof/>
                <w:webHidden/>
              </w:rPr>
            </w:r>
            <w:r w:rsidR="00260854">
              <w:rPr>
                <w:noProof/>
                <w:webHidden/>
              </w:rPr>
              <w:fldChar w:fldCharType="separate"/>
            </w:r>
            <w:r w:rsidR="00260854">
              <w:rPr>
                <w:noProof/>
                <w:webHidden/>
              </w:rPr>
              <w:t>218</w:t>
            </w:r>
            <w:r w:rsidR="00260854">
              <w:rPr>
                <w:noProof/>
                <w:webHidden/>
              </w:rPr>
              <w:fldChar w:fldCharType="end"/>
            </w:r>
          </w:hyperlink>
        </w:p>
        <w:p w14:paraId="6DF1647E" w14:textId="76E643E5"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79" w:history="1">
            <w:r w:rsidR="00260854" w:rsidRPr="00290C7B">
              <w:rPr>
                <w:rStyle w:val="Hyperlnk"/>
                <w:noProof/>
                <w:highlight w:val="white"/>
              </w:rPr>
              <w:t>14.6.4.</w:t>
            </w:r>
            <w:r w:rsidR="00260854">
              <w:rPr>
                <w:rFonts w:asciiTheme="minorHAnsi" w:eastAsiaTheme="minorEastAsia" w:hAnsiTheme="minorHAnsi"/>
                <w:noProof/>
                <w:color w:val="auto"/>
                <w:lang w:val="sv-SE" w:eastAsia="sv-SE"/>
              </w:rPr>
              <w:tab/>
            </w:r>
            <w:r w:rsidR="00260854" w:rsidRPr="00290C7B">
              <w:rPr>
                <w:rStyle w:val="Hyperlnk"/>
                <w:noProof/>
                <w:highlight w:val="white"/>
              </w:rPr>
              <w:t>Loading Values into Registers</w:t>
            </w:r>
            <w:r w:rsidR="00260854">
              <w:rPr>
                <w:noProof/>
                <w:webHidden/>
              </w:rPr>
              <w:tab/>
            </w:r>
            <w:r w:rsidR="00260854">
              <w:rPr>
                <w:noProof/>
                <w:webHidden/>
              </w:rPr>
              <w:fldChar w:fldCharType="begin"/>
            </w:r>
            <w:r w:rsidR="00260854">
              <w:rPr>
                <w:noProof/>
                <w:webHidden/>
              </w:rPr>
              <w:instrText xml:space="preserve"> PAGEREF _Toc53473579 \h </w:instrText>
            </w:r>
            <w:r w:rsidR="00260854">
              <w:rPr>
                <w:noProof/>
                <w:webHidden/>
              </w:rPr>
            </w:r>
            <w:r w:rsidR="00260854">
              <w:rPr>
                <w:noProof/>
                <w:webHidden/>
              </w:rPr>
              <w:fldChar w:fldCharType="separate"/>
            </w:r>
            <w:r w:rsidR="00260854">
              <w:rPr>
                <w:noProof/>
                <w:webHidden/>
              </w:rPr>
              <w:t>222</w:t>
            </w:r>
            <w:r w:rsidR="00260854">
              <w:rPr>
                <w:noProof/>
                <w:webHidden/>
              </w:rPr>
              <w:fldChar w:fldCharType="end"/>
            </w:r>
          </w:hyperlink>
        </w:p>
        <w:p w14:paraId="60A92617" w14:textId="43995017"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80" w:history="1">
            <w:r w:rsidR="00260854" w:rsidRPr="00290C7B">
              <w:rPr>
                <w:rStyle w:val="Hyperlnk"/>
                <w:noProof/>
                <w:highlight w:val="white"/>
              </w:rPr>
              <w:t>14.6.5.</w:t>
            </w:r>
            <w:r w:rsidR="00260854">
              <w:rPr>
                <w:rFonts w:asciiTheme="minorHAnsi" w:eastAsiaTheme="minorEastAsia" w:hAnsiTheme="minorHAnsi"/>
                <w:noProof/>
                <w:color w:val="auto"/>
                <w:lang w:val="sv-SE" w:eastAsia="sv-SE"/>
              </w:rPr>
              <w:tab/>
            </w:r>
            <w:r w:rsidR="00260854" w:rsidRPr="00290C7B">
              <w:rPr>
                <w:rStyle w:val="Hyperlnk"/>
                <w:noProof/>
                <w:highlight w:val="white"/>
              </w:rPr>
              <w:t>Return, Exit, and Goto</w:t>
            </w:r>
            <w:r w:rsidR="00260854">
              <w:rPr>
                <w:noProof/>
                <w:webHidden/>
              </w:rPr>
              <w:tab/>
            </w:r>
            <w:r w:rsidR="00260854">
              <w:rPr>
                <w:noProof/>
                <w:webHidden/>
              </w:rPr>
              <w:fldChar w:fldCharType="begin"/>
            </w:r>
            <w:r w:rsidR="00260854">
              <w:rPr>
                <w:noProof/>
                <w:webHidden/>
              </w:rPr>
              <w:instrText xml:space="preserve"> PAGEREF _Toc53473580 \h </w:instrText>
            </w:r>
            <w:r w:rsidR="00260854">
              <w:rPr>
                <w:noProof/>
                <w:webHidden/>
              </w:rPr>
            </w:r>
            <w:r w:rsidR="00260854">
              <w:rPr>
                <w:noProof/>
                <w:webHidden/>
              </w:rPr>
              <w:fldChar w:fldCharType="separate"/>
            </w:r>
            <w:r w:rsidR="00260854">
              <w:rPr>
                <w:noProof/>
                <w:webHidden/>
              </w:rPr>
              <w:t>226</w:t>
            </w:r>
            <w:r w:rsidR="00260854">
              <w:rPr>
                <w:noProof/>
                <w:webHidden/>
              </w:rPr>
              <w:fldChar w:fldCharType="end"/>
            </w:r>
          </w:hyperlink>
        </w:p>
        <w:p w14:paraId="542724FC" w14:textId="113DBD32"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81" w:history="1">
            <w:r w:rsidR="00260854" w:rsidRPr="00290C7B">
              <w:rPr>
                <w:rStyle w:val="Hyperlnk"/>
                <w:noProof/>
                <w:highlight w:val="white"/>
              </w:rPr>
              <w:t>14.6.6.</w:t>
            </w:r>
            <w:r w:rsidR="00260854">
              <w:rPr>
                <w:rFonts w:asciiTheme="minorHAnsi" w:eastAsiaTheme="minorEastAsia" w:hAnsiTheme="minorHAnsi"/>
                <w:noProof/>
                <w:color w:val="auto"/>
                <w:lang w:val="sv-SE" w:eastAsia="sv-SE"/>
              </w:rPr>
              <w:tab/>
            </w:r>
            <w:r w:rsidR="00260854" w:rsidRPr="00290C7B">
              <w:rPr>
                <w:rStyle w:val="Hyperlnk"/>
                <w:noProof/>
                <w:highlight w:val="white"/>
              </w:rPr>
              <w:t>Load and Inspect Registers</w:t>
            </w:r>
            <w:r w:rsidR="00260854">
              <w:rPr>
                <w:noProof/>
                <w:webHidden/>
              </w:rPr>
              <w:tab/>
            </w:r>
            <w:r w:rsidR="00260854">
              <w:rPr>
                <w:noProof/>
                <w:webHidden/>
              </w:rPr>
              <w:fldChar w:fldCharType="begin"/>
            </w:r>
            <w:r w:rsidR="00260854">
              <w:rPr>
                <w:noProof/>
                <w:webHidden/>
              </w:rPr>
              <w:instrText xml:space="preserve"> PAGEREF _Toc53473581 \h </w:instrText>
            </w:r>
            <w:r w:rsidR="00260854">
              <w:rPr>
                <w:noProof/>
                <w:webHidden/>
              </w:rPr>
            </w:r>
            <w:r w:rsidR="00260854">
              <w:rPr>
                <w:noProof/>
                <w:webHidden/>
              </w:rPr>
              <w:fldChar w:fldCharType="separate"/>
            </w:r>
            <w:r w:rsidR="00260854">
              <w:rPr>
                <w:noProof/>
                <w:webHidden/>
              </w:rPr>
              <w:t>228</w:t>
            </w:r>
            <w:r w:rsidR="00260854">
              <w:rPr>
                <w:noProof/>
                <w:webHidden/>
              </w:rPr>
              <w:fldChar w:fldCharType="end"/>
            </w:r>
          </w:hyperlink>
        </w:p>
        <w:p w14:paraId="7CC2AF36" w14:textId="23238E43"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82" w:history="1">
            <w:r w:rsidR="00260854" w:rsidRPr="00290C7B">
              <w:rPr>
                <w:rStyle w:val="Hyperlnk"/>
                <w:noProof/>
                <w:highlight w:val="white"/>
              </w:rPr>
              <w:t>14.6.7.</w:t>
            </w:r>
            <w:r w:rsidR="00260854">
              <w:rPr>
                <w:rFonts w:asciiTheme="minorHAnsi" w:eastAsiaTheme="minorEastAsia" w:hAnsiTheme="minorHAnsi"/>
                <w:noProof/>
                <w:color w:val="auto"/>
                <w:lang w:val="sv-SE" w:eastAsia="sv-SE"/>
              </w:rPr>
              <w:tab/>
            </w:r>
            <w:r w:rsidR="00260854" w:rsidRPr="00290C7B">
              <w:rPr>
                <w:rStyle w:val="Hyperlnk"/>
                <w:noProof/>
                <w:highlight w:val="white"/>
              </w:rPr>
              <w:t>Initialization</w:t>
            </w:r>
            <w:r w:rsidR="00260854">
              <w:rPr>
                <w:noProof/>
                <w:webHidden/>
              </w:rPr>
              <w:tab/>
            </w:r>
            <w:r w:rsidR="00260854">
              <w:rPr>
                <w:noProof/>
                <w:webHidden/>
              </w:rPr>
              <w:fldChar w:fldCharType="begin"/>
            </w:r>
            <w:r w:rsidR="00260854">
              <w:rPr>
                <w:noProof/>
                <w:webHidden/>
              </w:rPr>
              <w:instrText xml:space="preserve"> PAGEREF _Toc53473582 \h </w:instrText>
            </w:r>
            <w:r w:rsidR="00260854">
              <w:rPr>
                <w:noProof/>
                <w:webHidden/>
              </w:rPr>
            </w:r>
            <w:r w:rsidR="00260854">
              <w:rPr>
                <w:noProof/>
                <w:webHidden/>
              </w:rPr>
              <w:fldChar w:fldCharType="separate"/>
            </w:r>
            <w:r w:rsidR="00260854">
              <w:rPr>
                <w:noProof/>
                <w:webHidden/>
              </w:rPr>
              <w:t>229</w:t>
            </w:r>
            <w:r w:rsidR="00260854">
              <w:rPr>
                <w:noProof/>
                <w:webHidden/>
              </w:rPr>
              <w:fldChar w:fldCharType="end"/>
            </w:r>
          </w:hyperlink>
        </w:p>
        <w:p w14:paraId="53C89863" w14:textId="6FBD7657"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83" w:history="1">
            <w:r w:rsidR="00260854" w:rsidRPr="00290C7B">
              <w:rPr>
                <w:rStyle w:val="Hyperlnk"/>
                <w:noProof/>
                <w:highlight w:val="white"/>
              </w:rPr>
              <w:t>14.6.8.</w:t>
            </w:r>
            <w:r w:rsidR="00260854">
              <w:rPr>
                <w:rFonts w:asciiTheme="minorHAnsi" w:eastAsiaTheme="minorEastAsia" w:hAnsiTheme="minorHAnsi"/>
                <w:noProof/>
                <w:color w:val="auto"/>
                <w:lang w:val="sv-SE" w:eastAsia="sv-SE"/>
              </w:rPr>
              <w:tab/>
            </w:r>
            <w:r w:rsidR="00260854" w:rsidRPr="00290C7B">
              <w:rPr>
                <w:rStyle w:val="Hyperlnk"/>
                <w:noProof/>
                <w:highlight w:val="white"/>
              </w:rPr>
              <w:t>Integral Multiplication, Division, and Modulo</w:t>
            </w:r>
            <w:r w:rsidR="00260854">
              <w:rPr>
                <w:noProof/>
                <w:webHidden/>
              </w:rPr>
              <w:tab/>
            </w:r>
            <w:r w:rsidR="00260854">
              <w:rPr>
                <w:noProof/>
                <w:webHidden/>
              </w:rPr>
              <w:fldChar w:fldCharType="begin"/>
            </w:r>
            <w:r w:rsidR="00260854">
              <w:rPr>
                <w:noProof/>
                <w:webHidden/>
              </w:rPr>
              <w:instrText xml:space="preserve"> PAGEREF _Toc53473583 \h </w:instrText>
            </w:r>
            <w:r w:rsidR="00260854">
              <w:rPr>
                <w:noProof/>
                <w:webHidden/>
              </w:rPr>
            </w:r>
            <w:r w:rsidR="00260854">
              <w:rPr>
                <w:noProof/>
                <w:webHidden/>
              </w:rPr>
              <w:fldChar w:fldCharType="separate"/>
            </w:r>
            <w:r w:rsidR="00260854">
              <w:rPr>
                <w:noProof/>
                <w:webHidden/>
              </w:rPr>
              <w:t>230</w:t>
            </w:r>
            <w:r w:rsidR="00260854">
              <w:rPr>
                <w:noProof/>
                <w:webHidden/>
              </w:rPr>
              <w:fldChar w:fldCharType="end"/>
            </w:r>
          </w:hyperlink>
        </w:p>
        <w:p w14:paraId="518AEBD9" w14:textId="06CC8B79"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84"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Integral Assignment and Parameters</w:t>
            </w:r>
            <w:r w:rsidR="00260854">
              <w:rPr>
                <w:noProof/>
                <w:webHidden/>
              </w:rPr>
              <w:tab/>
            </w:r>
            <w:r w:rsidR="00260854">
              <w:rPr>
                <w:noProof/>
                <w:webHidden/>
              </w:rPr>
              <w:fldChar w:fldCharType="begin"/>
            </w:r>
            <w:r w:rsidR="00260854">
              <w:rPr>
                <w:noProof/>
                <w:webHidden/>
              </w:rPr>
              <w:instrText xml:space="preserve"> PAGEREF _Toc53473584 \h </w:instrText>
            </w:r>
            <w:r w:rsidR="00260854">
              <w:rPr>
                <w:noProof/>
                <w:webHidden/>
              </w:rPr>
            </w:r>
            <w:r w:rsidR="00260854">
              <w:rPr>
                <w:noProof/>
                <w:webHidden/>
              </w:rPr>
              <w:fldChar w:fldCharType="separate"/>
            </w:r>
            <w:r w:rsidR="00260854">
              <w:rPr>
                <w:noProof/>
                <w:webHidden/>
              </w:rPr>
              <w:t>232</w:t>
            </w:r>
            <w:r w:rsidR="00260854">
              <w:rPr>
                <w:noProof/>
                <w:webHidden/>
              </w:rPr>
              <w:fldChar w:fldCharType="end"/>
            </w:r>
          </w:hyperlink>
        </w:p>
        <w:p w14:paraId="5986D486" w14:textId="556CF6D3"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85" w:history="1">
            <w:r w:rsidR="00260854" w:rsidRPr="00290C7B">
              <w:rPr>
                <w:rStyle w:val="Hyperlnk"/>
                <w:noProof/>
                <w:highlight w:val="white"/>
              </w:rPr>
              <w:t>14.6.2.</w:t>
            </w:r>
            <w:r w:rsidR="00260854">
              <w:rPr>
                <w:rFonts w:asciiTheme="minorHAnsi" w:eastAsiaTheme="minorEastAsia" w:hAnsiTheme="minorHAnsi"/>
                <w:noProof/>
                <w:color w:val="auto"/>
                <w:lang w:val="sv-SE" w:eastAsia="sv-SE"/>
              </w:rPr>
              <w:tab/>
            </w:r>
            <w:r w:rsidR="00260854" w:rsidRPr="00290C7B">
              <w:rPr>
                <w:rStyle w:val="Hyperlnk"/>
                <w:noProof/>
                <w:highlight w:val="white"/>
              </w:rPr>
              <w:t>Unary Integral Operations</w:t>
            </w:r>
            <w:r w:rsidR="00260854">
              <w:rPr>
                <w:noProof/>
                <w:webHidden/>
              </w:rPr>
              <w:tab/>
            </w:r>
            <w:r w:rsidR="00260854">
              <w:rPr>
                <w:noProof/>
                <w:webHidden/>
              </w:rPr>
              <w:fldChar w:fldCharType="begin"/>
            </w:r>
            <w:r w:rsidR="00260854">
              <w:rPr>
                <w:noProof/>
                <w:webHidden/>
              </w:rPr>
              <w:instrText xml:space="preserve"> PAGEREF _Toc53473585 \h </w:instrText>
            </w:r>
            <w:r w:rsidR="00260854">
              <w:rPr>
                <w:noProof/>
                <w:webHidden/>
              </w:rPr>
            </w:r>
            <w:r w:rsidR="00260854">
              <w:rPr>
                <w:noProof/>
                <w:webHidden/>
              </w:rPr>
              <w:fldChar w:fldCharType="separate"/>
            </w:r>
            <w:r w:rsidR="00260854">
              <w:rPr>
                <w:noProof/>
                <w:webHidden/>
              </w:rPr>
              <w:t>233</w:t>
            </w:r>
            <w:r w:rsidR="00260854">
              <w:rPr>
                <w:noProof/>
                <w:webHidden/>
              </w:rPr>
              <w:fldChar w:fldCharType="end"/>
            </w:r>
          </w:hyperlink>
        </w:p>
        <w:p w14:paraId="2493F9B7" w14:textId="5F40A8E5"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86" w:history="1">
            <w:r w:rsidR="00260854" w:rsidRPr="00290C7B">
              <w:rPr>
                <w:rStyle w:val="Hyperlnk"/>
                <w:noProof/>
                <w:highlight w:val="white"/>
              </w:rPr>
              <w:t>14.6.3.</w:t>
            </w:r>
            <w:r w:rsidR="00260854">
              <w:rPr>
                <w:rFonts w:asciiTheme="minorHAnsi" w:eastAsiaTheme="minorEastAsia" w:hAnsiTheme="minorHAnsi"/>
                <w:noProof/>
                <w:color w:val="auto"/>
                <w:lang w:val="sv-SE" w:eastAsia="sv-SE"/>
              </w:rPr>
              <w:tab/>
            </w:r>
            <w:r w:rsidR="00260854" w:rsidRPr="00290C7B">
              <w:rPr>
                <w:rStyle w:val="Hyperlnk"/>
                <w:noProof/>
                <w:highlight w:val="white"/>
              </w:rPr>
              <w:t>Integral Binary</w:t>
            </w:r>
            <w:r w:rsidR="00260854">
              <w:rPr>
                <w:noProof/>
                <w:webHidden/>
              </w:rPr>
              <w:tab/>
            </w:r>
            <w:r w:rsidR="00260854">
              <w:rPr>
                <w:noProof/>
                <w:webHidden/>
              </w:rPr>
              <w:fldChar w:fldCharType="begin"/>
            </w:r>
            <w:r w:rsidR="00260854">
              <w:rPr>
                <w:noProof/>
                <w:webHidden/>
              </w:rPr>
              <w:instrText xml:space="preserve"> PAGEREF _Toc53473586 \h </w:instrText>
            </w:r>
            <w:r w:rsidR="00260854">
              <w:rPr>
                <w:noProof/>
                <w:webHidden/>
              </w:rPr>
            </w:r>
            <w:r w:rsidR="00260854">
              <w:rPr>
                <w:noProof/>
                <w:webHidden/>
              </w:rPr>
              <w:fldChar w:fldCharType="separate"/>
            </w:r>
            <w:r w:rsidR="00260854">
              <w:rPr>
                <w:noProof/>
                <w:webHidden/>
              </w:rPr>
              <w:t>235</w:t>
            </w:r>
            <w:r w:rsidR="00260854">
              <w:rPr>
                <w:noProof/>
                <w:webHidden/>
              </w:rPr>
              <w:fldChar w:fldCharType="end"/>
            </w:r>
          </w:hyperlink>
        </w:p>
        <w:p w14:paraId="5BDF9D92" w14:textId="51B8E098"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87"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Base and Offset</w:t>
            </w:r>
            <w:r w:rsidR="00260854">
              <w:rPr>
                <w:noProof/>
                <w:webHidden/>
              </w:rPr>
              <w:tab/>
            </w:r>
            <w:r w:rsidR="00260854">
              <w:rPr>
                <w:noProof/>
                <w:webHidden/>
              </w:rPr>
              <w:fldChar w:fldCharType="begin"/>
            </w:r>
            <w:r w:rsidR="00260854">
              <w:rPr>
                <w:noProof/>
                <w:webHidden/>
              </w:rPr>
              <w:instrText xml:space="preserve"> PAGEREF _Toc53473587 \h </w:instrText>
            </w:r>
            <w:r w:rsidR="00260854">
              <w:rPr>
                <w:noProof/>
                <w:webHidden/>
              </w:rPr>
            </w:r>
            <w:r w:rsidR="00260854">
              <w:rPr>
                <w:noProof/>
                <w:webHidden/>
              </w:rPr>
              <w:fldChar w:fldCharType="separate"/>
            </w:r>
            <w:r w:rsidR="00260854">
              <w:rPr>
                <w:noProof/>
                <w:webHidden/>
              </w:rPr>
              <w:t>239</w:t>
            </w:r>
            <w:r w:rsidR="00260854">
              <w:rPr>
                <w:noProof/>
                <w:webHidden/>
              </w:rPr>
              <w:fldChar w:fldCharType="end"/>
            </w:r>
          </w:hyperlink>
        </w:p>
        <w:p w14:paraId="2CACDDCE" w14:textId="5A5325F9"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88" w:history="1">
            <w:r w:rsidR="00260854" w:rsidRPr="00290C7B">
              <w:rPr>
                <w:rStyle w:val="Hyperlnk"/>
                <w:noProof/>
                <w:highlight w:val="white"/>
              </w:rPr>
              <w:t>14.6.2.</w:t>
            </w:r>
            <w:r w:rsidR="00260854">
              <w:rPr>
                <w:rFonts w:asciiTheme="minorHAnsi" w:eastAsiaTheme="minorEastAsia" w:hAnsiTheme="minorHAnsi"/>
                <w:noProof/>
                <w:color w:val="auto"/>
                <w:lang w:val="sv-SE" w:eastAsia="sv-SE"/>
              </w:rPr>
              <w:tab/>
            </w:r>
            <w:r w:rsidR="00260854" w:rsidRPr="00290C7B">
              <w:rPr>
                <w:rStyle w:val="Hyperlnk"/>
                <w:noProof/>
                <w:highlight w:val="white"/>
              </w:rPr>
              <w:t>Case</w:t>
            </w:r>
            <w:r w:rsidR="00260854">
              <w:rPr>
                <w:noProof/>
                <w:webHidden/>
              </w:rPr>
              <w:tab/>
            </w:r>
            <w:r w:rsidR="00260854">
              <w:rPr>
                <w:noProof/>
                <w:webHidden/>
              </w:rPr>
              <w:fldChar w:fldCharType="begin"/>
            </w:r>
            <w:r w:rsidR="00260854">
              <w:rPr>
                <w:noProof/>
                <w:webHidden/>
              </w:rPr>
              <w:instrText xml:space="preserve"> PAGEREF _Toc53473588 \h </w:instrText>
            </w:r>
            <w:r w:rsidR="00260854">
              <w:rPr>
                <w:noProof/>
                <w:webHidden/>
              </w:rPr>
            </w:r>
            <w:r w:rsidR="00260854">
              <w:rPr>
                <w:noProof/>
                <w:webHidden/>
              </w:rPr>
              <w:fldChar w:fldCharType="separate"/>
            </w:r>
            <w:r w:rsidR="00260854">
              <w:rPr>
                <w:noProof/>
                <w:webHidden/>
              </w:rPr>
              <w:t>241</w:t>
            </w:r>
            <w:r w:rsidR="00260854">
              <w:rPr>
                <w:noProof/>
                <w:webHidden/>
              </w:rPr>
              <w:fldChar w:fldCharType="end"/>
            </w:r>
          </w:hyperlink>
        </w:p>
        <w:p w14:paraId="7EC5F3A9" w14:textId="1DBC944E"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89" w:history="1">
            <w:r w:rsidR="00260854" w:rsidRPr="00290C7B">
              <w:rPr>
                <w:rStyle w:val="Hyperlnk"/>
                <w:noProof/>
                <w:highlight w:val="white"/>
              </w:rPr>
              <w:t>14.6.3.</w:t>
            </w:r>
            <w:r w:rsidR="00260854">
              <w:rPr>
                <w:rFonts w:asciiTheme="minorHAnsi" w:eastAsiaTheme="minorEastAsia" w:hAnsiTheme="minorHAnsi"/>
                <w:noProof/>
                <w:color w:val="auto"/>
                <w:lang w:val="sv-SE" w:eastAsia="sv-SE"/>
              </w:rPr>
              <w:tab/>
            </w:r>
            <w:r w:rsidR="00260854" w:rsidRPr="00290C7B">
              <w:rPr>
                <w:rStyle w:val="Hyperlnk"/>
                <w:noProof/>
                <w:highlight w:val="white"/>
              </w:rPr>
              <w:t>Address</w:t>
            </w:r>
            <w:r w:rsidR="00260854">
              <w:rPr>
                <w:noProof/>
                <w:webHidden/>
              </w:rPr>
              <w:tab/>
            </w:r>
            <w:r w:rsidR="00260854">
              <w:rPr>
                <w:noProof/>
                <w:webHidden/>
              </w:rPr>
              <w:fldChar w:fldCharType="begin"/>
            </w:r>
            <w:r w:rsidR="00260854">
              <w:rPr>
                <w:noProof/>
                <w:webHidden/>
              </w:rPr>
              <w:instrText xml:space="preserve"> PAGEREF _Toc53473589 \h </w:instrText>
            </w:r>
            <w:r w:rsidR="00260854">
              <w:rPr>
                <w:noProof/>
                <w:webHidden/>
              </w:rPr>
            </w:r>
            <w:r w:rsidR="00260854">
              <w:rPr>
                <w:noProof/>
                <w:webHidden/>
              </w:rPr>
              <w:fldChar w:fldCharType="separate"/>
            </w:r>
            <w:r w:rsidR="00260854">
              <w:rPr>
                <w:noProof/>
                <w:webHidden/>
              </w:rPr>
              <w:t>241</w:t>
            </w:r>
            <w:r w:rsidR="00260854">
              <w:rPr>
                <w:noProof/>
                <w:webHidden/>
              </w:rPr>
              <w:fldChar w:fldCharType="end"/>
            </w:r>
          </w:hyperlink>
        </w:p>
        <w:p w14:paraId="0B2193B5" w14:textId="4346FAE2"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90"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Floating Binary</w:t>
            </w:r>
            <w:r w:rsidR="00260854">
              <w:rPr>
                <w:noProof/>
                <w:webHidden/>
              </w:rPr>
              <w:tab/>
            </w:r>
            <w:r w:rsidR="00260854">
              <w:rPr>
                <w:noProof/>
                <w:webHidden/>
              </w:rPr>
              <w:fldChar w:fldCharType="begin"/>
            </w:r>
            <w:r w:rsidR="00260854">
              <w:rPr>
                <w:noProof/>
                <w:webHidden/>
              </w:rPr>
              <w:instrText xml:space="preserve"> PAGEREF _Toc53473590 \h </w:instrText>
            </w:r>
            <w:r w:rsidR="00260854">
              <w:rPr>
                <w:noProof/>
                <w:webHidden/>
              </w:rPr>
            </w:r>
            <w:r w:rsidR="00260854">
              <w:rPr>
                <w:noProof/>
                <w:webHidden/>
              </w:rPr>
              <w:fldChar w:fldCharType="separate"/>
            </w:r>
            <w:r w:rsidR="00260854">
              <w:rPr>
                <w:noProof/>
                <w:webHidden/>
              </w:rPr>
              <w:t>242</w:t>
            </w:r>
            <w:r w:rsidR="00260854">
              <w:rPr>
                <w:noProof/>
                <w:webHidden/>
              </w:rPr>
              <w:fldChar w:fldCharType="end"/>
            </w:r>
          </w:hyperlink>
        </w:p>
        <w:p w14:paraId="222C3D3B" w14:textId="01497A42"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91"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Floating Relation</w:t>
            </w:r>
            <w:r w:rsidR="00260854">
              <w:rPr>
                <w:noProof/>
                <w:webHidden/>
              </w:rPr>
              <w:tab/>
            </w:r>
            <w:r w:rsidR="00260854">
              <w:rPr>
                <w:noProof/>
                <w:webHidden/>
              </w:rPr>
              <w:fldChar w:fldCharType="begin"/>
            </w:r>
            <w:r w:rsidR="00260854">
              <w:rPr>
                <w:noProof/>
                <w:webHidden/>
              </w:rPr>
              <w:instrText xml:space="preserve"> PAGEREF _Toc53473591 \h </w:instrText>
            </w:r>
            <w:r w:rsidR="00260854">
              <w:rPr>
                <w:noProof/>
                <w:webHidden/>
              </w:rPr>
            </w:r>
            <w:r w:rsidR="00260854">
              <w:rPr>
                <w:noProof/>
                <w:webHidden/>
              </w:rPr>
              <w:fldChar w:fldCharType="separate"/>
            </w:r>
            <w:r w:rsidR="00260854">
              <w:rPr>
                <w:noProof/>
                <w:webHidden/>
              </w:rPr>
              <w:t>243</w:t>
            </w:r>
            <w:r w:rsidR="00260854">
              <w:rPr>
                <w:noProof/>
                <w:webHidden/>
              </w:rPr>
              <w:fldChar w:fldCharType="end"/>
            </w:r>
          </w:hyperlink>
        </w:p>
        <w:p w14:paraId="1635B5EF" w14:textId="3A3FF908"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92" w:history="1">
            <w:r w:rsidR="00260854" w:rsidRPr="00290C7B">
              <w:rPr>
                <w:rStyle w:val="Hyperlnk"/>
                <w:noProof/>
                <w:highlight w:val="white"/>
              </w:rPr>
              <w:t>14.6.2.</w:t>
            </w:r>
            <w:r w:rsidR="00260854">
              <w:rPr>
                <w:rFonts w:asciiTheme="minorHAnsi" w:eastAsiaTheme="minorEastAsia" w:hAnsiTheme="minorHAnsi"/>
                <w:noProof/>
                <w:color w:val="auto"/>
                <w:lang w:val="sv-SE" w:eastAsia="sv-SE"/>
              </w:rPr>
              <w:tab/>
            </w:r>
            <w:r w:rsidR="00260854" w:rsidRPr="00290C7B">
              <w:rPr>
                <w:rStyle w:val="Hyperlnk"/>
                <w:noProof/>
                <w:highlight w:val="white"/>
              </w:rPr>
              <w:t>Floating Push and Pop</w:t>
            </w:r>
            <w:r w:rsidR="00260854">
              <w:rPr>
                <w:noProof/>
                <w:webHidden/>
              </w:rPr>
              <w:tab/>
            </w:r>
            <w:r w:rsidR="00260854">
              <w:rPr>
                <w:noProof/>
                <w:webHidden/>
              </w:rPr>
              <w:fldChar w:fldCharType="begin"/>
            </w:r>
            <w:r w:rsidR="00260854">
              <w:rPr>
                <w:noProof/>
                <w:webHidden/>
              </w:rPr>
              <w:instrText xml:space="preserve"> PAGEREF _Toc53473592 \h </w:instrText>
            </w:r>
            <w:r w:rsidR="00260854">
              <w:rPr>
                <w:noProof/>
                <w:webHidden/>
              </w:rPr>
            </w:r>
            <w:r w:rsidR="00260854">
              <w:rPr>
                <w:noProof/>
                <w:webHidden/>
              </w:rPr>
              <w:fldChar w:fldCharType="separate"/>
            </w:r>
            <w:r w:rsidR="00260854">
              <w:rPr>
                <w:noProof/>
                <w:webHidden/>
              </w:rPr>
              <w:t>243</w:t>
            </w:r>
            <w:r w:rsidR="00260854">
              <w:rPr>
                <w:noProof/>
                <w:webHidden/>
              </w:rPr>
              <w:fldChar w:fldCharType="end"/>
            </w:r>
          </w:hyperlink>
        </w:p>
        <w:p w14:paraId="25915FD4" w14:textId="341B9A3F"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93" w:history="1">
            <w:r w:rsidR="00260854" w:rsidRPr="00290C7B">
              <w:rPr>
                <w:rStyle w:val="Hyperlnk"/>
                <w:noProof/>
                <w:highlight w:val="white"/>
              </w:rPr>
              <w:t>14.6.3.</w:t>
            </w:r>
            <w:r w:rsidR="00260854">
              <w:rPr>
                <w:rFonts w:asciiTheme="minorHAnsi" w:eastAsiaTheme="minorEastAsia" w:hAnsiTheme="minorHAnsi"/>
                <w:noProof/>
                <w:color w:val="auto"/>
                <w:lang w:val="sv-SE" w:eastAsia="sv-SE"/>
              </w:rPr>
              <w:tab/>
            </w:r>
            <w:r w:rsidR="00260854" w:rsidRPr="00290C7B">
              <w:rPr>
                <w:rStyle w:val="Hyperlnk"/>
                <w:noProof/>
                <w:highlight w:val="white"/>
              </w:rPr>
              <w:t>Type Conversion</w:t>
            </w:r>
            <w:r w:rsidR="00260854">
              <w:rPr>
                <w:noProof/>
                <w:webHidden/>
              </w:rPr>
              <w:tab/>
            </w:r>
            <w:r w:rsidR="00260854">
              <w:rPr>
                <w:noProof/>
                <w:webHidden/>
              </w:rPr>
              <w:fldChar w:fldCharType="begin"/>
            </w:r>
            <w:r w:rsidR="00260854">
              <w:rPr>
                <w:noProof/>
                <w:webHidden/>
              </w:rPr>
              <w:instrText xml:space="preserve"> PAGEREF _Toc53473593 \h </w:instrText>
            </w:r>
            <w:r w:rsidR="00260854">
              <w:rPr>
                <w:noProof/>
                <w:webHidden/>
              </w:rPr>
            </w:r>
            <w:r w:rsidR="00260854">
              <w:rPr>
                <w:noProof/>
                <w:webHidden/>
              </w:rPr>
              <w:fldChar w:fldCharType="separate"/>
            </w:r>
            <w:r w:rsidR="00260854">
              <w:rPr>
                <w:noProof/>
                <w:webHidden/>
              </w:rPr>
              <w:t>246</w:t>
            </w:r>
            <w:r w:rsidR="00260854">
              <w:rPr>
                <w:noProof/>
                <w:webHidden/>
              </w:rPr>
              <w:fldChar w:fldCharType="end"/>
            </w:r>
          </w:hyperlink>
        </w:p>
        <w:p w14:paraId="5515FEDD" w14:textId="1900B869"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94" w:history="1">
            <w:r w:rsidR="00260854" w:rsidRPr="00290C7B">
              <w:rPr>
                <w:rStyle w:val="Hyperlnk"/>
                <w:noProof/>
                <w:highlight w:val="white"/>
              </w:rPr>
              <w:t>14.6.4.</w:t>
            </w:r>
            <w:r w:rsidR="00260854">
              <w:rPr>
                <w:rFonts w:asciiTheme="minorHAnsi" w:eastAsiaTheme="minorEastAsia" w:hAnsiTheme="minorHAnsi"/>
                <w:noProof/>
                <w:color w:val="auto"/>
                <w:lang w:val="sv-SE" w:eastAsia="sv-SE"/>
              </w:rPr>
              <w:tab/>
            </w:r>
            <w:r w:rsidR="00260854" w:rsidRPr="00290C7B">
              <w:rPr>
                <w:rStyle w:val="Hyperlnk"/>
                <w:noProof/>
                <w:highlight w:val="white"/>
              </w:rPr>
              <w:t>Struct and Union</w:t>
            </w:r>
            <w:r w:rsidR="00260854">
              <w:rPr>
                <w:noProof/>
                <w:webHidden/>
              </w:rPr>
              <w:tab/>
            </w:r>
            <w:r w:rsidR="00260854">
              <w:rPr>
                <w:noProof/>
                <w:webHidden/>
              </w:rPr>
              <w:fldChar w:fldCharType="begin"/>
            </w:r>
            <w:r w:rsidR="00260854">
              <w:rPr>
                <w:noProof/>
                <w:webHidden/>
              </w:rPr>
              <w:instrText xml:space="preserve"> PAGEREF _Toc53473594 \h </w:instrText>
            </w:r>
            <w:r w:rsidR="00260854">
              <w:rPr>
                <w:noProof/>
                <w:webHidden/>
              </w:rPr>
            </w:r>
            <w:r w:rsidR="00260854">
              <w:rPr>
                <w:noProof/>
                <w:webHidden/>
              </w:rPr>
              <w:fldChar w:fldCharType="separate"/>
            </w:r>
            <w:r w:rsidR="00260854">
              <w:rPr>
                <w:noProof/>
                <w:webHidden/>
              </w:rPr>
              <w:t>247</w:t>
            </w:r>
            <w:r w:rsidR="00260854">
              <w:rPr>
                <w:noProof/>
                <w:webHidden/>
              </w:rPr>
              <w:fldChar w:fldCharType="end"/>
            </w:r>
          </w:hyperlink>
        </w:p>
        <w:p w14:paraId="47DF3CA0" w14:textId="4B57064B"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95" w:history="1">
            <w:r w:rsidR="00260854" w:rsidRPr="00290C7B">
              <w:rPr>
                <w:rStyle w:val="Hyperlnk"/>
                <w:noProof/>
                <w:highlight w:val="white"/>
              </w:rPr>
              <w:t>14.6.5.</w:t>
            </w:r>
            <w:r w:rsidR="00260854">
              <w:rPr>
                <w:rFonts w:asciiTheme="minorHAnsi" w:eastAsiaTheme="minorEastAsia" w:hAnsiTheme="minorHAnsi"/>
                <w:noProof/>
                <w:color w:val="auto"/>
                <w:lang w:val="sv-SE" w:eastAsia="sv-SE"/>
              </w:rPr>
              <w:tab/>
            </w:r>
            <w:r w:rsidR="00260854" w:rsidRPr="00290C7B">
              <w:rPr>
                <w:rStyle w:val="Hyperlnk"/>
                <w:noProof/>
                <w:highlight w:val="white"/>
              </w:rPr>
              <w:t>Initialization Code</w:t>
            </w:r>
            <w:r w:rsidR="00260854">
              <w:rPr>
                <w:noProof/>
                <w:webHidden/>
              </w:rPr>
              <w:tab/>
            </w:r>
            <w:r w:rsidR="00260854">
              <w:rPr>
                <w:noProof/>
                <w:webHidden/>
              </w:rPr>
              <w:fldChar w:fldCharType="begin"/>
            </w:r>
            <w:r w:rsidR="00260854">
              <w:rPr>
                <w:noProof/>
                <w:webHidden/>
              </w:rPr>
              <w:instrText xml:space="preserve"> PAGEREF _Toc53473595 \h </w:instrText>
            </w:r>
            <w:r w:rsidR="00260854">
              <w:rPr>
                <w:noProof/>
                <w:webHidden/>
              </w:rPr>
            </w:r>
            <w:r w:rsidR="00260854">
              <w:rPr>
                <w:noProof/>
                <w:webHidden/>
              </w:rPr>
              <w:fldChar w:fldCharType="separate"/>
            </w:r>
            <w:r w:rsidR="00260854">
              <w:rPr>
                <w:noProof/>
                <w:webHidden/>
              </w:rPr>
              <w:t>249</w:t>
            </w:r>
            <w:r w:rsidR="00260854">
              <w:rPr>
                <w:noProof/>
                <w:webHidden/>
              </w:rPr>
              <w:fldChar w:fldCharType="end"/>
            </w:r>
          </w:hyperlink>
        </w:p>
        <w:p w14:paraId="5A25A5E2" w14:textId="41B7475D"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96" w:history="1">
            <w:r w:rsidR="00260854" w:rsidRPr="00290C7B">
              <w:rPr>
                <w:rStyle w:val="Hyperlnk"/>
                <w:noProof/>
                <w:highlight w:val="white"/>
              </w:rPr>
              <w:t>14.6.6.</w:t>
            </w:r>
            <w:r w:rsidR="00260854">
              <w:rPr>
                <w:rFonts w:asciiTheme="minorHAnsi" w:eastAsiaTheme="minorEastAsia" w:hAnsiTheme="minorHAnsi"/>
                <w:noProof/>
                <w:color w:val="auto"/>
                <w:lang w:val="sv-SE" w:eastAsia="sv-SE"/>
              </w:rPr>
              <w:tab/>
            </w:r>
            <w:r w:rsidR="00260854" w:rsidRPr="00290C7B">
              <w:rPr>
                <w:rStyle w:val="Hyperlnk"/>
                <w:noProof/>
                <w:highlight w:val="white"/>
              </w:rPr>
              <w:t>Command Line Arguments</w:t>
            </w:r>
            <w:r w:rsidR="00260854">
              <w:rPr>
                <w:noProof/>
                <w:webHidden/>
              </w:rPr>
              <w:tab/>
            </w:r>
            <w:r w:rsidR="00260854">
              <w:rPr>
                <w:noProof/>
                <w:webHidden/>
              </w:rPr>
              <w:fldChar w:fldCharType="begin"/>
            </w:r>
            <w:r w:rsidR="00260854">
              <w:rPr>
                <w:noProof/>
                <w:webHidden/>
              </w:rPr>
              <w:instrText xml:space="preserve"> PAGEREF _Toc53473596 \h </w:instrText>
            </w:r>
            <w:r w:rsidR="00260854">
              <w:rPr>
                <w:noProof/>
                <w:webHidden/>
              </w:rPr>
            </w:r>
            <w:r w:rsidR="00260854">
              <w:rPr>
                <w:noProof/>
                <w:webHidden/>
              </w:rPr>
              <w:fldChar w:fldCharType="separate"/>
            </w:r>
            <w:r w:rsidR="00260854">
              <w:rPr>
                <w:noProof/>
                <w:webHidden/>
              </w:rPr>
              <w:t>250</w:t>
            </w:r>
            <w:r w:rsidR="00260854">
              <w:rPr>
                <w:noProof/>
                <w:webHidden/>
              </w:rPr>
              <w:fldChar w:fldCharType="end"/>
            </w:r>
          </w:hyperlink>
        </w:p>
        <w:p w14:paraId="7159AE2F" w14:textId="3DE0A71B"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597"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Text List</w:t>
            </w:r>
            <w:r w:rsidR="00260854">
              <w:rPr>
                <w:noProof/>
                <w:webHidden/>
              </w:rPr>
              <w:tab/>
            </w:r>
            <w:r w:rsidR="00260854">
              <w:rPr>
                <w:noProof/>
                <w:webHidden/>
              </w:rPr>
              <w:fldChar w:fldCharType="begin"/>
            </w:r>
            <w:r w:rsidR="00260854">
              <w:rPr>
                <w:noProof/>
                <w:webHidden/>
              </w:rPr>
              <w:instrText xml:space="preserve"> PAGEREF _Toc53473597 \h </w:instrText>
            </w:r>
            <w:r w:rsidR="00260854">
              <w:rPr>
                <w:noProof/>
                <w:webHidden/>
              </w:rPr>
            </w:r>
            <w:r w:rsidR="00260854">
              <w:rPr>
                <w:noProof/>
                <w:webHidden/>
              </w:rPr>
              <w:fldChar w:fldCharType="separate"/>
            </w:r>
            <w:r w:rsidR="00260854">
              <w:rPr>
                <w:noProof/>
                <w:webHidden/>
              </w:rPr>
              <w:t>253</w:t>
            </w:r>
            <w:r w:rsidR="00260854">
              <w:rPr>
                <w:noProof/>
                <w:webHidden/>
              </w:rPr>
              <w:fldChar w:fldCharType="end"/>
            </w:r>
          </w:hyperlink>
        </w:p>
        <w:p w14:paraId="187C2E2C" w14:textId="5FA89EEA" w:rsidR="00260854" w:rsidRDefault="009A772D">
          <w:pPr>
            <w:pStyle w:val="Innehll1"/>
            <w:rPr>
              <w:rFonts w:asciiTheme="minorHAnsi" w:eastAsiaTheme="minorEastAsia" w:hAnsiTheme="minorHAnsi"/>
              <w:noProof/>
              <w:color w:val="auto"/>
              <w:lang w:val="sv-SE" w:eastAsia="sv-SE"/>
            </w:rPr>
          </w:pPr>
          <w:hyperlink w:anchor="_Toc53473598" w:history="1">
            <w:r w:rsidR="00260854" w:rsidRPr="00290C7B">
              <w:rPr>
                <w:rStyle w:val="Hyperlnk"/>
                <w:noProof/>
              </w:rPr>
              <w:t>15.</w:t>
            </w:r>
            <w:r w:rsidR="00260854">
              <w:rPr>
                <w:rFonts w:asciiTheme="minorHAnsi" w:eastAsiaTheme="minorEastAsia" w:hAnsiTheme="minorHAnsi"/>
                <w:noProof/>
                <w:color w:val="auto"/>
                <w:lang w:val="sv-SE" w:eastAsia="sv-SE"/>
              </w:rPr>
              <w:tab/>
            </w:r>
            <w:r w:rsidR="00260854" w:rsidRPr="00290C7B">
              <w:rPr>
                <w:rStyle w:val="Hyperlnk"/>
                <w:noProof/>
              </w:rPr>
              <w:t>Executable Code Generation</w:t>
            </w:r>
            <w:r w:rsidR="00260854">
              <w:rPr>
                <w:noProof/>
                <w:webHidden/>
              </w:rPr>
              <w:tab/>
            </w:r>
            <w:r w:rsidR="00260854">
              <w:rPr>
                <w:noProof/>
                <w:webHidden/>
              </w:rPr>
              <w:fldChar w:fldCharType="begin"/>
            </w:r>
            <w:r w:rsidR="00260854">
              <w:rPr>
                <w:noProof/>
                <w:webHidden/>
              </w:rPr>
              <w:instrText xml:space="preserve"> PAGEREF _Toc53473598 \h </w:instrText>
            </w:r>
            <w:r w:rsidR="00260854">
              <w:rPr>
                <w:noProof/>
                <w:webHidden/>
              </w:rPr>
            </w:r>
            <w:r w:rsidR="00260854">
              <w:rPr>
                <w:noProof/>
                <w:webHidden/>
              </w:rPr>
              <w:fldChar w:fldCharType="separate"/>
            </w:r>
            <w:r w:rsidR="00260854">
              <w:rPr>
                <w:noProof/>
                <w:webHidden/>
              </w:rPr>
              <w:t>255</w:t>
            </w:r>
            <w:r w:rsidR="00260854">
              <w:rPr>
                <w:noProof/>
                <w:webHidden/>
              </w:rPr>
              <w:fldChar w:fldCharType="end"/>
            </w:r>
          </w:hyperlink>
        </w:p>
        <w:p w14:paraId="6F041371" w14:textId="53524719" w:rsidR="00260854" w:rsidRDefault="009A772D">
          <w:pPr>
            <w:pStyle w:val="Innehll2"/>
            <w:tabs>
              <w:tab w:val="left" w:pos="1100"/>
              <w:tab w:val="right" w:leader="dot" w:pos="9350"/>
            </w:tabs>
            <w:rPr>
              <w:rFonts w:asciiTheme="minorHAnsi" w:eastAsiaTheme="minorEastAsia" w:hAnsiTheme="minorHAnsi"/>
              <w:noProof/>
              <w:color w:val="auto"/>
              <w:lang w:val="sv-SE" w:eastAsia="sv-SE"/>
            </w:rPr>
          </w:pPr>
          <w:hyperlink w:anchor="_Toc53473599" w:history="1">
            <w:r w:rsidR="00260854" w:rsidRPr="00290C7B">
              <w:rPr>
                <w:rStyle w:val="Hyperlnk"/>
                <w:noProof/>
              </w:rPr>
              <w:t>15.1.</w:t>
            </w:r>
            <w:r w:rsidR="00260854">
              <w:rPr>
                <w:rFonts w:asciiTheme="minorHAnsi" w:eastAsiaTheme="minorEastAsia" w:hAnsiTheme="minorHAnsi"/>
                <w:noProof/>
                <w:color w:val="auto"/>
                <w:lang w:val="sv-SE" w:eastAsia="sv-SE"/>
              </w:rPr>
              <w:tab/>
            </w:r>
            <w:r w:rsidR="00260854" w:rsidRPr="00290C7B">
              <w:rPr>
                <w:rStyle w:val="Hyperlnk"/>
                <w:noProof/>
              </w:rPr>
              <w:t>The Windows Mode</w:t>
            </w:r>
            <w:r w:rsidR="00260854">
              <w:rPr>
                <w:noProof/>
                <w:webHidden/>
              </w:rPr>
              <w:tab/>
            </w:r>
            <w:r w:rsidR="00260854">
              <w:rPr>
                <w:noProof/>
                <w:webHidden/>
              </w:rPr>
              <w:fldChar w:fldCharType="begin"/>
            </w:r>
            <w:r w:rsidR="00260854">
              <w:rPr>
                <w:noProof/>
                <w:webHidden/>
              </w:rPr>
              <w:instrText xml:space="preserve"> PAGEREF _Toc53473599 \h </w:instrText>
            </w:r>
            <w:r w:rsidR="00260854">
              <w:rPr>
                <w:noProof/>
                <w:webHidden/>
              </w:rPr>
            </w:r>
            <w:r w:rsidR="00260854">
              <w:rPr>
                <w:noProof/>
                <w:webHidden/>
              </w:rPr>
              <w:fldChar w:fldCharType="separate"/>
            </w:r>
            <w:r w:rsidR="00260854">
              <w:rPr>
                <w:noProof/>
                <w:webHidden/>
              </w:rPr>
              <w:t>255</w:t>
            </w:r>
            <w:r w:rsidR="00260854">
              <w:rPr>
                <w:noProof/>
                <w:webHidden/>
              </w:rPr>
              <w:fldChar w:fldCharType="end"/>
            </w:r>
          </w:hyperlink>
        </w:p>
        <w:p w14:paraId="0A6ABE81" w14:textId="1A0E856F"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00" w:history="1">
            <w:r w:rsidR="00260854" w:rsidRPr="00290C7B">
              <w:rPr>
                <w:rStyle w:val="Hyperlnk"/>
                <w:noProof/>
                <w:highlight w:val="white"/>
              </w:rPr>
              <w:t>15.1.1.</w:t>
            </w:r>
            <w:r w:rsidR="00260854">
              <w:rPr>
                <w:rFonts w:asciiTheme="minorHAnsi" w:eastAsiaTheme="minorEastAsia" w:hAnsiTheme="minorHAnsi"/>
                <w:noProof/>
                <w:color w:val="auto"/>
                <w:lang w:val="sv-SE" w:eastAsia="sv-SE"/>
              </w:rPr>
              <w:tab/>
            </w:r>
            <w:r w:rsidR="00260854" w:rsidRPr="00290C7B">
              <w:rPr>
                <w:rStyle w:val="Hyperlnk"/>
                <w:noProof/>
                <w:highlight w:val="white"/>
              </w:rPr>
              <w:t>Type Size</w:t>
            </w:r>
            <w:r w:rsidR="00260854">
              <w:rPr>
                <w:noProof/>
                <w:webHidden/>
              </w:rPr>
              <w:tab/>
            </w:r>
            <w:r w:rsidR="00260854">
              <w:rPr>
                <w:noProof/>
                <w:webHidden/>
              </w:rPr>
              <w:fldChar w:fldCharType="begin"/>
            </w:r>
            <w:r w:rsidR="00260854">
              <w:rPr>
                <w:noProof/>
                <w:webHidden/>
              </w:rPr>
              <w:instrText xml:space="preserve"> PAGEREF _Toc53473600 \h </w:instrText>
            </w:r>
            <w:r w:rsidR="00260854">
              <w:rPr>
                <w:noProof/>
                <w:webHidden/>
              </w:rPr>
            </w:r>
            <w:r w:rsidR="00260854">
              <w:rPr>
                <w:noProof/>
                <w:webHidden/>
              </w:rPr>
              <w:fldChar w:fldCharType="separate"/>
            </w:r>
            <w:r w:rsidR="00260854">
              <w:rPr>
                <w:noProof/>
                <w:webHidden/>
              </w:rPr>
              <w:t>255</w:t>
            </w:r>
            <w:r w:rsidR="00260854">
              <w:rPr>
                <w:noProof/>
                <w:webHidden/>
              </w:rPr>
              <w:fldChar w:fldCharType="end"/>
            </w:r>
          </w:hyperlink>
        </w:p>
        <w:p w14:paraId="3C1B166F" w14:textId="60826CB7"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01" w:history="1">
            <w:r w:rsidR="00260854" w:rsidRPr="00290C7B">
              <w:rPr>
                <w:rStyle w:val="Hyperlnk"/>
                <w:noProof/>
                <w:highlight w:val="white"/>
              </w:rPr>
              <w:t>15.1.1.</w:t>
            </w:r>
            <w:r w:rsidR="00260854">
              <w:rPr>
                <w:rFonts w:asciiTheme="minorHAnsi" w:eastAsiaTheme="minorEastAsia" w:hAnsiTheme="minorHAnsi"/>
                <w:noProof/>
                <w:color w:val="auto"/>
                <w:lang w:val="sv-SE" w:eastAsia="sv-SE"/>
              </w:rPr>
              <w:tab/>
            </w:r>
            <w:r w:rsidR="00260854" w:rsidRPr="00290C7B">
              <w:rPr>
                <w:rStyle w:val="Hyperlnk"/>
                <w:noProof/>
                <w:highlight w:val="white"/>
              </w:rPr>
              <w:t>Static Value</w:t>
            </w:r>
            <w:r w:rsidR="00260854">
              <w:rPr>
                <w:noProof/>
                <w:webHidden/>
              </w:rPr>
              <w:tab/>
            </w:r>
            <w:r w:rsidR="00260854">
              <w:rPr>
                <w:noProof/>
                <w:webHidden/>
              </w:rPr>
              <w:fldChar w:fldCharType="begin"/>
            </w:r>
            <w:r w:rsidR="00260854">
              <w:rPr>
                <w:noProof/>
                <w:webHidden/>
              </w:rPr>
              <w:instrText xml:space="preserve"> PAGEREF _Toc53473601 \h </w:instrText>
            </w:r>
            <w:r w:rsidR="00260854">
              <w:rPr>
                <w:noProof/>
                <w:webHidden/>
              </w:rPr>
            </w:r>
            <w:r w:rsidR="00260854">
              <w:rPr>
                <w:noProof/>
                <w:webHidden/>
              </w:rPr>
              <w:fldChar w:fldCharType="separate"/>
            </w:r>
            <w:r w:rsidR="00260854">
              <w:rPr>
                <w:noProof/>
                <w:webHidden/>
              </w:rPr>
              <w:t>257</w:t>
            </w:r>
            <w:r w:rsidR="00260854">
              <w:rPr>
                <w:noProof/>
                <w:webHidden/>
              </w:rPr>
              <w:fldChar w:fldCharType="end"/>
            </w:r>
          </w:hyperlink>
        </w:p>
        <w:p w14:paraId="7638634F" w14:textId="5FCAF46D"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02" w:history="1">
            <w:r w:rsidR="00260854" w:rsidRPr="00290C7B">
              <w:rPr>
                <w:rStyle w:val="Hyperlnk"/>
                <w:noProof/>
                <w:highlight w:val="white"/>
              </w:rPr>
              <w:t>15.1.2.</w:t>
            </w:r>
            <w:r w:rsidR="00260854">
              <w:rPr>
                <w:rFonts w:asciiTheme="minorHAnsi" w:eastAsiaTheme="minorEastAsia" w:hAnsiTheme="minorHAnsi"/>
                <w:noProof/>
                <w:color w:val="auto"/>
                <w:lang w:val="sv-SE" w:eastAsia="sv-SE"/>
              </w:rPr>
              <w:tab/>
            </w:r>
            <w:r w:rsidR="00260854" w:rsidRPr="00290C7B">
              <w:rPr>
                <w:rStyle w:val="Hyperlnk"/>
                <w:noProof/>
                <w:highlight w:val="white"/>
              </w:rPr>
              <w:t>Function End</w:t>
            </w:r>
            <w:r w:rsidR="00260854">
              <w:rPr>
                <w:noProof/>
                <w:webHidden/>
              </w:rPr>
              <w:tab/>
            </w:r>
            <w:r w:rsidR="00260854">
              <w:rPr>
                <w:noProof/>
                <w:webHidden/>
              </w:rPr>
              <w:fldChar w:fldCharType="begin"/>
            </w:r>
            <w:r w:rsidR="00260854">
              <w:rPr>
                <w:noProof/>
                <w:webHidden/>
              </w:rPr>
              <w:instrText xml:space="preserve"> PAGEREF _Toc53473602 \h </w:instrText>
            </w:r>
            <w:r w:rsidR="00260854">
              <w:rPr>
                <w:noProof/>
                <w:webHidden/>
              </w:rPr>
            </w:r>
            <w:r w:rsidR="00260854">
              <w:rPr>
                <w:noProof/>
                <w:webHidden/>
              </w:rPr>
              <w:fldChar w:fldCharType="separate"/>
            </w:r>
            <w:r w:rsidR="00260854">
              <w:rPr>
                <w:noProof/>
                <w:webHidden/>
              </w:rPr>
              <w:t>257</w:t>
            </w:r>
            <w:r w:rsidR="00260854">
              <w:rPr>
                <w:noProof/>
                <w:webHidden/>
              </w:rPr>
              <w:fldChar w:fldCharType="end"/>
            </w:r>
          </w:hyperlink>
        </w:p>
        <w:p w14:paraId="6C46B65F" w14:textId="31A6AD9A"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03" w:history="1">
            <w:r w:rsidR="00260854" w:rsidRPr="00290C7B">
              <w:rPr>
                <w:rStyle w:val="Hyperlnk"/>
                <w:noProof/>
                <w:highlight w:val="white"/>
              </w:rPr>
              <w:t>15.1.3.</w:t>
            </w:r>
            <w:r w:rsidR="00260854">
              <w:rPr>
                <w:rFonts w:asciiTheme="minorHAnsi" w:eastAsiaTheme="minorEastAsia" w:hAnsiTheme="minorHAnsi"/>
                <w:noProof/>
                <w:color w:val="auto"/>
                <w:lang w:val="sv-SE" w:eastAsia="sv-SE"/>
              </w:rPr>
              <w:tab/>
            </w:r>
            <w:r w:rsidR="00260854" w:rsidRPr="00290C7B">
              <w:rPr>
                <w:rStyle w:val="Hyperlnk"/>
                <w:noProof/>
                <w:highlight w:val="white"/>
              </w:rPr>
              <w:t>Target Code Generation</w:t>
            </w:r>
            <w:r w:rsidR="00260854">
              <w:rPr>
                <w:noProof/>
                <w:webHidden/>
              </w:rPr>
              <w:tab/>
            </w:r>
            <w:r w:rsidR="00260854">
              <w:rPr>
                <w:noProof/>
                <w:webHidden/>
              </w:rPr>
              <w:fldChar w:fldCharType="begin"/>
            </w:r>
            <w:r w:rsidR="00260854">
              <w:rPr>
                <w:noProof/>
                <w:webHidden/>
              </w:rPr>
              <w:instrText xml:space="preserve"> PAGEREF _Toc53473603 \h </w:instrText>
            </w:r>
            <w:r w:rsidR="00260854">
              <w:rPr>
                <w:noProof/>
                <w:webHidden/>
              </w:rPr>
            </w:r>
            <w:r w:rsidR="00260854">
              <w:rPr>
                <w:noProof/>
                <w:webHidden/>
              </w:rPr>
              <w:fldChar w:fldCharType="separate"/>
            </w:r>
            <w:r w:rsidR="00260854">
              <w:rPr>
                <w:noProof/>
                <w:webHidden/>
              </w:rPr>
              <w:t>258</w:t>
            </w:r>
            <w:r w:rsidR="00260854">
              <w:rPr>
                <w:noProof/>
                <w:webHidden/>
              </w:rPr>
              <w:fldChar w:fldCharType="end"/>
            </w:r>
          </w:hyperlink>
        </w:p>
        <w:p w14:paraId="6FCF5145" w14:textId="2A8DE91F"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04" w:history="1">
            <w:r w:rsidR="00260854" w:rsidRPr="00290C7B">
              <w:rPr>
                <w:rStyle w:val="Hyperlnk"/>
                <w:noProof/>
                <w:highlight w:val="white"/>
              </w:rPr>
              <w:t>15.1.4.</w:t>
            </w:r>
            <w:r w:rsidR="00260854">
              <w:rPr>
                <w:rFonts w:asciiTheme="minorHAnsi" w:eastAsiaTheme="minorEastAsia" w:hAnsiTheme="minorHAnsi"/>
                <w:noProof/>
                <w:color w:val="auto"/>
                <w:lang w:val="sv-SE" w:eastAsia="sv-SE"/>
              </w:rPr>
              <w:tab/>
            </w:r>
            <w:r w:rsidR="00260854" w:rsidRPr="00290C7B">
              <w:rPr>
                <w:rStyle w:val="Hyperlnk"/>
                <w:noProof/>
                <w:highlight w:val="white"/>
              </w:rPr>
              <w:t>Exit</w:t>
            </w:r>
            <w:r w:rsidR="00260854">
              <w:rPr>
                <w:noProof/>
                <w:webHidden/>
              </w:rPr>
              <w:tab/>
            </w:r>
            <w:r w:rsidR="00260854">
              <w:rPr>
                <w:noProof/>
                <w:webHidden/>
              </w:rPr>
              <w:fldChar w:fldCharType="begin"/>
            </w:r>
            <w:r w:rsidR="00260854">
              <w:rPr>
                <w:noProof/>
                <w:webHidden/>
              </w:rPr>
              <w:instrText xml:space="preserve"> PAGEREF _Toc53473604 \h </w:instrText>
            </w:r>
            <w:r w:rsidR="00260854">
              <w:rPr>
                <w:noProof/>
                <w:webHidden/>
              </w:rPr>
            </w:r>
            <w:r w:rsidR="00260854">
              <w:rPr>
                <w:noProof/>
                <w:webHidden/>
              </w:rPr>
              <w:fldChar w:fldCharType="separate"/>
            </w:r>
            <w:r w:rsidR="00260854">
              <w:rPr>
                <w:noProof/>
                <w:webHidden/>
              </w:rPr>
              <w:t>258</w:t>
            </w:r>
            <w:r w:rsidR="00260854">
              <w:rPr>
                <w:noProof/>
                <w:webHidden/>
              </w:rPr>
              <w:fldChar w:fldCharType="end"/>
            </w:r>
          </w:hyperlink>
        </w:p>
        <w:p w14:paraId="7F6DC085" w14:textId="5D63416B"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05" w:history="1">
            <w:r w:rsidR="00260854" w:rsidRPr="00290C7B">
              <w:rPr>
                <w:rStyle w:val="Hyperlnk"/>
                <w:noProof/>
                <w:highlight w:val="white"/>
              </w:rPr>
              <w:t>15.1.5.</w:t>
            </w:r>
            <w:r w:rsidR="00260854">
              <w:rPr>
                <w:rFonts w:asciiTheme="minorHAnsi" w:eastAsiaTheme="minorEastAsia" w:hAnsiTheme="minorHAnsi"/>
                <w:noProof/>
                <w:color w:val="auto"/>
                <w:lang w:val="sv-SE" w:eastAsia="sv-SE"/>
              </w:rPr>
              <w:tab/>
            </w:r>
            <w:r w:rsidR="00260854" w:rsidRPr="00290C7B">
              <w:rPr>
                <w:rStyle w:val="Hyperlnk"/>
                <w:noProof/>
                <w:highlight w:val="white"/>
              </w:rPr>
              <w:t>Initialization Code</w:t>
            </w:r>
            <w:r w:rsidR="00260854">
              <w:rPr>
                <w:noProof/>
                <w:webHidden/>
              </w:rPr>
              <w:tab/>
            </w:r>
            <w:r w:rsidR="00260854">
              <w:rPr>
                <w:noProof/>
                <w:webHidden/>
              </w:rPr>
              <w:fldChar w:fldCharType="begin"/>
            </w:r>
            <w:r w:rsidR="00260854">
              <w:rPr>
                <w:noProof/>
                <w:webHidden/>
              </w:rPr>
              <w:instrText xml:space="preserve"> PAGEREF _Toc53473605 \h </w:instrText>
            </w:r>
            <w:r w:rsidR="00260854">
              <w:rPr>
                <w:noProof/>
                <w:webHidden/>
              </w:rPr>
            </w:r>
            <w:r w:rsidR="00260854">
              <w:rPr>
                <w:noProof/>
                <w:webHidden/>
              </w:rPr>
              <w:fldChar w:fldCharType="separate"/>
            </w:r>
            <w:r w:rsidR="00260854">
              <w:rPr>
                <w:noProof/>
                <w:webHidden/>
              </w:rPr>
              <w:t>258</w:t>
            </w:r>
            <w:r w:rsidR="00260854">
              <w:rPr>
                <w:noProof/>
                <w:webHidden/>
              </w:rPr>
              <w:fldChar w:fldCharType="end"/>
            </w:r>
          </w:hyperlink>
        </w:p>
        <w:p w14:paraId="307FA348" w14:textId="0D9F9471"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06" w:history="1">
            <w:r w:rsidR="00260854" w:rsidRPr="00290C7B">
              <w:rPr>
                <w:rStyle w:val="Hyperlnk"/>
                <w:noProof/>
                <w:highlight w:val="white"/>
              </w:rPr>
              <w:t>15.1.6.</w:t>
            </w:r>
            <w:r w:rsidR="00260854">
              <w:rPr>
                <w:rFonts w:asciiTheme="minorHAnsi" w:eastAsiaTheme="minorEastAsia" w:hAnsiTheme="minorHAnsi"/>
                <w:noProof/>
                <w:color w:val="auto"/>
                <w:lang w:val="sv-SE" w:eastAsia="sv-SE"/>
              </w:rPr>
              <w:tab/>
            </w:r>
            <w:r w:rsidR="00260854" w:rsidRPr="00290C7B">
              <w:rPr>
                <w:rStyle w:val="Hyperlnk"/>
                <w:noProof/>
                <w:highlight w:val="white"/>
              </w:rPr>
              <w:t>Command Line Arguments</w:t>
            </w:r>
            <w:r w:rsidR="00260854">
              <w:rPr>
                <w:noProof/>
                <w:webHidden/>
              </w:rPr>
              <w:tab/>
            </w:r>
            <w:r w:rsidR="00260854">
              <w:rPr>
                <w:noProof/>
                <w:webHidden/>
              </w:rPr>
              <w:fldChar w:fldCharType="begin"/>
            </w:r>
            <w:r w:rsidR="00260854">
              <w:rPr>
                <w:noProof/>
                <w:webHidden/>
              </w:rPr>
              <w:instrText xml:space="preserve"> PAGEREF _Toc53473606 \h </w:instrText>
            </w:r>
            <w:r w:rsidR="00260854">
              <w:rPr>
                <w:noProof/>
                <w:webHidden/>
              </w:rPr>
            </w:r>
            <w:r w:rsidR="00260854">
              <w:rPr>
                <w:noProof/>
                <w:webHidden/>
              </w:rPr>
              <w:fldChar w:fldCharType="separate"/>
            </w:r>
            <w:r w:rsidR="00260854">
              <w:rPr>
                <w:noProof/>
                <w:webHidden/>
              </w:rPr>
              <w:t>259</w:t>
            </w:r>
            <w:r w:rsidR="00260854">
              <w:rPr>
                <w:noProof/>
                <w:webHidden/>
              </w:rPr>
              <w:fldChar w:fldCharType="end"/>
            </w:r>
          </w:hyperlink>
        </w:p>
        <w:p w14:paraId="2BA7C977" w14:textId="3CF23701"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07" w:history="1">
            <w:r w:rsidR="00260854" w:rsidRPr="00290C7B">
              <w:rPr>
                <w:rStyle w:val="Hyperlnk"/>
                <w:noProof/>
                <w:highlight w:val="white"/>
              </w:rPr>
              <w:t>15.1.1.</w:t>
            </w:r>
            <w:r w:rsidR="00260854">
              <w:rPr>
                <w:rFonts w:asciiTheme="minorHAnsi" w:eastAsiaTheme="minorEastAsia" w:hAnsiTheme="minorHAnsi"/>
                <w:noProof/>
                <w:color w:val="auto"/>
                <w:lang w:val="sv-SE" w:eastAsia="sv-SE"/>
              </w:rPr>
              <w:tab/>
            </w:r>
            <w:r w:rsidR="00260854" w:rsidRPr="00290C7B">
              <w:rPr>
                <w:rStyle w:val="Hyperlnk"/>
                <w:noProof/>
                <w:highlight w:val="white"/>
              </w:rPr>
              <w:t>Windows Jump Info</w:t>
            </w:r>
            <w:r w:rsidR="00260854">
              <w:rPr>
                <w:noProof/>
                <w:webHidden/>
              </w:rPr>
              <w:tab/>
            </w:r>
            <w:r w:rsidR="00260854">
              <w:rPr>
                <w:noProof/>
                <w:webHidden/>
              </w:rPr>
              <w:fldChar w:fldCharType="begin"/>
            </w:r>
            <w:r w:rsidR="00260854">
              <w:rPr>
                <w:noProof/>
                <w:webHidden/>
              </w:rPr>
              <w:instrText xml:space="preserve"> PAGEREF _Toc53473607 \h </w:instrText>
            </w:r>
            <w:r w:rsidR="00260854">
              <w:rPr>
                <w:noProof/>
                <w:webHidden/>
              </w:rPr>
            </w:r>
            <w:r w:rsidR="00260854">
              <w:rPr>
                <w:noProof/>
                <w:webHidden/>
              </w:rPr>
              <w:fldChar w:fldCharType="separate"/>
            </w:r>
            <w:r w:rsidR="00260854">
              <w:rPr>
                <w:noProof/>
                <w:webHidden/>
              </w:rPr>
              <w:t>264</w:t>
            </w:r>
            <w:r w:rsidR="00260854">
              <w:rPr>
                <w:noProof/>
                <w:webHidden/>
              </w:rPr>
              <w:fldChar w:fldCharType="end"/>
            </w:r>
          </w:hyperlink>
        </w:p>
        <w:p w14:paraId="5EE89892" w14:textId="38E78005"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08" w:history="1">
            <w:r w:rsidR="00260854" w:rsidRPr="00290C7B">
              <w:rPr>
                <w:rStyle w:val="Hyperlnk"/>
                <w:noProof/>
                <w:highlight w:val="white"/>
              </w:rPr>
              <w:t>15.1.2.</w:t>
            </w:r>
            <w:r w:rsidR="00260854">
              <w:rPr>
                <w:rFonts w:asciiTheme="minorHAnsi" w:eastAsiaTheme="minorEastAsia" w:hAnsiTheme="minorHAnsi"/>
                <w:noProof/>
                <w:color w:val="auto"/>
                <w:lang w:val="sv-SE" w:eastAsia="sv-SE"/>
              </w:rPr>
              <w:tab/>
            </w:r>
            <w:r w:rsidR="00260854" w:rsidRPr="00290C7B">
              <w:rPr>
                <w:rStyle w:val="Hyperlnk"/>
                <w:noProof/>
                <w:highlight w:val="white"/>
              </w:rPr>
              <w:t>Windows Byte List</w:t>
            </w:r>
            <w:r w:rsidR="00260854">
              <w:rPr>
                <w:noProof/>
                <w:webHidden/>
              </w:rPr>
              <w:tab/>
            </w:r>
            <w:r w:rsidR="00260854">
              <w:rPr>
                <w:noProof/>
                <w:webHidden/>
              </w:rPr>
              <w:fldChar w:fldCharType="begin"/>
            </w:r>
            <w:r w:rsidR="00260854">
              <w:rPr>
                <w:noProof/>
                <w:webHidden/>
              </w:rPr>
              <w:instrText xml:space="preserve"> PAGEREF _Toc53473608 \h </w:instrText>
            </w:r>
            <w:r w:rsidR="00260854">
              <w:rPr>
                <w:noProof/>
                <w:webHidden/>
              </w:rPr>
            </w:r>
            <w:r w:rsidR="00260854">
              <w:rPr>
                <w:noProof/>
                <w:webHidden/>
              </w:rPr>
              <w:fldChar w:fldCharType="separate"/>
            </w:r>
            <w:r w:rsidR="00260854">
              <w:rPr>
                <w:noProof/>
                <w:webHidden/>
              </w:rPr>
              <w:t>267</w:t>
            </w:r>
            <w:r w:rsidR="00260854">
              <w:rPr>
                <w:noProof/>
                <w:webHidden/>
              </w:rPr>
              <w:fldChar w:fldCharType="end"/>
            </w:r>
          </w:hyperlink>
        </w:p>
        <w:p w14:paraId="1C31F7AD" w14:textId="7A9DC0BF"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09" w:history="1">
            <w:r w:rsidR="00260854" w:rsidRPr="00290C7B">
              <w:rPr>
                <w:rStyle w:val="Hyperlnk"/>
                <w:noProof/>
                <w:highlight w:val="white"/>
              </w:rPr>
              <w:t>15.1.3.</w:t>
            </w:r>
            <w:r w:rsidR="00260854">
              <w:rPr>
                <w:rFonts w:asciiTheme="minorHAnsi" w:eastAsiaTheme="minorEastAsia" w:hAnsiTheme="minorHAnsi"/>
                <w:noProof/>
                <w:color w:val="auto"/>
                <w:lang w:val="sv-SE" w:eastAsia="sv-SE"/>
              </w:rPr>
              <w:tab/>
            </w:r>
            <w:r w:rsidR="00260854" w:rsidRPr="00290C7B">
              <w:rPr>
                <w:rStyle w:val="Hyperlnk"/>
                <w:noProof/>
                <w:highlight w:val="white"/>
              </w:rPr>
              <w:t>Byte List</w:t>
            </w:r>
            <w:r w:rsidR="00260854">
              <w:rPr>
                <w:noProof/>
                <w:webHidden/>
              </w:rPr>
              <w:tab/>
            </w:r>
            <w:r w:rsidR="00260854">
              <w:rPr>
                <w:noProof/>
                <w:webHidden/>
              </w:rPr>
              <w:fldChar w:fldCharType="begin"/>
            </w:r>
            <w:r w:rsidR="00260854">
              <w:rPr>
                <w:noProof/>
                <w:webHidden/>
              </w:rPr>
              <w:instrText xml:space="preserve"> PAGEREF _Toc53473609 \h </w:instrText>
            </w:r>
            <w:r w:rsidR="00260854">
              <w:rPr>
                <w:noProof/>
                <w:webHidden/>
              </w:rPr>
            </w:r>
            <w:r w:rsidR="00260854">
              <w:rPr>
                <w:noProof/>
                <w:webHidden/>
              </w:rPr>
              <w:fldChar w:fldCharType="separate"/>
            </w:r>
            <w:r w:rsidR="00260854">
              <w:rPr>
                <w:noProof/>
                <w:webHidden/>
              </w:rPr>
              <w:t>268</w:t>
            </w:r>
            <w:r w:rsidR="00260854">
              <w:rPr>
                <w:noProof/>
                <w:webHidden/>
              </w:rPr>
              <w:fldChar w:fldCharType="end"/>
            </w:r>
          </w:hyperlink>
        </w:p>
        <w:p w14:paraId="43F76B22" w14:textId="40723B44" w:rsidR="00260854" w:rsidRDefault="009A772D">
          <w:pPr>
            <w:pStyle w:val="Innehll2"/>
            <w:tabs>
              <w:tab w:val="left" w:pos="1100"/>
              <w:tab w:val="right" w:leader="dot" w:pos="9350"/>
            </w:tabs>
            <w:rPr>
              <w:rFonts w:asciiTheme="minorHAnsi" w:eastAsiaTheme="minorEastAsia" w:hAnsiTheme="minorHAnsi"/>
              <w:noProof/>
              <w:color w:val="auto"/>
              <w:lang w:val="sv-SE" w:eastAsia="sv-SE"/>
            </w:rPr>
          </w:pPr>
          <w:hyperlink w:anchor="_Toc53473610" w:history="1">
            <w:r w:rsidR="00260854" w:rsidRPr="00290C7B">
              <w:rPr>
                <w:rStyle w:val="Hyperlnk"/>
                <w:noProof/>
              </w:rPr>
              <w:t>15.2.</w:t>
            </w:r>
            <w:r w:rsidR="00260854">
              <w:rPr>
                <w:rFonts w:asciiTheme="minorHAnsi" w:eastAsiaTheme="minorEastAsia" w:hAnsiTheme="minorHAnsi"/>
                <w:noProof/>
                <w:color w:val="auto"/>
                <w:lang w:val="sv-SE" w:eastAsia="sv-SE"/>
              </w:rPr>
              <w:tab/>
            </w:r>
            <w:r w:rsidR="00260854" w:rsidRPr="00290C7B">
              <w:rPr>
                <w:rStyle w:val="Hyperlnk"/>
                <w:noProof/>
              </w:rPr>
              <w:t>Linking</w:t>
            </w:r>
            <w:r w:rsidR="00260854">
              <w:rPr>
                <w:noProof/>
                <w:webHidden/>
              </w:rPr>
              <w:tab/>
            </w:r>
            <w:r w:rsidR="00260854">
              <w:rPr>
                <w:noProof/>
                <w:webHidden/>
              </w:rPr>
              <w:fldChar w:fldCharType="begin"/>
            </w:r>
            <w:r w:rsidR="00260854">
              <w:rPr>
                <w:noProof/>
                <w:webHidden/>
              </w:rPr>
              <w:instrText xml:space="preserve"> PAGEREF _Toc53473610 \h </w:instrText>
            </w:r>
            <w:r w:rsidR="00260854">
              <w:rPr>
                <w:noProof/>
                <w:webHidden/>
              </w:rPr>
            </w:r>
            <w:r w:rsidR="00260854">
              <w:rPr>
                <w:noProof/>
                <w:webHidden/>
              </w:rPr>
              <w:fldChar w:fldCharType="separate"/>
            </w:r>
            <w:r w:rsidR="00260854">
              <w:rPr>
                <w:noProof/>
                <w:webHidden/>
              </w:rPr>
              <w:t>275</w:t>
            </w:r>
            <w:r w:rsidR="00260854">
              <w:rPr>
                <w:noProof/>
                <w:webHidden/>
              </w:rPr>
              <w:fldChar w:fldCharType="end"/>
            </w:r>
          </w:hyperlink>
        </w:p>
        <w:p w14:paraId="05D5D58A" w14:textId="5E9941A3"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11" w:history="1">
            <w:r w:rsidR="00260854" w:rsidRPr="00290C7B">
              <w:rPr>
                <w:rStyle w:val="Hyperlnk"/>
                <w:noProof/>
              </w:rPr>
              <w:t>15.2.1.</w:t>
            </w:r>
            <w:r w:rsidR="00260854">
              <w:rPr>
                <w:rFonts w:asciiTheme="minorHAnsi" w:eastAsiaTheme="minorEastAsia" w:hAnsiTheme="minorHAnsi"/>
                <w:noProof/>
                <w:color w:val="auto"/>
                <w:lang w:val="sv-SE" w:eastAsia="sv-SE"/>
              </w:rPr>
              <w:tab/>
            </w:r>
            <w:r w:rsidR="00260854" w:rsidRPr="00290C7B">
              <w:rPr>
                <w:rStyle w:val="Hyperlnk"/>
                <w:noProof/>
              </w:rPr>
              <w:t>The Linker Class</w:t>
            </w:r>
            <w:r w:rsidR="00260854">
              <w:rPr>
                <w:noProof/>
                <w:webHidden/>
              </w:rPr>
              <w:tab/>
            </w:r>
            <w:r w:rsidR="00260854">
              <w:rPr>
                <w:noProof/>
                <w:webHidden/>
              </w:rPr>
              <w:fldChar w:fldCharType="begin"/>
            </w:r>
            <w:r w:rsidR="00260854">
              <w:rPr>
                <w:noProof/>
                <w:webHidden/>
              </w:rPr>
              <w:instrText xml:space="preserve"> PAGEREF _Toc53473611 \h </w:instrText>
            </w:r>
            <w:r w:rsidR="00260854">
              <w:rPr>
                <w:noProof/>
                <w:webHidden/>
              </w:rPr>
            </w:r>
            <w:r w:rsidR="00260854">
              <w:rPr>
                <w:noProof/>
                <w:webHidden/>
              </w:rPr>
              <w:fldChar w:fldCharType="separate"/>
            </w:r>
            <w:r w:rsidR="00260854">
              <w:rPr>
                <w:noProof/>
                <w:webHidden/>
              </w:rPr>
              <w:t>276</w:t>
            </w:r>
            <w:r w:rsidR="00260854">
              <w:rPr>
                <w:noProof/>
                <w:webHidden/>
              </w:rPr>
              <w:fldChar w:fldCharType="end"/>
            </w:r>
          </w:hyperlink>
        </w:p>
        <w:p w14:paraId="776DCEF8" w14:textId="1E12CB72" w:rsidR="00260854" w:rsidRDefault="009A772D">
          <w:pPr>
            <w:pStyle w:val="Innehll1"/>
            <w:rPr>
              <w:rFonts w:asciiTheme="minorHAnsi" w:eastAsiaTheme="minorEastAsia" w:hAnsiTheme="minorHAnsi"/>
              <w:noProof/>
              <w:color w:val="auto"/>
              <w:lang w:val="sv-SE" w:eastAsia="sv-SE"/>
            </w:rPr>
          </w:pPr>
          <w:hyperlink w:anchor="_Toc53473612" w:history="1">
            <w:r w:rsidR="00260854" w:rsidRPr="00290C7B">
              <w:rPr>
                <w:rStyle w:val="Hyperlnk"/>
                <w:noProof/>
              </w:rPr>
              <w:t>16.</w:t>
            </w:r>
            <w:r w:rsidR="00260854">
              <w:rPr>
                <w:rFonts w:asciiTheme="minorHAnsi" w:eastAsiaTheme="minorEastAsia" w:hAnsiTheme="minorHAnsi"/>
                <w:noProof/>
                <w:color w:val="auto"/>
                <w:lang w:val="sv-SE" w:eastAsia="sv-SE"/>
              </w:rPr>
              <w:tab/>
            </w:r>
            <w:r w:rsidR="00260854" w:rsidRPr="00290C7B">
              <w:rPr>
                <w:rStyle w:val="Hyperlnk"/>
                <w:noProof/>
              </w:rPr>
              <w:t>The Standard Library</w:t>
            </w:r>
            <w:r w:rsidR="00260854">
              <w:rPr>
                <w:noProof/>
                <w:webHidden/>
              </w:rPr>
              <w:tab/>
            </w:r>
            <w:r w:rsidR="00260854">
              <w:rPr>
                <w:noProof/>
                <w:webHidden/>
              </w:rPr>
              <w:fldChar w:fldCharType="begin"/>
            </w:r>
            <w:r w:rsidR="00260854">
              <w:rPr>
                <w:noProof/>
                <w:webHidden/>
              </w:rPr>
              <w:instrText xml:space="preserve"> PAGEREF _Toc53473612 \h </w:instrText>
            </w:r>
            <w:r w:rsidR="00260854">
              <w:rPr>
                <w:noProof/>
                <w:webHidden/>
              </w:rPr>
            </w:r>
            <w:r w:rsidR="00260854">
              <w:rPr>
                <w:noProof/>
                <w:webHidden/>
              </w:rPr>
              <w:fldChar w:fldCharType="separate"/>
            </w:r>
            <w:r w:rsidR="00260854">
              <w:rPr>
                <w:noProof/>
                <w:webHidden/>
              </w:rPr>
              <w:t>282</w:t>
            </w:r>
            <w:r w:rsidR="00260854">
              <w:rPr>
                <w:noProof/>
                <w:webHidden/>
              </w:rPr>
              <w:fldChar w:fldCharType="end"/>
            </w:r>
          </w:hyperlink>
        </w:p>
        <w:p w14:paraId="4AA9F701" w14:textId="44C7AC4E" w:rsidR="00260854" w:rsidRDefault="009A772D">
          <w:pPr>
            <w:pStyle w:val="Innehll2"/>
            <w:tabs>
              <w:tab w:val="left" w:pos="1100"/>
              <w:tab w:val="right" w:leader="dot" w:pos="9350"/>
            </w:tabs>
            <w:rPr>
              <w:rFonts w:asciiTheme="minorHAnsi" w:eastAsiaTheme="minorEastAsia" w:hAnsiTheme="minorHAnsi"/>
              <w:noProof/>
              <w:color w:val="auto"/>
              <w:lang w:val="sv-SE" w:eastAsia="sv-SE"/>
            </w:rPr>
          </w:pPr>
          <w:hyperlink w:anchor="_Toc53473613" w:history="1">
            <w:r w:rsidR="00260854" w:rsidRPr="00290C7B">
              <w:rPr>
                <w:rStyle w:val="Hyperlnk"/>
                <w:noProof/>
              </w:rPr>
              <w:t>16.1.</w:t>
            </w:r>
            <w:r w:rsidR="00260854">
              <w:rPr>
                <w:rFonts w:asciiTheme="minorHAnsi" w:eastAsiaTheme="minorEastAsia" w:hAnsiTheme="minorHAnsi"/>
                <w:noProof/>
                <w:color w:val="auto"/>
                <w:lang w:val="sv-SE" w:eastAsia="sv-SE"/>
              </w:rPr>
              <w:tab/>
            </w:r>
            <w:r w:rsidR="00260854" w:rsidRPr="00290C7B">
              <w:rPr>
                <w:rStyle w:val="Hyperlnk"/>
                <w:noProof/>
              </w:rPr>
              <w:t>Integral and Floating Limits</w:t>
            </w:r>
            <w:r w:rsidR="00260854">
              <w:rPr>
                <w:noProof/>
                <w:webHidden/>
              </w:rPr>
              <w:tab/>
            </w:r>
            <w:r w:rsidR="00260854">
              <w:rPr>
                <w:noProof/>
                <w:webHidden/>
              </w:rPr>
              <w:fldChar w:fldCharType="begin"/>
            </w:r>
            <w:r w:rsidR="00260854">
              <w:rPr>
                <w:noProof/>
                <w:webHidden/>
              </w:rPr>
              <w:instrText xml:space="preserve"> PAGEREF _Toc53473613 \h </w:instrText>
            </w:r>
            <w:r w:rsidR="00260854">
              <w:rPr>
                <w:noProof/>
                <w:webHidden/>
              </w:rPr>
            </w:r>
            <w:r w:rsidR="00260854">
              <w:rPr>
                <w:noProof/>
                <w:webHidden/>
              </w:rPr>
              <w:fldChar w:fldCharType="separate"/>
            </w:r>
            <w:r w:rsidR="00260854">
              <w:rPr>
                <w:noProof/>
                <w:webHidden/>
              </w:rPr>
              <w:t>282</w:t>
            </w:r>
            <w:r w:rsidR="00260854">
              <w:rPr>
                <w:noProof/>
                <w:webHidden/>
              </w:rPr>
              <w:fldChar w:fldCharType="end"/>
            </w:r>
          </w:hyperlink>
        </w:p>
        <w:p w14:paraId="7575C564" w14:textId="6D7DE5C2" w:rsidR="00260854" w:rsidRDefault="009A772D">
          <w:pPr>
            <w:pStyle w:val="Innehll2"/>
            <w:tabs>
              <w:tab w:val="left" w:pos="1100"/>
              <w:tab w:val="right" w:leader="dot" w:pos="9350"/>
            </w:tabs>
            <w:rPr>
              <w:rFonts w:asciiTheme="minorHAnsi" w:eastAsiaTheme="minorEastAsia" w:hAnsiTheme="minorHAnsi"/>
              <w:noProof/>
              <w:color w:val="auto"/>
              <w:lang w:val="sv-SE" w:eastAsia="sv-SE"/>
            </w:rPr>
          </w:pPr>
          <w:hyperlink w:anchor="_Toc53473614" w:history="1">
            <w:r w:rsidR="00260854" w:rsidRPr="00290C7B">
              <w:rPr>
                <w:rStyle w:val="Hyperlnk"/>
                <w:noProof/>
              </w:rPr>
              <w:t>16.2.</w:t>
            </w:r>
            <w:r w:rsidR="00260854">
              <w:rPr>
                <w:rFonts w:asciiTheme="minorHAnsi" w:eastAsiaTheme="minorEastAsia" w:hAnsiTheme="minorHAnsi"/>
                <w:noProof/>
                <w:color w:val="auto"/>
                <w:lang w:val="sv-SE" w:eastAsia="sv-SE"/>
              </w:rPr>
              <w:tab/>
            </w:r>
            <w:r w:rsidR="00260854" w:rsidRPr="00290C7B">
              <w:rPr>
                <w:rStyle w:val="Hyperlnk"/>
                <w:noProof/>
              </w:rPr>
              <w:t>The Assert Macro</w:t>
            </w:r>
            <w:r w:rsidR="00260854">
              <w:rPr>
                <w:noProof/>
                <w:webHidden/>
              </w:rPr>
              <w:tab/>
            </w:r>
            <w:r w:rsidR="00260854">
              <w:rPr>
                <w:noProof/>
                <w:webHidden/>
              </w:rPr>
              <w:fldChar w:fldCharType="begin"/>
            </w:r>
            <w:r w:rsidR="00260854">
              <w:rPr>
                <w:noProof/>
                <w:webHidden/>
              </w:rPr>
              <w:instrText xml:space="preserve"> PAGEREF _Toc53473614 \h </w:instrText>
            </w:r>
            <w:r w:rsidR="00260854">
              <w:rPr>
                <w:noProof/>
                <w:webHidden/>
              </w:rPr>
            </w:r>
            <w:r w:rsidR="00260854">
              <w:rPr>
                <w:noProof/>
                <w:webHidden/>
              </w:rPr>
              <w:fldChar w:fldCharType="separate"/>
            </w:r>
            <w:r w:rsidR="00260854">
              <w:rPr>
                <w:noProof/>
                <w:webHidden/>
              </w:rPr>
              <w:t>283</w:t>
            </w:r>
            <w:r w:rsidR="00260854">
              <w:rPr>
                <w:noProof/>
                <w:webHidden/>
              </w:rPr>
              <w:fldChar w:fldCharType="end"/>
            </w:r>
          </w:hyperlink>
        </w:p>
        <w:p w14:paraId="422279F9" w14:textId="752EF564" w:rsidR="00260854" w:rsidRDefault="009A772D">
          <w:pPr>
            <w:pStyle w:val="Innehll2"/>
            <w:tabs>
              <w:tab w:val="left" w:pos="1100"/>
              <w:tab w:val="right" w:leader="dot" w:pos="9350"/>
            </w:tabs>
            <w:rPr>
              <w:rFonts w:asciiTheme="minorHAnsi" w:eastAsiaTheme="minorEastAsia" w:hAnsiTheme="minorHAnsi"/>
              <w:noProof/>
              <w:color w:val="auto"/>
              <w:lang w:val="sv-SE" w:eastAsia="sv-SE"/>
            </w:rPr>
          </w:pPr>
          <w:hyperlink w:anchor="_Toc53473615" w:history="1">
            <w:r w:rsidR="00260854" w:rsidRPr="00290C7B">
              <w:rPr>
                <w:rStyle w:val="Hyperlnk"/>
                <w:noProof/>
              </w:rPr>
              <w:t>16.3.</w:t>
            </w:r>
            <w:r w:rsidR="00260854">
              <w:rPr>
                <w:rFonts w:asciiTheme="minorHAnsi" w:eastAsiaTheme="minorEastAsia" w:hAnsiTheme="minorHAnsi"/>
                <w:noProof/>
                <w:color w:val="auto"/>
                <w:lang w:val="sv-SE" w:eastAsia="sv-SE"/>
              </w:rPr>
              <w:tab/>
            </w:r>
            <w:r w:rsidR="00260854" w:rsidRPr="00290C7B">
              <w:rPr>
                <w:rStyle w:val="Hyperlnk"/>
                <w:noProof/>
              </w:rPr>
              <w:t>Locale Data</w:t>
            </w:r>
            <w:r w:rsidR="00260854">
              <w:rPr>
                <w:noProof/>
                <w:webHidden/>
              </w:rPr>
              <w:tab/>
            </w:r>
            <w:r w:rsidR="00260854">
              <w:rPr>
                <w:noProof/>
                <w:webHidden/>
              </w:rPr>
              <w:fldChar w:fldCharType="begin"/>
            </w:r>
            <w:r w:rsidR="00260854">
              <w:rPr>
                <w:noProof/>
                <w:webHidden/>
              </w:rPr>
              <w:instrText xml:space="preserve"> PAGEREF _Toc53473615 \h </w:instrText>
            </w:r>
            <w:r w:rsidR="00260854">
              <w:rPr>
                <w:noProof/>
                <w:webHidden/>
              </w:rPr>
            </w:r>
            <w:r w:rsidR="00260854">
              <w:rPr>
                <w:noProof/>
                <w:webHidden/>
              </w:rPr>
              <w:fldChar w:fldCharType="separate"/>
            </w:r>
            <w:r w:rsidR="00260854">
              <w:rPr>
                <w:noProof/>
                <w:webHidden/>
              </w:rPr>
              <w:t>283</w:t>
            </w:r>
            <w:r w:rsidR="00260854">
              <w:rPr>
                <w:noProof/>
                <w:webHidden/>
              </w:rPr>
              <w:fldChar w:fldCharType="end"/>
            </w:r>
          </w:hyperlink>
        </w:p>
        <w:p w14:paraId="3FAE2DFB" w14:textId="43AF2A8C" w:rsidR="00260854" w:rsidRDefault="009A772D">
          <w:pPr>
            <w:pStyle w:val="Innehll2"/>
            <w:tabs>
              <w:tab w:val="left" w:pos="1100"/>
              <w:tab w:val="right" w:leader="dot" w:pos="9350"/>
            </w:tabs>
            <w:rPr>
              <w:rFonts w:asciiTheme="minorHAnsi" w:eastAsiaTheme="minorEastAsia" w:hAnsiTheme="minorHAnsi"/>
              <w:noProof/>
              <w:color w:val="auto"/>
              <w:lang w:val="sv-SE" w:eastAsia="sv-SE"/>
            </w:rPr>
          </w:pPr>
          <w:hyperlink w:anchor="_Toc53473616" w:history="1">
            <w:r w:rsidR="00260854" w:rsidRPr="00290C7B">
              <w:rPr>
                <w:rStyle w:val="Hyperlnk"/>
                <w:noProof/>
              </w:rPr>
              <w:t>16.4.</w:t>
            </w:r>
            <w:r w:rsidR="00260854">
              <w:rPr>
                <w:rFonts w:asciiTheme="minorHAnsi" w:eastAsiaTheme="minorEastAsia" w:hAnsiTheme="minorHAnsi"/>
                <w:noProof/>
                <w:color w:val="auto"/>
                <w:lang w:val="sv-SE" w:eastAsia="sv-SE"/>
              </w:rPr>
              <w:tab/>
            </w:r>
            <w:r w:rsidR="00260854" w:rsidRPr="00290C7B">
              <w:rPr>
                <w:rStyle w:val="Hyperlnk"/>
                <w:noProof/>
              </w:rPr>
              <w:t>Character Types</w:t>
            </w:r>
            <w:r w:rsidR="00260854">
              <w:rPr>
                <w:noProof/>
                <w:webHidden/>
              </w:rPr>
              <w:tab/>
            </w:r>
            <w:r w:rsidR="00260854">
              <w:rPr>
                <w:noProof/>
                <w:webHidden/>
              </w:rPr>
              <w:fldChar w:fldCharType="begin"/>
            </w:r>
            <w:r w:rsidR="00260854">
              <w:rPr>
                <w:noProof/>
                <w:webHidden/>
              </w:rPr>
              <w:instrText xml:space="preserve"> PAGEREF _Toc53473616 \h </w:instrText>
            </w:r>
            <w:r w:rsidR="00260854">
              <w:rPr>
                <w:noProof/>
                <w:webHidden/>
              </w:rPr>
            </w:r>
            <w:r w:rsidR="00260854">
              <w:rPr>
                <w:noProof/>
                <w:webHidden/>
              </w:rPr>
              <w:fldChar w:fldCharType="separate"/>
            </w:r>
            <w:r w:rsidR="00260854">
              <w:rPr>
                <w:noProof/>
                <w:webHidden/>
              </w:rPr>
              <w:t>285</w:t>
            </w:r>
            <w:r w:rsidR="00260854">
              <w:rPr>
                <w:noProof/>
                <w:webHidden/>
              </w:rPr>
              <w:fldChar w:fldCharType="end"/>
            </w:r>
          </w:hyperlink>
        </w:p>
        <w:p w14:paraId="1826DEF0" w14:textId="3AB2E44F" w:rsidR="00260854" w:rsidRDefault="009A772D">
          <w:pPr>
            <w:pStyle w:val="Innehll2"/>
            <w:tabs>
              <w:tab w:val="left" w:pos="1100"/>
              <w:tab w:val="right" w:leader="dot" w:pos="9350"/>
            </w:tabs>
            <w:rPr>
              <w:rFonts w:asciiTheme="minorHAnsi" w:eastAsiaTheme="minorEastAsia" w:hAnsiTheme="minorHAnsi"/>
              <w:noProof/>
              <w:color w:val="auto"/>
              <w:lang w:val="sv-SE" w:eastAsia="sv-SE"/>
            </w:rPr>
          </w:pPr>
          <w:hyperlink w:anchor="_Toc53473617" w:history="1">
            <w:r w:rsidR="00260854" w:rsidRPr="00290C7B">
              <w:rPr>
                <w:rStyle w:val="Hyperlnk"/>
                <w:noProof/>
              </w:rPr>
              <w:t>16.5.</w:t>
            </w:r>
            <w:r w:rsidR="00260854">
              <w:rPr>
                <w:rFonts w:asciiTheme="minorHAnsi" w:eastAsiaTheme="minorEastAsia" w:hAnsiTheme="minorHAnsi"/>
                <w:noProof/>
                <w:color w:val="auto"/>
                <w:lang w:val="sv-SE" w:eastAsia="sv-SE"/>
              </w:rPr>
              <w:tab/>
            </w:r>
            <w:r w:rsidR="00260854" w:rsidRPr="00290C7B">
              <w:rPr>
                <w:rStyle w:val="Hyperlnk"/>
                <w:noProof/>
              </w:rPr>
              <w:t>Strings</w:t>
            </w:r>
            <w:r w:rsidR="00260854">
              <w:rPr>
                <w:noProof/>
                <w:webHidden/>
              </w:rPr>
              <w:tab/>
            </w:r>
            <w:r w:rsidR="00260854">
              <w:rPr>
                <w:noProof/>
                <w:webHidden/>
              </w:rPr>
              <w:fldChar w:fldCharType="begin"/>
            </w:r>
            <w:r w:rsidR="00260854">
              <w:rPr>
                <w:noProof/>
                <w:webHidden/>
              </w:rPr>
              <w:instrText xml:space="preserve"> PAGEREF _Toc53473617 \h </w:instrText>
            </w:r>
            <w:r w:rsidR="00260854">
              <w:rPr>
                <w:noProof/>
                <w:webHidden/>
              </w:rPr>
            </w:r>
            <w:r w:rsidR="00260854">
              <w:rPr>
                <w:noProof/>
                <w:webHidden/>
              </w:rPr>
              <w:fldChar w:fldCharType="separate"/>
            </w:r>
            <w:r w:rsidR="00260854">
              <w:rPr>
                <w:noProof/>
                <w:webHidden/>
              </w:rPr>
              <w:t>287</w:t>
            </w:r>
            <w:r w:rsidR="00260854">
              <w:rPr>
                <w:noProof/>
                <w:webHidden/>
              </w:rPr>
              <w:fldChar w:fldCharType="end"/>
            </w:r>
          </w:hyperlink>
        </w:p>
        <w:p w14:paraId="26434E1E" w14:textId="426965CE" w:rsidR="00260854" w:rsidRDefault="009A772D">
          <w:pPr>
            <w:pStyle w:val="Innehll2"/>
            <w:tabs>
              <w:tab w:val="left" w:pos="1100"/>
              <w:tab w:val="right" w:leader="dot" w:pos="9350"/>
            </w:tabs>
            <w:rPr>
              <w:rFonts w:asciiTheme="minorHAnsi" w:eastAsiaTheme="minorEastAsia" w:hAnsiTheme="minorHAnsi"/>
              <w:noProof/>
              <w:color w:val="auto"/>
              <w:lang w:val="sv-SE" w:eastAsia="sv-SE"/>
            </w:rPr>
          </w:pPr>
          <w:hyperlink w:anchor="_Toc53473618" w:history="1">
            <w:r w:rsidR="00260854" w:rsidRPr="00290C7B">
              <w:rPr>
                <w:rStyle w:val="Hyperlnk"/>
                <w:noProof/>
              </w:rPr>
              <w:t>16.6.</w:t>
            </w:r>
            <w:r w:rsidR="00260854">
              <w:rPr>
                <w:rFonts w:asciiTheme="minorHAnsi" w:eastAsiaTheme="minorEastAsia" w:hAnsiTheme="minorHAnsi"/>
                <w:noProof/>
                <w:color w:val="auto"/>
                <w:lang w:val="sv-SE" w:eastAsia="sv-SE"/>
              </w:rPr>
              <w:tab/>
            </w:r>
            <w:r w:rsidR="00260854" w:rsidRPr="00290C7B">
              <w:rPr>
                <w:rStyle w:val="Hyperlnk"/>
                <w:noProof/>
              </w:rPr>
              <w:t>Long Jumps</w:t>
            </w:r>
            <w:r w:rsidR="00260854">
              <w:rPr>
                <w:noProof/>
                <w:webHidden/>
              </w:rPr>
              <w:tab/>
            </w:r>
            <w:r w:rsidR="00260854">
              <w:rPr>
                <w:noProof/>
                <w:webHidden/>
              </w:rPr>
              <w:fldChar w:fldCharType="begin"/>
            </w:r>
            <w:r w:rsidR="00260854">
              <w:rPr>
                <w:noProof/>
                <w:webHidden/>
              </w:rPr>
              <w:instrText xml:space="preserve"> PAGEREF _Toc53473618 \h </w:instrText>
            </w:r>
            <w:r w:rsidR="00260854">
              <w:rPr>
                <w:noProof/>
                <w:webHidden/>
              </w:rPr>
            </w:r>
            <w:r w:rsidR="00260854">
              <w:rPr>
                <w:noProof/>
                <w:webHidden/>
              </w:rPr>
              <w:fldChar w:fldCharType="separate"/>
            </w:r>
            <w:r w:rsidR="00260854">
              <w:rPr>
                <w:noProof/>
                <w:webHidden/>
              </w:rPr>
              <w:t>294</w:t>
            </w:r>
            <w:r w:rsidR="00260854">
              <w:rPr>
                <w:noProof/>
                <w:webHidden/>
              </w:rPr>
              <w:fldChar w:fldCharType="end"/>
            </w:r>
          </w:hyperlink>
        </w:p>
        <w:p w14:paraId="7F189FD3" w14:textId="5FAC4460" w:rsidR="00260854" w:rsidRDefault="009A772D">
          <w:pPr>
            <w:pStyle w:val="Innehll2"/>
            <w:tabs>
              <w:tab w:val="left" w:pos="1100"/>
              <w:tab w:val="right" w:leader="dot" w:pos="9350"/>
            </w:tabs>
            <w:rPr>
              <w:rFonts w:asciiTheme="minorHAnsi" w:eastAsiaTheme="minorEastAsia" w:hAnsiTheme="minorHAnsi"/>
              <w:noProof/>
              <w:color w:val="auto"/>
              <w:lang w:val="sv-SE" w:eastAsia="sv-SE"/>
            </w:rPr>
          </w:pPr>
          <w:hyperlink w:anchor="_Toc53473619" w:history="1">
            <w:r w:rsidR="00260854" w:rsidRPr="00290C7B">
              <w:rPr>
                <w:rStyle w:val="Hyperlnk"/>
                <w:noProof/>
              </w:rPr>
              <w:t>16.7.</w:t>
            </w:r>
            <w:r w:rsidR="00260854">
              <w:rPr>
                <w:rFonts w:asciiTheme="minorHAnsi" w:eastAsiaTheme="minorEastAsia" w:hAnsiTheme="minorHAnsi"/>
                <w:noProof/>
                <w:color w:val="auto"/>
                <w:lang w:val="sv-SE" w:eastAsia="sv-SE"/>
              </w:rPr>
              <w:tab/>
            </w:r>
            <w:r w:rsidR="00260854" w:rsidRPr="00290C7B">
              <w:rPr>
                <w:rStyle w:val="Hyperlnk"/>
                <w:noProof/>
              </w:rPr>
              <w:t>Mathematical Functions</w:t>
            </w:r>
            <w:r w:rsidR="00260854">
              <w:rPr>
                <w:noProof/>
                <w:webHidden/>
              </w:rPr>
              <w:tab/>
            </w:r>
            <w:r w:rsidR="00260854">
              <w:rPr>
                <w:noProof/>
                <w:webHidden/>
              </w:rPr>
              <w:fldChar w:fldCharType="begin"/>
            </w:r>
            <w:r w:rsidR="00260854">
              <w:rPr>
                <w:noProof/>
                <w:webHidden/>
              </w:rPr>
              <w:instrText xml:space="preserve"> PAGEREF _Toc53473619 \h </w:instrText>
            </w:r>
            <w:r w:rsidR="00260854">
              <w:rPr>
                <w:noProof/>
                <w:webHidden/>
              </w:rPr>
            </w:r>
            <w:r w:rsidR="00260854">
              <w:rPr>
                <w:noProof/>
                <w:webHidden/>
              </w:rPr>
              <w:fldChar w:fldCharType="separate"/>
            </w:r>
            <w:r w:rsidR="00260854">
              <w:rPr>
                <w:noProof/>
                <w:webHidden/>
              </w:rPr>
              <w:t>294</w:t>
            </w:r>
            <w:r w:rsidR="00260854">
              <w:rPr>
                <w:noProof/>
                <w:webHidden/>
              </w:rPr>
              <w:fldChar w:fldCharType="end"/>
            </w:r>
          </w:hyperlink>
        </w:p>
        <w:p w14:paraId="6EB85411" w14:textId="5FD2EB67" w:rsidR="00260854" w:rsidRDefault="009A772D">
          <w:pPr>
            <w:pStyle w:val="Innehll2"/>
            <w:tabs>
              <w:tab w:val="left" w:pos="1100"/>
              <w:tab w:val="right" w:leader="dot" w:pos="9350"/>
            </w:tabs>
            <w:rPr>
              <w:rFonts w:asciiTheme="minorHAnsi" w:eastAsiaTheme="minorEastAsia" w:hAnsiTheme="minorHAnsi"/>
              <w:noProof/>
              <w:color w:val="auto"/>
              <w:lang w:val="sv-SE" w:eastAsia="sv-SE"/>
            </w:rPr>
          </w:pPr>
          <w:hyperlink w:anchor="_Toc53473620" w:history="1">
            <w:r w:rsidR="00260854" w:rsidRPr="00290C7B">
              <w:rPr>
                <w:rStyle w:val="Hyperlnk"/>
                <w:noProof/>
              </w:rPr>
              <w:t>16.8.</w:t>
            </w:r>
            <w:r w:rsidR="00260854">
              <w:rPr>
                <w:rFonts w:asciiTheme="minorHAnsi" w:eastAsiaTheme="minorEastAsia" w:hAnsiTheme="minorHAnsi"/>
                <w:noProof/>
                <w:color w:val="auto"/>
                <w:lang w:val="sv-SE" w:eastAsia="sv-SE"/>
              </w:rPr>
              <w:tab/>
            </w:r>
            <w:r w:rsidR="00260854" w:rsidRPr="00290C7B">
              <w:rPr>
                <w:rStyle w:val="Hyperlnk"/>
                <w:noProof/>
              </w:rPr>
              <w:t>Standard Input/Output</w:t>
            </w:r>
            <w:r w:rsidR="00260854">
              <w:rPr>
                <w:noProof/>
                <w:webHidden/>
              </w:rPr>
              <w:tab/>
            </w:r>
            <w:r w:rsidR="00260854">
              <w:rPr>
                <w:noProof/>
                <w:webHidden/>
              </w:rPr>
              <w:fldChar w:fldCharType="begin"/>
            </w:r>
            <w:r w:rsidR="00260854">
              <w:rPr>
                <w:noProof/>
                <w:webHidden/>
              </w:rPr>
              <w:instrText xml:space="preserve"> PAGEREF _Toc53473620 \h </w:instrText>
            </w:r>
            <w:r w:rsidR="00260854">
              <w:rPr>
                <w:noProof/>
                <w:webHidden/>
              </w:rPr>
            </w:r>
            <w:r w:rsidR="00260854">
              <w:rPr>
                <w:noProof/>
                <w:webHidden/>
              </w:rPr>
              <w:fldChar w:fldCharType="separate"/>
            </w:r>
            <w:r w:rsidR="00260854">
              <w:rPr>
                <w:noProof/>
                <w:webHidden/>
              </w:rPr>
              <w:t>302</w:t>
            </w:r>
            <w:r w:rsidR="00260854">
              <w:rPr>
                <w:noProof/>
                <w:webHidden/>
              </w:rPr>
              <w:fldChar w:fldCharType="end"/>
            </w:r>
          </w:hyperlink>
        </w:p>
        <w:p w14:paraId="307DF81A" w14:textId="237E6DB8"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21" w:history="1">
            <w:r w:rsidR="00260854" w:rsidRPr="00290C7B">
              <w:rPr>
                <w:rStyle w:val="Hyperlnk"/>
                <w:noProof/>
              </w:rPr>
              <w:t>16.8.1.</w:t>
            </w:r>
            <w:r w:rsidR="00260854">
              <w:rPr>
                <w:rFonts w:asciiTheme="minorHAnsi" w:eastAsiaTheme="minorEastAsia" w:hAnsiTheme="minorHAnsi"/>
                <w:noProof/>
                <w:color w:val="auto"/>
                <w:lang w:val="sv-SE" w:eastAsia="sv-SE"/>
              </w:rPr>
              <w:tab/>
            </w:r>
            <w:r w:rsidR="00260854" w:rsidRPr="00290C7B">
              <w:rPr>
                <w:rStyle w:val="Hyperlnk"/>
                <w:noProof/>
              </w:rPr>
              <w:t>Printing</w:t>
            </w:r>
            <w:r w:rsidR="00260854">
              <w:rPr>
                <w:noProof/>
                <w:webHidden/>
              </w:rPr>
              <w:tab/>
            </w:r>
            <w:r w:rsidR="00260854">
              <w:rPr>
                <w:noProof/>
                <w:webHidden/>
              </w:rPr>
              <w:fldChar w:fldCharType="begin"/>
            </w:r>
            <w:r w:rsidR="00260854">
              <w:rPr>
                <w:noProof/>
                <w:webHidden/>
              </w:rPr>
              <w:instrText xml:space="preserve"> PAGEREF _Toc53473621 \h </w:instrText>
            </w:r>
            <w:r w:rsidR="00260854">
              <w:rPr>
                <w:noProof/>
                <w:webHidden/>
              </w:rPr>
            </w:r>
            <w:r w:rsidR="00260854">
              <w:rPr>
                <w:noProof/>
                <w:webHidden/>
              </w:rPr>
              <w:fldChar w:fldCharType="separate"/>
            </w:r>
            <w:r w:rsidR="00260854">
              <w:rPr>
                <w:noProof/>
                <w:webHidden/>
              </w:rPr>
              <w:t>302</w:t>
            </w:r>
            <w:r w:rsidR="00260854">
              <w:rPr>
                <w:noProof/>
                <w:webHidden/>
              </w:rPr>
              <w:fldChar w:fldCharType="end"/>
            </w:r>
          </w:hyperlink>
        </w:p>
        <w:p w14:paraId="6BA3D4E2" w14:textId="5A1BED6D"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22" w:history="1">
            <w:r w:rsidR="00260854" w:rsidRPr="00290C7B">
              <w:rPr>
                <w:rStyle w:val="Hyperlnk"/>
                <w:noProof/>
              </w:rPr>
              <w:t>16.8.2.</w:t>
            </w:r>
            <w:r w:rsidR="00260854">
              <w:rPr>
                <w:rFonts w:asciiTheme="minorHAnsi" w:eastAsiaTheme="minorEastAsia" w:hAnsiTheme="minorHAnsi"/>
                <w:noProof/>
                <w:color w:val="auto"/>
                <w:lang w:val="sv-SE" w:eastAsia="sv-SE"/>
              </w:rPr>
              <w:tab/>
            </w:r>
            <w:r w:rsidR="00260854" w:rsidRPr="00290C7B">
              <w:rPr>
                <w:rStyle w:val="Hyperlnk"/>
                <w:noProof/>
              </w:rPr>
              <w:t>Scanning</w:t>
            </w:r>
            <w:r w:rsidR="00260854">
              <w:rPr>
                <w:noProof/>
                <w:webHidden/>
              </w:rPr>
              <w:tab/>
            </w:r>
            <w:r w:rsidR="00260854">
              <w:rPr>
                <w:noProof/>
                <w:webHidden/>
              </w:rPr>
              <w:fldChar w:fldCharType="begin"/>
            </w:r>
            <w:r w:rsidR="00260854">
              <w:rPr>
                <w:noProof/>
                <w:webHidden/>
              </w:rPr>
              <w:instrText xml:space="preserve"> PAGEREF _Toc53473622 \h </w:instrText>
            </w:r>
            <w:r w:rsidR="00260854">
              <w:rPr>
                <w:noProof/>
                <w:webHidden/>
              </w:rPr>
            </w:r>
            <w:r w:rsidR="00260854">
              <w:rPr>
                <w:noProof/>
                <w:webHidden/>
              </w:rPr>
              <w:fldChar w:fldCharType="separate"/>
            </w:r>
            <w:r w:rsidR="00260854">
              <w:rPr>
                <w:noProof/>
                <w:webHidden/>
              </w:rPr>
              <w:t>314</w:t>
            </w:r>
            <w:r w:rsidR="00260854">
              <w:rPr>
                <w:noProof/>
                <w:webHidden/>
              </w:rPr>
              <w:fldChar w:fldCharType="end"/>
            </w:r>
          </w:hyperlink>
        </w:p>
        <w:p w14:paraId="072AE155" w14:textId="7FB31949"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23" w:history="1">
            <w:r w:rsidR="00260854" w:rsidRPr="00290C7B">
              <w:rPr>
                <w:rStyle w:val="Hyperlnk"/>
                <w:noProof/>
              </w:rPr>
              <w:t>16.8.3.</w:t>
            </w:r>
            <w:r w:rsidR="00260854">
              <w:rPr>
                <w:rFonts w:asciiTheme="minorHAnsi" w:eastAsiaTheme="minorEastAsia" w:hAnsiTheme="minorHAnsi"/>
                <w:noProof/>
                <w:color w:val="auto"/>
                <w:lang w:val="sv-SE" w:eastAsia="sv-SE"/>
              </w:rPr>
              <w:tab/>
            </w:r>
            <w:r w:rsidR="00260854" w:rsidRPr="00290C7B">
              <w:rPr>
                <w:rStyle w:val="Hyperlnk"/>
                <w:noProof/>
              </w:rPr>
              <w:t>File Handling</w:t>
            </w:r>
            <w:r w:rsidR="00260854">
              <w:rPr>
                <w:noProof/>
                <w:webHidden/>
              </w:rPr>
              <w:tab/>
            </w:r>
            <w:r w:rsidR="00260854">
              <w:rPr>
                <w:noProof/>
                <w:webHidden/>
              </w:rPr>
              <w:fldChar w:fldCharType="begin"/>
            </w:r>
            <w:r w:rsidR="00260854">
              <w:rPr>
                <w:noProof/>
                <w:webHidden/>
              </w:rPr>
              <w:instrText xml:space="preserve"> PAGEREF _Toc53473623 \h </w:instrText>
            </w:r>
            <w:r w:rsidR="00260854">
              <w:rPr>
                <w:noProof/>
                <w:webHidden/>
              </w:rPr>
            </w:r>
            <w:r w:rsidR="00260854">
              <w:rPr>
                <w:noProof/>
                <w:webHidden/>
              </w:rPr>
              <w:fldChar w:fldCharType="separate"/>
            </w:r>
            <w:r w:rsidR="00260854">
              <w:rPr>
                <w:noProof/>
                <w:webHidden/>
              </w:rPr>
              <w:t>324</w:t>
            </w:r>
            <w:r w:rsidR="00260854">
              <w:rPr>
                <w:noProof/>
                <w:webHidden/>
              </w:rPr>
              <w:fldChar w:fldCharType="end"/>
            </w:r>
          </w:hyperlink>
        </w:p>
        <w:p w14:paraId="13133DD8" w14:textId="621DB99D" w:rsidR="00260854" w:rsidRDefault="009A772D">
          <w:pPr>
            <w:pStyle w:val="Innehll2"/>
            <w:tabs>
              <w:tab w:val="left" w:pos="1100"/>
              <w:tab w:val="right" w:leader="dot" w:pos="9350"/>
            </w:tabs>
            <w:rPr>
              <w:rFonts w:asciiTheme="minorHAnsi" w:eastAsiaTheme="minorEastAsia" w:hAnsiTheme="minorHAnsi"/>
              <w:noProof/>
              <w:color w:val="auto"/>
              <w:lang w:val="sv-SE" w:eastAsia="sv-SE"/>
            </w:rPr>
          </w:pPr>
          <w:hyperlink w:anchor="_Toc53473624" w:history="1">
            <w:r w:rsidR="00260854" w:rsidRPr="00290C7B">
              <w:rPr>
                <w:rStyle w:val="Hyperlnk"/>
                <w:noProof/>
              </w:rPr>
              <w:t>16.9.</w:t>
            </w:r>
            <w:r w:rsidR="00260854">
              <w:rPr>
                <w:rFonts w:asciiTheme="minorHAnsi" w:eastAsiaTheme="minorEastAsia" w:hAnsiTheme="minorHAnsi"/>
                <w:noProof/>
                <w:color w:val="auto"/>
                <w:lang w:val="sv-SE" w:eastAsia="sv-SE"/>
              </w:rPr>
              <w:tab/>
            </w:r>
            <w:r w:rsidR="00260854" w:rsidRPr="00290C7B">
              <w:rPr>
                <w:rStyle w:val="Hyperlnk"/>
                <w:noProof/>
              </w:rPr>
              <w:t>The Standard Library</w:t>
            </w:r>
            <w:r w:rsidR="00260854">
              <w:rPr>
                <w:noProof/>
                <w:webHidden/>
              </w:rPr>
              <w:tab/>
            </w:r>
            <w:r w:rsidR="00260854">
              <w:rPr>
                <w:noProof/>
                <w:webHidden/>
              </w:rPr>
              <w:fldChar w:fldCharType="begin"/>
            </w:r>
            <w:r w:rsidR="00260854">
              <w:rPr>
                <w:noProof/>
                <w:webHidden/>
              </w:rPr>
              <w:instrText xml:space="preserve"> PAGEREF _Toc53473624 \h </w:instrText>
            </w:r>
            <w:r w:rsidR="00260854">
              <w:rPr>
                <w:noProof/>
                <w:webHidden/>
              </w:rPr>
            </w:r>
            <w:r w:rsidR="00260854">
              <w:rPr>
                <w:noProof/>
                <w:webHidden/>
              </w:rPr>
              <w:fldChar w:fldCharType="separate"/>
            </w:r>
            <w:r w:rsidR="00260854">
              <w:rPr>
                <w:noProof/>
                <w:webHidden/>
              </w:rPr>
              <w:t>334</w:t>
            </w:r>
            <w:r w:rsidR="00260854">
              <w:rPr>
                <w:noProof/>
                <w:webHidden/>
              </w:rPr>
              <w:fldChar w:fldCharType="end"/>
            </w:r>
          </w:hyperlink>
        </w:p>
        <w:p w14:paraId="64383147" w14:textId="5E575268" w:rsidR="00260854" w:rsidRDefault="009A772D">
          <w:pPr>
            <w:pStyle w:val="Innehll2"/>
            <w:tabs>
              <w:tab w:val="left" w:pos="1100"/>
              <w:tab w:val="right" w:leader="dot" w:pos="9350"/>
            </w:tabs>
            <w:rPr>
              <w:rFonts w:asciiTheme="minorHAnsi" w:eastAsiaTheme="minorEastAsia" w:hAnsiTheme="minorHAnsi"/>
              <w:noProof/>
              <w:color w:val="auto"/>
              <w:lang w:val="sv-SE" w:eastAsia="sv-SE"/>
            </w:rPr>
          </w:pPr>
          <w:hyperlink w:anchor="_Toc53473625" w:history="1">
            <w:r w:rsidR="00260854" w:rsidRPr="00290C7B">
              <w:rPr>
                <w:rStyle w:val="Hyperlnk"/>
                <w:noProof/>
              </w:rPr>
              <w:t>16.10.</w:t>
            </w:r>
            <w:r w:rsidR="00260854">
              <w:rPr>
                <w:rFonts w:asciiTheme="minorHAnsi" w:eastAsiaTheme="minorEastAsia" w:hAnsiTheme="minorHAnsi"/>
                <w:noProof/>
                <w:color w:val="auto"/>
                <w:lang w:val="sv-SE" w:eastAsia="sv-SE"/>
              </w:rPr>
              <w:tab/>
            </w:r>
            <w:r w:rsidR="00260854" w:rsidRPr="00290C7B">
              <w:rPr>
                <w:rStyle w:val="Hyperlnk"/>
                <w:noProof/>
              </w:rPr>
              <w:t>Time</w:t>
            </w:r>
            <w:r w:rsidR="00260854">
              <w:rPr>
                <w:noProof/>
                <w:webHidden/>
              </w:rPr>
              <w:tab/>
            </w:r>
            <w:r w:rsidR="00260854">
              <w:rPr>
                <w:noProof/>
                <w:webHidden/>
              </w:rPr>
              <w:fldChar w:fldCharType="begin"/>
            </w:r>
            <w:r w:rsidR="00260854">
              <w:rPr>
                <w:noProof/>
                <w:webHidden/>
              </w:rPr>
              <w:instrText xml:space="preserve"> PAGEREF _Toc53473625 \h </w:instrText>
            </w:r>
            <w:r w:rsidR="00260854">
              <w:rPr>
                <w:noProof/>
                <w:webHidden/>
              </w:rPr>
            </w:r>
            <w:r w:rsidR="00260854">
              <w:rPr>
                <w:noProof/>
                <w:webHidden/>
              </w:rPr>
              <w:fldChar w:fldCharType="separate"/>
            </w:r>
            <w:r w:rsidR="00260854">
              <w:rPr>
                <w:noProof/>
                <w:webHidden/>
              </w:rPr>
              <w:t>339</w:t>
            </w:r>
            <w:r w:rsidR="00260854">
              <w:rPr>
                <w:noProof/>
                <w:webHidden/>
              </w:rPr>
              <w:fldChar w:fldCharType="end"/>
            </w:r>
          </w:hyperlink>
        </w:p>
        <w:p w14:paraId="5AC75845" w14:textId="38092622" w:rsidR="00260854" w:rsidRDefault="009A772D">
          <w:pPr>
            <w:pStyle w:val="Innehll1"/>
            <w:rPr>
              <w:rFonts w:asciiTheme="minorHAnsi" w:eastAsiaTheme="minorEastAsia" w:hAnsiTheme="minorHAnsi"/>
              <w:noProof/>
              <w:color w:val="auto"/>
              <w:lang w:val="sv-SE" w:eastAsia="sv-SE"/>
            </w:rPr>
          </w:pPr>
          <w:hyperlink w:anchor="_Toc53473626" w:history="1">
            <w:r w:rsidR="00260854" w:rsidRPr="00290C7B">
              <w:rPr>
                <w:rStyle w:val="Hyperlnk"/>
                <w:noProof/>
              </w:rPr>
              <w:t>17.</w:t>
            </w:r>
            <w:r w:rsidR="00260854">
              <w:rPr>
                <w:rFonts w:asciiTheme="minorHAnsi" w:eastAsiaTheme="minorEastAsia" w:hAnsiTheme="minorHAnsi"/>
                <w:noProof/>
                <w:color w:val="auto"/>
                <w:lang w:val="sv-SE" w:eastAsia="sv-SE"/>
              </w:rPr>
              <w:tab/>
            </w:r>
            <w:r w:rsidR="00260854" w:rsidRPr="00290C7B">
              <w:rPr>
                <w:rStyle w:val="Hyperlnk"/>
                <w:noProof/>
              </w:rPr>
              <w:t>The Preprocessor</w:t>
            </w:r>
            <w:r w:rsidR="00260854">
              <w:rPr>
                <w:noProof/>
                <w:webHidden/>
              </w:rPr>
              <w:tab/>
            </w:r>
            <w:r w:rsidR="00260854">
              <w:rPr>
                <w:noProof/>
                <w:webHidden/>
              </w:rPr>
              <w:fldChar w:fldCharType="begin"/>
            </w:r>
            <w:r w:rsidR="00260854">
              <w:rPr>
                <w:noProof/>
                <w:webHidden/>
              </w:rPr>
              <w:instrText xml:space="preserve"> PAGEREF _Toc53473626 \h </w:instrText>
            </w:r>
            <w:r w:rsidR="00260854">
              <w:rPr>
                <w:noProof/>
                <w:webHidden/>
              </w:rPr>
            </w:r>
            <w:r w:rsidR="00260854">
              <w:rPr>
                <w:noProof/>
                <w:webHidden/>
              </w:rPr>
              <w:fldChar w:fldCharType="separate"/>
            </w:r>
            <w:r w:rsidR="00260854">
              <w:rPr>
                <w:noProof/>
                <w:webHidden/>
              </w:rPr>
              <w:t>348</w:t>
            </w:r>
            <w:r w:rsidR="00260854">
              <w:rPr>
                <w:noProof/>
                <w:webHidden/>
              </w:rPr>
              <w:fldChar w:fldCharType="end"/>
            </w:r>
          </w:hyperlink>
        </w:p>
        <w:p w14:paraId="2C9222FD" w14:textId="10CA5919" w:rsidR="00260854" w:rsidRDefault="009A772D">
          <w:pPr>
            <w:pStyle w:val="Innehll2"/>
            <w:tabs>
              <w:tab w:val="left" w:pos="1100"/>
              <w:tab w:val="right" w:leader="dot" w:pos="9350"/>
            </w:tabs>
            <w:rPr>
              <w:rFonts w:asciiTheme="minorHAnsi" w:eastAsiaTheme="minorEastAsia" w:hAnsiTheme="minorHAnsi"/>
              <w:noProof/>
              <w:color w:val="auto"/>
              <w:lang w:val="sv-SE" w:eastAsia="sv-SE"/>
            </w:rPr>
          </w:pPr>
          <w:hyperlink w:anchor="_Toc53473627" w:history="1">
            <w:r w:rsidR="00260854" w:rsidRPr="00290C7B">
              <w:rPr>
                <w:rStyle w:val="Hyperlnk"/>
                <w:noProof/>
              </w:rPr>
              <w:t>17.1.</w:t>
            </w:r>
            <w:r w:rsidR="00260854">
              <w:rPr>
                <w:rFonts w:asciiTheme="minorHAnsi" w:eastAsiaTheme="minorEastAsia" w:hAnsiTheme="minorHAnsi"/>
                <w:noProof/>
                <w:color w:val="auto"/>
                <w:lang w:val="sv-SE" w:eastAsia="sv-SE"/>
              </w:rPr>
              <w:tab/>
            </w:r>
            <w:r w:rsidR="00260854" w:rsidRPr="00290C7B">
              <w:rPr>
                <w:rStyle w:val="Hyperlnk"/>
                <w:noProof/>
              </w:rPr>
              <w:t>The Expression Parser</w:t>
            </w:r>
            <w:r w:rsidR="00260854">
              <w:rPr>
                <w:noProof/>
                <w:webHidden/>
              </w:rPr>
              <w:tab/>
            </w:r>
            <w:r w:rsidR="00260854">
              <w:rPr>
                <w:noProof/>
                <w:webHidden/>
              </w:rPr>
              <w:fldChar w:fldCharType="begin"/>
            </w:r>
            <w:r w:rsidR="00260854">
              <w:rPr>
                <w:noProof/>
                <w:webHidden/>
              </w:rPr>
              <w:instrText xml:space="preserve"> PAGEREF _Toc53473627 \h </w:instrText>
            </w:r>
            <w:r w:rsidR="00260854">
              <w:rPr>
                <w:noProof/>
                <w:webHidden/>
              </w:rPr>
            </w:r>
            <w:r w:rsidR="00260854">
              <w:rPr>
                <w:noProof/>
                <w:webHidden/>
              </w:rPr>
              <w:fldChar w:fldCharType="separate"/>
            </w:r>
            <w:r w:rsidR="00260854">
              <w:rPr>
                <w:noProof/>
                <w:webHidden/>
              </w:rPr>
              <w:t>348</w:t>
            </w:r>
            <w:r w:rsidR="00260854">
              <w:rPr>
                <w:noProof/>
                <w:webHidden/>
              </w:rPr>
              <w:fldChar w:fldCharType="end"/>
            </w:r>
          </w:hyperlink>
        </w:p>
        <w:p w14:paraId="7D55082B" w14:textId="71EC11B3"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28" w:history="1">
            <w:r w:rsidR="00260854" w:rsidRPr="00290C7B">
              <w:rPr>
                <w:rStyle w:val="Hyperlnk"/>
                <w:noProof/>
              </w:rPr>
              <w:t>17.1.1.</w:t>
            </w:r>
            <w:r w:rsidR="00260854">
              <w:rPr>
                <w:rFonts w:asciiTheme="minorHAnsi" w:eastAsiaTheme="minorEastAsia" w:hAnsiTheme="minorHAnsi"/>
                <w:noProof/>
                <w:color w:val="auto"/>
                <w:lang w:val="sv-SE" w:eastAsia="sv-SE"/>
              </w:rPr>
              <w:tab/>
            </w:r>
            <w:r w:rsidR="00260854" w:rsidRPr="00290C7B">
              <w:rPr>
                <w:rStyle w:val="Hyperlnk"/>
                <w:noProof/>
              </w:rPr>
              <w:t>The Grammar</w:t>
            </w:r>
            <w:r w:rsidR="00260854">
              <w:rPr>
                <w:noProof/>
                <w:webHidden/>
              </w:rPr>
              <w:tab/>
            </w:r>
            <w:r w:rsidR="00260854">
              <w:rPr>
                <w:noProof/>
                <w:webHidden/>
              </w:rPr>
              <w:fldChar w:fldCharType="begin"/>
            </w:r>
            <w:r w:rsidR="00260854">
              <w:rPr>
                <w:noProof/>
                <w:webHidden/>
              </w:rPr>
              <w:instrText xml:space="preserve"> PAGEREF _Toc53473628 \h </w:instrText>
            </w:r>
            <w:r w:rsidR="00260854">
              <w:rPr>
                <w:noProof/>
                <w:webHidden/>
              </w:rPr>
            </w:r>
            <w:r w:rsidR="00260854">
              <w:rPr>
                <w:noProof/>
                <w:webHidden/>
              </w:rPr>
              <w:fldChar w:fldCharType="separate"/>
            </w:r>
            <w:r w:rsidR="00260854">
              <w:rPr>
                <w:noProof/>
                <w:webHidden/>
              </w:rPr>
              <w:t>348</w:t>
            </w:r>
            <w:r w:rsidR="00260854">
              <w:rPr>
                <w:noProof/>
                <w:webHidden/>
              </w:rPr>
              <w:fldChar w:fldCharType="end"/>
            </w:r>
          </w:hyperlink>
        </w:p>
        <w:p w14:paraId="422745AB" w14:textId="564BD9A9"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29" w:history="1">
            <w:r w:rsidR="00260854" w:rsidRPr="00290C7B">
              <w:rPr>
                <w:rStyle w:val="Hyperlnk"/>
                <w:noProof/>
              </w:rPr>
              <w:t>17.1.2.</w:t>
            </w:r>
            <w:r w:rsidR="00260854">
              <w:rPr>
                <w:rFonts w:asciiTheme="minorHAnsi" w:eastAsiaTheme="minorEastAsia" w:hAnsiTheme="minorHAnsi"/>
                <w:noProof/>
                <w:color w:val="auto"/>
                <w:lang w:val="sv-SE" w:eastAsia="sv-SE"/>
              </w:rPr>
              <w:tab/>
            </w:r>
            <w:r w:rsidR="00260854" w:rsidRPr="00290C7B">
              <w:rPr>
                <w:rStyle w:val="Hyperlnk"/>
                <w:noProof/>
              </w:rPr>
              <w:t>The Parser</w:t>
            </w:r>
            <w:r w:rsidR="00260854">
              <w:rPr>
                <w:noProof/>
                <w:webHidden/>
              </w:rPr>
              <w:tab/>
            </w:r>
            <w:r w:rsidR="00260854">
              <w:rPr>
                <w:noProof/>
                <w:webHidden/>
              </w:rPr>
              <w:fldChar w:fldCharType="begin"/>
            </w:r>
            <w:r w:rsidR="00260854">
              <w:rPr>
                <w:noProof/>
                <w:webHidden/>
              </w:rPr>
              <w:instrText xml:space="preserve"> PAGEREF _Toc53473629 \h </w:instrText>
            </w:r>
            <w:r w:rsidR="00260854">
              <w:rPr>
                <w:noProof/>
                <w:webHidden/>
              </w:rPr>
            </w:r>
            <w:r w:rsidR="00260854">
              <w:rPr>
                <w:noProof/>
                <w:webHidden/>
              </w:rPr>
              <w:fldChar w:fldCharType="separate"/>
            </w:r>
            <w:r w:rsidR="00260854">
              <w:rPr>
                <w:noProof/>
                <w:webHidden/>
              </w:rPr>
              <w:t>349</w:t>
            </w:r>
            <w:r w:rsidR="00260854">
              <w:rPr>
                <w:noProof/>
                <w:webHidden/>
              </w:rPr>
              <w:fldChar w:fldCharType="end"/>
            </w:r>
          </w:hyperlink>
        </w:p>
        <w:p w14:paraId="77A88842" w14:textId="3ACE5F97"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30" w:history="1">
            <w:r w:rsidR="00260854" w:rsidRPr="00290C7B">
              <w:rPr>
                <w:rStyle w:val="Hyperlnk"/>
                <w:noProof/>
              </w:rPr>
              <w:t>17.1.3.</w:t>
            </w:r>
            <w:r w:rsidR="00260854">
              <w:rPr>
                <w:rFonts w:asciiTheme="minorHAnsi" w:eastAsiaTheme="minorEastAsia" w:hAnsiTheme="minorHAnsi"/>
                <w:noProof/>
                <w:color w:val="auto"/>
                <w:lang w:val="sv-SE" w:eastAsia="sv-SE"/>
              </w:rPr>
              <w:tab/>
            </w:r>
            <w:r w:rsidR="00260854" w:rsidRPr="00290C7B">
              <w:rPr>
                <w:rStyle w:val="Hyperlnk"/>
                <w:noProof/>
              </w:rPr>
              <w:t>The Scanner</w:t>
            </w:r>
            <w:r w:rsidR="00260854">
              <w:rPr>
                <w:noProof/>
                <w:webHidden/>
              </w:rPr>
              <w:tab/>
            </w:r>
            <w:r w:rsidR="00260854">
              <w:rPr>
                <w:noProof/>
                <w:webHidden/>
              </w:rPr>
              <w:fldChar w:fldCharType="begin"/>
            </w:r>
            <w:r w:rsidR="00260854">
              <w:rPr>
                <w:noProof/>
                <w:webHidden/>
              </w:rPr>
              <w:instrText xml:space="preserve"> PAGEREF _Toc53473630 \h </w:instrText>
            </w:r>
            <w:r w:rsidR="00260854">
              <w:rPr>
                <w:noProof/>
                <w:webHidden/>
              </w:rPr>
            </w:r>
            <w:r w:rsidR="00260854">
              <w:rPr>
                <w:noProof/>
                <w:webHidden/>
              </w:rPr>
              <w:fldChar w:fldCharType="separate"/>
            </w:r>
            <w:r w:rsidR="00260854">
              <w:rPr>
                <w:noProof/>
                <w:webHidden/>
              </w:rPr>
              <w:t>353</w:t>
            </w:r>
            <w:r w:rsidR="00260854">
              <w:rPr>
                <w:noProof/>
                <w:webHidden/>
              </w:rPr>
              <w:fldChar w:fldCharType="end"/>
            </w:r>
          </w:hyperlink>
        </w:p>
        <w:p w14:paraId="178055B3" w14:textId="32228D62" w:rsidR="00260854" w:rsidRDefault="009A772D">
          <w:pPr>
            <w:pStyle w:val="Innehll2"/>
            <w:tabs>
              <w:tab w:val="left" w:pos="1100"/>
              <w:tab w:val="right" w:leader="dot" w:pos="9350"/>
            </w:tabs>
            <w:rPr>
              <w:rFonts w:asciiTheme="minorHAnsi" w:eastAsiaTheme="minorEastAsia" w:hAnsiTheme="minorHAnsi"/>
              <w:noProof/>
              <w:color w:val="auto"/>
              <w:lang w:val="sv-SE" w:eastAsia="sv-SE"/>
            </w:rPr>
          </w:pPr>
          <w:hyperlink w:anchor="_Toc53473631" w:history="1">
            <w:r w:rsidR="00260854" w:rsidRPr="00290C7B">
              <w:rPr>
                <w:rStyle w:val="Hyperlnk"/>
                <w:noProof/>
              </w:rPr>
              <w:t>17.2.</w:t>
            </w:r>
            <w:r w:rsidR="00260854">
              <w:rPr>
                <w:rFonts w:asciiTheme="minorHAnsi" w:eastAsiaTheme="minorEastAsia" w:hAnsiTheme="minorHAnsi"/>
                <w:noProof/>
                <w:color w:val="auto"/>
                <w:lang w:val="sv-SE" w:eastAsia="sv-SE"/>
              </w:rPr>
              <w:tab/>
            </w:r>
            <w:r w:rsidR="00260854" w:rsidRPr="00290C7B">
              <w:rPr>
                <w:rStyle w:val="Hyperlnk"/>
                <w:noProof/>
              </w:rPr>
              <w:t>The Preprocessor Parser</w:t>
            </w:r>
            <w:r w:rsidR="00260854">
              <w:rPr>
                <w:noProof/>
                <w:webHidden/>
              </w:rPr>
              <w:tab/>
            </w:r>
            <w:r w:rsidR="00260854">
              <w:rPr>
                <w:noProof/>
                <w:webHidden/>
              </w:rPr>
              <w:fldChar w:fldCharType="begin"/>
            </w:r>
            <w:r w:rsidR="00260854">
              <w:rPr>
                <w:noProof/>
                <w:webHidden/>
              </w:rPr>
              <w:instrText xml:space="preserve"> PAGEREF _Toc53473631 \h </w:instrText>
            </w:r>
            <w:r w:rsidR="00260854">
              <w:rPr>
                <w:noProof/>
                <w:webHidden/>
              </w:rPr>
            </w:r>
            <w:r w:rsidR="00260854">
              <w:rPr>
                <w:noProof/>
                <w:webHidden/>
              </w:rPr>
              <w:fldChar w:fldCharType="separate"/>
            </w:r>
            <w:r w:rsidR="00260854">
              <w:rPr>
                <w:noProof/>
                <w:webHidden/>
              </w:rPr>
              <w:t>354</w:t>
            </w:r>
            <w:r w:rsidR="00260854">
              <w:rPr>
                <w:noProof/>
                <w:webHidden/>
              </w:rPr>
              <w:fldChar w:fldCharType="end"/>
            </w:r>
          </w:hyperlink>
        </w:p>
        <w:p w14:paraId="3164621C" w14:textId="1BCA9CEF" w:rsidR="00260854" w:rsidRDefault="009A772D">
          <w:pPr>
            <w:pStyle w:val="Innehll2"/>
            <w:tabs>
              <w:tab w:val="left" w:pos="1100"/>
              <w:tab w:val="right" w:leader="dot" w:pos="9350"/>
            </w:tabs>
            <w:rPr>
              <w:rFonts w:asciiTheme="minorHAnsi" w:eastAsiaTheme="minorEastAsia" w:hAnsiTheme="minorHAnsi"/>
              <w:noProof/>
              <w:color w:val="auto"/>
              <w:lang w:val="sv-SE" w:eastAsia="sv-SE"/>
            </w:rPr>
          </w:pPr>
          <w:hyperlink w:anchor="_Toc53473632" w:history="1">
            <w:r w:rsidR="00260854" w:rsidRPr="00290C7B">
              <w:rPr>
                <w:rStyle w:val="Hyperlnk"/>
                <w:noProof/>
              </w:rPr>
              <w:t>17.3.</w:t>
            </w:r>
            <w:r w:rsidR="00260854">
              <w:rPr>
                <w:rFonts w:asciiTheme="minorHAnsi" w:eastAsiaTheme="minorEastAsia" w:hAnsiTheme="minorHAnsi"/>
                <w:noProof/>
                <w:color w:val="auto"/>
                <w:lang w:val="sv-SE" w:eastAsia="sv-SE"/>
              </w:rPr>
              <w:tab/>
            </w:r>
            <w:r w:rsidR="00260854" w:rsidRPr="00290C7B">
              <w:rPr>
                <w:rStyle w:val="Hyperlnk"/>
                <w:noProof/>
              </w:rPr>
              <w:t>The Preprocessor</w:t>
            </w:r>
            <w:r w:rsidR="00260854">
              <w:rPr>
                <w:noProof/>
                <w:webHidden/>
              </w:rPr>
              <w:tab/>
            </w:r>
            <w:r w:rsidR="00260854">
              <w:rPr>
                <w:noProof/>
                <w:webHidden/>
              </w:rPr>
              <w:fldChar w:fldCharType="begin"/>
            </w:r>
            <w:r w:rsidR="00260854">
              <w:rPr>
                <w:noProof/>
                <w:webHidden/>
              </w:rPr>
              <w:instrText xml:space="preserve"> PAGEREF _Toc53473632 \h </w:instrText>
            </w:r>
            <w:r w:rsidR="00260854">
              <w:rPr>
                <w:noProof/>
                <w:webHidden/>
              </w:rPr>
            </w:r>
            <w:r w:rsidR="00260854">
              <w:rPr>
                <w:noProof/>
                <w:webHidden/>
              </w:rPr>
              <w:fldChar w:fldCharType="separate"/>
            </w:r>
            <w:r w:rsidR="00260854">
              <w:rPr>
                <w:noProof/>
                <w:webHidden/>
              </w:rPr>
              <w:t>356</w:t>
            </w:r>
            <w:r w:rsidR="00260854">
              <w:rPr>
                <w:noProof/>
                <w:webHidden/>
              </w:rPr>
              <w:fldChar w:fldCharType="end"/>
            </w:r>
          </w:hyperlink>
        </w:p>
        <w:p w14:paraId="73149AD8" w14:textId="05D6D9B6"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33" w:history="1">
            <w:r w:rsidR="00260854" w:rsidRPr="00290C7B">
              <w:rPr>
                <w:rStyle w:val="Hyperlnk"/>
                <w:noProof/>
              </w:rPr>
              <w:t>17.3.1.</w:t>
            </w:r>
            <w:r w:rsidR="00260854">
              <w:rPr>
                <w:rFonts w:asciiTheme="minorHAnsi" w:eastAsiaTheme="minorEastAsia" w:hAnsiTheme="minorHAnsi"/>
                <w:noProof/>
                <w:color w:val="auto"/>
                <w:lang w:val="sv-SE" w:eastAsia="sv-SE"/>
              </w:rPr>
              <w:tab/>
            </w:r>
            <w:r w:rsidR="00260854" w:rsidRPr="00290C7B">
              <w:rPr>
                <w:rStyle w:val="Hyperlnk"/>
                <w:noProof/>
              </w:rPr>
              <w:t>Tri Graphs</w:t>
            </w:r>
            <w:r w:rsidR="00260854">
              <w:rPr>
                <w:noProof/>
                <w:webHidden/>
              </w:rPr>
              <w:tab/>
            </w:r>
            <w:r w:rsidR="00260854">
              <w:rPr>
                <w:noProof/>
                <w:webHidden/>
              </w:rPr>
              <w:fldChar w:fldCharType="begin"/>
            </w:r>
            <w:r w:rsidR="00260854">
              <w:rPr>
                <w:noProof/>
                <w:webHidden/>
              </w:rPr>
              <w:instrText xml:space="preserve"> PAGEREF _Toc53473633 \h </w:instrText>
            </w:r>
            <w:r w:rsidR="00260854">
              <w:rPr>
                <w:noProof/>
                <w:webHidden/>
              </w:rPr>
            </w:r>
            <w:r w:rsidR="00260854">
              <w:rPr>
                <w:noProof/>
                <w:webHidden/>
              </w:rPr>
              <w:fldChar w:fldCharType="separate"/>
            </w:r>
            <w:r w:rsidR="00260854">
              <w:rPr>
                <w:noProof/>
                <w:webHidden/>
              </w:rPr>
              <w:t>358</w:t>
            </w:r>
            <w:r w:rsidR="00260854">
              <w:rPr>
                <w:noProof/>
                <w:webHidden/>
              </w:rPr>
              <w:fldChar w:fldCharType="end"/>
            </w:r>
          </w:hyperlink>
        </w:p>
        <w:p w14:paraId="78854607" w14:textId="7E8CEAD7"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34" w:history="1">
            <w:r w:rsidR="00260854" w:rsidRPr="00290C7B">
              <w:rPr>
                <w:rStyle w:val="Hyperlnk"/>
                <w:noProof/>
              </w:rPr>
              <w:t>17.3.1.</w:t>
            </w:r>
            <w:r w:rsidR="00260854">
              <w:rPr>
                <w:rFonts w:asciiTheme="minorHAnsi" w:eastAsiaTheme="minorEastAsia" w:hAnsiTheme="minorHAnsi"/>
                <w:noProof/>
                <w:color w:val="auto"/>
                <w:lang w:val="sv-SE" w:eastAsia="sv-SE"/>
              </w:rPr>
              <w:tab/>
            </w:r>
            <w:r w:rsidR="00260854" w:rsidRPr="00290C7B">
              <w:rPr>
                <w:rStyle w:val="Hyperlnk"/>
                <w:noProof/>
              </w:rPr>
              <w:t>Comments, Strings, and Characters</w:t>
            </w:r>
            <w:r w:rsidR="00260854">
              <w:rPr>
                <w:noProof/>
                <w:webHidden/>
              </w:rPr>
              <w:tab/>
            </w:r>
            <w:r w:rsidR="00260854">
              <w:rPr>
                <w:noProof/>
                <w:webHidden/>
              </w:rPr>
              <w:fldChar w:fldCharType="begin"/>
            </w:r>
            <w:r w:rsidR="00260854">
              <w:rPr>
                <w:noProof/>
                <w:webHidden/>
              </w:rPr>
              <w:instrText xml:space="preserve"> PAGEREF _Toc53473634 \h </w:instrText>
            </w:r>
            <w:r w:rsidR="00260854">
              <w:rPr>
                <w:noProof/>
                <w:webHidden/>
              </w:rPr>
            </w:r>
            <w:r w:rsidR="00260854">
              <w:rPr>
                <w:noProof/>
                <w:webHidden/>
              </w:rPr>
              <w:fldChar w:fldCharType="separate"/>
            </w:r>
            <w:r w:rsidR="00260854">
              <w:rPr>
                <w:noProof/>
                <w:webHidden/>
              </w:rPr>
              <w:t>358</w:t>
            </w:r>
            <w:r w:rsidR="00260854">
              <w:rPr>
                <w:noProof/>
                <w:webHidden/>
              </w:rPr>
              <w:fldChar w:fldCharType="end"/>
            </w:r>
          </w:hyperlink>
        </w:p>
        <w:p w14:paraId="2BDC7A99" w14:textId="18451BD7"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35" w:history="1">
            <w:r w:rsidR="00260854" w:rsidRPr="00290C7B">
              <w:rPr>
                <w:rStyle w:val="Hyperlnk"/>
                <w:noProof/>
              </w:rPr>
              <w:t>17.3.2.</w:t>
            </w:r>
            <w:r w:rsidR="00260854">
              <w:rPr>
                <w:rFonts w:asciiTheme="minorHAnsi" w:eastAsiaTheme="minorEastAsia" w:hAnsiTheme="minorHAnsi"/>
                <w:noProof/>
                <w:color w:val="auto"/>
                <w:lang w:val="sv-SE" w:eastAsia="sv-SE"/>
              </w:rPr>
              <w:tab/>
            </w:r>
            <w:r w:rsidR="00260854" w:rsidRPr="00290C7B">
              <w:rPr>
                <w:rStyle w:val="Hyperlnk"/>
                <w:noProof/>
              </w:rPr>
              <w:t>Slash Codes</w:t>
            </w:r>
            <w:r w:rsidR="00260854">
              <w:rPr>
                <w:noProof/>
                <w:webHidden/>
              </w:rPr>
              <w:tab/>
            </w:r>
            <w:r w:rsidR="00260854">
              <w:rPr>
                <w:noProof/>
                <w:webHidden/>
              </w:rPr>
              <w:fldChar w:fldCharType="begin"/>
            </w:r>
            <w:r w:rsidR="00260854">
              <w:rPr>
                <w:noProof/>
                <w:webHidden/>
              </w:rPr>
              <w:instrText xml:space="preserve"> PAGEREF _Toc53473635 \h </w:instrText>
            </w:r>
            <w:r w:rsidR="00260854">
              <w:rPr>
                <w:noProof/>
                <w:webHidden/>
              </w:rPr>
            </w:r>
            <w:r w:rsidR="00260854">
              <w:rPr>
                <w:noProof/>
                <w:webHidden/>
              </w:rPr>
              <w:fldChar w:fldCharType="separate"/>
            </w:r>
            <w:r w:rsidR="00260854">
              <w:rPr>
                <w:noProof/>
                <w:webHidden/>
              </w:rPr>
              <w:t>360</w:t>
            </w:r>
            <w:r w:rsidR="00260854">
              <w:rPr>
                <w:noProof/>
                <w:webHidden/>
              </w:rPr>
              <w:fldChar w:fldCharType="end"/>
            </w:r>
          </w:hyperlink>
        </w:p>
        <w:p w14:paraId="44580364" w14:textId="1C29104D"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36" w:history="1">
            <w:r w:rsidR="00260854" w:rsidRPr="00290C7B">
              <w:rPr>
                <w:rStyle w:val="Hyperlnk"/>
                <w:noProof/>
              </w:rPr>
              <w:t>17.3.3.</w:t>
            </w:r>
            <w:r w:rsidR="00260854">
              <w:rPr>
                <w:rFonts w:asciiTheme="minorHAnsi" w:eastAsiaTheme="minorEastAsia" w:hAnsiTheme="minorHAnsi"/>
                <w:noProof/>
                <w:color w:val="auto"/>
                <w:lang w:val="sv-SE" w:eastAsia="sv-SE"/>
              </w:rPr>
              <w:tab/>
            </w:r>
            <w:r w:rsidR="00260854" w:rsidRPr="00290C7B">
              <w:rPr>
                <w:rStyle w:val="Hyperlnk"/>
                <w:noProof/>
              </w:rPr>
              <w:t>The Line List</w:t>
            </w:r>
            <w:r w:rsidR="00260854">
              <w:rPr>
                <w:noProof/>
                <w:webHidden/>
              </w:rPr>
              <w:tab/>
            </w:r>
            <w:r w:rsidR="00260854">
              <w:rPr>
                <w:noProof/>
                <w:webHidden/>
              </w:rPr>
              <w:fldChar w:fldCharType="begin"/>
            </w:r>
            <w:r w:rsidR="00260854">
              <w:rPr>
                <w:noProof/>
                <w:webHidden/>
              </w:rPr>
              <w:instrText xml:space="preserve"> PAGEREF _Toc53473636 \h </w:instrText>
            </w:r>
            <w:r w:rsidR="00260854">
              <w:rPr>
                <w:noProof/>
                <w:webHidden/>
              </w:rPr>
            </w:r>
            <w:r w:rsidR="00260854">
              <w:rPr>
                <w:noProof/>
                <w:webHidden/>
              </w:rPr>
              <w:fldChar w:fldCharType="separate"/>
            </w:r>
            <w:r w:rsidR="00260854">
              <w:rPr>
                <w:noProof/>
                <w:webHidden/>
              </w:rPr>
              <w:t>361</w:t>
            </w:r>
            <w:r w:rsidR="00260854">
              <w:rPr>
                <w:noProof/>
                <w:webHidden/>
              </w:rPr>
              <w:fldChar w:fldCharType="end"/>
            </w:r>
          </w:hyperlink>
        </w:p>
        <w:p w14:paraId="7F86FBED" w14:textId="4784769B"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37" w:history="1">
            <w:r w:rsidR="00260854" w:rsidRPr="00290C7B">
              <w:rPr>
                <w:rStyle w:val="Hyperlnk"/>
                <w:noProof/>
              </w:rPr>
              <w:t>17.3.4.</w:t>
            </w:r>
            <w:r w:rsidR="00260854">
              <w:rPr>
                <w:rFonts w:asciiTheme="minorHAnsi" w:eastAsiaTheme="minorEastAsia" w:hAnsiTheme="minorHAnsi"/>
                <w:noProof/>
                <w:color w:val="auto"/>
                <w:lang w:val="sv-SE" w:eastAsia="sv-SE"/>
              </w:rPr>
              <w:tab/>
            </w:r>
            <w:r w:rsidR="00260854" w:rsidRPr="00290C7B">
              <w:rPr>
                <w:rStyle w:val="Hyperlnk"/>
                <w:noProof/>
              </w:rPr>
              <w:t>Lines</w:t>
            </w:r>
            <w:r w:rsidR="00260854">
              <w:rPr>
                <w:noProof/>
                <w:webHidden/>
              </w:rPr>
              <w:tab/>
            </w:r>
            <w:r w:rsidR="00260854">
              <w:rPr>
                <w:noProof/>
                <w:webHidden/>
              </w:rPr>
              <w:fldChar w:fldCharType="begin"/>
            </w:r>
            <w:r w:rsidR="00260854">
              <w:rPr>
                <w:noProof/>
                <w:webHidden/>
              </w:rPr>
              <w:instrText xml:space="preserve"> PAGEREF _Toc53473637 \h </w:instrText>
            </w:r>
            <w:r w:rsidR="00260854">
              <w:rPr>
                <w:noProof/>
                <w:webHidden/>
              </w:rPr>
            </w:r>
            <w:r w:rsidR="00260854">
              <w:rPr>
                <w:noProof/>
                <w:webHidden/>
              </w:rPr>
              <w:fldChar w:fldCharType="separate"/>
            </w:r>
            <w:r w:rsidR="00260854">
              <w:rPr>
                <w:noProof/>
                <w:webHidden/>
              </w:rPr>
              <w:t>364</w:t>
            </w:r>
            <w:r w:rsidR="00260854">
              <w:rPr>
                <w:noProof/>
                <w:webHidden/>
              </w:rPr>
              <w:fldChar w:fldCharType="end"/>
            </w:r>
          </w:hyperlink>
        </w:p>
        <w:p w14:paraId="787BA2D0" w14:textId="32EC9A52"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38" w:history="1">
            <w:r w:rsidR="00260854" w:rsidRPr="00290C7B">
              <w:rPr>
                <w:rStyle w:val="Hyperlnk"/>
                <w:noProof/>
              </w:rPr>
              <w:t>17.3.5.</w:t>
            </w:r>
            <w:r w:rsidR="00260854">
              <w:rPr>
                <w:rFonts w:asciiTheme="minorHAnsi" w:eastAsiaTheme="minorEastAsia" w:hAnsiTheme="minorHAnsi"/>
                <w:noProof/>
                <w:color w:val="auto"/>
                <w:lang w:val="sv-SE" w:eastAsia="sv-SE"/>
              </w:rPr>
              <w:tab/>
            </w:r>
            <w:r w:rsidR="00260854" w:rsidRPr="00290C7B">
              <w:rPr>
                <w:rStyle w:val="Hyperlnk"/>
                <w:noProof/>
              </w:rPr>
              <w:t>Includes</w:t>
            </w:r>
            <w:r w:rsidR="00260854">
              <w:rPr>
                <w:noProof/>
                <w:webHidden/>
              </w:rPr>
              <w:tab/>
            </w:r>
            <w:r w:rsidR="00260854">
              <w:rPr>
                <w:noProof/>
                <w:webHidden/>
              </w:rPr>
              <w:fldChar w:fldCharType="begin"/>
            </w:r>
            <w:r w:rsidR="00260854">
              <w:rPr>
                <w:noProof/>
                <w:webHidden/>
              </w:rPr>
              <w:instrText xml:space="preserve"> PAGEREF _Toc53473638 \h </w:instrText>
            </w:r>
            <w:r w:rsidR="00260854">
              <w:rPr>
                <w:noProof/>
                <w:webHidden/>
              </w:rPr>
            </w:r>
            <w:r w:rsidR="00260854">
              <w:rPr>
                <w:noProof/>
                <w:webHidden/>
              </w:rPr>
              <w:fldChar w:fldCharType="separate"/>
            </w:r>
            <w:r w:rsidR="00260854">
              <w:rPr>
                <w:noProof/>
                <w:webHidden/>
              </w:rPr>
              <w:t>365</w:t>
            </w:r>
            <w:r w:rsidR="00260854">
              <w:rPr>
                <w:noProof/>
                <w:webHidden/>
              </w:rPr>
              <w:fldChar w:fldCharType="end"/>
            </w:r>
          </w:hyperlink>
        </w:p>
        <w:p w14:paraId="3A21FF2C" w14:textId="7393D555"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39" w:history="1">
            <w:r w:rsidR="00260854" w:rsidRPr="00290C7B">
              <w:rPr>
                <w:rStyle w:val="Hyperlnk"/>
                <w:noProof/>
              </w:rPr>
              <w:t>17.3.6.</w:t>
            </w:r>
            <w:r w:rsidR="00260854">
              <w:rPr>
                <w:rFonts w:asciiTheme="minorHAnsi" w:eastAsiaTheme="minorEastAsia" w:hAnsiTheme="minorHAnsi"/>
                <w:noProof/>
                <w:color w:val="auto"/>
                <w:lang w:val="sv-SE" w:eastAsia="sv-SE"/>
              </w:rPr>
              <w:tab/>
            </w:r>
            <w:r w:rsidR="00260854" w:rsidRPr="00290C7B">
              <w:rPr>
                <w:rStyle w:val="Hyperlnk"/>
                <w:noProof/>
              </w:rPr>
              <w:t>Macros</w:t>
            </w:r>
            <w:r w:rsidR="00260854">
              <w:rPr>
                <w:noProof/>
                <w:webHidden/>
              </w:rPr>
              <w:tab/>
            </w:r>
            <w:r w:rsidR="00260854">
              <w:rPr>
                <w:noProof/>
                <w:webHidden/>
              </w:rPr>
              <w:fldChar w:fldCharType="begin"/>
            </w:r>
            <w:r w:rsidR="00260854">
              <w:rPr>
                <w:noProof/>
                <w:webHidden/>
              </w:rPr>
              <w:instrText xml:space="preserve"> PAGEREF _Toc53473639 \h </w:instrText>
            </w:r>
            <w:r w:rsidR="00260854">
              <w:rPr>
                <w:noProof/>
                <w:webHidden/>
              </w:rPr>
            </w:r>
            <w:r w:rsidR="00260854">
              <w:rPr>
                <w:noProof/>
                <w:webHidden/>
              </w:rPr>
              <w:fldChar w:fldCharType="separate"/>
            </w:r>
            <w:r w:rsidR="00260854">
              <w:rPr>
                <w:noProof/>
                <w:webHidden/>
              </w:rPr>
              <w:t>366</w:t>
            </w:r>
            <w:r w:rsidR="00260854">
              <w:rPr>
                <w:noProof/>
                <w:webHidden/>
              </w:rPr>
              <w:fldChar w:fldCharType="end"/>
            </w:r>
          </w:hyperlink>
        </w:p>
        <w:p w14:paraId="45470D55" w14:textId="6B95C871"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40" w:history="1">
            <w:r w:rsidR="00260854" w:rsidRPr="00290C7B">
              <w:rPr>
                <w:rStyle w:val="Hyperlnk"/>
                <w:noProof/>
              </w:rPr>
              <w:t>17.3.7.</w:t>
            </w:r>
            <w:r w:rsidR="00260854">
              <w:rPr>
                <w:rFonts w:asciiTheme="minorHAnsi" w:eastAsiaTheme="minorEastAsia" w:hAnsiTheme="minorHAnsi"/>
                <w:noProof/>
                <w:color w:val="auto"/>
                <w:lang w:val="sv-SE" w:eastAsia="sv-SE"/>
              </w:rPr>
              <w:tab/>
            </w:r>
            <w:r w:rsidR="00260854" w:rsidRPr="00290C7B">
              <w:rPr>
                <w:rStyle w:val="Hyperlnk"/>
                <w:noProof/>
              </w:rPr>
              <w:t>Conditional Programming</w:t>
            </w:r>
            <w:r w:rsidR="00260854">
              <w:rPr>
                <w:noProof/>
                <w:webHidden/>
              </w:rPr>
              <w:tab/>
            </w:r>
            <w:r w:rsidR="00260854">
              <w:rPr>
                <w:noProof/>
                <w:webHidden/>
              </w:rPr>
              <w:fldChar w:fldCharType="begin"/>
            </w:r>
            <w:r w:rsidR="00260854">
              <w:rPr>
                <w:noProof/>
                <w:webHidden/>
              </w:rPr>
              <w:instrText xml:space="preserve"> PAGEREF _Toc53473640 \h </w:instrText>
            </w:r>
            <w:r w:rsidR="00260854">
              <w:rPr>
                <w:noProof/>
                <w:webHidden/>
              </w:rPr>
            </w:r>
            <w:r w:rsidR="00260854">
              <w:rPr>
                <w:noProof/>
                <w:webHidden/>
              </w:rPr>
              <w:fldChar w:fldCharType="separate"/>
            </w:r>
            <w:r w:rsidR="00260854">
              <w:rPr>
                <w:noProof/>
                <w:webHidden/>
              </w:rPr>
              <w:t>371</w:t>
            </w:r>
            <w:r w:rsidR="00260854">
              <w:rPr>
                <w:noProof/>
                <w:webHidden/>
              </w:rPr>
              <w:fldChar w:fldCharType="end"/>
            </w:r>
          </w:hyperlink>
        </w:p>
        <w:p w14:paraId="51D74142" w14:textId="480BB697"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41" w:history="1">
            <w:r w:rsidR="00260854" w:rsidRPr="00290C7B">
              <w:rPr>
                <w:rStyle w:val="Hyperlnk"/>
                <w:noProof/>
              </w:rPr>
              <w:t>17.3.8.</w:t>
            </w:r>
            <w:r w:rsidR="00260854">
              <w:rPr>
                <w:rFonts w:asciiTheme="minorHAnsi" w:eastAsiaTheme="minorEastAsia" w:hAnsiTheme="minorHAnsi"/>
                <w:noProof/>
                <w:color w:val="auto"/>
                <w:lang w:val="sv-SE" w:eastAsia="sv-SE"/>
              </w:rPr>
              <w:tab/>
            </w:r>
            <w:r w:rsidR="00260854" w:rsidRPr="00290C7B">
              <w:rPr>
                <w:rStyle w:val="Hyperlnk"/>
                <w:noProof/>
              </w:rPr>
              <w:t>Macro Expansion</w:t>
            </w:r>
            <w:r w:rsidR="00260854">
              <w:rPr>
                <w:noProof/>
                <w:webHidden/>
              </w:rPr>
              <w:tab/>
            </w:r>
            <w:r w:rsidR="00260854">
              <w:rPr>
                <w:noProof/>
                <w:webHidden/>
              </w:rPr>
              <w:fldChar w:fldCharType="begin"/>
            </w:r>
            <w:r w:rsidR="00260854">
              <w:rPr>
                <w:noProof/>
                <w:webHidden/>
              </w:rPr>
              <w:instrText xml:space="preserve"> PAGEREF _Toc53473641 \h </w:instrText>
            </w:r>
            <w:r w:rsidR="00260854">
              <w:rPr>
                <w:noProof/>
                <w:webHidden/>
              </w:rPr>
            </w:r>
            <w:r w:rsidR="00260854">
              <w:rPr>
                <w:noProof/>
                <w:webHidden/>
              </w:rPr>
              <w:fldChar w:fldCharType="separate"/>
            </w:r>
            <w:r w:rsidR="00260854">
              <w:rPr>
                <w:noProof/>
                <w:webHidden/>
              </w:rPr>
              <w:t>373</w:t>
            </w:r>
            <w:r w:rsidR="00260854">
              <w:rPr>
                <w:noProof/>
                <w:webHidden/>
              </w:rPr>
              <w:fldChar w:fldCharType="end"/>
            </w:r>
          </w:hyperlink>
        </w:p>
        <w:p w14:paraId="49EF507A" w14:textId="38A43948"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42" w:history="1">
            <w:r w:rsidR="00260854" w:rsidRPr="00290C7B">
              <w:rPr>
                <w:rStyle w:val="Hyperlnk"/>
                <w:noProof/>
              </w:rPr>
              <w:t>17.3.9.</w:t>
            </w:r>
            <w:r w:rsidR="00260854">
              <w:rPr>
                <w:rFonts w:asciiTheme="minorHAnsi" w:eastAsiaTheme="minorEastAsia" w:hAnsiTheme="minorHAnsi"/>
                <w:noProof/>
                <w:color w:val="auto"/>
                <w:lang w:val="sv-SE" w:eastAsia="sv-SE"/>
              </w:rPr>
              <w:tab/>
            </w:r>
            <w:r w:rsidR="00260854" w:rsidRPr="00290C7B">
              <w:rPr>
                <w:rStyle w:val="Hyperlnk"/>
                <w:noProof/>
              </w:rPr>
              <w:t>String Merging</w:t>
            </w:r>
            <w:r w:rsidR="00260854">
              <w:rPr>
                <w:noProof/>
                <w:webHidden/>
              </w:rPr>
              <w:tab/>
            </w:r>
            <w:r w:rsidR="00260854">
              <w:rPr>
                <w:noProof/>
                <w:webHidden/>
              </w:rPr>
              <w:fldChar w:fldCharType="begin"/>
            </w:r>
            <w:r w:rsidR="00260854">
              <w:rPr>
                <w:noProof/>
                <w:webHidden/>
              </w:rPr>
              <w:instrText xml:space="preserve"> PAGEREF _Toc53473642 \h </w:instrText>
            </w:r>
            <w:r w:rsidR="00260854">
              <w:rPr>
                <w:noProof/>
                <w:webHidden/>
              </w:rPr>
            </w:r>
            <w:r w:rsidR="00260854">
              <w:rPr>
                <w:noProof/>
                <w:webHidden/>
              </w:rPr>
              <w:fldChar w:fldCharType="separate"/>
            </w:r>
            <w:r w:rsidR="00260854">
              <w:rPr>
                <w:noProof/>
                <w:webHidden/>
              </w:rPr>
              <w:t>376</w:t>
            </w:r>
            <w:r w:rsidR="00260854">
              <w:rPr>
                <w:noProof/>
                <w:webHidden/>
              </w:rPr>
              <w:fldChar w:fldCharType="end"/>
            </w:r>
          </w:hyperlink>
        </w:p>
        <w:p w14:paraId="7CEF2771" w14:textId="10D7578B" w:rsidR="00260854" w:rsidRDefault="009A772D">
          <w:pPr>
            <w:pStyle w:val="Innehll1"/>
            <w:rPr>
              <w:rFonts w:asciiTheme="minorHAnsi" w:eastAsiaTheme="minorEastAsia" w:hAnsiTheme="minorHAnsi"/>
              <w:noProof/>
              <w:color w:val="auto"/>
              <w:lang w:val="sv-SE" w:eastAsia="sv-SE"/>
            </w:rPr>
          </w:pPr>
          <w:hyperlink w:anchor="_Toc53473643" w:history="1">
            <w:r w:rsidR="00260854" w:rsidRPr="00290C7B">
              <w:rPr>
                <w:rStyle w:val="Hyperlnk"/>
                <w:noProof/>
              </w:rPr>
              <w:t>18.</w:t>
            </w:r>
            <w:r w:rsidR="00260854">
              <w:rPr>
                <w:rFonts w:asciiTheme="minorHAnsi" w:eastAsiaTheme="minorEastAsia" w:hAnsiTheme="minorHAnsi"/>
                <w:noProof/>
                <w:color w:val="auto"/>
                <w:lang w:val="sv-SE" w:eastAsia="sv-SE"/>
              </w:rPr>
              <w:tab/>
            </w:r>
            <w:r w:rsidR="00260854" w:rsidRPr="00290C7B">
              <w:rPr>
                <w:rStyle w:val="Hyperlnk"/>
                <w:noProof/>
              </w:rPr>
              <w:t>The C Grammar</w:t>
            </w:r>
            <w:r w:rsidR="00260854">
              <w:rPr>
                <w:noProof/>
                <w:webHidden/>
              </w:rPr>
              <w:tab/>
            </w:r>
            <w:r w:rsidR="00260854">
              <w:rPr>
                <w:noProof/>
                <w:webHidden/>
              </w:rPr>
              <w:fldChar w:fldCharType="begin"/>
            </w:r>
            <w:r w:rsidR="00260854">
              <w:rPr>
                <w:noProof/>
                <w:webHidden/>
              </w:rPr>
              <w:instrText xml:space="preserve"> PAGEREF _Toc53473643 \h </w:instrText>
            </w:r>
            <w:r w:rsidR="00260854">
              <w:rPr>
                <w:noProof/>
                <w:webHidden/>
              </w:rPr>
            </w:r>
            <w:r w:rsidR="00260854">
              <w:rPr>
                <w:noProof/>
                <w:webHidden/>
              </w:rPr>
              <w:fldChar w:fldCharType="separate"/>
            </w:r>
            <w:r w:rsidR="00260854">
              <w:rPr>
                <w:noProof/>
                <w:webHidden/>
              </w:rPr>
              <w:t>378</w:t>
            </w:r>
            <w:r w:rsidR="00260854">
              <w:rPr>
                <w:noProof/>
                <w:webHidden/>
              </w:rPr>
              <w:fldChar w:fldCharType="end"/>
            </w:r>
          </w:hyperlink>
        </w:p>
        <w:p w14:paraId="7DC9130E" w14:textId="55E803BE" w:rsidR="00260854" w:rsidRDefault="009A772D">
          <w:pPr>
            <w:pStyle w:val="Innehll2"/>
            <w:tabs>
              <w:tab w:val="left" w:pos="1100"/>
              <w:tab w:val="right" w:leader="dot" w:pos="9350"/>
            </w:tabs>
            <w:rPr>
              <w:rFonts w:asciiTheme="minorHAnsi" w:eastAsiaTheme="minorEastAsia" w:hAnsiTheme="minorHAnsi"/>
              <w:noProof/>
              <w:color w:val="auto"/>
              <w:lang w:val="sv-SE" w:eastAsia="sv-SE"/>
            </w:rPr>
          </w:pPr>
          <w:hyperlink w:anchor="_Toc53473644" w:history="1">
            <w:r w:rsidR="00260854" w:rsidRPr="00290C7B">
              <w:rPr>
                <w:rStyle w:val="Hyperlnk"/>
                <w:noProof/>
              </w:rPr>
              <w:t>18.1.</w:t>
            </w:r>
            <w:r w:rsidR="00260854">
              <w:rPr>
                <w:rFonts w:asciiTheme="minorHAnsi" w:eastAsiaTheme="minorEastAsia" w:hAnsiTheme="minorHAnsi"/>
                <w:noProof/>
                <w:color w:val="auto"/>
                <w:lang w:val="sv-SE" w:eastAsia="sv-SE"/>
              </w:rPr>
              <w:tab/>
            </w:r>
            <w:r w:rsidR="00260854" w:rsidRPr="00290C7B">
              <w:rPr>
                <w:rStyle w:val="Hyperlnk"/>
                <w:noProof/>
              </w:rPr>
              <w:t>The Preprocessor Grammar</w:t>
            </w:r>
            <w:r w:rsidR="00260854">
              <w:rPr>
                <w:noProof/>
                <w:webHidden/>
              </w:rPr>
              <w:tab/>
            </w:r>
            <w:r w:rsidR="00260854">
              <w:rPr>
                <w:noProof/>
                <w:webHidden/>
              </w:rPr>
              <w:fldChar w:fldCharType="begin"/>
            </w:r>
            <w:r w:rsidR="00260854">
              <w:rPr>
                <w:noProof/>
                <w:webHidden/>
              </w:rPr>
              <w:instrText xml:space="preserve"> PAGEREF _Toc53473644 \h </w:instrText>
            </w:r>
            <w:r w:rsidR="00260854">
              <w:rPr>
                <w:noProof/>
                <w:webHidden/>
              </w:rPr>
            </w:r>
            <w:r w:rsidR="00260854">
              <w:rPr>
                <w:noProof/>
                <w:webHidden/>
              </w:rPr>
              <w:fldChar w:fldCharType="separate"/>
            </w:r>
            <w:r w:rsidR="00260854">
              <w:rPr>
                <w:noProof/>
                <w:webHidden/>
              </w:rPr>
              <w:t>378</w:t>
            </w:r>
            <w:r w:rsidR="00260854">
              <w:rPr>
                <w:noProof/>
                <w:webHidden/>
              </w:rPr>
              <w:fldChar w:fldCharType="end"/>
            </w:r>
          </w:hyperlink>
        </w:p>
        <w:p w14:paraId="25ED0DC7" w14:textId="6ABC3EE9" w:rsidR="00260854" w:rsidRDefault="009A772D">
          <w:pPr>
            <w:pStyle w:val="Innehll2"/>
            <w:tabs>
              <w:tab w:val="left" w:pos="1100"/>
              <w:tab w:val="right" w:leader="dot" w:pos="9350"/>
            </w:tabs>
            <w:rPr>
              <w:rFonts w:asciiTheme="minorHAnsi" w:eastAsiaTheme="minorEastAsia" w:hAnsiTheme="minorHAnsi"/>
              <w:noProof/>
              <w:color w:val="auto"/>
              <w:lang w:val="sv-SE" w:eastAsia="sv-SE"/>
            </w:rPr>
          </w:pPr>
          <w:hyperlink w:anchor="_Toc53473645" w:history="1">
            <w:r w:rsidR="00260854" w:rsidRPr="00290C7B">
              <w:rPr>
                <w:rStyle w:val="Hyperlnk"/>
                <w:noProof/>
              </w:rPr>
              <w:t>18.2.</w:t>
            </w:r>
            <w:r w:rsidR="00260854">
              <w:rPr>
                <w:rFonts w:asciiTheme="minorHAnsi" w:eastAsiaTheme="minorEastAsia" w:hAnsiTheme="minorHAnsi"/>
                <w:noProof/>
                <w:color w:val="auto"/>
                <w:lang w:val="sv-SE" w:eastAsia="sv-SE"/>
              </w:rPr>
              <w:tab/>
            </w:r>
            <w:r w:rsidR="00260854" w:rsidRPr="00290C7B">
              <w:rPr>
                <w:rStyle w:val="Hyperlnk"/>
                <w:noProof/>
              </w:rPr>
              <w:t>The Language Grammar</w:t>
            </w:r>
            <w:r w:rsidR="00260854">
              <w:rPr>
                <w:noProof/>
                <w:webHidden/>
              </w:rPr>
              <w:tab/>
            </w:r>
            <w:r w:rsidR="00260854">
              <w:rPr>
                <w:noProof/>
                <w:webHidden/>
              </w:rPr>
              <w:fldChar w:fldCharType="begin"/>
            </w:r>
            <w:r w:rsidR="00260854">
              <w:rPr>
                <w:noProof/>
                <w:webHidden/>
              </w:rPr>
              <w:instrText xml:space="preserve"> PAGEREF _Toc53473645 \h </w:instrText>
            </w:r>
            <w:r w:rsidR="00260854">
              <w:rPr>
                <w:noProof/>
                <w:webHidden/>
              </w:rPr>
            </w:r>
            <w:r w:rsidR="00260854">
              <w:rPr>
                <w:noProof/>
                <w:webHidden/>
              </w:rPr>
              <w:fldChar w:fldCharType="separate"/>
            </w:r>
            <w:r w:rsidR="00260854">
              <w:rPr>
                <w:noProof/>
                <w:webHidden/>
              </w:rPr>
              <w:t>378</w:t>
            </w:r>
            <w:r w:rsidR="00260854">
              <w:rPr>
                <w:noProof/>
                <w:webHidden/>
              </w:rPr>
              <w:fldChar w:fldCharType="end"/>
            </w:r>
          </w:hyperlink>
        </w:p>
        <w:p w14:paraId="1236515B" w14:textId="2FB62C8A" w:rsidR="00260854" w:rsidRDefault="009A772D">
          <w:pPr>
            <w:pStyle w:val="Innehll1"/>
            <w:rPr>
              <w:rFonts w:asciiTheme="minorHAnsi" w:eastAsiaTheme="minorEastAsia" w:hAnsiTheme="minorHAnsi"/>
              <w:noProof/>
              <w:color w:val="auto"/>
              <w:lang w:val="sv-SE" w:eastAsia="sv-SE"/>
            </w:rPr>
          </w:pPr>
          <w:hyperlink w:anchor="_Toc53473646" w:history="1">
            <w:r w:rsidR="00260854" w:rsidRPr="00290C7B">
              <w:rPr>
                <w:rStyle w:val="Hyperlnk"/>
                <w:noProof/>
              </w:rPr>
              <w:t>19.</w:t>
            </w:r>
            <w:r w:rsidR="00260854">
              <w:rPr>
                <w:rFonts w:asciiTheme="minorHAnsi" w:eastAsiaTheme="minorEastAsia" w:hAnsiTheme="minorHAnsi"/>
                <w:noProof/>
                <w:color w:val="auto"/>
                <w:lang w:val="sv-SE" w:eastAsia="sv-SE"/>
              </w:rPr>
              <w:tab/>
            </w:r>
            <w:r w:rsidR="00260854" w:rsidRPr="00290C7B">
              <w:rPr>
                <w:rStyle w:val="Hyperlnk"/>
                <w:noProof/>
              </w:rPr>
              <w:t>GPPG and GPLEX</w:t>
            </w:r>
            <w:r w:rsidR="00260854">
              <w:rPr>
                <w:noProof/>
                <w:webHidden/>
              </w:rPr>
              <w:tab/>
            </w:r>
            <w:r w:rsidR="00260854">
              <w:rPr>
                <w:noProof/>
                <w:webHidden/>
              </w:rPr>
              <w:fldChar w:fldCharType="begin"/>
            </w:r>
            <w:r w:rsidR="00260854">
              <w:rPr>
                <w:noProof/>
                <w:webHidden/>
              </w:rPr>
              <w:instrText xml:space="preserve"> PAGEREF _Toc53473646 \h </w:instrText>
            </w:r>
            <w:r w:rsidR="00260854">
              <w:rPr>
                <w:noProof/>
                <w:webHidden/>
              </w:rPr>
            </w:r>
            <w:r w:rsidR="00260854">
              <w:rPr>
                <w:noProof/>
                <w:webHidden/>
              </w:rPr>
              <w:fldChar w:fldCharType="separate"/>
            </w:r>
            <w:r w:rsidR="00260854">
              <w:rPr>
                <w:noProof/>
                <w:webHidden/>
              </w:rPr>
              <w:t>385</w:t>
            </w:r>
            <w:r w:rsidR="00260854">
              <w:rPr>
                <w:noProof/>
                <w:webHidden/>
              </w:rPr>
              <w:fldChar w:fldCharType="end"/>
            </w:r>
          </w:hyperlink>
        </w:p>
        <w:p w14:paraId="48DBBD2A" w14:textId="765D1680"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47" w:history="1">
            <w:r w:rsidR="00260854" w:rsidRPr="00290C7B">
              <w:rPr>
                <w:rStyle w:val="Hyperlnk"/>
                <w:noProof/>
              </w:rPr>
              <w:t>19.1.1.</w:t>
            </w:r>
            <w:r w:rsidR="00260854">
              <w:rPr>
                <w:rFonts w:asciiTheme="minorHAnsi" w:eastAsiaTheme="minorEastAsia" w:hAnsiTheme="minorHAnsi"/>
                <w:noProof/>
                <w:color w:val="auto"/>
                <w:lang w:val="sv-SE" w:eastAsia="sv-SE"/>
              </w:rPr>
              <w:tab/>
            </w:r>
            <w:r w:rsidR="00260854" w:rsidRPr="00290C7B">
              <w:rPr>
                <w:rStyle w:val="Hyperlnk"/>
                <w:noProof/>
              </w:rPr>
              <w:t>The Language</w:t>
            </w:r>
            <w:r w:rsidR="00260854">
              <w:rPr>
                <w:noProof/>
                <w:webHidden/>
              </w:rPr>
              <w:tab/>
            </w:r>
            <w:r w:rsidR="00260854">
              <w:rPr>
                <w:noProof/>
                <w:webHidden/>
              </w:rPr>
              <w:fldChar w:fldCharType="begin"/>
            </w:r>
            <w:r w:rsidR="00260854">
              <w:rPr>
                <w:noProof/>
                <w:webHidden/>
              </w:rPr>
              <w:instrText xml:space="preserve"> PAGEREF _Toc53473647 \h </w:instrText>
            </w:r>
            <w:r w:rsidR="00260854">
              <w:rPr>
                <w:noProof/>
                <w:webHidden/>
              </w:rPr>
            </w:r>
            <w:r w:rsidR="00260854">
              <w:rPr>
                <w:noProof/>
                <w:webHidden/>
              </w:rPr>
              <w:fldChar w:fldCharType="separate"/>
            </w:r>
            <w:r w:rsidR="00260854">
              <w:rPr>
                <w:noProof/>
                <w:webHidden/>
              </w:rPr>
              <w:t>385</w:t>
            </w:r>
            <w:r w:rsidR="00260854">
              <w:rPr>
                <w:noProof/>
                <w:webHidden/>
              </w:rPr>
              <w:fldChar w:fldCharType="end"/>
            </w:r>
          </w:hyperlink>
        </w:p>
        <w:p w14:paraId="30F4DB6F" w14:textId="6B028501"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48" w:history="1">
            <w:r w:rsidR="00260854" w:rsidRPr="00290C7B">
              <w:rPr>
                <w:rStyle w:val="Hyperlnk"/>
                <w:noProof/>
              </w:rPr>
              <w:t>19.1.2.</w:t>
            </w:r>
            <w:r w:rsidR="00260854">
              <w:rPr>
                <w:rFonts w:asciiTheme="minorHAnsi" w:eastAsiaTheme="minorEastAsia" w:hAnsiTheme="minorHAnsi"/>
                <w:noProof/>
                <w:color w:val="auto"/>
                <w:lang w:val="sv-SE" w:eastAsia="sv-SE"/>
              </w:rPr>
              <w:tab/>
            </w:r>
            <w:r w:rsidR="00260854" w:rsidRPr="00290C7B">
              <w:rPr>
                <w:rStyle w:val="Hyperlnk"/>
                <w:noProof/>
              </w:rPr>
              <w:t>The Grammar</w:t>
            </w:r>
            <w:r w:rsidR="00260854">
              <w:rPr>
                <w:noProof/>
                <w:webHidden/>
              </w:rPr>
              <w:tab/>
            </w:r>
            <w:r w:rsidR="00260854">
              <w:rPr>
                <w:noProof/>
                <w:webHidden/>
              </w:rPr>
              <w:fldChar w:fldCharType="begin"/>
            </w:r>
            <w:r w:rsidR="00260854">
              <w:rPr>
                <w:noProof/>
                <w:webHidden/>
              </w:rPr>
              <w:instrText xml:space="preserve"> PAGEREF _Toc53473648 \h </w:instrText>
            </w:r>
            <w:r w:rsidR="00260854">
              <w:rPr>
                <w:noProof/>
                <w:webHidden/>
              </w:rPr>
            </w:r>
            <w:r w:rsidR="00260854">
              <w:rPr>
                <w:noProof/>
                <w:webHidden/>
              </w:rPr>
              <w:fldChar w:fldCharType="separate"/>
            </w:r>
            <w:r w:rsidR="00260854">
              <w:rPr>
                <w:noProof/>
                <w:webHidden/>
              </w:rPr>
              <w:t>385</w:t>
            </w:r>
            <w:r w:rsidR="00260854">
              <w:rPr>
                <w:noProof/>
                <w:webHidden/>
              </w:rPr>
              <w:fldChar w:fldCharType="end"/>
            </w:r>
          </w:hyperlink>
        </w:p>
        <w:p w14:paraId="3C930FBC" w14:textId="239D0A0F"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49" w:history="1">
            <w:r w:rsidR="00260854" w:rsidRPr="00290C7B">
              <w:rPr>
                <w:rStyle w:val="Hyperlnk"/>
                <w:noProof/>
              </w:rPr>
              <w:t>19.1.3.</w:t>
            </w:r>
            <w:r w:rsidR="00260854">
              <w:rPr>
                <w:rFonts w:asciiTheme="minorHAnsi" w:eastAsiaTheme="minorEastAsia" w:hAnsiTheme="minorHAnsi"/>
                <w:noProof/>
                <w:color w:val="auto"/>
                <w:lang w:val="sv-SE" w:eastAsia="sv-SE"/>
              </w:rPr>
              <w:tab/>
            </w:r>
            <w:r w:rsidR="00260854" w:rsidRPr="00290C7B">
              <w:rPr>
                <w:rStyle w:val="Hyperlnk"/>
                <w:noProof/>
              </w:rPr>
              <w:t>GPPG</w:t>
            </w:r>
            <w:r w:rsidR="00260854">
              <w:rPr>
                <w:noProof/>
                <w:webHidden/>
              </w:rPr>
              <w:tab/>
            </w:r>
            <w:r w:rsidR="00260854">
              <w:rPr>
                <w:noProof/>
                <w:webHidden/>
              </w:rPr>
              <w:fldChar w:fldCharType="begin"/>
            </w:r>
            <w:r w:rsidR="00260854">
              <w:rPr>
                <w:noProof/>
                <w:webHidden/>
              </w:rPr>
              <w:instrText xml:space="preserve"> PAGEREF _Toc53473649 \h </w:instrText>
            </w:r>
            <w:r w:rsidR="00260854">
              <w:rPr>
                <w:noProof/>
                <w:webHidden/>
              </w:rPr>
            </w:r>
            <w:r w:rsidR="00260854">
              <w:rPr>
                <w:noProof/>
                <w:webHidden/>
              </w:rPr>
              <w:fldChar w:fldCharType="separate"/>
            </w:r>
            <w:r w:rsidR="00260854">
              <w:rPr>
                <w:noProof/>
                <w:webHidden/>
              </w:rPr>
              <w:t>387</w:t>
            </w:r>
            <w:r w:rsidR="00260854">
              <w:rPr>
                <w:noProof/>
                <w:webHidden/>
              </w:rPr>
              <w:fldChar w:fldCharType="end"/>
            </w:r>
          </w:hyperlink>
        </w:p>
        <w:p w14:paraId="70CF740A" w14:textId="7AF5FEDD"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50" w:history="1">
            <w:r w:rsidR="00260854" w:rsidRPr="00290C7B">
              <w:rPr>
                <w:rStyle w:val="Hyperlnk"/>
                <w:noProof/>
              </w:rPr>
              <w:t>19.1.4.</w:t>
            </w:r>
            <w:r w:rsidR="00260854">
              <w:rPr>
                <w:rFonts w:asciiTheme="minorHAnsi" w:eastAsiaTheme="minorEastAsia" w:hAnsiTheme="minorHAnsi"/>
                <w:noProof/>
                <w:color w:val="auto"/>
                <w:lang w:val="sv-SE" w:eastAsia="sv-SE"/>
              </w:rPr>
              <w:tab/>
            </w:r>
            <w:r w:rsidR="00260854" w:rsidRPr="00290C7B">
              <w:rPr>
                <w:rStyle w:val="Hyperlnk"/>
                <w:noProof/>
              </w:rPr>
              <w:t>JPlex</w:t>
            </w:r>
            <w:r w:rsidR="00260854">
              <w:rPr>
                <w:noProof/>
                <w:webHidden/>
              </w:rPr>
              <w:tab/>
            </w:r>
            <w:r w:rsidR="00260854">
              <w:rPr>
                <w:noProof/>
                <w:webHidden/>
              </w:rPr>
              <w:fldChar w:fldCharType="begin"/>
            </w:r>
            <w:r w:rsidR="00260854">
              <w:rPr>
                <w:noProof/>
                <w:webHidden/>
              </w:rPr>
              <w:instrText xml:space="preserve"> PAGEREF _Toc53473650 \h </w:instrText>
            </w:r>
            <w:r w:rsidR="00260854">
              <w:rPr>
                <w:noProof/>
                <w:webHidden/>
              </w:rPr>
            </w:r>
            <w:r w:rsidR="00260854">
              <w:rPr>
                <w:noProof/>
                <w:webHidden/>
              </w:rPr>
              <w:fldChar w:fldCharType="separate"/>
            </w:r>
            <w:r w:rsidR="00260854">
              <w:rPr>
                <w:noProof/>
                <w:webHidden/>
              </w:rPr>
              <w:t>391</w:t>
            </w:r>
            <w:r w:rsidR="00260854">
              <w:rPr>
                <w:noProof/>
                <w:webHidden/>
              </w:rPr>
              <w:fldChar w:fldCharType="end"/>
            </w:r>
          </w:hyperlink>
        </w:p>
        <w:p w14:paraId="61A38E2E" w14:textId="3657B0C4"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51" w:history="1">
            <w:r w:rsidR="00260854" w:rsidRPr="00290C7B">
              <w:rPr>
                <w:rStyle w:val="Hyperlnk"/>
                <w:noProof/>
              </w:rPr>
              <w:t>19.1.5.</w:t>
            </w:r>
            <w:r w:rsidR="00260854">
              <w:rPr>
                <w:rFonts w:asciiTheme="minorHAnsi" w:eastAsiaTheme="minorEastAsia" w:hAnsiTheme="minorHAnsi"/>
                <w:noProof/>
                <w:color w:val="auto"/>
                <w:lang w:val="sv-SE" w:eastAsia="sv-SE"/>
              </w:rPr>
              <w:tab/>
            </w:r>
            <w:r w:rsidR="00260854" w:rsidRPr="00290C7B">
              <w:rPr>
                <w:rStyle w:val="Hyperlnk"/>
                <w:noProof/>
              </w:rPr>
              <w:t>Main</w:t>
            </w:r>
            <w:r w:rsidR="00260854">
              <w:rPr>
                <w:noProof/>
                <w:webHidden/>
              </w:rPr>
              <w:tab/>
            </w:r>
            <w:r w:rsidR="00260854">
              <w:rPr>
                <w:noProof/>
                <w:webHidden/>
              </w:rPr>
              <w:fldChar w:fldCharType="begin"/>
            </w:r>
            <w:r w:rsidR="00260854">
              <w:rPr>
                <w:noProof/>
                <w:webHidden/>
              </w:rPr>
              <w:instrText xml:space="preserve"> PAGEREF _Toc53473651 \h </w:instrText>
            </w:r>
            <w:r w:rsidR="00260854">
              <w:rPr>
                <w:noProof/>
                <w:webHidden/>
              </w:rPr>
            </w:r>
            <w:r w:rsidR="00260854">
              <w:rPr>
                <w:noProof/>
                <w:webHidden/>
              </w:rPr>
              <w:fldChar w:fldCharType="separate"/>
            </w:r>
            <w:r w:rsidR="00260854">
              <w:rPr>
                <w:noProof/>
                <w:webHidden/>
              </w:rPr>
              <w:t>393</w:t>
            </w:r>
            <w:r w:rsidR="00260854">
              <w:rPr>
                <w:noProof/>
                <w:webHidden/>
              </w:rPr>
              <w:fldChar w:fldCharType="end"/>
            </w:r>
          </w:hyperlink>
        </w:p>
        <w:p w14:paraId="5A925FF0" w14:textId="6EA091F8" w:rsidR="00260854" w:rsidRDefault="009A772D">
          <w:pPr>
            <w:pStyle w:val="Innehll1"/>
            <w:rPr>
              <w:rFonts w:asciiTheme="minorHAnsi" w:eastAsiaTheme="minorEastAsia" w:hAnsiTheme="minorHAnsi"/>
              <w:noProof/>
              <w:color w:val="auto"/>
              <w:lang w:val="sv-SE" w:eastAsia="sv-SE"/>
            </w:rPr>
          </w:pPr>
          <w:hyperlink w:anchor="_Toc53473652" w:history="1">
            <w:r w:rsidR="00260854" w:rsidRPr="00290C7B">
              <w:rPr>
                <w:rStyle w:val="Hyperlnk"/>
                <w:noProof/>
              </w:rPr>
              <w:t>20.</w:t>
            </w:r>
            <w:r w:rsidR="00260854">
              <w:rPr>
                <w:rFonts w:asciiTheme="minorHAnsi" w:eastAsiaTheme="minorEastAsia" w:hAnsiTheme="minorHAnsi"/>
                <w:noProof/>
                <w:color w:val="auto"/>
                <w:lang w:val="sv-SE" w:eastAsia="sv-SE"/>
              </w:rPr>
              <w:tab/>
            </w:r>
            <w:r w:rsidR="00260854" w:rsidRPr="00290C7B">
              <w:rPr>
                <w:rStyle w:val="Hyperlnk"/>
                <w:noProof/>
              </w:rPr>
              <w:t>Auxiliary Classes</w:t>
            </w:r>
            <w:r w:rsidR="00260854">
              <w:rPr>
                <w:noProof/>
                <w:webHidden/>
              </w:rPr>
              <w:tab/>
            </w:r>
            <w:r w:rsidR="00260854">
              <w:rPr>
                <w:noProof/>
                <w:webHidden/>
              </w:rPr>
              <w:fldChar w:fldCharType="begin"/>
            </w:r>
            <w:r w:rsidR="00260854">
              <w:rPr>
                <w:noProof/>
                <w:webHidden/>
              </w:rPr>
              <w:instrText xml:space="preserve"> PAGEREF _Toc53473652 \h </w:instrText>
            </w:r>
            <w:r w:rsidR="00260854">
              <w:rPr>
                <w:noProof/>
                <w:webHidden/>
              </w:rPr>
            </w:r>
            <w:r w:rsidR="00260854">
              <w:rPr>
                <w:noProof/>
                <w:webHidden/>
              </w:rPr>
              <w:fldChar w:fldCharType="separate"/>
            </w:r>
            <w:r w:rsidR="00260854">
              <w:rPr>
                <w:noProof/>
                <w:webHidden/>
              </w:rPr>
              <w:t>395</w:t>
            </w:r>
            <w:r w:rsidR="00260854">
              <w:rPr>
                <w:noProof/>
                <w:webHidden/>
              </w:rPr>
              <w:fldChar w:fldCharType="end"/>
            </w:r>
          </w:hyperlink>
        </w:p>
        <w:p w14:paraId="3C77633D" w14:textId="01ECD34F" w:rsidR="00260854" w:rsidRDefault="009A772D">
          <w:pPr>
            <w:pStyle w:val="Innehll2"/>
            <w:tabs>
              <w:tab w:val="left" w:pos="1100"/>
              <w:tab w:val="right" w:leader="dot" w:pos="9350"/>
            </w:tabs>
            <w:rPr>
              <w:rFonts w:asciiTheme="minorHAnsi" w:eastAsiaTheme="minorEastAsia" w:hAnsiTheme="minorHAnsi"/>
              <w:noProof/>
              <w:color w:val="auto"/>
              <w:lang w:val="sv-SE" w:eastAsia="sv-SE"/>
            </w:rPr>
          </w:pPr>
          <w:hyperlink w:anchor="_Toc53473653" w:history="1">
            <w:r w:rsidR="00260854" w:rsidRPr="00290C7B">
              <w:rPr>
                <w:rStyle w:val="Hyperlnk"/>
                <w:noProof/>
              </w:rPr>
              <w:t>20.1.</w:t>
            </w:r>
            <w:r w:rsidR="00260854">
              <w:rPr>
                <w:rFonts w:asciiTheme="minorHAnsi" w:eastAsiaTheme="minorEastAsia" w:hAnsiTheme="minorHAnsi"/>
                <w:noProof/>
                <w:color w:val="auto"/>
                <w:lang w:val="sv-SE" w:eastAsia="sv-SE"/>
              </w:rPr>
              <w:tab/>
            </w:r>
            <w:r w:rsidR="00260854" w:rsidRPr="00290C7B">
              <w:rPr>
                <w:rStyle w:val="Hyperlnk"/>
                <w:noProof/>
              </w:rPr>
              <w:t>Error Handling</w:t>
            </w:r>
            <w:r w:rsidR="00260854">
              <w:rPr>
                <w:noProof/>
                <w:webHidden/>
              </w:rPr>
              <w:tab/>
            </w:r>
            <w:r w:rsidR="00260854">
              <w:rPr>
                <w:noProof/>
                <w:webHidden/>
              </w:rPr>
              <w:fldChar w:fldCharType="begin"/>
            </w:r>
            <w:r w:rsidR="00260854">
              <w:rPr>
                <w:noProof/>
                <w:webHidden/>
              </w:rPr>
              <w:instrText xml:space="preserve"> PAGEREF _Toc53473653 \h </w:instrText>
            </w:r>
            <w:r w:rsidR="00260854">
              <w:rPr>
                <w:noProof/>
                <w:webHidden/>
              </w:rPr>
            </w:r>
            <w:r w:rsidR="00260854">
              <w:rPr>
                <w:noProof/>
                <w:webHidden/>
              </w:rPr>
              <w:fldChar w:fldCharType="separate"/>
            </w:r>
            <w:r w:rsidR="00260854">
              <w:rPr>
                <w:noProof/>
                <w:webHidden/>
              </w:rPr>
              <w:t>395</w:t>
            </w:r>
            <w:r w:rsidR="00260854">
              <w:rPr>
                <w:noProof/>
                <w:webHidden/>
              </w:rPr>
              <w:fldChar w:fldCharType="end"/>
            </w:r>
          </w:hyperlink>
        </w:p>
        <w:p w14:paraId="4B26E7F6" w14:textId="561C8059" w:rsidR="00260854" w:rsidRDefault="009A772D">
          <w:pPr>
            <w:pStyle w:val="Innehll2"/>
            <w:tabs>
              <w:tab w:val="left" w:pos="1100"/>
              <w:tab w:val="right" w:leader="dot" w:pos="9350"/>
            </w:tabs>
            <w:rPr>
              <w:rFonts w:asciiTheme="minorHAnsi" w:eastAsiaTheme="minorEastAsia" w:hAnsiTheme="minorHAnsi"/>
              <w:noProof/>
              <w:color w:val="auto"/>
              <w:lang w:val="sv-SE" w:eastAsia="sv-SE"/>
            </w:rPr>
          </w:pPr>
          <w:hyperlink w:anchor="_Toc53473654" w:history="1">
            <w:r w:rsidR="00260854" w:rsidRPr="00290C7B">
              <w:rPr>
                <w:rStyle w:val="Hyperlnk"/>
                <w:noProof/>
              </w:rPr>
              <w:t>20.2.</w:t>
            </w:r>
            <w:r w:rsidR="00260854">
              <w:rPr>
                <w:rFonts w:asciiTheme="minorHAnsi" w:eastAsiaTheme="minorEastAsia" w:hAnsiTheme="minorHAnsi"/>
                <w:noProof/>
                <w:color w:val="auto"/>
                <w:lang w:val="sv-SE" w:eastAsia="sv-SE"/>
              </w:rPr>
              <w:tab/>
            </w:r>
            <w:r w:rsidR="00260854" w:rsidRPr="00290C7B">
              <w:rPr>
                <w:rStyle w:val="Hyperlnk"/>
                <w:noProof/>
              </w:rPr>
              <w:t>Container Classes</w:t>
            </w:r>
            <w:r w:rsidR="00260854">
              <w:rPr>
                <w:noProof/>
                <w:webHidden/>
              </w:rPr>
              <w:tab/>
            </w:r>
            <w:r w:rsidR="00260854">
              <w:rPr>
                <w:noProof/>
                <w:webHidden/>
              </w:rPr>
              <w:fldChar w:fldCharType="begin"/>
            </w:r>
            <w:r w:rsidR="00260854">
              <w:rPr>
                <w:noProof/>
                <w:webHidden/>
              </w:rPr>
              <w:instrText xml:space="preserve"> PAGEREF _Toc53473654 \h </w:instrText>
            </w:r>
            <w:r w:rsidR="00260854">
              <w:rPr>
                <w:noProof/>
                <w:webHidden/>
              </w:rPr>
            </w:r>
            <w:r w:rsidR="00260854">
              <w:rPr>
                <w:noProof/>
                <w:webHidden/>
              </w:rPr>
              <w:fldChar w:fldCharType="separate"/>
            </w:r>
            <w:r w:rsidR="00260854">
              <w:rPr>
                <w:noProof/>
                <w:webHidden/>
              </w:rPr>
              <w:t>399</w:t>
            </w:r>
            <w:r w:rsidR="00260854">
              <w:rPr>
                <w:noProof/>
                <w:webHidden/>
              </w:rPr>
              <w:fldChar w:fldCharType="end"/>
            </w:r>
          </w:hyperlink>
        </w:p>
        <w:p w14:paraId="2E9DA92D" w14:textId="278D03C3"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55" w:history="1">
            <w:r w:rsidR="00260854" w:rsidRPr="00290C7B">
              <w:rPr>
                <w:rStyle w:val="Hyperlnk"/>
                <w:noProof/>
              </w:rPr>
              <w:t>20.2.1.</w:t>
            </w:r>
            <w:r w:rsidR="00260854">
              <w:rPr>
                <w:rFonts w:asciiTheme="minorHAnsi" w:eastAsiaTheme="minorEastAsia" w:hAnsiTheme="minorHAnsi"/>
                <w:noProof/>
                <w:color w:val="auto"/>
                <w:lang w:val="sv-SE" w:eastAsia="sv-SE"/>
              </w:rPr>
              <w:tab/>
            </w:r>
            <w:r w:rsidR="00260854" w:rsidRPr="00290C7B">
              <w:rPr>
                <w:rStyle w:val="Hyperlnk"/>
                <w:noProof/>
              </w:rPr>
              <w:t>Ordered Pair</w:t>
            </w:r>
            <w:r w:rsidR="00260854">
              <w:rPr>
                <w:noProof/>
                <w:webHidden/>
              </w:rPr>
              <w:tab/>
            </w:r>
            <w:r w:rsidR="00260854">
              <w:rPr>
                <w:noProof/>
                <w:webHidden/>
              </w:rPr>
              <w:fldChar w:fldCharType="begin"/>
            </w:r>
            <w:r w:rsidR="00260854">
              <w:rPr>
                <w:noProof/>
                <w:webHidden/>
              </w:rPr>
              <w:instrText xml:space="preserve"> PAGEREF _Toc53473655 \h </w:instrText>
            </w:r>
            <w:r w:rsidR="00260854">
              <w:rPr>
                <w:noProof/>
                <w:webHidden/>
              </w:rPr>
            </w:r>
            <w:r w:rsidR="00260854">
              <w:rPr>
                <w:noProof/>
                <w:webHidden/>
              </w:rPr>
              <w:fldChar w:fldCharType="separate"/>
            </w:r>
            <w:r w:rsidR="00260854">
              <w:rPr>
                <w:noProof/>
                <w:webHidden/>
              </w:rPr>
              <w:t>399</w:t>
            </w:r>
            <w:r w:rsidR="00260854">
              <w:rPr>
                <w:noProof/>
                <w:webHidden/>
              </w:rPr>
              <w:fldChar w:fldCharType="end"/>
            </w:r>
          </w:hyperlink>
        </w:p>
        <w:p w14:paraId="716FF0E5" w14:textId="01E638D3"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56" w:history="1">
            <w:r w:rsidR="00260854" w:rsidRPr="00290C7B">
              <w:rPr>
                <w:rStyle w:val="Hyperlnk"/>
                <w:noProof/>
              </w:rPr>
              <w:t>20.2.2.</w:t>
            </w:r>
            <w:r w:rsidR="00260854">
              <w:rPr>
                <w:rFonts w:asciiTheme="minorHAnsi" w:eastAsiaTheme="minorEastAsia" w:hAnsiTheme="minorHAnsi"/>
                <w:noProof/>
                <w:color w:val="auto"/>
                <w:lang w:val="sv-SE" w:eastAsia="sv-SE"/>
              </w:rPr>
              <w:tab/>
            </w:r>
            <w:r w:rsidR="00260854" w:rsidRPr="00290C7B">
              <w:rPr>
                <w:rStyle w:val="Hyperlnk"/>
                <w:noProof/>
              </w:rPr>
              <w:t>Triple</w:t>
            </w:r>
            <w:r w:rsidR="00260854">
              <w:rPr>
                <w:noProof/>
                <w:webHidden/>
              </w:rPr>
              <w:tab/>
            </w:r>
            <w:r w:rsidR="00260854">
              <w:rPr>
                <w:noProof/>
                <w:webHidden/>
              </w:rPr>
              <w:fldChar w:fldCharType="begin"/>
            </w:r>
            <w:r w:rsidR="00260854">
              <w:rPr>
                <w:noProof/>
                <w:webHidden/>
              </w:rPr>
              <w:instrText xml:space="preserve"> PAGEREF _Toc53473656 \h </w:instrText>
            </w:r>
            <w:r w:rsidR="00260854">
              <w:rPr>
                <w:noProof/>
                <w:webHidden/>
              </w:rPr>
            </w:r>
            <w:r w:rsidR="00260854">
              <w:rPr>
                <w:noProof/>
                <w:webHidden/>
              </w:rPr>
              <w:fldChar w:fldCharType="separate"/>
            </w:r>
            <w:r w:rsidR="00260854">
              <w:rPr>
                <w:noProof/>
                <w:webHidden/>
              </w:rPr>
              <w:t>400</w:t>
            </w:r>
            <w:r w:rsidR="00260854">
              <w:rPr>
                <w:noProof/>
                <w:webHidden/>
              </w:rPr>
              <w:fldChar w:fldCharType="end"/>
            </w:r>
          </w:hyperlink>
        </w:p>
        <w:p w14:paraId="6E798151" w14:textId="13806FD6" w:rsidR="00260854" w:rsidRDefault="009A772D">
          <w:pPr>
            <w:pStyle w:val="Innehll2"/>
            <w:tabs>
              <w:tab w:val="left" w:pos="1100"/>
              <w:tab w:val="right" w:leader="dot" w:pos="9350"/>
            </w:tabs>
            <w:rPr>
              <w:rFonts w:asciiTheme="minorHAnsi" w:eastAsiaTheme="minorEastAsia" w:hAnsiTheme="minorHAnsi"/>
              <w:noProof/>
              <w:color w:val="auto"/>
              <w:lang w:val="sv-SE" w:eastAsia="sv-SE"/>
            </w:rPr>
          </w:pPr>
          <w:hyperlink w:anchor="_Toc53473657" w:history="1">
            <w:r w:rsidR="00260854" w:rsidRPr="00290C7B">
              <w:rPr>
                <w:rStyle w:val="Hyperlnk"/>
                <w:noProof/>
              </w:rPr>
              <w:t>20.3.</w:t>
            </w:r>
            <w:r w:rsidR="00260854">
              <w:rPr>
                <w:rFonts w:asciiTheme="minorHAnsi" w:eastAsiaTheme="minorEastAsia" w:hAnsiTheme="minorHAnsi"/>
                <w:noProof/>
                <w:color w:val="auto"/>
                <w:lang w:val="sv-SE" w:eastAsia="sv-SE"/>
              </w:rPr>
              <w:tab/>
            </w:r>
            <w:r w:rsidR="00260854" w:rsidRPr="00290C7B">
              <w:rPr>
                <w:rStyle w:val="Hyperlnk"/>
                <w:noProof/>
              </w:rPr>
              <w:t>Graph</w:t>
            </w:r>
            <w:r w:rsidR="00260854">
              <w:rPr>
                <w:noProof/>
                <w:webHidden/>
              </w:rPr>
              <w:tab/>
            </w:r>
            <w:r w:rsidR="00260854">
              <w:rPr>
                <w:noProof/>
                <w:webHidden/>
              </w:rPr>
              <w:fldChar w:fldCharType="begin"/>
            </w:r>
            <w:r w:rsidR="00260854">
              <w:rPr>
                <w:noProof/>
                <w:webHidden/>
              </w:rPr>
              <w:instrText xml:space="preserve"> PAGEREF _Toc53473657 \h </w:instrText>
            </w:r>
            <w:r w:rsidR="00260854">
              <w:rPr>
                <w:noProof/>
                <w:webHidden/>
              </w:rPr>
            </w:r>
            <w:r w:rsidR="00260854">
              <w:rPr>
                <w:noProof/>
                <w:webHidden/>
              </w:rPr>
              <w:fldChar w:fldCharType="separate"/>
            </w:r>
            <w:r w:rsidR="00260854">
              <w:rPr>
                <w:noProof/>
                <w:webHidden/>
              </w:rPr>
              <w:t>401</w:t>
            </w:r>
            <w:r w:rsidR="00260854">
              <w:rPr>
                <w:noProof/>
                <w:webHidden/>
              </w:rPr>
              <w:fldChar w:fldCharType="end"/>
            </w:r>
          </w:hyperlink>
        </w:p>
        <w:p w14:paraId="4662F1A4" w14:textId="1AF8AE1A"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58" w:history="1">
            <w:r w:rsidR="00260854" w:rsidRPr="00290C7B">
              <w:rPr>
                <w:rStyle w:val="Hyperlnk"/>
                <w:noProof/>
              </w:rPr>
              <w:t>20.3.1.</w:t>
            </w:r>
            <w:r w:rsidR="00260854">
              <w:rPr>
                <w:rFonts w:asciiTheme="minorHAnsi" w:eastAsiaTheme="minorEastAsia" w:hAnsiTheme="minorHAnsi"/>
                <w:noProof/>
                <w:color w:val="auto"/>
                <w:lang w:val="sv-SE" w:eastAsia="sv-SE"/>
              </w:rPr>
              <w:tab/>
            </w:r>
            <w:r w:rsidR="00260854" w:rsidRPr="00290C7B">
              <w:rPr>
                <w:rStyle w:val="Hyperlnk"/>
                <w:noProof/>
              </w:rPr>
              <w:t>Addition and Removal of Vertices and Edges</w:t>
            </w:r>
            <w:r w:rsidR="00260854">
              <w:rPr>
                <w:noProof/>
                <w:webHidden/>
              </w:rPr>
              <w:tab/>
            </w:r>
            <w:r w:rsidR="00260854">
              <w:rPr>
                <w:noProof/>
                <w:webHidden/>
              </w:rPr>
              <w:fldChar w:fldCharType="begin"/>
            </w:r>
            <w:r w:rsidR="00260854">
              <w:rPr>
                <w:noProof/>
                <w:webHidden/>
              </w:rPr>
              <w:instrText xml:space="preserve"> PAGEREF _Toc53473658 \h </w:instrText>
            </w:r>
            <w:r w:rsidR="00260854">
              <w:rPr>
                <w:noProof/>
                <w:webHidden/>
              </w:rPr>
            </w:r>
            <w:r w:rsidR="00260854">
              <w:rPr>
                <w:noProof/>
                <w:webHidden/>
              </w:rPr>
              <w:fldChar w:fldCharType="separate"/>
            </w:r>
            <w:r w:rsidR="00260854">
              <w:rPr>
                <w:noProof/>
                <w:webHidden/>
              </w:rPr>
              <w:t>402</w:t>
            </w:r>
            <w:r w:rsidR="00260854">
              <w:rPr>
                <w:noProof/>
                <w:webHidden/>
              </w:rPr>
              <w:fldChar w:fldCharType="end"/>
            </w:r>
          </w:hyperlink>
        </w:p>
        <w:p w14:paraId="5CDD0C19" w14:textId="54E9088C"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59" w:history="1">
            <w:r w:rsidR="00260854" w:rsidRPr="00290C7B">
              <w:rPr>
                <w:rStyle w:val="Hyperlnk"/>
                <w:noProof/>
              </w:rPr>
              <w:t>20.3.2.</w:t>
            </w:r>
            <w:r w:rsidR="00260854">
              <w:rPr>
                <w:rFonts w:asciiTheme="minorHAnsi" w:eastAsiaTheme="minorEastAsia" w:hAnsiTheme="minorHAnsi"/>
                <w:noProof/>
                <w:color w:val="auto"/>
                <w:lang w:val="sv-SE" w:eastAsia="sv-SE"/>
              </w:rPr>
              <w:tab/>
            </w:r>
            <w:r w:rsidR="00260854" w:rsidRPr="00290C7B">
              <w:rPr>
                <w:rStyle w:val="Hyperlnk"/>
                <w:noProof/>
              </w:rPr>
              <w:t>Graph Partition</w:t>
            </w:r>
            <w:r w:rsidR="00260854">
              <w:rPr>
                <w:noProof/>
                <w:webHidden/>
              </w:rPr>
              <w:tab/>
            </w:r>
            <w:r w:rsidR="00260854">
              <w:rPr>
                <w:noProof/>
                <w:webHidden/>
              </w:rPr>
              <w:fldChar w:fldCharType="begin"/>
            </w:r>
            <w:r w:rsidR="00260854">
              <w:rPr>
                <w:noProof/>
                <w:webHidden/>
              </w:rPr>
              <w:instrText xml:space="preserve"> PAGEREF _Toc53473659 \h </w:instrText>
            </w:r>
            <w:r w:rsidR="00260854">
              <w:rPr>
                <w:noProof/>
                <w:webHidden/>
              </w:rPr>
            </w:r>
            <w:r w:rsidR="00260854">
              <w:rPr>
                <w:noProof/>
                <w:webHidden/>
              </w:rPr>
              <w:fldChar w:fldCharType="separate"/>
            </w:r>
            <w:r w:rsidR="00260854">
              <w:rPr>
                <w:noProof/>
                <w:webHidden/>
              </w:rPr>
              <w:t>403</w:t>
            </w:r>
            <w:r w:rsidR="00260854">
              <w:rPr>
                <w:noProof/>
                <w:webHidden/>
              </w:rPr>
              <w:fldChar w:fldCharType="end"/>
            </w:r>
          </w:hyperlink>
        </w:p>
        <w:p w14:paraId="27260E06" w14:textId="63F78AB6" w:rsidR="00260854" w:rsidRDefault="009A772D">
          <w:pPr>
            <w:pStyle w:val="Innehll2"/>
            <w:tabs>
              <w:tab w:val="left" w:pos="1100"/>
              <w:tab w:val="right" w:leader="dot" w:pos="9350"/>
            </w:tabs>
            <w:rPr>
              <w:rFonts w:asciiTheme="minorHAnsi" w:eastAsiaTheme="minorEastAsia" w:hAnsiTheme="minorHAnsi"/>
              <w:noProof/>
              <w:color w:val="auto"/>
              <w:lang w:val="sv-SE" w:eastAsia="sv-SE"/>
            </w:rPr>
          </w:pPr>
          <w:hyperlink w:anchor="_Toc53473660" w:history="1">
            <w:r w:rsidR="00260854" w:rsidRPr="00290C7B">
              <w:rPr>
                <w:rStyle w:val="Hyperlnk"/>
                <w:noProof/>
              </w:rPr>
              <w:t>20.4.</w:t>
            </w:r>
            <w:r w:rsidR="00260854">
              <w:rPr>
                <w:rFonts w:asciiTheme="minorHAnsi" w:eastAsiaTheme="minorEastAsia" w:hAnsiTheme="minorHAnsi"/>
                <w:noProof/>
                <w:color w:val="auto"/>
                <w:lang w:val="sv-SE" w:eastAsia="sv-SE"/>
              </w:rPr>
              <w:tab/>
            </w:r>
            <w:r w:rsidR="00260854" w:rsidRPr="00290C7B">
              <w:rPr>
                <w:rStyle w:val="Hyperlnk"/>
                <w:noProof/>
              </w:rPr>
              <w:t>ListSet and ListMap</w:t>
            </w:r>
            <w:r w:rsidR="00260854">
              <w:rPr>
                <w:noProof/>
                <w:webHidden/>
              </w:rPr>
              <w:tab/>
            </w:r>
            <w:r w:rsidR="00260854">
              <w:rPr>
                <w:noProof/>
                <w:webHidden/>
              </w:rPr>
              <w:fldChar w:fldCharType="begin"/>
            </w:r>
            <w:r w:rsidR="00260854">
              <w:rPr>
                <w:noProof/>
                <w:webHidden/>
              </w:rPr>
              <w:instrText xml:space="preserve"> PAGEREF _Toc53473660 \h </w:instrText>
            </w:r>
            <w:r w:rsidR="00260854">
              <w:rPr>
                <w:noProof/>
                <w:webHidden/>
              </w:rPr>
            </w:r>
            <w:r w:rsidR="00260854">
              <w:rPr>
                <w:noProof/>
                <w:webHidden/>
              </w:rPr>
              <w:fldChar w:fldCharType="separate"/>
            </w:r>
            <w:r w:rsidR="00260854">
              <w:rPr>
                <w:noProof/>
                <w:webHidden/>
              </w:rPr>
              <w:t>404</w:t>
            </w:r>
            <w:r w:rsidR="00260854">
              <w:rPr>
                <w:noProof/>
                <w:webHidden/>
              </w:rPr>
              <w:fldChar w:fldCharType="end"/>
            </w:r>
          </w:hyperlink>
        </w:p>
        <w:p w14:paraId="79F4C814" w14:textId="7E46458D" w:rsidR="00260854" w:rsidRDefault="009A772D">
          <w:pPr>
            <w:pStyle w:val="Innehll1"/>
            <w:rPr>
              <w:rFonts w:asciiTheme="minorHAnsi" w:eastAsiaTheme="minorEastAsia" w:hAnsiTheme="minorHAnsi"/>
              <w:noProof/>
              <w:color w:val="auto"/>
              <w:lang w:val="sv-SE" w:eastAsia="sv-SE"/>
            </w:rPr>
          </w:pPr>
          <w:hyperlink w:anchor="_Toc53473661" w:history="1">
            <w:r w:rsidR="00260854" w:rsidRPr="00290C7B">
              <w:rPr>
                <w:rStyle w:val="Hyperlnk"/>
                <w:noProof/>
              </w:rPr>
              <w:t>21.</w:t>
            </w:r>
            <w:r w:rsidR="00260854">
              <w:rPr>
                <w:rFonts w:asciiTheme="minorHAnsi" w:eastAsiaTheme="minorEastAsia" w:hAnsiTheme="minorHAnsi"/>
                <w:noProof/>
                <w:color w:val="auto"/>
                <w:lang w:val="sv-SE" w:eastAsia="sv-SE"/>
              </w:rPr>
              <w:tab/>
            </w:r>
            <w:r w:rsidR="00260854" w:rsidRPr="00290C7B">
              <w:rPr>
                <w:rStyle w:val="Hyperlnk"/>
                <w:noProof/>
              </w:rPr>
              <w:t>A Crash Course in C</w:t>
            </w:r>
            <w:r w:rsidR="00260854">
              <w:rPr>
                <w:noProof/>
                <w:webHidden/>
              </w:rPr>
              <w:tab/>
            </w:r>
            <w:r w:rsidR="00260854">
              <w:rPr>
                <w:noProof/>
                <w:webHidden/>
              </w:rPr>
              <w:fldChar w:fldCharType="begin"/>
            </w:r>
            <w:r w:rsidR="00260854">
              <w:rPr>
                <w:noProof/>
                <w:webHidden/>
              </w:rPr>
              <w:instrText xml:space="preserve"> PAGEREF _Toc53473661 \h </w:instrText>
            </w:r>
            <w:r w:rsidR="00260854">
              <w:rPr>
                <w:noProof/>
                <w:webHidden/>
              </w:rPr>
            </w:r>
            <w:r w:rsidR="00260854">
              <w:rPr>
                <w:noProof/>
                <w:webHidden/>
              </w:rPr>
              <w:fldChar w:fldCharType="separate"/>
            </w:r>
            <w:r w:rsidR="00260854">
              <w:rPr>
                <w:noProof/>
                <w:webHidden/>
              </w:rPr>
              <w:t>413</w:t>
            </w:r>
            <w:r w:rsidR="00260854">
              <w:rPr>
                <w:noProof/>
                <w:webHidden/>
              </w:rPr>
              <w:fldChar w:fldCharType="end"/>
            </w:r>
          </w:hyperlink>
        </w:p>
        <w:p w14:paraId="3EACA78B" w14:textId="4F517FC1" w:rsidR="00260854" w:rsidRDefault="009A772D">
          <w:pPr>
            <w:pStyle w:val="Innehll2"/>
            <w:tabs>
              <w:tab w:val="left" w:pos="1100"/>
              <w:tab w:val="right" w:leader="dot" w:pos="9350"/>
            </w:tabs>
            <w:rPr>
              <w:rFonts w:asciiTheme="minorHAnsi" w:eastAsiaTheme="minorEastAsia" w:hAnsiTheme="minorHAnsi"/>
              <w:noProof/>
              <w:color w:val="auto"/>
              <w:lang w:val="sv-SE" w:eastAsia="sv-SE"/>
            </w:rPr>
          </w:pPr>
          <w:hyperlink w:anchor="_Toc53473662" w:history="1">
            <w:r w:rsidR="00260854" w:rsidRPr="00290C7B">
              <w:rPr>
                <w:rStyle w:val="Hyperlnk"/>
                <w:noProof/>
              </w:rPr>
              <w:t>21.1.</w:t>
            </w:r>
            <w:r w:rsidR="00260854">
              <w:rPr>
                <w:rFonts w:asciiTheme="minorHAnsi" w:eastAsiaTheme="minorEastAsia" w:hAnsiTheme="minorHAnsi"/>
                <w:noProof/>
                <w:color w:val="auto"/>
                <w:lang w:val="sv-SE" w:eastAsia="sv-SE"/>
              </w:rPr>
              <w:tab/>
            </w:r>
            <w:r w:rsidR="00260854" w:rsidRPr="00290C7B">
              <w:rPr>
                <w:rStyle w:val="Hyperlnk"/>
                <w:noProof/>
              </w:rPr>
              <w:t>The Compiler and the Linker</w:t>
            </w:r>
            <w:r w:rsidR="00260854">
              <w:rPr>
                <w:noProof/>
                <w:webHidden/>
              </w:rPr>
              <w:tab/>
            </w:r>
            <w:r w:rsidR="00260854">
              <w:rPr>
                <w:noProof/>
                <w:webHidden/>
              </w:rPr>
              <w:fldChar w:fldCharType="begin"/>
            </w:r>
            <w:r w:rsidR="00260854">
              <w:rPr>
                <w:noProof/>
                <w:webHidden/>
              </w:rPr>
              <w:instrText xml:space="preserve"> PAGEREF _Toc53473662 \h </w:instrText>
            </w:r>
            <w:r w:rsidR="00260854">
              <w:rPr>
                <w:noProof/>
                <w:webHidden/>
              </w:rPr>
            </w:r>
            <w:r w:rsidR="00260854">
              <w:rPr>
                <w:noProof/>
                <w:webHidden/>
              </w:rPr>
              <w:fldChar w:fldCharType="separate"/>
            </w:r>
            <w:r w:rsidR="00260854">
              <w:rPr>
                <w:noProof/>
                <w:webHidden/>
              </w:rPr>
              <w:t>413</w:t>
            </w:r>
            <w:r w:rsidR="00260854">
              <w:rPr>
                <w:noProof/>
                <w:webHidden/>
              </w:rPr>
              <w:fldChar w:fldCharType="end"/>
            </w:r>
          </w:hyperlink>
        </w:p>
        <w:p w14:paraId="00A45824" w14:textId="5B1B8D3C" w:rsidR="00260854" w:rsidRDefault="009A772D">
          <w:pPr>
            <w:pStyle w:val="Innehll2"/>
            <w:tabs>
              <w:tab w:val="left" w:pos="1100"/>
              <w:tab w:val="right" w:leader="dot" w:pos="9350"/>
            </w:tabs>
            <w:rPr>
              <w:rFonts w:asciiTheme="minorHAnsi" w:eastAsiaTheme="minorEastAsia" w:hAnsiTheme="minorHAnsi"/>
              <w:noProof/>
              <w:color w:val="auto"/>
              <w:lang w:val="sv-SE" w:eastAsia="sv-SE"/>
            </w:rPr>
          </w:pPr>
          <w:hyperlink w:anchor="_Toc53473663" w:history="1">
            <w:r w:rsidR="00260854" w:rsidRPr="00290C7B">
              <w:rPr>
                <w:rStyle w:val="Hyperlnk"/>
                <w:noProof/>
              </w:rPr>
              <w:t>21.2.</w:t>
            </w:r>
            <w:r w:rsidR="00260854">
              <w:rPr>
                <w:rFonts w:asciiTheme="minorHAnsi" w:eastAsiaTheme="minorEastAsia" w:hAnsiTheme="minorHAnsi"/>
                <w:noProof/>
                <w:color w:val="auto"/>
                <w:lang w:val="sv-SE" w:eastAsia="sv-SE"/>
              </w:rPr>
              <w:tab/>
            </w:r>
            <w:r w:rsidR="00260854" w:rsidRPr="00290C7B">
              <w:rPr>
                <w:rStyle w:val="Hyperlnk"/>
                <w:noProof/>
              </w:rPr>
              <w:t>The Hello-World Program</w:t>
            </w:r>
            <w:r w:rsidR="00260854">
              <w:rPr>
                <w:noProof/>
                <w:webHidden/>
              </w:rPr>
              <w:tab/>
            </w:r>
            <w:r w:rsidR="00260854">
              <w:rPr>
                <w:noProof/>
                <w:webHidden/>
              </w:rPr>
              <w:fldChar w:fldCharType="begin"/>
            </w:r>
            <w:r w:rsidR="00260854">
              <w:rPr>
                <w:noProof/>
                <w:webHidden/>
              </w:rPr>
              <w:instrText xml:space="preserve"> PAGEREF _Toc53473663 \h </w:instrText>
            </w:r>
            <w:r w:rsidR="00260854">
              <w:rPr>
                <w:noProof/>
                <w:webHidden/>
              </w:rPr>
            </w:r>
            <w:r w:rsidR="00260854">
              <w:rPr>
                <w:noProof/>
                <w:webHidden/>
              </w:rPr>
              <w:fldChar w:fldCharType="separate"/>
            </w:r>
            <w:r w:rsidR="00260854">
              <w:rPr>
                <w:noProof/>
                <w:webHidden/>
              </w:rPr>
              <w:t>414</w:t>
            </w:r>
            <w:r w:rsidR="00260854">
              <w:rPr>
                <w:noProof/>
                <w:webHidden/>
              </w:rPr>
              <w:fldChar w:fldCharType="end"/>
            </w:r>
          </w:hyperlink>
        </w:p>
        <w:p w14:paraId="3BD60BFC" w14:textId="7F6E3931" w:rsidR="00260854" w:rsidRDefault="009A772D">
          <w:pPr>
            <w:pStyle w:val="Innehll2"/>
            <w:tabs>
              <w:tab w:val="left" w:pos="1100"/>
              <w:tab w:val="right" w:leader="dot" w:pos="9350"/>
            </w:tabs>
            <w:rPr>
              <w:rFonts w:asciiTheme="minorHAnsi" w:eastAsiaTheme="minorEastAsia" w:hAnsiTheme="minorHAnsi"/>
              <w:noProof/>
              <w:color w:val="auto"/>
              <w:lang w:val="sv-SE" w:eastAsia="sv-SE"/>
            </w:rPr>
          </w:pPr>
          <w:hyperlink w:anchor="_Toc53473664" w:history="1">
            <w:r w:rsidR="00260854" w:rsidRPr="00290C7B">
              <w:rPr>
                <w:rStyle w:val="Hyperlnk"/>
                <w:noProof/>
              </w:rPr>
              <w:t>21.3.</w:t>
            </w:r>
            <w:r w:rsidR="00260854">
              <w:rPr>
                <w:rFonts w:asciiTheme="minorHAnsi" w:eastAsiaTheme="minorEastAsia" w:hAnsiTheme="minorHAnsi"/>
                <w:noProof/>
                <w:color w:val="auto"/>
                <w:lang w:val="sv-SE" w:eastAsia="sv-SE"/>
              </w:rPr>
              <w:tab/>
            </w:r>
            <w:r w:rsidR="00260854" w:rsidRPr="00290C7B">
              <w:rPr>
                <w:rStyle w:val="Hyperlnk"/>
                <w:noProof/>
              </w:rPr>
              <w:t>Comments</w:t>
            </w:r>
            <w:r w:rsidR="00260854">
              <w:rPr>
                <w:noProof/>
                <w:webHidden/>
              </w:rPr>
              <w:tab/>
            </w:r>
            <w:r w:rsidR="00260854">
              <w:rPr>
                <w:noProof/>
                <w:webHidden/>
              </w:rPr>
              <w:fldChar w:fldCharType="begin"/>
            </w:r>
            <w:r w:rsidR="00260854">
              <w:rPr>
                <w:noProof/>
                <w:webHidden/>
              </w:rPr>
              <w:instrText xml:space="preserve"> PAGEREF _Toc53473664 \h </w:instrText>
            </w:r>
            <w:r w:rsidR="00260854">
              <w:rPr>
                <w:noProof/>
                <w:webHidden/>
              </w:rPr>
            </w:r>
            <w:r w:rsidR="00260854">
              <w:rPr>
                <w:noProof/>
                <w:webHidden/>
              </w:rPr>
              <w:fldChar w:fldCharType="separate"/>
            </w:r>
            <w:r w:rsidR="00260854">
              <w:rPr>
                <w:noProof/>
                <w:webHidden/>
              </w:rPr>
              <w:t>415</w:t>
            </w:r>
            <w:r w:rsidR="00260854">
              <w:rPr>
                <w:noProof/>
                <w:webHidden/>
              </w:rPr>
              <w:fldChar w:fldCharType="end"/>
            </w:r>
          </w:hyperlink>
        </w:p>
        <w:p w14:paraId="1D969126" w14:textId="519CAEF1" w:rsidR="00260854" w:rsidRDefault="009A772D">
          <w:pPr>
            <w:pStyle w:val="Innehll2"/>
            <w:tabs>
              <w:tab w:val="left" w:pos="1100"/>
              <w:tab w:val="right" w:leader="dot" w:pos="9350"/>
            </w:tabs>
            <w:rPr>
              <w:rFonts w:asciiTheme="minorHAnsi" w:eastAsiaTheme="minorEastAsia" w:hAnsiTheme="minorHAnsi"/>
              <w:noProof/>
              <w:color w:val="auto"/>
              <w:lang w:val="sv-SE" w:eastAsia="sv-SE"/>
            </w:rPr>
          </w:pPr>
          <w:hyperlink w:anchor="_Toc53473665" w:history="1">
            <w:r w:rsidR="00260854" w:rsidRPr="00290C7B">
              <w:rPr>
                <w:rStyle w:val="Hyperlnk"/>
                <w:noProof/>
              </w:rPr>
              <w:t>21.4.</w:t>
            </w:r>
            <w:r w:rsidR="00260854">
              <w:rPr>
                <w:rFonts w:asciiTheme="minorHAnsi" w:eastAsiaTheme="minorEastAsia" w:hAnsiTheme="minorHAnsi"/>
                <w:noProof/>
                <w:color w:val="auto"/>
                <w:lang w:val="sv-SE" w:eastAsia="sv-SE"/>
              </w:rPr>
              <w:tab/>
            </w:r>
            <w:r w:rsidR="00260854" w:rsidRPr="00290C7B">
              <w:rPr>
                <w:rStyle w:val="Hyperlnk"/>
                <w:noProof/>
              </w:rPr>
              <w:t>Types and Variables</w:t>
            </w:r>
            <w:r w:rsidR="00260854">
              <w:rPr>
                <w:noProof/>
                <w:webHidden/>
              </w:rPr>
              <w:tab/>
            </w:r>
            <w:r w:rsidR="00260854">
              <w:rPr>
                <w:noProof/>
                <w:webHidden/>
              </w:rPr>
              <w:fldChar w:fldCharType="begin"/>
            </w:r>
            <w:r w:rsidR="00260854">
              <w:rPr>
                <w:noProof/>
                <w:webHidden/>
              </w:rPr>
              <w:instrText xml:space="preserve"> PAGEREF _Toc53473665 \h </w:instrText>
            </w:r>
            <w:r w:rsidR="00260854">
              <w:rPr>
                <w:noProof/>
                <w:webHidden/>
              </w:rPr>
            </w:r>
            <w:r w:rsidR="00260854">
              <w:rPr>
                <w:noProof/>
                <w:webHidden/>
              </w:rPr>
              <w:fldChar w:fldCharType="separate"/>
            </w:r>
            <w:r w:rsidR="00260854">
              <w:rPr>
                <w:noProof/>
                <w:webHidden/>
              </w:rPr>
              <w:t>415</w:t>
            </w:r>
            <w:r w:rsidR="00260854">
              <w:rPr>
                <w:noProof/>
                <w:webHidden/>
              </w:rPr>
              <w:fldChar w:fldCharType="end"/>
            </w:r>
          </w:hyperlink>
        </w:p>
        <w:p w14:paraId="344B3280" w14:textId="6002274E"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66" w:history="1">
            <w:r w:rsidR="00260854" w:rsidRPr="00290C7B">
              <w:rPr>
                <w:rStyle w:val="Hyperlnk"/>
                <w:noProof/>
              </w:rPr>
              <w:t>1.1.1</w:t>
            </w:r>
            <w:r w:rsidR="00260854">
              <w:rPr>
                <w:rFonts w:asciiTheme="minorHAnsi" w:eastAsiaTheme="minorEastAsia" w:hAnsiTheme="minorHAnsi"/>
                <w:noProof/>
                <w:color w:val="auto"/>
                <w:lang w:val="sv-SE" w:eastAsia="sv-SE"/>
              </w:rPr>
              <w:tab/>
            </w:r>
            <w:r w:rsidR="00260854" w:rsidRPr="00290C7B">
              <w:rPr>
                <w:rStyle w:val="Hyperlnk"/>
                <w:noProof/>
              </w:rPr>
              <w:t>Simple Types</w:t>
            </w:r>
            <w:r w:rsidR="00260854">
              <w:rPr>
                <w:noProof/>
                <w:webHidden/>
              </w:rPr>
              <w:tab/>
            </w:r>
            <w:r w:rsidR="00260854">
              <w:rPr>
                <w:noProof/>
                <w:webHidden/>
              </w:rPr>
              <w:fldChar w:fldCharType="begin"/>
            </w:r>
            <w:r w:rsidR="00260854">
              <w:rPr>
                <w:noProof/>
                <w:webHidden/>
              </w:rPr>
              <w:instrText xml:space="preserve"> PAGEREF _Toc53473666 \h </w:instrText>
            </w:r>
            <w:r w:rsidR="00260854">
              <w:rPr>
                <w:noProof/>
                <w:webHidden/>
              </w:rPr>
            </w:r>
            <w:r w:rsidR="00260854">
              <w:rPr>
                <w:noProof/>
                <w:webHidden/>
              </w:rPr>
              <w:fldChar w:fldCharType="separate"/>
            </w:r>
            <w:r w:rsidR="00260854">
              <w:rPr>
                <w:noProof/>
                <w:webHidden/>
              </w:rPr>
              <w:t>416</w:t>
            </w:r>
            <w:r w:rsidR="00260854">
              <w:rPr>
                <w:noProof/>
                <w:webHidden/>
              </w:rPr>
              <w:fldChar w:fldCharType="end"/>
            </w:r>
          </w:hyperlink>
        </w:p>
        <w:p w14:paraId="43DD2E38" w14:textId="0B98AA6B"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67" w:history="1">
            <w:r w:rsidR="00260854" w:rsidRPr="00290C7B">
              <w:rPr>
                <w:rStyle w:val="Hyperlnk"/>
                <w:noProof/>
              </w:rPr>
              <w:t>2.1.1</w:t>
            </w:r>
            <w:r w:rsidR="00260854">
              <w:rPr>
                <w:rFonts w:asciiTheme="minorHAnsi" w:eastAsiaTheme="minorEastAsia" w:hAnsiTheme="minorHAnsi"/>
                <w:noProof/>
                <w:color w:val="auto"/>
                <w:lang w:val="sv-SE" w:eastAsia="sv-SE"/>
              </w:rPr>
              <w:tab/>
            </w:r>
            <w:r w:rsidR="00260854" w:rsidRPr="00290C7B">
              <w:rPr>
                <w:rStyle w:val="Hyperlnk"/>
                <w:noProof/>
              </w:rPr>
              <w:t>Variables</w:t>
            </w:r>
            <w:r w:rsidR="00260854">
              <w:rPr>
                <w:noProof/>
                <w:webHidden/>
              </w:rPr>
              <w:tab/>
            </w:r>
            <w:r w:rsidR="00260854">
              <w:rPr>
                <w:noProof/>
                <w:webHidden/>
              </w:rPr>
              <w:fldChar w:fldCharType="begin"/>
            </w:r>
            <w:r w:rsidR="00260854">
              <w:rPr>
                <w:noProof/>
                <w:webHidden/>
              </w:rPr>
              <w:instrText xml:space="preserve"> PAGEREF _Toc53473667 \h </w:instrText>
            </w:r>
            <w:r w:rsidR="00260854">
              <w:rPr>
                <w:noProof/>
                <w:webHidden/>
              </w:rPr>
            </w:r>
            <w:r w:rsidR="00260854">
              <w:rPr>
                <w:noProof/>
                <w:webHidden/>
              </w:rPr>
              <w:fldChar w:fldCharType="separate"/>
            </w:r>
            <w:r w:rsidR="00260854">
              <w:rPr>
                <w:noProof/>
                <w:webHidden/>
              </w:rPr>
              <w:t>416</w:t>
            </w:r>
            <w:r w:rsidR="00260854">
              <w:rPr>
                <w:noProof/>
                <w:webHidden/>
              </w:rPr>
              <w:fldChar w:fldCharType="end"/>
            </w:r>
          </w:hyperlink>
        </w:p>
        <w:p w14:paraId="1742EC65" w14:textId="689C6536"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68" w:history="1">
            <w:r w:rsidR="00260854" w:rsidRPr="00290C7B">
              <w:rPr>
                <w:rStyle w:val="Hyperlnk"/>
                <w:noProof/>
              </w:rPr>
              <w:t>3.1.1</w:t>
            </w:r>
            <w:r w:rsidR="00260854">
              <w:rPr>
                <w:rFonts w:asciiTheme="minorHAnsi" w:eastAsiaTheme="minorEastAsia" w:hAnsiTheme="minorHAnsi"/>
                <w:noProof/>
                <w:color w:val="auto"/>
                <w:lang w:val="sv-SE" w:eastAsia="sv-SE"/>
              </w:rPr>
              <w:tab/>
            </w:r>
            <w:r w:rsidR="00260854" w:rsidRPr="00290C7B">
              <w:rPr>
                <w:rStyle w:val="Hyperlnk"/>
                <w:noProof/>
              </w:rPr>
              <w:t>Constants</w:t>
            </w:r>
            <w:r w:rsidR="00260854">
              <w:rPr>
                <w:noProof/>
                <w:webHidden/>
              </w:rPr>
              <w:tab/>
            </w:r>
            <w:r w:rsidR="00260854">
              <w:rPr>
                <w:noProof/>
                <w:webHidden/>
              </w:rPr>
              <w:fldChar w:fldCharType="begin"/>
            </w:r>
            <w:r w:rsidR="00260854">
              <w:rPr>
                <w:noProof/>
                <w:webHidden/>
              </w:rPr>
              <w:instrText xml:space="preserve"> PAGEREF _Toc53473668 \h </w:instrText>
            </w:r>
            <w:r w:rsidR="00260854">
              <w:rPr>
                <w:noProof/>
                <w:webHidden/>
              </w:rPr>
            </w:r>
            <w:r w:rsidR="00260854">
              <w:rPr>
                <w:noProof/>
                <w:webHidden/>
              </w:rPr>
              <w:fldChar w:fldCharType="separate"/>
            </w:r>
            <w:r w:rsidR="00260854">
              <w:rPr>
                <w:noProof/>
                <w:webHidden/>
              </w:rPr>
              <w:t>417</w:t>
            </w:r>
            <w:r w:rsidR="00260854">
              <w:rPr>
                <w:noProof/>
                <w:webHidden/>
              </w:rPr>
              <w:fldChar w:fldCharType="end"/>
            </w:r>
          </w:hyperlink>
        </w:p>
        <w:p w14:paraId="7D738E31" w14:textId="54C832E5"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69" w:history="1">
            <w:r w:rsidR="00260854" w:rsidRPr="00290C7B">
              <w:rPr>
                <w:rStyle w:val="Hyperlnk"/>
                <w:noProof/>
              </w:rPr>
              <w:t>4.1.1</w:t>
            </w:r>
            <w:r w:rsidR="00260854">
              <w:rPr>
                <w:rFonts w:asciiTheme="minorHAnsi" w:eastAsiaTheme="minorEastAsia" w:hAnsiTheme="minorHAnsi"/>
                <w:noProof/>
                <w:color w:val="auto"/>
                <w:lang w:val="sv-SE" w:eastAsia="sv-SE"/>
              </w:rPr>
              <w:tab/>
            </w:r>
            <w:r w:rsidR="00260854" w:rsidRPr="00290C7B">
              <w:rPr>
                <w:rStyle w:val="Hyperlnk"/>
                <w:noProof/>
              </w:rPr>
              <w:t>Output</w:t>
            </w:r>
            <w:r w:rsidR="00260854">
              <w:rPr>
                <w:noProof/>
                <w:webHidden/>
              </w:rPr>
              <w:tab/>
            </w:r>
            <w:r w:rsidR="00260854">
              <w:rPr>
                <w:noProof/>
                <w:webHidden/>
              </w:rPr>
              <w:fldChar w:fldCharType="begin"/>
            </w:r>
            <w:r w:rsidR="00260854">
              <w:rPr>
                <w:noProof/>
                <w:webHidden/>
              </w:rPr>
              <w:instrText xml:space="preserve"> PAGEREF _Toc53473669 \h </w:instrText>
            </w:r>
            <w:r w:rsidR="00260854">
              <w:rPr>
                <w:noProof/>
                <w:webHidden/>
              </w:rPr>
            </w:r>
            <w:r w:rsidR="00260854">
              <w:rPr>
                <w:noProof/>
                <w:webHidden/>
              </w:rPr>
              <w:fldChar w:fldCharType="separate"/>
            </w:r>
            <w:r w:rsidR="00260854">
              <w:rPr>
                <w:noProof/>
                <w:webHidden/>
              </w:rPr>
              <w:t>417</w:t>
            </w:r>
            <w:r w:rsidR="00260854">
              <w:rPr>
                <w:noProof/>
                <w:webHidden/>
              </w:rPr>
              <w:fldChar w:fldCharType="end"/>
            </w:r>
          </w:hyperlink>
        </w:p>
        <w:p w14:paraId="5522F425" w14:textId="038843BE"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70" w:history="1">
            <w:r w:rsidR="00260854" w:rsidRPr="00290C7B">
              <w:rPr>
                <w:rStyle w:val="Hyperlnk"/>
                <w:noProof/>
              </w:rPr>
              <w:t>5.1.1</w:t>
            </w:r>
            <w:r w:rsidR="00260854">
              <w:rPr>
                <w:rFonts w:asciiTheme="minorHAnsi" w:eastAsiaTheme="minorEastAsia" w:hAnsiTheme="minorHAnsi"/>
                <w:noProof/>
                <w:color w:val="auto"/>
                <w:lang w:val="sv-SE" w:eastAsia="sv-SE"/>
              </w:rPr>
              <w:tab/>
            </w:r>
            <w:r w:rsidR="00260854" w:rsidRPr="00290C7B">
              <w:rPr>
                <w:rStyle w:val="Hyperlnk"/>
                <w:noProof/>
              </w:rPr>
              <w:t>Input</w:t>
            </w:r>
            <w:r w:rsidR="00260854">
              <w:rPr>
                <w:noProof/>
                <w:webHidden/>
              </w:rPr>
              <w:tab/>
            </w:r>
            <w:r w:rsidR="00260854">
              <w:rPr>
                <w:noProof/>
                <w:webHidden/>
              </w:rPr>
              <w:fldChar w:fldCharType="begin"/>
            </w:r>
            <w:r w:rsidR="00260854">
              <w:rPr>
                <w:noProof/>
                <w:webHidden/>
              </w:rPr>
              <w:instrText xml:space="preserve"> PAGEREF _Toc53473670 \h </w:instrText>
            </w:r>
            <w:r w:rsidR="00260854">
              <w:rPr>
                <w:noProof/>
                <w:webHidden/>
              </w:rPr>
            </w:r>
            <w:r w:rsidR="00260854">
              <w:rPr>
                <w:noProof/>
                <w:webHidden/>
              </w:rPr>
              <w:fldChar w:fldCharType="separate"/>
            </w:r>
            <w:r w:rsidR="00260854">
              <w:rPr>
                <w:noProof/>
                <w:webHidden/>
              </w:rPr>
              <w:t>418</w:t>
            </w:r>
            <w:r w:rsidR="00260854">
              <w:rPr>
                <w:noProof/>
                <w:webHidden/>
              </w:rPr>
              <w:fldChar w:fldCharType="end"/>
            </w:r>
          </w:hyperlink>
        </w:p>
        <w:p w14:paraId="38FD2382" w14:textId="66003287"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71" w:history="1">
            <w:r w:rsidR="00260854" w:rsidRPr="00290C7B">
              <w:rPr>
                <w:rStyle w:val="Hyperlnk"/>
                <w:noProof/>
              </w:rPr>
              <w:t>6.1.1</w:t>
            </w:r>
            <w:r w:rsidR="00260854">
              <w:rPr>
                <w:rFonts w:asciiTheme="minorHAnsi" w:eastAsiaTheme="minorEastAsia" w:hAnsiTheme="minorHAnsi"/>
                <w:noProof/>
                <w:color w:val="auto"/>
                <w:lang w:val="sv-SE" w:eastAsia="sv-SE"/>
              </w:rPr>
              <w:tab/>
            </w:r>
            <w:r w:rsidR="00260854" w:rsidRPr="00290C7B">
              <w:rPr>
                <w:rStyle w:val="Hyperlnk"/>
                <w:noProof/>
              </w:rPr>
              <w:t>Enumerations</w:t>
            </w:r>
            <w:r w:rsidR="00260854">
              <w:rPr>
                <w:noProof/>
                <w:webHidden/>
              </w:rPr>
              <w:tab/>
            </w:r>
            <w:r w:rsidR="00260854">
              <w:rPr>
                <w:noProof/>
                <w:webHidden/>
              </w:rPr>
              <w:fldChar w:fldCharType="begin"/>
            </w:r>
            <w:r w:rsidR="00260854">
              <w:rPr>
                <w:noProof/>
                <w:webHidden/>
              </w:rPr>
              <w:instrText xml:space="preserve"> PAGEREF _Toc53473671 \h </w:instrText>
            </w:r>
            <w:r w:rsidR="00260854">
              <w:rPr>
                <w:noProof/>
                <w:webHidden/>
              </w:rPr>
            </w:r>
            <w:r w:rsidR="00260854">
              <w:rPr>
                <w:noProof/>
                <w:webHidden/>
              </w:rPr>
              <w:fldChar w:fldCharType="separate"/>
            </w:r>
            <w:r w:rsidR="00260854">
              <w:rPr>
                <w:noProof/>
                <w:webHidden/>
              </w:rPr>
              <w:t>419</w:t>
            </w:r>
            <w:r w:rsidR="00260854">
              <w:rPr>
                <w:noProof/>
                <w:webHidden/>
              </w:rPr>
              <w:fldChar w:fldCharType="end"/>
            </w:r>
          </w:hyperlink>
        </w:p>
        <w:p w14:paraId="6247F390" w14:textId="12CA462F"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72" w:history="1">
            <w:r w:rsidR="00260854" w:rsidRPr="00290C7B">
              <w:rPr>
                <w:rStyle w:val="Hyperlnk"/>
                <w:noProof/>
              </w:rPr>
              <w:t>7.1.1</w:t>
            </w:r>
            <w:r w:rsidR="00260854">
              <w:rPr>
                <w:rFonts w:asciiTheme="minorHAnsi" w:eastAsiaTheme="minorEastAsia" w:hAnsiTheme="minorHAnsi"/>
                <w:noProof/>
                <w:color w:val="auto"/>
                <w:lang w:val="sv-SE" w:eastAsia="sv-SE"/>
              </w:rPr>
              <w:tab/>
            </w:r>
            <w:r w:rsidR="00260854" w:rsidRPr="00290C7B">
              <w:rPr>
                <w:rStyle w:val="Hyperlnk"/>
                <w:noProof/>
              </w:rPr>
              <w:t>Arrays</w:t>
            </w:r>
            <w:r w:rsidR="00260854">
              <w:rPr>
                <w:noProof/>
                <w:webHidden/>
              </w:rPr>
              <w:tab/>
            </w:r>
            <w:r w:rsidR="00260854">
              <w:rPr>
                <w:noProof/>
                <w:webHidden/>
              </w:rPr>
              <w:fldChar w:fldCharType="begin"/>
            </w:r>
            <w:r w:rsidR="00260854">
              <w:rPr>
                <w:noProof/>
                <w:webHidden/>
              </w:rPr>
              <w:instrText xml:space="preserve"> PAGEREF _Toc53473672 \h </w:instrText>
            </w:r>
            <w:r w:rsidR="00260854">
              <w:rPr>
                <w:noProof/>
                <w:webHidden/>
              </w:rPr>
            </w:r>
            <w:r w:rsidR="00260854">
              <w:rPr>
                <w:noProof/>
                <w:webHidden/>
              </w:rPr>
              <w:fldChar w:fldCharType="separate"/>
            </w:r>
            <w:r w:rsidR="00260854">
              <w:rPr>
                <w:noProof/>
                <w:webHidden/>
              </w:rPr>
              <w:t>420</w:t>
            </w:r>
            <w:r w:rsidR="00260854">
              <w:rPr>
                <w:noProof/>
                <w:webHidden/>
              </w:rPr>
              <w:fldChar w:fldCharType="end"/>
            </w:r>
          </w:hyperlink>
        </w:p>
        <w:p w14:paraId="7D57C422" w14:textId="083160CA"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73" w:history="1">
            <w:r w:rsidR="00260854" w:rsidRPr="00290C7B">
              <w:rPr>
                <w:rStyle w:val="Hyperlnk"/>
                <w:noProof/>
              </w:rPr>
              <w:t>8.1.1</w:t>
            </w:r>
            <w:r w:rsidR="00260854">
              <w:rPr>
                <w:rFonts w:asciiTheme="minorHAnsi" w:eastAsiaTheme="minorEastAsia" w:hAnsiTheme="minorHAnsi"/>
                <w:noProof/>
                <w:color w:val="auto"/>
                <w:lang w:val="sv-SE" w:eastAsia="sv-SE"/>
              </w:rPr>
              <w:tab/>
            </w:r>
            <w:r w:rsidR="00260854" w:rsidRPr="00290C7B">
              <w:rPr>
                <w:rStyle w:val="Hyperlnk"/>
                <w:noProof/>
              </w:rPr>
              <w:t>Characters and Strings</w:t>
            </w:r>
            <w:r w:rsidR="00260854">
              <w:rPr>
                <w:noProof/>
                <w:webHidden/>
              </w:rPr>
              <w:tab/>
            </w:r>
            <w:r w:rsidR="00260854">
              <w:rPr>
                <w:noProof/>
                <w:webHidden/>
              </w:rPr>
              <w:fldChar w:fldCharType="begin"/>
            </w:r>
            <w:r w:rsidR="00260854">
              <w:rPr>
                <w:noProof/>
                <w:webHidden/>
              </w:rPr>
              <w:instrText xml:space="preserve"> PAGEREF _Toc53473673 \h </w:instrText>
            </w:r>
            <w:r w:rsidR="00260854">
              <w:rPr>
                <w:noProof/>
                <w:webHidden/>
              </w:rPr>
            </w:r>
            <w:r w:rsidR="00260854">
              <w:rPr>
                <w:noProof/>
                <w:webHidden/>
              </w:rPr>
              <w:fldChar w:fldCharType="separate"/>
            </w:r>
            <w:r w:rsidR="00260854">
              <w:rPr>
                <w:noProof/>
                <w:webHidden/>
              </w:rPr>
              <w:t>420</w:t>
            </w:r>
            <w:r w:rsidR="00260854">
              <w:rPr>
                <w:noProof/>
                <w:webHidden/>
              </w:rPr>
              <w:fldChar w:fldCharType="end"/>
            </w:r>
          </w:hyperlink>
        </w:p>
        <w:p w14:paraId="2B0C50FA" w14:textId="4EC15D2D"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74" w:history="1">
            <w:r w:rsidR="00260854" w:rsidRPr="00290C7B">
              <w:rPr>
                <w:rStyle w:val="Hyperlnk"/>
                <w:noProof/>
              </w:rPr>
              <w:t>9.1.1</w:t>
            </w:r>
            <w:r w:rsidR="00260854">
              <w:rPr>
                <w:rFonts w:asciiTheme="minorHAnsi" w:eastAsiaTheme="minorEastAsia" w:hAnsiTheme="minorHAnsi"/>
                <w:noProof/>
                <w:color w:val="auto"/>
                <w:lang w:val="sv-SE" w:eastAsia="sv-SE"/>
              </w:rPr>
              <w:tab/>
            </w:r>
            <w:r w:rsidR="00260854" w:rsidRPr="00290C7B">
              <w:rPr>
                <w:rStyle w:val="Hyperlnk"/>
                <w:noProof/>
              </w:rPr>
              <w:t>The ASCII Table</w:t>
            </w:r>
            <w:r w:rsidR="00260854">
              <w:rPr>
                <w:noProof/>
                <w:webHidden/>
              </w:rPr>
              <w:tab/>
            </w:r>
            <w:r w:rsidR="00260854">
              <w:rPr>
                <w:noProof/>
                <w:webHidden/>
              </w:rPr>
              <w:fldChar w:fldCharType="begin"/>
            </w:r>
            <w:r w:rsidR="00260854">
              <w:rPr>
                <w:noProof/>
                <w:webHidden/>
              </w:rPr>
              <w:instrText xml:space="preserve"> PAGEREF _Toc53473674 \h </w:instrText>
            </w:r>
            <w:r w:rsidR="00260854">
              <w:rPr>
                <w:noProof/>
                <w:webHidden/>
              </w:rPr>
            </w:r>
            <w:r w:rsidR="00260854">
              <w:rPr>
                <w:noProof/>
                <w:webHidden/>
              </w:rPr>
              <w:fldChar w:fldCharType="separate"/>
            </w:r>
            <w:r w:rsidR="00260854">
              <w:rPr>
                <w:noProof/>
                <w:webHidden/>
              </w:rPr>
              <w:t>421</w:t>
            </w:r>
            <w:r w:rsidR="00260854">
              <w:rPr>
                <w:noProof/>
                <w:webHidden/>
              </w:rPr>
              <w:fldChar w:fldCharType="end"/>
            </w:r>
          </w:hyperlink>
        </w:p>
        <w:p w14:paraId="128B4DC8" w14:textId="2870F756"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75" w:history="1">
            <w:r w:rsidR="00260854" w:rsidRPr="00290C7B">
              <w:rPr>
                <w:rStyle w:val="Hyperlnk"/>
                <w:noProof/>
              </w:rPr>
              <w:t>10.1.1</w:t>
            </w:r>
            <w:r w:rsidR="00260854">
              <w:rPr>
                <w:rFonts w:asciiTheme="minorHAnsi" w:eastAsiaTheme="minorEastAsia" w:hAnsiTheme="minorHAnsi"/>
                <w:noProof/>
                <w:color w:val="auto"/>
                <w:lang w:val="sv-SE" w:eastAsia="sv-SE"/>
              </w:rPr>
              <w:tab/>
            </w:r>
            <w:r w:rsidR="00260854" w:rsidRPr="00290C7B">
              <w:rPr>
                <w:rStyle w:val="Hyperlnk"/>
                <w:noProof/>
              </w:rPr>
              <w:t>Pointers</w:t>
            </w:r>
            <w:r w:rsidR="00260854">
              <w:rPr>
                <w:noProof/>
                <w:webHidden/>
              </w:rPr>
              <w:tab/>
            </w:r>
            <w:r w:rsidR="00260854">
              <w:rPr>
                <w:noProof/>
                <w:webHidden/>
              </w:rPr>
              <w:fldChar w:fldCharType="begin"/>
            </w:r>
            <w:r w:rsidR="00260854">
              <w:rPr>
                <w:noProof/>
                <w:webHidden/>
              </w:rPr>
              <w:instrText xml:space="preserve"> PAGEREF _Toc53473675 \h </w:instrText>
            </w:r>
            <w:r w:rsidR="00260854">
              <w:rPr>
                <w:noProof/>
                <w:webHidden/>
              </w:rPr>
            </w:r>
            <w:r w:rsidR="00260854">
              <w:rPr>
                <w:noProof/>
                <w:webHidden/>
              </w:rPr>
              <w:fldChar w:fldCharType="separate"/>
            </w:r>
            <w:r w:rsidR="00260854">
              <w:rPr>
                <w:noProof/>
                <w:webHidden/>
              </w:rPr>
              <w:t>421</w:t>
            </w:r>
            <w:r w:rsidR="00260854">
              <w:rPr>
                <w:noProof/>
                <w:webHidden/>
              </w:rPr>
              <w:fldChar w:fldCharType="end"/>
            </w:r>
          </w:hyperlink>
        </w:p>
        <w:p w14:paraId="0533A5A9" w14:textId="2F434B3C"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76" w:history="1">
            <w:r w:rsidR="00260854" w:rsidRPr="00290C7B">
              <w:rPr>
                <w:rStyle w:val="Hyperlnk"/>
                <w:noProof/>
              </w:rPr>
              <w:t>11.1.1</w:t>
            </w:r>
            <w:r w:rsidR="00260854">
              <w:rPr>
                <w:rFonts w:asciiTheme="minorHAnsi" w:eastAsiaTheme="minorEastAsia" w:hAnsiTheme="minorHAnsi"/>
                <w:noProof/>
                <w:color w:val="auto"/>
                <w:lang w:val="sv-SE" w:eastAsia="sv-SE"/>
              </w:rPr>
              <w:tab/>
            </w:r>
            <w:r w:rsidR="00260854" w:rsidRPr="00290C7B">
              <w:rPr>
                <w:rStyle w:val="Hyperlnk"/>
                <w:noProof/>
              </w:rPr>
              <w:t>Pointers and Dynamic Memory</w:t>
            </w:r>
            <w:r w:rsidR="00260854">
              <w:rPr>
                <w:noProof/>
                <w:webHidden/>
              </w:rPr>
              <w:tab/>
            </w:r>
            <w:r w:rsidR="00260854">
              <w:rPr>
                <w:noProof/>
                <w:webHidden/>
              </w:rPr>
              <w:fldChar w:fldCharType="begin"/>
            </w:r>
            <w:r w:rsidR="00260854">
              <w:rPr>
                <w:noProof/>
                <w:webHidden/>
              </w:rPr>
              <w:instrText xml:space="preserve"> PAGEREF _Toc53473676 \h </w:instrText>
            </w:r>
            <w:r w:rsidR="00260854">
              <w:rPr>
                <w:noProof/>
                <w:webHidden/>
              </w:rPr>
            </w:r>
            <w:r w:rsidR="00260854">
              <w:rPr>
                <w:noProof/>
                <w:webHidden/>
              </w:rPr>
              <w:fldChar w:fldCharType="separate"/>
            </w:r>
            <w:r w:rsidR="00260854">
              <w:rPr>
                <w:noProof/>
                <w:webHidden/>
              </w:rPr>
              <w:t>422</w:t>
            </w:r>
            <w:r w:rsidR="00260854">
              <w:rPr>
                <w:noProof/>
                <w:webHidden/>
              </w:rPr>
              <w:fldChar w:fldCharType="end"/>
            </w:r>
          </w:hyperlink>
        </w:p>
        <w:p w14:paraId="2966FA1F" w14:textId="16A8A39B"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77" w:history="1">
            <w:r w:rsidR="00260854" w:rsidRPr="00290C7B">
              <w:rPr>
                <w:rStyle w:val="Hyperlnk"/>
                <w:noProof/>
              </w:rPr>
              <w:t>12.1.1</w:t>
            </w:r>
            <w:r w:rsidR="00260854">
              <w:rPr>
                <w:rFonts w:asciiTheme="minorHAnsi" w:eastAsiaTheme="minorEastAsia" w:hAnsiTheme="minorHAnsi"/>
                <w:noProof/>
                <w:color w:val="auto"/>
                <w:lang w:val="sv-SE" w:eastAsia="sv-SE"/>
              </w:rPr>
              <w:tab/>
            </w:r>
            <w:r w:rsidR="00260854" w:rsidRPr="00290C7B">
              <w:rPr>
                <w:rStyle w:val="Hyperlnk"/>
                <w:noProof/>
              </w:rPr>
              <w:t>Defining our own types</w:t>
            </w:r>
            <w:r w:rsidR="00260854">
              <w:rPr>
                <w:noProof/>
                <w:webHidden/>
              </w:rPr>
              <w:tab/>
            </w:r>
            <w:r w:rsidR="00260854">
              <w:rPr>
                <w:noProof/>
                <w:webHidden/>
              </w:rPr>
              <w:fldChar w:fldCharType="begin"/>
            </w:r>
            <w:r w:rsidR="00260854">
              <w:rPr>
                <w:noProof/>
                <w:webHidden/>
              </w:rPr>
              <w:instrText xml:space="preserve"> PAGEREF _Toc53473677 \h </w:instrText>
            </w:r>
            <w:r w:rsidR="00260854">
              <w:rPr>
                <w:noProof/>
                <w:webHidden/>
              </w:rPr>
            </w:r>
            <w:r w:rsidR="00260854">
              <w:rPr>
                <w:noProof/>
                <w:webHidden/>
              </w:rPr>
              <w:fldChar w:fldCharType="separate"/>
            </w:r>
            <w:r w:rsidR="00260854">
              <w:rPr>
                <w:noProof/>
                <w:webHidden/>
              </w:rPr>
              <w:t>424</w:t>
            </w:r>
            <w:r w:rsidR="00260854">
              <w:rPr>
                <w:noProof/>
                <w:webHidden/>
              </w:rPr>
              <w:fldChar w:fldCharType="end"/>
            </w:r>
          </w:hyperlink>
        </w:p>
        <w:p w14:paraId="6E9633CD" w14:textId="05921E5C"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78" w:history="1">
            <w:r w:rsidR="00260854" w:rsidRPr="00290C7B">
              <w:rPr>
                <w:rStyle w:val="Hyperlnk"/>
                <w:noProof/>
              </w:rPr>
              <w:t>13.1.1</w:t>
            </w:r>
            <w:r w:rsidR="00260854">
              <w:rPr>
                <w:rFonts w:asciiTheme="minorHAnsi" w:eastAsiaTheme="minorEastAsia" w:hAnsiTheme="minorHAnsi"/>
                <w:noProof/>
                <w:color w:val="auto"/>
                <w:lang w:val="sv-SE" w:eastAsia="sv-SE"/>
              </w:rPr>
              <w:tab/>
            </w:r>
            <w:r w:rsidR="00260854" w:rsidRPr="00290C7B">
              <w:rPr>
                <w:rStyle w:val="Hyperlnk"/>
                <w:noProof/>
              </w:rPr>
              <w:t>The Type Size</w:t>
            </w:r>
            <w:r w:rsidR="00260854">
              <w:rPr>
                <w:noProof/>
                <w:webHidden/>
              </w:rPr>
              <w:tab/>
            </w:r>
            <w:r w:rsidR="00260854">
              <w:rPr>
                <w:noProof/>
                <w:webHidden/>
              </w:rPr>
              <w:fldChar w:fldCharType="begin"/>
            </w:r>
            <w:r w:rsidR="00260854">
              <w:rPr>
                <w:noProof/>
                <w:webHidden/>
              </w:rPr>
              <w:instrText xml:space="preserve"> PAGEREF _Toc53473678 \h </w:instrText>
            </w:r>
            <w:r w:rsidR="00260854">
              <w:rPr>
                <w:noProof/>
                <w:webHidden/>
              </w:rPr>
            </w:r>
            <w:r w:rsidR="00260854">
              <w:rPr>
                <w:noProof/>
                <w:webHidden/>
              </w:rPr>
              <w:fldChar w:fldCharType="separate"/>
            </w:r>
            <w:r w:rsidR="00260854">
              <w:rPr>
                <w:noProof/>
                <w:webHidden/>
              </w:rPr>
              <w:t>425</w:t>
            </w:r>
            <w:r w:rsidR="00260854">
              <w:rPr>
                <w:noProof/>
                <w:webHidden/>
              </w:rPr>
              <w:fldChar w:fldCharType="end"/>
            </w:r>
          </w:hyperlink>
        </w:p>
        <w:p w14:paraId="134E36B0" w14:textId="572F6BEC" w:rsidR="00260854" w:rsidRDefault="009A772D">
          <w:pPr>
            <w:pStyle w:val="Innehll2"/>
            <w:tabs>
              <w:tab w:val="left" w:pos="1100"/>
              <w:tab w:val="right" w:leader="dot" w:pos="9350"/>
            </w:tabs>
            <w:rPr>
              <w:rFonts w:asciiTheme="minorHAnsi" w:eastAsiaTheme="minorEastAsia" w:hAnsiTheme="minorHAnsi"/>
              <w:noProof/>
              <w:color w:val="auto"/>
              <w:lang w:val="sv-SE" w:eastAsia="sv-SE"/>
            </w:rPr>
          </w:pPr>
          <w:hyperlink w:anchor="_Toc53473679" w:history="1">
            <w:r w:rsidR="00260854" w:rsidRPr="00290C7B">
              <w:rPr>
                <w:rStyle w:val="Hyperlnk"/>
                <w:noProof/>
              </w:rPr>
              <w:t>21.5.</w:t>
            </w:r>
            <w:r w:rsidR="00260854">
              <w:rPr>
                <w:rFonts w:asciiTheme="minorHAnsi" w:eastAsiaTheme="minorEastAsia" w:hAnsiTheme="minorHAnsi"/>
                <w:noProof/>
                <w:color w:val="auto"/>
                <w:lang w:val="sv-SE" w:eastAsia="sv-SE"/>
              </w:rPr>
              <w:tab/>
            </w:r>
            <w:r w:rsidR="00260854" w:rsidRPr="00290C7B">
              <w:rPr>
                <w:rStyle w:val="Hyperlnk"/>
                <w:noProof/>
              </w:rPr>
              <w:t>Expressions and Operators</w:t>
            </w:r>
            <w:r w:rsidR="00260854">
              <w:rPr>
                <w:noProof/>
                <w:webHidden/>
              </w:rPr>
              <w:tab/>
            </w:r>
            <w:r w:rsidR="00260854">
              <w:rPr>
                <w:noProof/>
                <w:webHidden/>
              </w:rPr>
              <w:fldChar w:fldCharType="begin"/>
            </w:r>
            <w:r w:rsidR="00260854">
              <w:rPr>
                <w:noProof/>
                <w:webHidden/>
              </w:rPr>
              <w:instrText xml:space="preserve"> PAGEREF _Toc53473679 \h </w:instrText>
            </w:r>
            <w:r w:rsidR="00260854">
              <w:rPr>
                <w:noProof/>
                <w:webHidden/>
              </w:rPr>
            </w:r>
            <w:r w:rsidR="00260854">
              <w:rPr>
                <w:noProof/>
                <w:webHidden/>
              </w:rPr>
              <w:fldChar w:fldCharType="separate"/>
            </w:r>
            <w:r w:rsidR="00260854">
              <w:rPr>
                <w:noProof/>
                <w:webHidden/>
              </w:rPr>
              <w:t>425</w:t>
            </w:r>
            <w:r w:rsidR="00260854">
              <w:rPr>
                <w:noProof/>
                <w:webHidden/>
              </w:rPr>
              <w:fldChar w:fldCharType="end"/>
            </w:r>
          </w:hyperlink>
        </w:p>
        <w:p w14:paraId="3A94B11D" w14:textId="5207BDDE"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80" w:history="1">
            <w:r w:rsidR="00260854" w:rsidRPr="00290C7B">
              <w:rPr>
                <w:rStyle w:val="Hyperlnk"/>
                <w:noProof/>
              </w:rPr>
              <w:t>14.1.1</w:t>
            </w:r>
            <w:r w:rsidR="00260854">
              <w:rPr>
                <w:rFonts w:asciiTheme="minorHAnsi" w:eastAsiaTheme="minorEastAsia" w:hAnsiTheme="minorHAnsi"/>
                <w:noProof/>
                <w:color w:val="auto"/>
                <w:lang w:val="sv-SE" w:eastAsia="sv-SE"/>
              </w:rPr>
              <w:tab/>
            </w:r>
            <w:r w:rsidR="00260854" w:rsidRPr="00290C7B">
              <w:rPr>
                <w:rStyle w:val="Hyperlnk"/>
                <w:noProof/>
              </w:rPr>
              <w:t>Arithmetic Operators</w:t>
            </w:r>
            <w:r w:rsidR="00260854">
              <w:rPr>
                <w:noProof/>
                <w:webHidden/>
              </w:rPr>
              <w:tab/>
            </w:r>
            <w:r w:rsidR="00260854">
              <w:rPr>
                <w:noProof/>
                <w:webHidden/>
              </w:rPr>
              <w:fldChar w:fldCharType="begin"/>
            </w:r>
            <w:r w:rsidR="00260854">
              <w:rPr>
                <w:noProof/>
                <w:webHidden/>
              </w:rPr>
              <w:instrText xml:space="preserve"> PAGEREF _Toc53473680 \h </w:instrText>
            </w:r>
            <w:r w:rsidR="00260854">
              <w:rPr>
                <w:noProof/>
                <w:webHidden/>
              </w:rPr>
            </w:r>
            <w:r w:rsidR="00260854">
              <w:rPr>
                <w:noProof/>
                <w:webHidden/>
              </w:rPr>
              <w:fldChar w:fldCharType="separate"/>
            </w:r>
            <w:r w:rsidR="00260854">
              <w:rPr>
                <w:noProof/>
                <w:webHidden/>
              </w:rPr>
              <w:t>425</w:t>
            </w:r>
            <w:r w:rsidR="00260854">
              <w:rPr>
                <w:noProof/>
                <w:webHidden/>
              </w:rPr>
              <w:fldChar w:fldCharType="end"/>
            </w:r>
          </w:hyperlink>
        </w:p>
        <w:p w14:paraId="755B81B2" w14:textId="2A676B4E"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81" w:history="1">
            <w:r w:rsidR="00260854" w:rsidRPr="00290C7B">
              <w:rPr>
                <w:rStyle w:val="Hyperlnk"/>
                <w:noProof/>
              </w:rPr>
              <w:t>15.1.1</w:t>
            </w:r>
            <w:r w:rsidR="00260854">
              <w:rPr>
                <w:rFonts w:asciiTheme="minorHAnsi" w:eastAsiaTheme="minorEastAsia" w:hAnsiTheme="minorHAnsi"/>
                <w:noProof/>
                <w:color w:val="auto"/>
                <w:lang w:val="sv-SE" w:eastAsia="sv-SE"/>
              </w:rPr>
              <w:tab/>
            </w:r>
            <w:r w:rsidR="00260854" w:rsidRPr="00290C7B">
              <w:rPr>
                <w:rStyle w:val="Hyperlnk"/>
                <w:noProof/>
              </w:rPr>
              <w:t>Pointer Arithmetic</w:t>
            </w:r>
            <w:r w:rsidR="00260854">
              <w:rPr>
                <w:noProof/>
                <w:webHidden/>
              </w:rPr>
              <w:tab/>
            </w:r>
            <w:r w:rsidR="00260854">
              <w:rPr>
                <w:noProof/>
                <w:webHidden/>
              </w:rPr>
              <w:fldChar w:fldCharType="begin"/>
            </w:r>
            <w:r w:rsidR="00260854">
              <w:rPr>
                <w:noProof/>
                <w:webHidden/>
              </w:rPr>
              <w:instrText xml:space="preserve"> PAGEREF _Toc53473681 \h </w:instrText>
            </w:r>
            <w:r w:rsidR="00260854">
              <w:rPr>
                <w:noProof/>
                <w:webHidden/>
              </w:rPr>
            </w:r>
            <w:r w:rsidR="00260854">
              <w:rPr>
                <w:noProof/>
                <w:webHidden/>
              </w:rPr>
              <w:fldChar w:fldCharType="separate"/>
            </w:r>
            <w:r w:rsidR="00260854">
              <w:rPr>
                <w:noProof/>
                <w:webHidden/>
              </w:rPr>
              <w:t>426</w:t>
            </w:r>
            <w:r w:rsidR="00260854">
              <w:rPr>
                <w:noProof/>
                <w:webHidden/>
              </w:rPr>
              <w:fldChar w:fldCharType="end"/>
            </w:r>
          </w:hyperlink>
        </w:p>
        <w:p w14:paraId="528B7389" w14:textId="3339C9B4"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82" w:history="1">
            <w:r w:rsidR="00260854" w:rsidRPr="00290C7B">
              <w:rPr>
                <w:rStyle w:val="Hyperlnk"/>
                <w:noProof/>
              </w:rPr>
              <w:t>16.1.1</w:t>
            </w:r>
            <w:r w:rsidR="00260854">
              <w:rPr>
                <w:rFonts w:asciiTheme="minorHAnsi" w:eastAsiaTheme="minorEastAsia" w:hAnsiTheme="minorHAnsi"/>
                <w:noProof/>
                <w:color w:val="auto"/>
                <w:lang w:val="sv-SE" w:eastAsia="sv-SE"/>
              </w:rPr>
              <w:tab/>
            </w:r>
            <w:r w:rsidR="00260854" w:rsidRPr="00290C7B">
              <w:rPr>
                <w:rStyle w:val="Hyperlnk"/>
                <w:noProof/>
              </w:rPr>
              <w:t>Increment and decrement</w:t>
            </w:r>
            <w:r w:rsidR="00260854">
              <w:rPr>
                <w:noProof/>
                <w:webHidden/>
              </w:rPr>
              <w:tab/>
            </w:r>
            <w:r w:rsidR="00260854">
              <w:rPr>
                <w:noProof/>
                <w:webHidden/>
              </w:rPr>
              <w:fldChar w:fldCharType="begin"/>
            </w:r>
            <w:r w:rsidR="00260854">
              <w:rPr>
                <w:noProof/>
                <w:webHidden/>
              </w:rPr>
              <w:instrText xml:space="preserve"> PAGEREF _Toc53473682 \h </w:instrText>
            </w:r>
            <w:r w:rsidR="00260854">
              <w:rPr>
                <w:noProof/>
                <w:webHidden/>
              </w:rPr>
            </w:r>
            <w:r w:rsidR="00260854">
              <w:rPr>
                <w:noProof/>
                <w:webHidden/>
              </w:rPr>
              <w:fldChar w:fldCharType="separate"/>
            </w:r>
            <w:r w:rsidR="00260854">
              <w:rPr>
                <w:noProof/>
                <w:webHidden/>
              </w:rPr>
              <w:t>427</w:t>
            </w:r>
            <w:r w:rsidR="00260854">
              <w:rPr>
                <w:noProof/>
                <w:webHidden/>
              </w:rPr>
              <w:fldChar w:fldCharType="end"/>
            </w:r>
          </w:hyperlink>
        </w:p>
        <w:p w14:paraId="4ADC41EF" w14:textId="5520574A"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83" w:history="1">
            <w:r w:rsidR="00260854" w:rsidRPr="00290C7B">
              <w:rPr>
                <w:rStyle w:val="Hyperlnk"/>
                <w:noProof/>
              </w:rPr>
              <w:t>17.1.1</w:t>
            </w:r>
            <w:r w:rsidR="00260854">
              <w:rPr>
                <w:rFonts w:asciiTheme="minorHAnsi" w:eastAsiaTheme="minorEastAsia" w:hAnsiTheme="minorHAnsi"/>
                <w:noProof/>
                <w:color w:val="auto"/>
                <w:lang w:val="sv-SE" w:eastAsia="sv-SE"/>
              </w:rPr>
              <w:tab/>
            </w:r>
            <w:r w:rsidR="00260854" w:rsidRPr="00290C7B">
              <w:rPr>
                <w:rStyle w:val="Hyperlnk"/>
                <w:noProof/>
              </w:rPr>
              <w:t>Relational Operators</w:t>
            </w:r>
            <w:r w:rsidR="00260854">
              <w:rPr>
                <w:noProof/>
                <w:webHidden/>
              </w:rPr>
              <w:tab/>
            </w:r>
            <w:r w:rsidR="00260854">
              <w:rPr>
                <w:noProof/>
                <w:webHidden/>
              </w:rPr>
              <w:fldChar w:fldCharType="begin"/>
            </w:r>
            <w:r w:rsidR="00260854">
              <w:rPr>
                <w:noProof/>
                <w:webHidden/>
              </w:rPr>
              <w:instrText xml:space="preserve"> PAGEREF _Toc53473683 \h </w:instrText>
            </w:r>
            <w:r w:rsidR="00260854">
              <w:rPr>
                <w:noProof/>
                <w:webHidden/>
              </w:rPr>
            </w:r>
            <w:r w:rsidR="00260854">
              <w:rPr>
                <w:noProof/>
                <w:webHidden/>
              </w:rPr>
              <w:fldChar w:fldCharType="separate"/>
            </w:r>
            <w:r w:rsidR="00260854">
              <w:rPr>
                <w:noProof/>
                <w:webHidden/>
              </w:rPr>
              <w:t>427</w:t>
            </w:r>
            <w:r w:rsidR="00260854">
              <w:rPr>
                <w:noProof/>
                <w:webHidden/>
              </w:rPr>
              <w:fldChar w:fldCharType="end"/>
            </w:r>
          </w:hyperlink>
        </w:p>
        <w:p w14:paraId="7EDA4EA1" w14:textId="5FAF9F32"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84" w:history="1">
            <w:r w:rsidR="00260854" w:rsidRPr="00290C7B">
              <w:rPr>
                <w:rStyle w:val="Hyperlnk"/>
                <w:noProof/>
              </w:rPr>
              <w:t>18.1.1</w:t>
            </w:r>
            <w:r w:rsidR="00260854">
              <w:rPr>
                <w:rFonts w:asciiTheme="minorHAnsi" w:eastAsiaTheme="minorEastAsia" w:hAnsiTheme="minorHAnsi"/>
                <w:noProof/>
                <w:color w:val="auto"/>
                <w:lang w:val="sv-SE" w:eastAsia="sv-SE"/>
              </w:rPr>
              <w:tab/>
            </w:r>
            <w:r w:rsidR="00260854" w:rsidRPr="00290C7B">
              <w:rPr>
                <w:rStyle w:val="Hyperlnk"/>
                <w:noProof/>
              </w:rPr>
              <w:t>Logical Operators</w:t>
            </w:r>
            <w:r w:rsidR="00260854">
              <w:rPr>
                <w:noProof/>
                <w:webHidden/>
              </w:rPr>
              <w:tab/>
            </w:r>
            <w:r w:rsidR="00260854">
              <w:rPr>
                <w:noProof/>
                <w:webHidden/>
              </w:rPr>
              <w:fldChar w:fldCharType="begin"/>
            </w:r>
            <w:r w:rsidR="00260854">
              <w:rPr>
                <w:noProof/>
                <w:webHidden/>
              </w:rPr>
              <w:instrText xml:space="preserve"> PAGEREF _Toc53473684 \h </w:instrText>
            </w:r>
            <w:r w:rsidR="00260854">
              <w:rPr>
                <w:noProof/>
                <w:webHidden/>
              </w:rPr>
            </w:r>
            <w:r w:rsidR="00260854">
              <w:rPr>
                <w:noProof/>
                <w:webHidden/>
              </w:rPr>
              <w:fldChar w:fldCharType="separate"/>
            </w:r>
            <w:r w:rsidR="00260854">
              <w:rPr>
                <w:noProof/>
                <w:webHidden/>
              </w:rPr>
              <w:t>427</w:t>
            </w:r>
            <w:r w:rsidR="00260854">
              <w:rPr>
                <w:noProof/>
                <w:webHidden/>
              </w:rPr>
              <w:fldChar w:fldCharType="end"/>
            </w:r>
          </w:hyperlink>
        </w:p>
        <w:p w14:paraId="18076A68" w14:textId="25713959"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85" w:history="1">
            <w:r w:rsidR="00260854" w:rsidRPr="00290C7B">
              <w:rPr>
                <w:rStyle w:val="Hyperlnk"/>
                <w:noProof/>
              </w:rPr>
              <w:t>19.1.1</w:t>
            </w:r>
            <w:r w:rsidR="00260854">
              <w:rPr>
                <w:rFonts w:asciiTheme="minorHAnsi" w:eastAsiaTheme="minorEastAsia" w:hAnsiTheme="minorHAnsi"/>
                <w:noProof/>
                <w:color w:val="auto"/>
                <w:lang w:val="sv-SE" w:eastAsia="sv-SE"/>
              </w:rPr>
              <w:tab/>
            </w:r>
            <w:r w:rsidR="00260854" w:rsidRPr="00290C7B">
              <w:rPr>
                <w:rStyle w:val="Hyperlnk"/>
                <w:noProof/>
              </w:rPr>
              <w:t>Bitwise Operators</w:t>
            </w:r>
            <w:r w:rsidR="00260854">
              <w:rPr>
                <w:noProof/>
                <w:webHidden/>
              </w:rPr>
              <w:tab/>
            </w:r>
            <w:r w:rsidR="00260854">
              <w:rPr>
                <w:noProof/>
                <w:webHidden/>
              </w:rPr>
              <w:fldChar w:fldCharType="begin"/>
            </w:r>
            <w:r w:rsidR="00260854">
              <w:rPr>
                <w:noProof/>
                <w:webHidden/>
              </w:rPr>
              <w:instrText xml:space="preserve"> PAGEREF _Toc53473685 \h </w:instrText>
            </w:r>
            <w:r w:rsidR="00260854">
              <w:rPr>
                <w:noProof/>
                <w:webHidden/>
              </w:rPr>
            </w:r>
            <w:r w:rsidR="00260854">
              <w:rPr>
                <w:noProof/>
                <w:webHidden/>
              </w:rPr>
              <w:fldChar w:fldCharType="separate"/>
            </w:r>
            <w:r w:rsidR="00260854">
              <w:rPr>
                <w:noProof/>
                <w:webHidden/>
              </w:rPr>
              <w:t>428</w:t>
            </w:r>
            <w:r w:rsidR="00260854">
              <w:rPr>
                <w:noProof/>
                <w:webHidden/>
              </w:rPr>
              <w:fldChar w:fldCharType="end"/>
            </w:r>
          </w:hyperlink>
        </w:p>
        <w:p w14:paraId="6F89CB41" w14:textId="3FE7D1AC"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86" w:history="1">
            <w:r w:rsidR="00260854" w:rsidRPr="00290C7B">
              <w:rPr>
                <w:rStyle w:val="Hyperlnk"/>
                <w:noProof/>
              </w:rPr>
              <w:t>20.1.1</w:t>
            </w:r>
            <w:r w:rsidR="00260854">
              <w:rPr>
                <w:rFonts w:asciiTheme="minorHAnsi" w:eastAsiaTheme="minorEastAsia" w:hAnsiTheme="minorHAnsi"/>
                <w:noProof/>
                <w:color w:val="auto"/>
                <w:lang w:val="sv-SE" w:eastAsia="sv-SE"/>
              </w:rPr>
              <w:tab/>
            </w:r>
            <w:r w:rsidR="00260854" w:rsidRPr="00290C7B">
              <w:rPr>
                <w:rStyle w:val="Hyperlnk"/>
                <w:noProof/>
              </w:rPr>
              <w:t>Assignment</w:t>
            </w:r>
            <w:r w:rsidR="00260854">
              <w:rPr>
                <w:noProof/>
                <w:webHidden/>
              </w:rPr>
              <w:tab/>
            </w:r>
            <w:r w:rsidR="00260854">
              <w:rPr>
                <w:noProof/>
                <w:webHidden/>
              </w:rPr>
              <w:fldChar w:fldCharType="begin"/>
            </w:r>
            <w:r w:rsidR="00260854">
              <w:rPr>
                <w:noProof/>
                <w:webHidden/>
              </w:rPr>
              <w:instrText xml:space="preserve"> PAGEREF _Toc53473686 \h </w:instrText>
            </w:r>
            <w:r w:rsidR="00260854">
              <w:rPr>
                <w:noProof/>
                <w:webHidden/>
              </w:rPr>
            </w:r>
            <w:r w:rsidR="00260854">
              <w:rPr>
                <w:noProof/>
                <w:webHidden/>
              </w:rPr>
              <w:fldChar w:fldCharType="separate"/>
            </w:r>
            <w:r w:rsidR="00260854">
              <w:rPr>
                <w:noProof/>
                <w:webHidden/>
              </w:rPr>
              <w:t>429</w:t>
            </w:r>
            <w:r w:rsidR="00260854">
              <w:rPr>
                <w:noProof/>
                <w:webHidden/>
              </w:rPr>
              <w:fldChar w:fldCharType="end"/>
            </w:r>
          </w:hyperlink>
        </w:p>
        <w:p w14:paraId="144774A7" w14:textId="6CCC9E56"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87" w:history="1">
            <w:r w:rsidR="00260854" w:rsidRPr="00290C7B">
              <w:rPr>
                <w:rStyle w:val="Hyperlnk"/>
                <w:noProof/>
              </w:rPr>
              <w:t>21.1.1</w:t>
            </w:r>
            <w:r w:rsidR="00260854">
              <w:rPr>
                <w:rFonts w:asciiTheme="minorHAnsi" w:eastAsiaTheme="minorEastAsia" w:hAnsiTheme="minorHAnsi"/>
                <w:noProof/>
                <w:color w:val="auto"/>
                <w:lang w:val="sv-SE" w:eastAsia="sv-SE"/>
              </w:rPr>
              <w:tab/>
            </w:r>
            <w:r w:rsidR="00260854" w:rsidRPr="00290C7B">
              <w:rPr>
                <w:rStyle w:val="Hyperlnk"/>
                <w:noProof/>
              </w:rPr>
              <w:t>The Condition Operator</w:t>
            </w:r>
            <w:r w:rsidR="00260854">
              <w:rPr>
                <w:noProof/>
                <w:webHidden/>
              </w:rPr>
              <w:tab/>
            </w:r>
            <w:r w:rsidR="00260854">
              <w:rPr>
                <w:noProof/>
                <w:webHidden/>
              </w:rPr>
              <w:fldChar w:fldCharType="begin"/>
            </w:r>
            <w:r w:rsidR="00260854">
              <w:rPr>
                <w:noProof/>
                <w:webHidden/>
              </w:rPr>
              <w:instrText xml:space="preserve"> PAGEREF _Toc53473687 \h </w:instrText>
            </w:r>
            <w:r w:rsidR="00260854">
              <w:rPr>
                <w:noProof/>
                <w:webHidden/>
              </w:rPr>
            </w:r>
            <w:r w:rsidR="00260854">
              <w:rPr>
                <w:noProof/>
                <w:webHidden/>
              </w:rPr>
              <w:fldChar w:fldCharType="separate"/>
            </w:r>
            <w:r w:rsidR="00260854">
              <w:rPr>
                <w:noProof/>
                <w:webHidden/>
              </w:rPr>
              <w:t>429</w:t>
            </w:r>
            <w:r w:rsidR="00260854">
              <w:rPr>
                <w:noProof/>
                <w:webHidden/>
              </w:rPr>
              <w:fldChar w:fldCharType="end"/>
            </w:r>
          </w:hyperlink>
        </w:p>
        <w:p w14:paraId="1452DDD9" w14:textId="4D50BAD7"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88" w:history="1">
            <w:r w:rsidR="00260854" w:rsidRPr="00290C7B">
              <w:rPr>
                <w:rStyle w:val="Hyperlnk"/>
                <w:noProof/>
              </w:rPr>
              <w:t>22.1.1</w:t>
            </w:r>
            <w:r w:rsidR="00260854">
              <w:rPr>
                <w:rFonts w:asciiTheme="minorHAnsi" w:eastAsiaTheme="minorEastAsia" w:hAnsiTheme="minorHAnsi"/>
                <w:noProof/>
                <w:color w:val="auto"/>
                <w:lang w:val="sv-SE" w:eastAsia="sv-SE"/>
              </w:rPr>
              <w:tab/>
            </w:r>
            <w:r w:rsidR="00260854" w:rsidRPr="00290C7B">
              <w:rPr>
                <w:rStyle w:val="Hyperlnk"/>
                <w:noProof/>
              </w:rPr>
              <w:t>Precedence and Associatively</w:t>
            </w:r>
            <w:r w:rsidR="00260854">
              <w:rPr>
                <w:noProof/>
                <w:webHidden/>
              </w:rPr>
              <w:tab/>
            </w:r>
            <w:r w:rsidR="00260854">
              <w:rPr>
                <w:noProof/>
                <w:webHidden/>
              </w:rPr>
              <w:fldChar w:fldCharType="begin"/>
            </w:r>
            <w:r w:rsidR="00260854">
              <w:rPr>
                <w:noProof/>
                <w:webHidden/>
              </w:rPr>
              <w:instrText xml:space="preserve"> PAGEREF _Toc53473688 \h </w:instrText>
            </w:r>
            <w:r w:rsidR="00260854">
              <w:rPr>
                <w:noProof/>
                <w:webHidden/>
              </w:rPr>
            </w:r>
            <w:r w:rsidR="00260854">
              <w:rPr>
                <w:noProof/>
                <w:webHidden/>
              </w:rPr>
              <w:fldChar w:fldCharType="separate"/>
            </w:r>
            <w:r w:rsidR="00260854">
              <w:rPr>
                <w:noProof/>
                <w:webHidden/>
              </w:rPr>
              <w:t>429</w:t>
            </w:r>
            <w:r w:rsidR="00260854">
              <w:rPr>
                <w:noProof/>
                <w:webHidden/>
              </w:rPr>
              <w:fldChar w:fldCharType="end"/>
            </w:r>
          </w:hyperlink>
        </w:p>
        <w:p w14:paraId="4A1583A1" w14:textId="08074DE7" w:rsidR="00260854" w:rsidRDefault="009A772D">
          <w:pPr>
            <w:pStyle w:val="Innehll2"/>
            <w:tabs>
              <w:tab w:val="left" w:pos="1100"/>
              <w:tab w:val="right" w:leader="dot" w:pos="9350"/>
            </w:tabs>
            <w:rPr>
              <w:rFonts w:asciiTheme="minorHAnsi" w:eastAsiaTheme="minorEastAsia" w:hAnsiTheme="minorHAnsi"/>
              <w:noProof/>
              <w:color w:val="auto"/>
              <w:lang w:val="sv-SE" w:eastAsia="sv-SE"/>
            </w:rPr>
          </w:pPr>
          <w:hyperlink w:anchor="_Toc53473689" w:history="1">
            <w:r w:rsidR="00260854" w:rsidRPr="00290C7B">
              <w:rPr>
                <w:rStyle w:val="Hyperlnk"/>
                <w:noProof/>
              </w:rPr>
              <w:t>21.6.</w:t>
            </w:r>
            <w:r w:rsidR="00260854">
              <w:rPr>
                <w:rFonts w:asciiTheme="minorHAnsi" w:eastAsiaTheme="minorEastAsia" w:hAnsiTheme="minorHAnsi"/>
                <w:noProof/>
                <w:color w:val="auto"/>
                <w:lang w:val="sv-SE" w:eastAsia="sv-SE"/>
              </w:rPr>
              <w:tab/>
            </w:r>
            <w:r w:rsidR="00260854" w:rsidRPr="00290C7B">
              <w:rPr>
                <w:rStyle w:val="Hyperlnk"/>
                <w:noProof/>
              </w:rPr>
              <w:t>Statements</w:t>
            </w:r>
            <w:r w:rsidR="00260854">
              <w:rPr>
                <w:noProof/>
                <w:webHidden/>
              </w:rPr>
              <w:tab/>
            </w:r>
            <w:r w:rsidR="00260854">
              <w:rPr>
                <w:noProof/>
                <w:webHidden/>
              </w:rPr>
              <w:fldChar w:fldCharType="begin"/>
            </w:r>
            <w:r w:rsidR="00260854">
              <w:rPr>
                <w:noProof/>
                <w:webHidden/>
              </w:rPr>
              <w:instrText xml:space="preserve"> PAGEREF _Toc53473689 \h </w:instrText>
            </w:r>
            <w:r w:rsidR="00260854">
              <w:rPr>
                <w:noProof/>
                <w:webHidden/>
              </w:rPr>
            </w:r>
            <w:r w:rsidR="00260854">
              <w:rPr>
                <w:noProof/>
                <w:webHidden/>
              </w:rPr>
              <w:fldChar w:fldCharType="separate"/>
            </w:r>
            <w:r w:rsidR="00260854">
              <w:rPr>
                <w:noProof/>
                <w:webHidden/>
              </w:rPr>
              <w:t>430</w:t>
            </w:r>
            <w:r w:rsidR="00260854">
              <w:rPr>
                <w:noProof/>
                <w:webHidden/>
              </w:rPr>
              <w:fldChar w:fldCharType="end"/>
            </w:r>
          </w:hyperlink>
        </w:p>
        <w:p w14:paraId="3667A15D" w14:textId="2ABF695B"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90" w:history="1">
            <w:r w:rsidR="00260854" w:rsidRPr="00290C7B">
              <w:rPr>
                <w:rStyle w:val="Hyperlnk"/>
                <w:noProof/>
              </w:rPr>
              <w:t>23.1.1</w:t>
            </w:r>
            <w:r w:rsidR="00260854">
              <w:rPr>
                <w:rFonts w:asciiTheme="minorHAnsi" w:eastAsiaTheme="minorEastAsia" w:hAnsiTheme="minorHAnsi"/>
                <w:noProof/>
                <w:color w:val="auto"/>
                <w:lang w:val="sv-SE" w:eastAsia="sv-SE"/>
              </w:rPr>
              <w:tab/>
            </w:r>
            <w:r w:rsidR="00260854" w:rsidRPr="00290C7B">
              <w:rPr>
                <w:rStyle w:val="Hyperlnk"/>
                <w:noProof/>
              </w:rPr>
              <w:t>Selection statements</w:t>
            </w:r>
            <w:r w:rsidR="00260854">
              <w:rPr>
                <w:noProof/>
                <w:webHidden/>
              </w:rPr>
              <w:tab/>
            </w:r>
            <w:r w:rsidR="00260854">
              <w:rPr>
                <w:noProof/>
                <w:webHidden/>
              </w:rPr>
              <w:fldChar w:fldCharType="begin"/>
            </w:r>
            <w:r w:rsidR="00260854">
              <w:rPr>
                <w:noProof/>
                <w:webHidden/>
              </w:rPr>
              <w:instrText xml:space="preserve"> PAGEREF _Toc53473690 \h </w:instrText>
            </w:r>
            <w:r w:rsidR="00260854">
              <w:rPr>
                <w:noProof/>
                <w:webHidden/>
              </w:rPr>
            </w:r>
            <w:r w:rsidR="00260854">
              <w:rPr>
                <w:noProof/>
                <w:webHidden/>
              </w:rPr>
              <w:fldChar w:fldCharType="separate"/>
            </w:r>
            <w:r w:rsidR="00260854">
              <w:rPr>
                <w:noProof/>
                <w:webHidden/>
              </w:rPr>
              <w:t>430</w:t>
            </w:r>
            <w:r w:rsidR="00260854">
              <w:rPr>
                <w:noProof/>
                <w:webHidden/>
              </w:rPr>
              <w:fldChar w:fldCharType="end"/>
            </w:r>
          </w:hyperlink>
        </w:p>
        <w:p w14:paraId="40A63983" w14:textId="77AF55BE"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91" w:history="1">
            <w:r w:rsidR="00260854" w:rsidRPr="00290C7B">
              <w:rPr>
                <w:rStyle w:val="Hyperlnk"/>
                <w:noProof/>
              </w:rPr>
              <w:t>24.1.1</w:t>
            </w:r>
            <w:r w:rsidR="00260854">
              <w:rPr>
                <w:rFonts w:asciiTheme="minorHAnsi" w:eastAsiaTheme="minorEastAsia" w:hAnsiTheme="minorHAnsi"/>
                <w:noProof/>
                <w:color w:val="auto"/>
                <w:lang w:val="sv-SE" w:eastAsia="sv-SE"/>
              </w:rPr>
              <w:tab/>
            </w:r>
            <w:r w:rsidR="00260854" w:rsidRPr="00290C7B">
              <w:rPr>
                <w:rStyle w:val="Hyperlnk"/>
                <w:noProof/>
              </w:rPr>
              <w:t>Iteration statements</w:t>
            </w:r>
            <w:r w:rsidR="00260854">
              <w:rPr>
                <w:noProof/>
                <w:webHidden/>
              </w:rPr>
              <w:tab/>
            </w:r>
            <w:r w:rsidR="00260854">
              <w:rPr>
                <w:noProof/>
                <w:webHidden/>
              </w:rPr>
              <w:fldChar w:fldCharType="begin"/>
            </w:r>
            <w:r w:rsidR="00260854">
              <w:rPr>
                <w:noProof/>
                <w:webHidden/>
              </w:rPr>
              <w:instrText xml:space="preserve"> PAGEREF _Toc53473691 \h </w:instrText>
            </w:r>
            <w:r w:rsidR="00260854">
              <w:rPr>
                <w:noProof/>
                <w:webHidden/>
              </w:rPr>
            </w:r>
            <w:r w:rsidR="00260854">
              <w:rPr>
                <w:noProof/>
                <w:webHidden/>
              </w:rPr>
              <w:fldChar w:fldCharType="separate"/>
            </w:r>
            <w:r w:rsidR="00260854">
              <w:rPr>
                <w:noProof/>
                <w:webHidden/>
              </w:rPr>
              <w:t>432</w:t>
            </w:r>
            <w:r w:rsidR="00260854">
              <w:rPr>
                <w:noProof/>
                <w:webHidden/>
              </w:rPr>
              <w:fldChar w:fldCharType="end"/>
            </w:r>
          </w:hyperlink>
        </w:p>
        <w:p w14:paraId="43F9306E" w14:textId="61B5D10A"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92" w:history="1">
            <w:r w:rsidR="00260854" w:rsidRPr="00290C7B">
              <w:rPr>
                <w:rStyle w:val="Hyperlnk"/>
                <w:noProof/>
              </w:rPr>
              <w:t>25.1.1</w:t>
            </w:r>
            <w:r w:rsidR="00260854">
              <w:rPr>
                <w:rFonts w:asciiTheme="minorHAnsi" w:eastAsiaTheme="minorEastAsia" w:hAnsiTheme="minorHAnsi"/>
                <w:noProof/>
                <w:color w:val="auto"/>
                <w:lang w:val="sv-SE" w:eastAsia="sv-SE"/>
              </w:rPr>
              <w:tab/>
            </w:r>
            <w:r w:rsidR="00260854" w:rsidRPr="00290C7B">
              <w:rPr>
                <w:rStyle w:val="Hyperlnk"/>
                <w:noProof/>
              </w:rPr>
              <w:t>Jump statements</w:t>
            </w:r>
            <w:r w:rsidR="00260854">
              <w:rPr>
                <w:noProof/>
                <w:webHidden/>
              </w:rPr>
              <w:tab/>
            </w:r>
            <w:r w:rsidR="00260854">
              <w:rPr>
                <w:noProof/>
                <w:webHidden/>
              </w:rPr>
              <w:fldChar w:fldCharType="begin"/>
            </w:r>
            <w:r w:rsidR="00260854">
              <w:rPr>
                <w:noProof/>
                <w:webHidden/>
              </w:rPr>
              <w:instrText xml:space="preserve"> PAGEREF _Toc53473692 \h </w:instrText>
            </w:r>
            <w:r w:rsidR="00260854">
              <w:rPr>
                <w:noProof/>
                <w:webHidden/>
              </w:rPr>
            </w:r>
            <w:r w:rsidR="00260854">
              <w:rPr>
                <w:noProof/>
                <w:webHidden/>
              </w:rPr>
              <w:fldChar w:fldCharType="separate"/>
            </w:r>
            <w:r w:rsidR="00260854">
              <w:rPr>
                <w:noProof/>
                <w:webHidden/>
              </w:rPr>
              <w:t>434</w:t>
            </w:r>
            <w:r w:rsidR="00260854">
              <w:rPr>
                <w:noProof/>
                <w:webHidden/>
              </w:rPr>
              <w:fldChar w:fldCharType="end"/>
            </w:r>
          </w:hyperlink>
        </w:p>
        <w:p w14:paraId="49C3BDA2" w14:textId="76D4F1E6"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93" w:history="1">
            <w:r w:rsidR="00260854" w:rsidRPr="00290C7B">
              <w:rPr>
                <w:rStyle w:val="Hyperlnk"/>
                <w:noProof/>
              </w:rPr>
              <w:t>26.1.1</w:t>
            </w:r>
            <w:r w:rsidR="00260854">
              <w:rPr>
                <w:rFonts w:asciiTheme="minorHAnsi" w:eastAsiaTheme="minorEastAsia" w:hAnsiTheme="minorHAnsi"/>
                <w:noProof/>
                <w:color w:val="auto"/>
                <w:lang w:val="sv-SE" w:eastAsia="sv-SE"/>
              </w:rPr>
              <w:tab/>
            </w:r>
            <w:r w:rsidR="00260854" w:rsidRPr="00290C7B">
              <w:rPr>
                <w:rStyle w:val="Hyperlnk"/>
                <w:noProof/>
              </w:rPr>
              <w:t>Expression statements</w:t>
            </w:r>
            <w:r w:rsidR="00260854">
              <w:rPr>
                <w:noProof/>
                <w:webHidden/>
              </w:rPr>
              <w:tab/>
            </w:r>
            <w:r w:rsidR="00260854">
              <w:rPr>
                <w:noProof/>
                <w:webHidden/>
              </w:rPr>
              <w:fldChar w:fldCharType="begin"/>
            </w:r>
            <w:r w:rsidR="00260854">
              <w:rPr>
                <w:noProof/>
                <w:webHidden/>
              </w:rPr>
              <w:instrText xml:space="preserve"> PAGEREF _Toc53473693 \h </w:instrText>
            </w:r>
            <w:r w:rsidR="00260854">
              <w:rPr>
                <w:noProof/>
                <w:webHidden/>
              </w:rPr>
            </w:r>
            <w:r w:rsidR="00260854">
              <w:rPr>
                <w:noProof/>
                <w:webHidden/>
              </w:rPr>
              <w:fldChar w:fldCharType="separate"/>
            </w:r>
            <w:r w:rsidR="00260854">
              <w:rPr>
                <w:noProof/>
                <w:webHidden/>
              </w:rPr>
              <w:t>434</w:t>
            </w:r>
            <w:r w:rsidR="00260854">
              <w:rPr>
                <w:noProof/>
                <w:webHidden/>
              </w:rPr>
              <w:fldChar w:fldCharType="end"/>
            </w:r>
          </w:hyperlink>
        </w:p>
        <w:p w14:paraId="754EC93D" w14:textId="3DAE205F"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94" w:history="1">
            <w:r w:rsidR="00260854" w:rsidRPr="00290C7B">
              <w:rPr>
                <w:rStyle w:val="Hyperlnk"/>
                <w:noProof/>
              </w:rPr>
              <w:t>27.1.1</w:t>
            </w:r>
            <w:r w:rsidR="00260854">
              <w:rPr>
                <w:rFonts w:asciiTheme="minorHAnsi" w:eastAsiaTheme="minorEastAsia" w:hAnsiTheme="minorHAnsi"/>
                <w:noProof/>
                <w:color w:val="auto"/>
                <w:lang w:val="sv-SE" w:eastAsia="sv-SE"/>
              </w:rPr>
              <w:tab/>
            </w:r>
            <w:r w:rsidR="00260854" w:rsidRPr="00290C7B">
              <w:rPr>
                <w:rStyle w:val="Hyperlnk"/>
                <w:noProof/>
              </w:rPr>
              <w:t>Volatile</w:t>
            </w:r>
            <w:r w:rsidR="00260854">
              <w:rPr>
                <w:noProof/>
                <w:webHidden/>
              </w:rPr>
              <w:tab/>
            </w:r>
            <w:r w:rsidR="00260854">
              <w:rPr>
                <w:noProof/>
                <w:webHidden/>
              </w:rPr>
              <w:fldChar w:fldCharType="begin"/>
            </w:r>
            <w:r w:rsidR="00260854">
              <w:rPr>
                <w:noProof/>
                <w:webHidden/>
              </w:rPr>
              <w:instrText xml:space="preserve"> PAGEREF _Toc53473694 \h </w:instrText>
            </w:r>
            <w:r w:rsidR="00260854">
              <w:rPr>
                <w:noProof/>
                <w:webHidden/>
              </w:rPr>
            </w:r>
            <w:r w:rsidR="00260854">
              <w:rPr>
                <w:noProof/>
                <w:webHidden/>
              </w:rPr>
              <w:fldChar w:fldCharType="separate"/>
            </w:r>
            <w:r w:rsidR="00260854">
              <w:rPr>
                <w:noProof/>
                <w:webHidden/>
              </w:rPr>
              <w:t>434</w:t>
            </w:r>
            <w:r w:rsidR="00260854">
              <w:rPr>
                <w:noProof/>
                <w:webHidden/>
              </w:rPr>
              <w:fldChar w:fldCharType="end"/>
            </w:r>
          </w:hyperlink>
        </w:p>
        <w:p w14:paraId="6A8B1DBF" w14:textId="7DF953B9" w:rsidR="00260854" w:rsidRDefault="009A772D">
          <w:pPr>
            <w:pStyle w:val="Innehll2"/>
            <w:tabs>
              <w:tab w:val="left" w:pos="1100"/>
              <w:tab w:val="right" w:leader="dot" w:pos="9350"/>
            </w:tabs>
            <w:rPr>
              <w:rFonts w:asciiTheme="minorHAnsi" w:eastAsiaTheme="minorEastAsia" w:hAnsiTheme="minorHAnsi"/>
              <w:noProof/>
              <w:color w:val="auto"/>
              <w:lang w:val="sv-SE" w:eastAsia="sv-SE"/>
            </w:rPr>
          </w:pPr>
          <w:hyperlink w:anchor="_Toc53473695" w:history="1">
            <w:r w:rsidR="00260854" w:rsidRPr="00290C7B">
              <w:rPr>
                <w:rStyle w:val="Hyperlnk"/>
                <w:noProof/>
              </w:rPr>
              <w:t>21.7.</w:t>
            </w:r>
            <w:r w:rsidR="00260854">
              <w:rPr>
                <w:rFonts w:asciiTheme="minorHAnsi" w:eastAsiaTheme="minorEastAsia" w:hAnsiTheme="minorHAnsi"/>
                <w:noProof/>
                <w:color w:val="auto"/>
                <w:lang w:val="sv-SE" w:eastAsia="sv-SE"/>
              </w:rPr>
              <w:tab/>
            </w:r>
            <w:r w:rsidR="00260854" w:rsidRPr="00290C7B">
              <w:rPr>
                <w:rStyle w:val="Hyperlnk"/>
                <w:noProof/>
              </w:rPr>
              <w:t>Functions</w:t>
            </w:r>
            <w:r w:rsidR="00260854">
              <w:rPr>
                <w:noProof/>
                <w:webHidden/>
              </w:rPr>
              <w:tab/>
            </w:r>
            <w:r w:rsidR="00260854">
              <w:rPr>
                <w:noProof/>
                <w:webHidden/>
              </w:rPr>
              <w:fldChar w:fldCharType="begin"/>
            </w:r>
            <w:r w:rsidR="00260854">
              <w:rPr>
                <w:noProof/>
                <w:webHidden/>
              </w:rPr>
              <w:instrText xml:space="preserve"> PAGEREF _Toc53473695 \h </w:instrText>
            </w:r>
            <w:r w:rsidR="00260854">
              <w:rPr>
                <w:noProof/>
                <w:webHidden/>
              </w:rPr>
            </w:r>
            <w:r w:rsidR="00260854">
              <w:rPr>
                <w:noProof/>
                <w:webHidden/>
              </w:rPr>
              <w:fldChar w:fldCharType="separate"/>
            </w:r>
            <w:r w:rsidR="00260854">
              <w:rPr>
                <w:noProof/>
                <w:webHidden/>
              </w:rPr>
              <w:t>434</w:t>
            </w:r>
            <w:r w:rsidR="00260854">
              <w:rPr>
                <w:noProof/>
                <w:webHidden/>
              </w:rPr>
              <w:fldChar w:fldCharType="end"/>
            </w:r>
          </w:hyperlink>
        </w:p>
        <w:p w14:paraId="76011A80" w14:textId="60C6066C"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96" w:history="1">
            <w:r w:rsidR="00260854" w:rsidRPr="00290C7B">
              <w:rPr>
                <w:rStyle w:val="Hyperlnk"/>
                <w:noProof/>
              </w:rPr>
              <w:t>21.7.1.</w:t>
            </w:r>
            <w:r w:rsidR="00260854">
              <w:rPr>
                <w:rFonts w:asciiTheme="minorHAnsi" w:eastAsiaTheme="minorEastAsia" w:hAnsiTheme="minorHAnsi"/>
                <w:noProof/>
                <w:color w:val="auto"/>
                <w:lang w:val="sv-SE" w:eastAsia="sv-SE"/>
              </w:rPr>
              <w:tab/>
            </w:r>
            <w:r w:rsidR="00260854" w:rsidRPr="00290C7B">
              <w:rPr>
                <w:rStyle w:val="Hyperlnk"/>
                <w:noProof/>
              </w:rPr>
              <w:t>Void Functions</w:t>
            </w:r>
            <w:r w:rsidR="00260854">
              <w:rPr>
                <w:noProof/>
                <w:webHidden/>
              </w:rPr>
              <w:tab/>
            </w:r>
            <w:r w:rsidR="00260854">
              <w:rPr>
                <w:noProof/>
                <w:webHidden/>
              </w:rPr>
              <w:fldChar w:fldCharType="begin"/>
            </w:r>
            <w:r w:rsidR="00260854">
              <w:rPr>
                <w:noProof/>
                <w:webHidden/>
              </w:rPr>
              <w:instrText xml:space="preserve"> PAGEREF _Toc53473696 \h </w:instrText>
            </w:r>
            <w:r w:rsidR="00260854">
              <w:rPr>
                <w:noProof/>
                <w:webHidden/>
              </w:rPr>
            </w:r>
            <w:r w:rsidR="00260854">
              <w:rPr>
                <w:noProof/>
                <w:webHidden/>
              </w:rPr>
              <w:fldChar w:fldCharType="separate"/>
            </w:r>
            <w:r w:rsidR="00260854">
              <w:rPr>
                <w:noProof/>
                <w:webHidden/>
              </w:rPr>
              <w:t>436</w:t>
            </w:r>
            <w:r w:rsidR="00260854">
              <w:rPr>
                <w:noProof/>
                <w:webHidden/>
              </w:rPr>
              <w:fldChar w:fldCharType="end"/>
            </w:r>
          </w:hyperlink>
        </w:p>
        <w:p w14:paraId="236292D8" w14:textId="1841F309"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97" w:history="1">
            <w:r w:rsidR="00260854" w:rsidRPr="00290C7B">
              <w:rPr>
                <w:rStyle w:val="Hyperlnk"/>
                <w:noProof/>
              </w:rPr>
              <w:t>21.7.2.</w:t>
            </w:r>
            <w:r w:rsidR="00260854">
              <w:rPr>
                <w:rFonts w:asciiTheme="minorHAnsi" w:eastAsiaTheme="minorEastAsia" w:hAnsiTheme="minorHAnsi"/>
                <w:noProof/>
                <w:color w:val="auto"/>
                <w:lang w:val="sv-SE" w:eastAsia="sv-SE"/>
              </w:rPr>
              <w:tab/>
            </w:r>
            <w:r w:rsidR="00260854" w:rsidRPr="00290C7B">
              <w:rPr>
                <w:rStyle w:val="Hyperlnk"/>
                <w:noProof/>
              </w:rPr>
              <w:t>Local and global variables</w:t>
            </w:r>
            <w:r w:rsidR="00260854">
              <w:rPr>
                <w:noProof/>
                <w:webHidden/>
              </w:rPr>
              <w:tab/>
            </w:r>
            <w:r w:rsidR="00260854">
              <w:rPr>
                <w:noProof/>
                <w:webHidden/>
              </w:rPr>
              <w:fldChar w:fldCharType="begin"/>
            </w:r>
            <w:r w:rsidR="00260854">
              <w:rPr>
                <w:noProof/>
                <w:webHidden/>
              </w:rPr>
              <w:instrText xml:space="preserve"> PAGEREF _Toc53473697 \h </w:instrText>
            </w:r>
            <w:r w:rsidR="00260854">
              <w:rPr>
                <w:noProof/>
                <w:webHidden/>
              </w:rPr>
            </w:r>
            <w:r w:rsidR="00260854">
              <w:rPr>
                <w:noProof/>
                <w:webHidden/>
              </w:rPr>
              <w:fldChar w:fldCharType="separate"/>
            </w:r>
            <w:r w:rsidR="00260854">
              <w:rPr>
                <w:noProof/>
                <w:webHidden/>
              </w:rPr>
              <w:t>436</w:t>
            </w:r>
            <w:r w:rsidR="00260854">
              <w:rPr>
                <w:noProof/>
                <w:webHidden/>
              </w:rPr>
              <w:fldChar w:fldCharType="end"/>
            </w:r>
          </w:hyperlink>
        </w:p>
        <w:p w14:paraId="17A82324" w14:textId="4161097D"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98" w:history="1">
            <w:r w:rsidR="00260854" w:rsidRPr="00290C7B">
              <w:rPr>
                <w:rStyle w:val="Hyperlnk"/>
                <w:noProof/>
              </w:rPr>
              <w:t>21.7.3.</w:t>
            </w:r>
            <w:r w:rsidR="00260854">
              <w:rPr>
                <w:rFonts w:asciiTheme="minorHAnsi" w:eastAsiaTheme="minorEastAsia" w:hAnsiTheme="minorHAnsi"/>
                <w:noProof/>
                <w:color w:val="auto"/>
                <w:lang w:val="sv-SE" w:eastAsia="sv-SE"/>
              </w:rPr>
              <w:tab/>
            </w:r>
            <w:r w:rsidR="00260854" w:rsidRPr="00290C7B">
              <w:rPr>
                <w:rStyle w:val="Hyperlnk"/>
                <w:noProof/>
              </w:rPr>
              <w:t>Inner Blocks with Local Variables</w:t>
            </w:r>
            <w:r w:rsidR="00260854">
              <w:rPr>
                <w:noProof/>
                <w:webHidden/>
              </w:rPr>
              <w:tab/>
            </w:r>
            <w:r w:rsidR="00260854">
              <w:rPr>
                <w:noProof/>
                <w:webHidden/>
              </w:rPr>
              <w:fldChar w:fldCharType="begin"/>
            </w:r>
            <w:r w:rsidR="00260854">
              <w:rPr>
                <w:noProof/>
                <w:webHidden/>
              </w:rPr>
              <w:instrText xml:space="preserve"> PAGEREF _Toc53473698 \h </w:instrText>
            </w:r>
            <w:r w:rsidR="00260854">
              <w:rPr>
                <w:noProof/>
                <w:webHidden/>
              </w:rPr>
            </w:r>
            <w:r w:rsidR="00260854">
              <w:rPr>
                <w:noProof/>
                <w:webHidden/>
              </w:rPr>
              <w:fldChar w:fldCharType="separate"/>
            </w:r>
            <w:r w:rsidR="00260854">
              <w:rPr>
                <w:noProof/>
                <w:webHidden/>
              </w:rPr>
              <w:t>437</w:t>
            </w:r>
            <w:r w:rsidR="00260854">
              <w:rPr>
                <w:noProof/>
                <w:webHidden/>
              </w:rPr>
              <w:fldChar w:fldCharType="end"/>
            </w:r>
          </w:hyperlink>
        </w:p>
        <w:p w14:paraId="2858D82C" w14:textId="40E02940"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699" w:history="1">
            <w:r w:rsidR="00260854" w:rsidRPr="00290C7B">
              <w:rPr>
                <w:rStyle w:val="Hyperlnk"/>
                <w:noProof/>
              </w:rPr>
              <w:t>21.7.4.</w:t>
            </w:r>
            <w:r w:rsidR="00260854">
              <w:rPr>
                <w:rFonts w:asciiTheme="minorHAnsi" w:eastAsiaTheme="minorEastAsia" w:hAnsiTheme="minorHAnsi"/>
                <w:noProof/>
                <w:color w:val="auto"/>
                <w:lang w:val="sv-SE" w:eastAsia="sv-SE"/>
              </w:rPr>
              <w:tab/>
            </w:r>
            <w:r w:rsidR="00260854" w:rsidRPr="00290C7B">
              <w:rPr>
                <w:rStyle w:val="Hyperlnk"/>
                <w:noProof/>
              </w:rPr>
              <w:t>Call-by-Value and Call-by-Reference</w:t>
            </w:r>
            <w:r w:rsidR="00260854">
              <w:rPr>
                <w:noProof/>
                <w:webHidden/>
              </w:rPr>
              <w:tab/>
            </w:r>
            <w:r w:rsidR="00260854">
              <w:rPr>
                <w:noProof/>
                <w:webHidden/>
              </w:rPr>
              <w:fldChar w:fldCharType="begin"/>
            </w:r>
            <w:r w:rsidR="00260854">
              <w:rPr>
                <w:noProof/>
                <w:webHidden/>
              </w:rPr>
              <w:instrText xml:space="preserve"> PAGEREF _Toc53473699 \h </w:instrText>
            </w:r>
            <w:r w:rsidR="00260854">
              <w:rPr>
                <w:noProof/>
                <w:webHidden/>
              </w:rPr>
            </w:r>
            <w:r w:rsidR="00260854">
              <w:rPr>
                <w:noProof/>
                <w:webHidden/>
              </w:rPr>
              <w:fldChar w:fldCharType="separate"/>
            </w:r>
            <w:r w:rsidR="00260854">
              <w:rPr>
                <w:noProof/>
                <w:webHidden/>
              </w:rPr>
              <w:t>438</w:t>
            </w:r>
            <w:r w:rsidR="00260854">
              <w:rPr>
                <w:noProof/>
                <w:webHidden/>
              </w:rPr>
              <w:fldChar w:fldCharType="end"/>
            </w:r>
          </w:hyperlink>
        </w:p>
        <w:p w14:paraId="7369DD62" w14:textId="1B2E82EF"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700" w:history="1">
            <w:r w:rsidR="00260854" w:rsidRPr="00290C7B">
              <w:rPr>
                <w:rStyle w:val="Hyperlnk"/>
                <w:noProof/>
              </w:rPr>
              <w:t>21.7.5.</w:t>
            </w:r>
            <w:r w:rsidR="00260854">
              <w:rPr>
                <w:rFonts w:asciiTheme="minorHAnsi" w:eastAsiaTheme="minorEastAsia" w:hAnsiTheme="minorHAnsi"/>
                <w:noProof/>
                <w:color w:val="auto"/>
                <w:lang w:val="sv-SE" w:eastAsia="sv-SE"/>
              </w:rPr>
              <w:tab/>
            </w:r>
            <w:r w:rsidR="00260854" w:rsidRPr="00290C7B">
              <w:rPr>
                <w:rStyle w:val="Hyperlnk"/>
                <w:noProof/>
              </w:rPr>
              <w:t>Static, Extern, and Register Variables</w:t>
            </w:r>
            <w:r w:rsidR="00260854">
              <w:rPr>
                <w:noProof/>
                <w:webHidden/>
              </w:rPr>
              <w:tab/>
            </w:r>
            <w:r w:rsidR="00260854">
              <w:rPr>
                <w:noProof/>
                <w:webHidden/>
              </w:rPr>
              <w:fldChar w:fldCharType="begin"/>
            </w:r>
            <w:r w:rsidR="00260854">
              <w:rPr>
                <w:noProof/>
                <w:webHidden/>
              </w:rPr>
              <w:instrText xml:space="preserve"> PAGEREF _Toc53473700 \h </w:instrText>
            </w:r>
            <w:r w:rsidR="00260854">
              <w:rPr>
                <w:noProof/>
                <w:webHidden/>
              </w:rPr>
            </w:r>
            <w:r w:rsidR="00260854">
              <w:rPr>
                <w:noProof/>
                <w:webHidden/>
              </w:rPr>
              <w:fldChar w:fldCharType="separate"/>
            </w:r>
            <w:r w:rsidR="00260854">
              <w:rPr>
                <w:noProof/>
                <w:webHidden/>
              </w:rPr>
              <w:t>440</w:t>
            </w:r>
            <w:r w:rsidR="00260854">
              <w:rPr>
                <w:noProof/>
                <w:webHidden/>
              </w:rPr>
              <w:fldChar w:fldCharType="end"/>
            </w:r>
          </w:hyperlink>
        </w:p>
        <w:p w14:paraId="3F5EEACB" w14:textId="7845AF86"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701" w:history="1">
            <w:r w:rsidR="00260854" w:rsidRPr="00290C7B">
              <w:rPr>
                <w:rStyle w:val="Hyperlnk"/>
                <w:noProof/>
              </w:rPr>
              <w:t>21.7.6.</w:t>
            </w:r>
            <w:r w:rsidR="00260854">
              <w:rPr>
                <w:rFonts w:asciiTheme="minorHAnsi" w:eastAsiaTheme="minorEastAsia" w:hAnsiTheme="minorHAnsi"/>
                <w:noProof/>
                <w:color w:val="auto"/>
                <w:lang w:val="sv-SE" w:eastAsia="sv-SE"/>
              </w:rPr>
              <w:tab/>
            </w:r>
            <w:r w:rsidR="00260854" w:rsidRPr="00290C7B">
              <w:rPr>
                <w:rStyle w:val="Hyperlnk"/>
                <w:noProof/>
              </w:rPr>
              <w:t>Recursion</w:t>
            </w:r>
            <w:r w:rsidR="00260854">
              <w:rPr>
                <w:noProof/>
                <w:webHidden/>
              </w:rPr>
              <w:tab/>
            </w:r>
            <w:r w:rsidR="00260854">
              <w:rPr>
                <w:noProof/>
                <w:webHidden/>
              </w:rPr>
              <w:fldChar w:fldCharType="begin"/>
            </w:r>
            <w:r w:rsidR="00260854">
              <w:rPr>
                <w:noProof/>
                <w:webHidden/>
              </w:rPr>
              <w:instrText xml:space="preserve"> PAGEREF _Toc53473701 \h </w:instrText>
            </w:r>
            <w:r w:rsidR="00260854">
              <w:rPr>
                <w:noProof/>
                <w:webHidden/>
              </w:rPr>
            </w:r>
            <w:r w:rsidR="00260854">
              <w:rPr>
                <w:noProof/>
                <w:webHidden/>
              </w:rPr>
              <w:fldChar w:fldCharType="separate"/>
            </w:r>
            <w:r w:rsidR="00260854">
              <w:rPr>
                <w:noProof/>
                <w:webHidden/>
              </w:rPr>
              <w:t>441</w:t>
            </w:r>
            <w:r w:rsidR="00260854">
              <w:rPr>
                <w:noProof/>
                <w:webHidden/>
              </w:rPr>
              <w:fldChar w:fldCharType="end"/>
            </w:r>
          </w:hyperlink>
        </w:p>
        <w:p w14:paraId="376240B1" w14:textId="46A1E603"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702" w:history="1">
            <w:r w:rsidR="00260854" w:rsidRPr="00290C7B">
              <w:rPr>
                <w:rStyle w:val="Hyperlnk"/>
                <w:noProof/>
              </w:rPr>
              <w:t>21.7.7.</w:t>
            </w:r>
            <w:r w:rsidR="00260854">
              <w:rPr>
                <w:rFonts w:asciiTheme="minorHAnsi" w:eastAsiaTheme="minorEastAsia" w:hAnsiTheme="minorHAnsi"/>
                <w:noProof/>
                <w:color w:val="auto"/>
                <w:lang w:val="sv-SE" w:eastAsia="sv-SE"/>
              </w:rPr>
              <w:tab/>
            </w:r>
            <w:r w:rsidR="00260854" w:rsidRPr="00290C7B">
              <w:rPr>
                <w:rStyle w:val="Hyperlnk"/>
                <w:noProof/>
              </w:rPr>
              <w:t>Definition and Declaration</w:t>
            </w:r>
            <w:r w:rsidR="00260854">
              <w:rPr>
                <w:noProof/>
                <w:webHidden/>
              </w:rPr>
              <w:tab/>
            </w:r>
            <w:r w:rsidR="00260854">
              <w:rPr>
                <w:noProof/>
                <w:webHidden/>
              </w:rPr>
              <w:fldChar w:fldCharType="begin"/>
            </w:r>
            <w:r w:rsidR="00260854">
              <w:rPr>
                <w:noProof/>
                <w:webHidden/>
              </w:rPr>
              <w:instrText xml:space="preserve"> PAGEREF _Toc53473702 \h </w:instrText>
            </w:r>
            <w:r w:rsidR="00260854">
              <w:rPr>
                <w:noProof/>
                <w:webHidden/>
              </w:rPr>
            </w:r>
            <w:r w:rsidR="00260854">
              <w:rPr>
                <w:noProof/>
                <w:webHidden/>
              </w:rPr>
              <w:fldChar w:fldCharType="separate"/>
            </w:r>
            <w:r w:rsidR="00260854">
              <w:rPr>
                <w:noProof/>
                <w:webHidden/>
              </w:rPr>
              <w:t>441</w:t>
            </w:r>
            <w:r w:rsidR="00260854">
              <w:rPr>
                <w:noProof/>
                <w:webHidden/>
              </w:rPr>
              <w:fldChar w:fldCharType="end"/>
            </w:r>
          </w:hyperlink>
        </w:p>
        <w:p w14:paraId="4F58A310" w14:textId="1E819036"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703" w:history="1">
            <w:r w:rsidR="00260854" w:rsidRPr="00290C7B">
              <w:rPr>
                <w:rStyle w:val="Hyperlnk"/>
                <w:noProof/>
              </w:rPr>
              <w:t>21.7.8.</w:t>
            </w:r>
            <w:r w:rsidR="00260854">
              <w:rPr>
                <w:rFonts w:asciiTheme="minorHAnsi" w:eastAsiaTheme="minorEastAsia" w:hAnsiTheme="minorHAnsi"/>
                <w:noProof/>
                <w:color w:val="auto"/>
                <w:lang w:val="sv-SE" w:eastAsia="sv-SE"/>
              </w:rPr>
              <w:tab/>
            </w:r>
            <w:r w:rsidR="00260854" w:rsidRPr="00290C7B">
              <w:rPr>
                <w:rStyle w:val="Hyperlnk"/>
                <w:noProof/>
              </w:rPr>
              <w:t>Higher-Order Functions</w:t>
            </w:r>
            <w:r w:rsidR="00260854">
              <w:rPr>
                <w:noProof/>
                <w:webHidden/>
              </w:rPr>
              <w:tab/>
            </w:r>
            <w:r w:rsidR="00260854">
              <w:rPr>
                <w:noProof/>
                <w:webHidden/>
              </w:rPr>
              <w:fldChar w:fldCharType="begin"/>
            </w:r>
            <w:r w:rsidR="00260854">
              <w:rPr>
                <w:noProof/>
                <w:webHidden/>
              </w:rPr>
              <w:instrText xml:space="preserve"> PAGEREF _Toc53473703 \h </w:instrText>
            </w:r>
            <w:r w:rsidR="00260854">
              <w:rPr>
                <w:noProof/>
                <w:webHidden/>
              </w:rPr>
            </w:r>
            <w:r w:rsidR="00260854">
              <w:rPr>
                <w:noProof/>
                <w:webHidden/>
              </w:rPr>
              <w:fldChar w:fldCharType="separate"/>
            </w:r>
            <w:r w:rsidR="00260854">
              <w:rPr>
                <w:noProof/>
                <w:webHidden/>
              </w:rPr>
              <w:t>442</w:t>
            </w:r>
            <w:r w:rsidR="00260854">
              <w:rPr>
                <w:noProof/>
                <w:webHidden/>
              </w:rPr>
              <w:fldChar w:fldCharType="end"/>
            </w:r>
          </w:hyperlink>
        </w:p>
        <w:p w14:paraId="167471B6" w14:textId="7D4A6432" w:rsidR="00260854" w:rsidRDefault="009A772D">
          <w:pPr>
            <w:pStyle w:val="Innehll2"/>
            <w:tabs>
              <w:tab w:val="left" w:pos="1100"/>
              <w:tab w:val="right" w:leader="dot" w:pos="9350"/>
            </w:tabs>
            <w:rPr>
              <w:rFonts w:asciiTheme="minorHAnsi" w:eastAsiaTheme="minorEastAsia" w:hAnsiTheme="minorHAnsi"/>
              <w:noProof/>
              <w:color w:val="auto"/>
              <w:lang w:val="sv-SE" w:eastAsia="sv-SE"/>
            </w:rPr>
          </w:pPr>
          <w:hyperlink w:anchor="_Toc53473704" w:history="1">
            <w:r w:rsidR="00260854" w:rsidRPr="00290C7B">
              <w:rPr>
                <w:rStyle w:val="Hyperlnk"/>
                <w:noProof/>
              </w:rPr>
              <w:t>21.8.</w:t>
            </w:r>
            <w:r w:rsidR="00260854">
              <w:rPr>
                <w:rFonts w:asciiTheme="minorHAnsi" w:eastAsiaTheme="minorEastAsia" w:hAnsiTheme="minorHAnsi"/>
                <w:noProof/>
                <w:color w:val="auto"/>
                <w:lang w:val="sv-SE" w:eastAsia="sv-SE"/>
              </w:rPr>
              <w:tab/>
            </w:r>
            <w:r w:rsidR="00260854" w:rsidRPr="00290C7B">
              <w:rPr>
                <w:rStyle w:val="Hyperlnk"/>
                <w:noProof/>
              </w:rPr>
              <w:t>Structures and Linked Lists</w:t>
            </w:r>
            <w:r w:rsidR="00260854">
              <w:rPr>
                <w:noProof/>
                <w:webHidden/>
              </w:rPr>
              <w:tab/>
            </w:r>
            <w:r w:rsidR="00260854">
              <w:rPr>
                <w:noProof/>
                <w:webHidden/>
              </w:rPr>
              <w:fldChar w:fldCharType="begin"/>
            </w:r>
            <w:r w:rsidR="00260854">
              <w:rPr>
                <w:noProof/>
                <w:webHidden/>
              </w:rPr>
              <w:instrText xml:space="preserve"> PAGEREF _Toc53473704 \h </w:instrText>
            </w:r>
            <w:r w:rsidR="00260854">
              <w:rPr>
                <w:noProof/>
                <w:webHidden/>
              </w:rPr>
            </w:r>
            <w:r w:rsidR="00260854">
              <w:rPr>
                <w:noProof/>
                <w:webHidden/>
              </w:rPr>
              <w:fldChar w:fldCharType="separate"/>
            </w:r>
            <w:r w:rsidR="00260854">
              <w:rPr>
                <w:noProof/>
                <w:webHidden/>
              </w:rPr>
              <w:t>444</w:t>
            </w:r>
            <w:r w:rsidR="00260854">
              <w:rPr>
                <w:noProof/>
                <w:webHidden/>
              </w:rPr>
              <w:fldChar w:fldCharType="end"/>
            </w:r>
          </w:hyperlink>
        </w:p>
        <w:p w14:paraId="0C3AFEE1" w14:textId="6CB85DA4"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705" w:history="1">
            <w:r w:rsidR="00260854" w:rsidRPr="00290C7B">
              <w:rPr>
                <w:rStyle w:val="Hyperlnk"/>
                <w:noProof/>
              </w:rPr>
              <w:t>21.8.1.</w:t>
            </w:r>
            <w:r w:rsidR="00260854">
              <w:rPr>
                <w:rFonts w:asciiTheme="minorHAnsi" w:eastAsiaTheme="minorEastAsia" w:hAnsiTheme="minorHAnsi"/>
                <w:noProof/>
                <w:color w:val="auto"/>
                <w:lang w:val="sv-SE" w:eastAsia="sv-SE"/>
              </w:rPr>
              <w:tab/>
            </w:r>
            <w:r w:rsidR="00260854" w:rsidRPr="00290C7B">
              <w:rPr>
                <w:rStyle w:val="Hyperlnk"/>
                <w:noProof/>
              </w:rPr>
              <w:t>Stacks and Linked Lists</w:t>
            </w:r>
            <w:r w:rsidR="00260854">
              <w:rPr>
                <w:noProof/>
                <w:webHidden/>
              </w:rPr>
              <w:tab/>
            </w:r>
            <w:r w:rsidR="00260854">
              <w:rPr>
                <w:noProof/>
                <w:webHidden/>
              </w:rPr>
              <w:fldChar w:fldCharType="begin"/>
            </w:r>
            <w:r w:rsidR="00260854">
              <w:rPr>
                <w:noProof/>
                <w:webHidden/>
              </w:rPr>
              <w:instrText xml:space="preserve"> PAGEREF _Toc53473705 \h </w:instrText>
            </w:r>
            <w:r w:rsidR="00260854">
              <w:rPr>
                <w:noProof/>
                <w:webHidden/>
              </w:rPr>
            </w:r>
            <w:r w:rsidR="00260854">
              <w:rPr>
                <w:noProof/>
                <w:webHidden/>
              </w:rPr>
              <w:fldChar w:fldCharType="separate"/>
            </w:r>
            <w:r w:rsidR="00260854">
              <w:rPr>
                <w:noProof/>
                <w:webHidden/>
              </w:rPr>
              <w:t>444</w:t>
            </w:r>
            <w:r w:rsidR="00260854">
              <w:rPr>
                <w:noProof/>
                <w:webHidden/>
              </w:rPr>
              <w:fldChar w:fldCharType="end"/>
            </w:r>
          </w:hyperlink>
        </w:p>
        <w:p w14:paraId="4E50B436" w14:textId="0A014904"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706" w:history="1">
            <w:r w:rsidR="00260854" w:rsidRPr="00290C7B">
              <w:rPr>
                <w:rStyle w:val="Hyperlnk"/>
                <w:noProof/>
              </w:rPr>
              <w:t>21.8.2.</w:t>
            </w:r>
            <w:r w:rsidR="00260854">
              <w:rPr>
                <w:rFonts w:asciiTheme="minorHAnsi" w:eastAsiaTheme="minorEastAsia" w:hAnsiTheme="minorHAnsi"/>
                <w:noProof/>
                <w:color w:val="auto"/>
                <w:lang w:val="sv-SE" w:eastAsia="sv-SE"/>
              </w:rPr>
              <w:tab/>
            </w:r>
            <w:r w:rsidR="00260854" w:rsidRPr="00290C7B">
              <w:rPr>
                <w:rStyle w:val="Hyperlnk"/>
                <w:noProof/>
              </w:rPr>
              <w:t>Unions</w:t>
            </w:r>
            <w:r w:rsidR="00260854">
              <w:rPr>
                <w:noProof/>
                <w:webHidden/>
              </w:rPr>
              <w:tab/>
            </w:r>
            <w:r w:rsidR="00260854">
              <w:rPr>
                <w:noProof/>
                <w:webHidden/>
              </w:rPr>
              <w:fldChar w:fldCharType="begin"/>
            </w:r>
            <w:r w:rsidR="00260854">
              <w:rPr>
                <w:noProof/>
                <w:webHidden/>
              </w:rPr>
              <w:instrText xml:space="preserve"> PAGEREF _Toc53473706 \h </w:instrText>
            </w:r>
            <w:r w:rsidR="00260854">
              <w:rPr>
                <w:noProof/>
                <w:webHidden/>
              </w:rPr>
            </w:r>
            <w:r w:rsidR="00260854">
              <w:rPr>
                <w:noProof/>
                <w:webHidden/>
              </w:rPr>
              <w:fldChar w:fldCharType="separate"/>
            </w:r>
            <w:r w:rsidR="00260854">
              <w:rPr>
                <w:noProof/>
                <w:webHidden/>
              </w:rPr>
              <w:t>447</w:t>
            </w:r>
            <w:r w:rsidR="00260854">
              <w:rPr>
                <w:noProof/>
                <w:webHidden/>
              </w:rPr>
              <w:fldChar w:fldCharType="end"/>
            </w:r>
          </w:hyperlink>
        </w:p>
        <w:p w14:paraId="091E577C" w14:textId="2366B9FE" w:rsidR="00260854" w:rsidRDefault="009A772D">
          <w:pPr>
            <w:pStyle w:val="Innehll3"/>
            <w:tabs>
              <w:tab w:val="left" w:pos="1320"/>
              <w:tab w:val="right" w:leader="dot" w:pos="9350"/>
            </w:tabs>
            <w:rPr>
              <w:rFonts w:asciiTheme="minorHAnsi" w:eastAsiaTheme="minorEastAsia" w:hAnsiTheme="minorHAnsi"/>
              <w:noProof/>
              <w:color w:val="auto"/>
              <w:lang w:val="sv-SE" w:eastAsia="sv-SE"/>
            </w:rPr>
          </w:pPr>
          <w:hyperlink w:anchor="_Toc53473707" w:history="1">
            <w:r w:rsidR="00260854" w:rsidRPr="00290C7B">
              <w:rPr>
                <w:rStyle w:val="Hyperlnk"/>
                <w:noProof/>
              </w:rPr>
              <w:t>21.8.3.</w:t>
            </w:r>
            <w:r w:rsidR="00260854">
              <w:rPr>
                <w:rFonts w:asciiTheme="minorHAnsi" w:eastAsiaTheme="minorEastAsia" w:hAnsiTheme="minorHAnsi"/>
                <w:noProof/>
                <w:color w:val="auto"/>
                <w:lang w:val="sv-SE" w:eastAsia="sv-SE"/>
              </w:rPr>
              <w:tab/>
            </w:r>
            <w:r w:rsidR="00260854" w:rsidRPr="00290C7B">
              <w:rPr>
                <w:rStyle w:val="Hyperlnk"/>
                <w:noProof/>
              </w:rPr>
              <w:t>Bitfields</w:t>
            </w:r>
            <w:r w:rsidR="00260854">
              <w:rPr>
                <w:noProof/>
                <w:webHidden/>
              </w:rPr>
              <w:tab/>
            </w:r>
            <w:r w:rsidR="00260854">
              <w:rPr>
                <w:noProof/>
                <w:webHidden/>
              </w:rPr>
              <w:fldChar w:fldCharType="begin"/>
            </w:r>
            <w:r w:rsidR="00260854">
              <w:rPr>
                <w:noProof/>
                <w:webHidden/>
              </w:rPr>
              <w:instrText xml:space="preserve"> PAGEREF _Toc53473707 \h </w:instrText>
            </w:r>
            <w:r w:rsidR="00260854">
              <w:rPr>
                <w:noProof/>
                <w:webHidden/>
              </w:rPr>
            </w:r>
            <w:r w:rsidR="00260854">
              <w:rPr>
                <w:noProof/>
                <w:webHidden/>
              </w:rPr>
              <w:fldChar w:fldCharType="separate"/>
            </w:r>
            <w:r w:rsidR="00260854">
              <w:rPr>
                <w:noProof/>
                <w:webHidden/>
              </w:rPr>
              <w:t>447</w:t>
            </w:r>
            <w:r w:rsidR="00260854">
              <w:rPr>
                <w:noProof/>
                <w:webHidden/>
              </w:rPr>
              <w:fldChar w:fldCharType="end"/>
            </w:r>
          </w:hyperlink>
        </w:p>
        <w:p w14:paraId="6C0ED7AE" w14:textId="31B7682E" w:rsidR="00260854" w:rsidRDefault="009A772D">
          <w:pPr>
            <w:pStyle w:val="Innehll2"/>
            <w:tabs>
              <w:tab w:val="left" w:pos="1100"/>
              <w:tab w:val="right" w:leader="dot" w:pos="9350"/>
            </w:tabs>
            <w:rPr>
              <w:rFonts w:asciiTheme="minorHAnsi" w:eastAsiaTheme="minorEastAsia" w:hAnsiTheme="minorHAnsi"/>
              <w:noProof/>
              <w:color w:val="auto"/>
              <w:lang w:val="sv-SE" w:eastAsia="sv-SE"/>
            </w:rPr>
          </w:pPr>
          <w:hyperlink w:anchor="_Toc53473708" w:history="1">
            <w:r w:rsidR="00260854" w:rsidRPr="00290C7B">
              <w:rPr>
                <w:rStyle w:val="Hyperlnk"/>
                <w:noProof/>
              </w:rPr>
              <w:t>21.9.</w:t>
            </w:r>
            <w:r w:rsidR="00260854">
              <w:rPr>
                <w:rFonts w:asciiTheme="minorHAnsi" w:eastAsiaTheme="minorEastAsia" w:hAnsiTheme="minorHAnsi"/>
                <w:noProof/>
                <w:color w:val="auto"/>
                <w:lang w:val="sv-SE" w:eastAsia="sv-SE"/>
              </w:rPr>
              <w:tab/>
            </w:r>
            <w:r w:rsidR="00260854" w:rsidRPr="00290C7B">
              <w:rPr>
                <w:rStyle w:val="Hyperlnk"/>
                <w:noProof/>
              </w:rPr>
              <w:t>Structures with function pointers</w:t>
            </w:r>
            <w:r w:rsidR="00260854">
              <w:rPr>
                <w:noProof/>
                <w:webHidden/>
              </w:rPr>
              <w:tab/>
            </w:r>
            <w:r w:rsidR="00260854">
              <w:rPr>
                <w:noProof/>
                <w:webHidden/>
              </w:rPr>
              <w:fldChar w:fldCharType="begin"/>
            </w:r>
            <w:r w:rsidR="00260854">
              <w:rPr>
                <w:noProof/>
                <w:webHidden/>
              </w:rPr>
              <w:instrText xml:space="preserve"> PAGEREF _Toc53473708 \h </w:instrText>
            </w:r>
            <w:r w:rsidR="00260854">
              <w:rPr>
                <w:noProof/>
                <w:webHidden/>
              </w:rPr>
            </w:r>
            <w:r w:rsidR="00260854">
              <w:rPr>
                <w:noProof/>
                <w:webHidden/>
              </w:rPr>
              <w:fldChar w:fldCharType="separate"/>
            </w:r>
            <w:r w:rsidR="00260854">
              <w:rPr>
                <w:noProof/>
                <w:webHidden/>
              </w:rPr>
              <w:t>448</w:t>
            </w:r>
            <w:r w:rsidR="00260854">
              <w:rPr>
                <w:noProof/>
                <w:webHidden/>
              </w:rPr>
              <w:fldChar w:fldCharType="end"/>
            </w:r>
          </w:hyperlink>
        </w:p>
        <w:p w14:paraId="107531CA" w14:textId="4C6654BA" w:rsidR="00260854" w:rsidRDefault="009A772D">
          <w:pPr>
            <w:pStyle w:val="Innehll2"/>
            <w:tabs>
              <w:tab w:val="left" w:pos="1100"/>
              <w:tab w:val="right" w:leader="dot" w:pos="9350"/>
            </w:tabs>
            <w:rPr>
              <w:rFonts w:asciiTheme="minorHAnsi" w:eastAsiaTheme="minorEastAsia" w:hAnsiTheme="minorHAnsi"/>
              <w:noProof/>
              <w:color w:val="auto"/>
              <w:lang w:val="sv-SE" w:eastAsia="sv-SE"/>
            </w:rPr>
          </w:pPr>
          <w:hyperlink w:anchor="_Toc53473709" w:history="1">
            <w:r w:rsidR="00260854" w:rsidRPr="00290C7B">
              <w:rPr>
                <w:rStyle w:val="Hyperlnk"/>
                <w:noProof/>
              </w:rPr>
              <w:t>21.10.</w:t>
            </w:r>
            <w:r w:rsidR="00260854">
              <w:rPr>
                <w:rFonts w:asciiTheme="minorHAnsi" w:eastAsiaTheme="minorEastAsia" w:hAnsiTheme="minorHAnsi"/>
                <w:noProof/>
                <w:color w:val="auto"/>
                <w:lang w:val="sv-SE" w:eastAsia="sv-SE"/>
              </w:rPr>
              <w:tab/>
            </w:r>
            <w:r w:rsidR="00260854" w:rsidRPr="00290C7B">
              <w:rPr>
                <w:rStyle w:val="Hyperlnk"/>
                <w:noProof/>
              </w:rPr>
              <w:t>The Preprocessor</w:t>
            </w:r>
            <w:r w:rsidR="00260854">
              <w:rPr>
                <w:noProof/>
                <w:webHidden/>
              </w:rPr>
              <w:tab/>
            </w:r>
            <w:r w:rsidR="00260854">
              <w:rPr>
                <w:noProof/>
                <w:webHidden/>
              </w:rPr>
              <w:fldChar w:fldCharType="begin"/>
            </w:r>
            <w:r w:rsidR="00260854">
              <w:rPr>
                <w:noProof/>
                <w:webHidden/>
              </w:rPr>
              <w:instrText xml:space="preserve"> PAGEREF _Toc53473709 \h </w:instrText>
            </w:r>
            <w:r w:rsidR="00260854">
              <w:rPr>
                <w:noProof/>
                <w:webHidden/>
              </w:rPr>
            </w:r>
            <w:r w:rsidR="00260854">
              <w:rPr>
                <w:noProof/>
                <w:webHidden/>
              </w:rPr>
              <w:fldChar w:fldCharType="separate"/>
            </w:r>
            <w:r w:rsidR="00260854">
              <w:rPr>
                <w:noProof/>
                <w:webHidden/>
              </w:rPr>
              <w:t>448</w:t>
            </w:r>
            <w:r w:rsidR="00260854">
              <w:rPr>
                <w:noProof/>
                <w:webHidden/>
              </w:rPr>
              <w:fldChar w:fldCharType="end"/>
            </w:r>
          </w:hyperlink>
        </w:p>
        <w:p w14:paraId="7B03C45B" w14:textId="41B3B450" w:rsidR="00260854" w:rsidRDefault="009A772D">
          <w:pPr>
            <w:pStyle w:val="Innehll2"/>
            <w:tabs>
              <w:tab w:val="left" w:pos="1100"/>
              <w:tab w:val="right" w:leader="dot" w:pos="9350"/>
            </w:tabs>
            <w:rPr>
              <w:rFonts w:asciiTheme="minorHAnsi" w:eastAsiaTheme="minorEastAsia" w:hAnsiTheme="minorHAnsi"/>
              <w:noProof/>
              <w:color w:val="auto"/>
              <w:lang w:val="sv-SE" w:eastAsia="sv-SE"/>
            </w:rPr>
          </w:pPr>
          <w:hyperlink w:anchor="_Toc53473710" w:history="1">
            <w:r w:rsidR="00260854" w:rsidRPr="00290C7B">
              <w:rPr>
                <w:rStyle w:val="Hyperlnk"/>
                <w:noProof/>
              </w:rPr>
              <w:t>21.11.</w:t>
            </w:r>
            <w:r w:rsidR="00260854">
              <w:rPr>
                <w:rFonts w:asciiTheme="minorHAnsi" w:eastAsiaTheme="minorEastAsia" w:hAnsiTheme="minorHAnsi"/>
                <w:noProof/>
                <w:color w:val="auto"/>
                <w:lang w:val="sv-SE" w:eastAsia="sv-SE"/>
              </w:rPr>
              <w:tab/>
            </w:r>
            <w:r w:rsidR="00260854" w:rsidRPr="00290C7B">
              <w:rPr>
                <w:rStyle w:val="Hyperlnk"/>
                <w:noProof/>
              </w:rPr>
              <w:t>The Standard Library</w:t>
            </w:r>
            <w:r w:rsidR="00260854">
              <w:rPr>
                <w:noProof/>
                <w:webHidden/>
              </w:rPr>
              <w:tab/>
            </w:r>
            <w:r w:rsidR="00260854">
              <w:rPr>
                <w:noProof/>
                <w:webHidden/>
              </w:rPr>
              <w:fldChar w:fldCharType="begin"/>
            </w:r>
            <w:r w:rsidR="00260854">
              <w:rPr>
                <w:noProof/>
                <w:webHidden/>
              </w:rPr>
              <w:instrText xml:space="preserve"> PAGEREF _Toc53473710 \h </w:instrText>
            </w:r>
            <w:r w:rsidR="00260854">
              <w:rPr>
                <w:noProof/>
                <w:webHidden/>
              </w:rPr>
            </w:r>
            <w:r w:rsidR="00260854">
              <w:rPr>
                <w:noProof/>
                <w:webHidden/>
              </w:rPr>
              <w:fldChar w:fldCharType="separate"/>
            </w:r>
            <w:r w:rsidR="00260854">
              <w:rPr>
                <w:noProof/>
                <w:webHidden/>
              </w:rPr>
              <w:t>449</w:t>
            </w:r>
            <w:r w:rsidR="00260854">
              <w:rPr>
                <w:noProof/>
                <w:webHidden/>
              </w:rPr>
              <w:fldChar w:fldCharType="end"/>
            </w:r>
          </w:hyperlink>
        </w:p>
        <w:p w14:paraId="5A90DD2E" w14:textId="7273AFC6" w:rsidR="00260854" w:rsidRDefault="009A772D">
          <w:pPr>
            <w:pStyle w:val="Innehll3"/>
            <w:tabs>
              <w:tab w:val="left" w:pos="1540"/>
              <w:tab w:val="right" w:leader="dot" w:pos="9350"/>
            </w:tabs>
            <w:rPr>
              <w:rFonts w:asciiTheme="minorHAnsi" w:eastAsiaTheme="minorEastAsia" w:hAnsiTheme="minorHAnsi"/>
              <w:noProof/>
              <w:color w:val="auto"/>
              <w:lang w:val="sv-SE" w:eastAsia="sv-SE"/>
            </w:rPr>
          </w:pPr>
          <w:hyperlink w:anchor="_Toc53473711" w:history="1">
            <w:r w:rsidR="00260854" w:rsidRPr="00290C7B">
              <w:rPr>
                <w:rStyle w:val="Hyperlnk"/>
                <w:noProof/>
              </w:rPr>
              <w:t>21.11.1.</w:t>
            </w:r>
            <w:r w:rsidR="00260854">
              <w:rPr>
                <w:rFonts w:asciiTheme="minorHAnsi" w:eastAsiaTheme="minorEastAsia" w:hAnsiTheme="minorHAnsi"/>
                <w:noProof/>
                <w:color w:val="auto"/>
                <w:lang w:val="sv-SE" w:eastAsia="sv-SE"/>
              </w:rPr>
              <w:tab/>
            </w:r>
            <w:r w:rsidR="00260854" w:rsidRPr="00290C7B">
              <w:rPr>
                <w:rStyle w:val="Hyperlnk"/>
                <w:noProof/>
              </w:rPr>
              <w:t>File Management</w:t>
            </w:r>
            <w:r w:rsidR="00260854">
              <w:rPr>
                <w:noProof/>
                <w:webHidden/>
              </w:rPr>
              <w:tab/>
            </w:r>
            <w:r w:rsidR="00260854">
              <w:rPr>
                <w:noProof/>
                <w:webHidden/>
              </w:rPr>
              <w:fldChar w:fldCharType="begin"/>
            </w:r>
            <w:r w:rsidR="00260854">
              <w:rPr>
                <w:noProof/>
                <w:webHidden/>
              </w:rPr>
              <w:instrText xml:space="preserve"> PAGEREF _Toc53473711 \h </w:instrText>
            </w:r>
            <w:r w:rsidR="00260854">
              <w:rPr>
                <w:noProof/>
                <w:webHidden/>
              </w:rPr>
            </w:r>
            <w:r w:rsidR="00260854">
              <w:rPr>
                <w:noProof/>
                <w:webHidden/>
              </w:rPr>
              <w:fldChar w:fldCharType="separate"/>
            </w:r>
            <w:r w:rsidR="00260854">
              <w:rPr>
                <w:noProof/>
                <w:webHidden/>
              </w:rPr>
              <w:t>449</w:t>
            </w:r>
            <w:r w:rsidR="00260854">
              <w:rPr>
                <w:noProof/>
                <w:webHidden/>
              </w:rPr>
              <w:fldChar w:fldCharType="end"/>
            </w:r>
          </w:hyperlink>
        </w:p>
        <w:p w14:paraId="02820CF3" w14:textId="30E39D58" w:rsidR="00260854" w:rsidRDefault="009A772D">
          <w:pPr>
            <w:pStyle w:val="Innehll3"/>
            <w:tabs>
              <w:tab w:val="left" w:pos="1540"/>
              <w:tab w:val="right" w:leader="dot" w:pos="9350"/>
            </w:tabs>
            <w:rPr>
              <w:rFonts w:asciiTheme="minorHAnsi" w:eastAsiaTheme="minorEastAsia" w:hAnsiTheme="minorHAnsi"/>
              <w:noProof/>
              <w:color w:val="auto"/>
              <w:lang w:val="sv-SE" w:eastAsia="sv-SE"/>
            </w:rPr>
          </w:pPr>
          <w:hyperlink w:anchor="_Toc53473712" w:history="1">
            <w:r w:rsidR="00260854" w:rsidRPr="00290C7B">
              <w:rPr>
                <w:rStyle w:val="Hyperlnk"/>
                <w:noProof/>
              </w:rPr>
              <w:t>21.11.2.</w:t>
            </w:r>
            <w:r w:rsidR="00260854">
              <w:rPr>
                <w:rFonts w:asciiTheme="minorHAnsi" w:eastAsiaTheme="minorEastAsia" w:hAnsiTheme="minorHAnsi"/>
                <w:noProof/>
                <w:color w:val="auto"/>
                <w:lang w:val="sv-SE" w:eastAsia="sv-SE"/>
              </w:rPr>
              <w:tab/>
            </w:r>
            <w:r w:rsidR="00260854" w:rsidRPr="00290C7B">
              <w:rPr>
                <w:rStyle w:val="Hyperlnk"/>
                <w:noProof/>
              </w:rPr>
              <w:t>Program Parameters</w:t>
            </w:r>
            <w:r w:rsidR="00260854">
              <w:rPr>
                <w:noProof/>
                <w:webHidden/>
              </w:rPr>
              <w:tab/>
            </w:r>
            <w:r w:rsidR="00260854">
              <w:rPr>
                <w:noProof/>
                <w:webHidden/>
              </w:rPr>
              <w:fldChar w:fldCharType="begin"/>
            </w:r>
            <w:r w:rsidR="00260854">
              <w:rPr>
                <w:noProof/>
                <w:webHidden/>
              </w:rPr>
              <w:instrText xml:space="preserve"> PAGEREF _Toc53473712 \h </w:instrText>
            </w:r>
            <w:r w:rsidR="00260854">
              <w:rPr>
                <w:noProof/>
                <w:webHidden/>
              </w:rPr>
            </w:r>
            <w:r w:rsidR="00260854">
              <w:rPr>
                <w:noProof/>
                <w:webHidden/>
              </w:rPr>
              <w:fldChar w:fldCharType="separate"/>
            </w:r>
            <w:r w:rsidR="00260854">
              <w:rPr>
                <w:noProof/>
                <w:webHidden/>
              </w:rPr>
              <w:t>451</w:t>
            </w:r>
            <w:r w:rsidR="00260854">
              <w:rPr>
                <w:noProof/>
                <w:webHidden/>
              </w:rPr>
              <w:fldChar w:fldCharType="end"/>
            </w:r>
          </w:hyperlink>
        </w:p>
        <w:p w14:paraId="52377495" w14:textId="1D848107" w:rsidR="00260854" w:rsidRDefault="009A772D">
          <w:pPr>
            <w:pStyle w:val="Innehll3"/>
            <w:tabs>
              <w:tab w:val="left" w:pos="1540"/>
              <w:tab w:val="right" w:leader="dot" w:pos="9350"/>
            </w:tabs>
            <w:rPr>
              <w:rFonts w:asciiTheme="minorHAnsi" w:eastAsiaTheme="minorEastAsia" w:hAnsiTheme="minorHAnsi"/>
              <w:noProof/>
              <w:color w:val="auto"/>
              <w:lang w:val="sv-SE" w:eastAsia="sv-SE"/>
            </w:rPr>
          </w:pPr>
          <w:hyperlink w:anchor="_Toc53473713" w:history="1">
            <w:r w:rsidR="00260854" w:rsidRPr="00290C7B">
              <w:rPr>
                <w:rStyle w:val="Hyperlnk"/>
                <w:noProof/>
              </w:rPr>
              <w:t>21.11.3.</w:t>
            </w:r>
            <w:r w:rsidR="00260854">
              <w:rPr>
                <w:rFonts w:asciiTheme="minorHAnsi" w:eastAsiaTheme="minorEastAsia" w:hAnsiTheme="minorHAnsi"/>
                <w:noProof/>
                <w:color w:val="auto"/>
                <w:lang w:val="sv-SE" w:eastAsia="sv-SE"/>
              </w:rPr>
              <w:tab/>
            </w:r>
            <w:r w:rsidR="00260854" w:rsidRPr="00290C7B">
              <w:rPr>
                <w:rStyle w:val="Hyperlnk"/>
                <w:noProof/>
              </w:rPr>
              <w:t>Environment Functions</w:t>
            </w:r>
            <w:r w:rsidR="00260854">
              <w:rPr>
                <w:noProof/>
                <w:webHidden/>
              </w:rPr>
              <w:tab/>
            </w:r>
            <w:r w:rsidR="00260854">
              <w:rPr>
                <w:noProof/>
                <w:webHidden/>
              </w:rPr>
              <w:fldChar w:fldCharType="begin"/>
            </w:r>
            <w:r w:rsidR="00260854">
              <w:rPr>
                <w:noProof/>
                <w:webHidden/>
              </w:rPr>
              <w:instrText xml:space="preserve"> PAGEREF _Toc53473713 \h </w:instrText>
            </w:r>
            <w:r w:rsidR="00260854">
              <w:rPr>
                <w:noProof/>
                <w:webHidden/>
              </w:rPr>
            </w:r>
            <w:r w:rsidR="00260854">
              <w:rPr>
                <w:noProof/>
                <w:webHidden/>
              </w:rPr>
              <w:fldChar w:fldCharType="separate"/>
            </w:r>
            <w:r w:rsidR="00260854">
              <w:rPr>
                <w:noProof/>
                <w:webHidden/>
              </w:rPr>
              <w:t>451</w:t>
            </w:r>
            <w:r w:rsidR="00260854">
              <w:rPr>
                <w:noProof/>
                <w:webHidden/>
              </w:rPr>
              <w:fldChar w:fldCharType="end"/>
            </w:r>
          </w:hyperlink>
        </w:p>
        <w:p w14:paraId="34805BB6" w14:textId="60677436" w:rsidR="00260854" w:rsidRDefault="009A772D">
          <w:pPr>
            <w:pStyle w:val="Innehll3"/>
            <w:tabs>
              <w:tab w:val="left" w:pos="1540"/>
              <w:tab w:val="right" w:leader="dot" w:pos="9350"/>
            </w:tabs>
            <w:rPr>
              <w:rFonts w:asciiTheme="minorHAnsi" w:eastAsiaTheme="minorEastAsia" w:hAnsiTheme="minorHAnsi"/>
              <w:noProof/>
              <w:color w:val="auto"/>
              <w:lang w:val="sv-SE" w:eastAsia="sv-SE"/>
            </w:rPr>
          </w:pPr>
          <w:hyperlink w:anchor="_Toc53473714" w:history="1">
            <w:r w:rsidR="00260854" w:rsidRPr="00290C7B">
              <w:rPr>
                <w:rStyle w:val="Hyperlnk"/>
                <w:noProof/>
              </w:rPr>
              <w:t>21.11.4.</w:t>
            </w:r>
            <w:r w:rsidR="00260854">
              <w:rPr>
                <w:rFonts w:asciiTheme="minorHAnsi" w:eastAsiaTheme="minorEastAsia" w:hAnsiTheme="minorHAnsi"/>
                <w:noProof/>
                <w:color w:val="auto"/>
                <w:lang w:val="sv-SE" w:eastAsia="sv-SE"/>
              </w:rPr>
              <w:tab/>
            </w:r>
            <w:r w:rsidR="00260854" w:rsidRPr="00290C7B">
              <w:rPr>
                <w:rStyle w:val="Hyperlnk"/>
                <w:noProof/>
              </w:rPr>
              <w:t>Searching and Sorting</w:t>
            </w:r>
            <w:r w:rsidR="00260854">
              <w:rPr>
                <w:noProof/>
                <w:webHidden/>
              </w:rPr>
              <w:tab/>
            </w:r>
            <w:r w:rsidR="00260854">
              <w:rPr>
                <w:noProof/>
                <w:webHidden/>
              </w:rPr>
              <w:fldChar w:fldCharType="begin"/>
            </w:r>
            <w:r w:rsidR="00260854">
              <w:rPr>
                <w:noProof/>
                <w:webHidden/>
              </w:rPr>
              <w:instrText xml:space="preserve"> PAGEREF _Toc53473714 \h </w:instrText>
            </w:r>
            <w:r w:rsidR="00260854">
              <w:rPr>
                <w:noProof/>
                <w:webHidden/>
              </w:rPr>
            </w:r>
            <w:r w:rsidR="00260854">
              <w:rPr>
                <w:noProof/>
                <w:webHidden/>
              </w:rPr>
              <w:fldChar w:fldCharType="separate"/>
            </w:r>
            <w:r w:rsidR="00260854">
              <w:rPr>
                <w:noProof/>
                <w:webHidden/>
              </w:rPr>
              <w:t>452</w:t>
            </w:r>
            <w:r w:rsidR="00260854">
              <w:rPr>
                <w:noProof/>
                <w:webHidden/>
              </w:rPr>
              <w:fldChar w:fldCharType="end"/>
            </w:r>
          </w:hyperlink>
        </w:p>
        <w:p w14:paraId="3B4B2EF5" w14:textId="1172BE49" w:rsidR="00260854" w:rsidRDefault="009A772D">
          <w:pPr>
            <w:pStyle w:val="Innehll3"/>
            <w:tabs>
              <w:tab w:val="left" w:pos="1540"/>
              <w:tab w:val="right" w:leader="dot" w:pos="9350"/>
            </w:tabs>
            <w:rPr>
              <w:rFonts w:asciiTheme="minorHAnsi" w:eastAsiaTheme="minorEastAsia" w:hAnsiTheme="minorHAnsi"/>
              <w:noProof/>
              <w:color w:val="auto"/>
              <w:lang w:val="sv-SE" w:eastAsia="sv-SE"/>
            </w:rPr>
          </w:pPr>
          <w:hyperlink w:anchor="_Toc53473715" w:history="1">
            <w:r w:rsidR="00260854" w:rsidRPr="00290C7B">
              <w:rPr>
                <w:rStyle w:val="Hyperlnk"/>
                <w:noProof/>
              </w:rPr>
              <w:t>21.11.5.</w:t>
            </w:r>
            <w:r w:rsidR="00260854">
              <w:rPr>
                <w:rFonts w:asciiTheme="minorHAnsi" w:eastAsiaTheme="minorEastAsia" w:hAnsiTheme="minorHAnsi"/>
                <w:noProof/>
                <w:color w:val="auto"/>
                <w:lang w:val="sv-SE" w:eastAsia="sv-SE"/>
              </w:rPr>
              <w:tab/>
            </w:r>
            <w:r w:rsidR="00260854" w:rsidRPr="00290C7B">
              <w:rPr>
                <w:rStyle w:val="Hyperlnk"/>
                <w:noProof/>
              </w:rPr>
              <w:t>Functions with Variable Number of Parameters</w:t>
            </w:r>
            <w:r w:rsidR="00260854">
              <w:rPr>
                <w:noProof/>
                <w:webHidden/>
              </w:rPr>
              <w:tab/>
            </w:r>
            <w:r w:rsidR="00260854">
              <w:rPr>
                <w:noProof/>
                <w:webHidden/>
              </w:rPr>
              <w:fldChar w:fldCharType="begin"/>
            </w:r>
            <w:r w:rsidR="00260854">
              <w:rPr>
                <w:noProof/>
                <w:webHidden/>
              </w:rPr>
              <w:instrText xml:space="preserve"> PAGEREF _Toc53473715 \h </w:instrText>
            </w:r>
            <w:r w:rsidR="00260854">
              <w:rPr>
                <w:noProof/>
                <w:webHidden/>
              </w:rPr>
            </w:r>
            <w:r w:rsidR="00260854">
              <w:rPr>
                <w:noProof/>
                <w:webHidden/>
              </w:rPr>
              <w:fldChar w:fldCharType="separate"/>
            </w:r>
            <w:r w:rsidR="00260854">
              <w:rPr>
                <w:noProof/>
                <w:webHidden/>
              </w:rPr>
              <w:t>453</w:t>
            </w:r>
            <w:r w:rsidR="00260854">
              <w:rPr>
                <w:noProof/>
                <w:webHidden/>
              </w:rPr>
              <w:fldChar w:fldCharType="end"/>
            </w:r>
          </w:hyperlink>
        </w:p>
        <w:p w14:paraId="4E553EAD" w14:textId="15D1D13F" w:rsidR="00260854" w:rsidRDefault="009A772D">
          <w:pPr>
            <w:pStyle w:val="Innehll3"/>
            <w:tabs>
              <w:tab w:val="left" w:pos="1540"/>
              <w:tab w:val="right" w:leader="dot" w:pos="9350"/>
            </w:tabs>
            <w:rPr>
              <w:rFonts w:asciiTheme="minorHAnsi" w:eastAsiaTheme="minorEastAsia" w:hAnsiTheme="minorHAnsi"/>
              <w:noProof/>
              <w:color w:val="auto"/>
              <w:lang w:val="sv-SE" w:eastAsia="sv-SE"/>
            </w:rPr>
          </w:pPr>
          <w:hyperlink w:anchor="_Toc53473716" w:history="1">
            <w:r w:rsidR="00260854" w:rsidRPr="00290C7B">
              <w:rPr>
                <w:rStyle w:val="Hyperlnk"/>
                <w:noProof/>
              </w:rPr>
              <w:t>21.11.6.</w:t>
            </w:r>
            <w:r w:rsidR="00260854">
              <w:rPr>
                <w:rFonts w:asciiTheme="minorHAnsi" w:eastAsiaTheme="minorEastAsia" w:hAnsiTheme="minorHAnsi"/>
                <w:noProof/>
                <w:color w:val="auto"/>
                <w:lang w:val="sv-SE" w:eastAsia="sv-SE"/>
              </w:rPr>
              <w:tab/>
            </w:r>
            <w:r w:rsidR="00260854" w:rsidRPr="00290C7B">
              <w:rPr>
                <w:rStyle w:val="Hyperlnk"/>
                <w:noProof/>
              </w:rPr>
              <w:t>String Management</w:t>
            </w:r>
            <w:r w:rsidR="00260854">
              <w:rPr>
                <w:noProof/>
                <w:webHidden/>
              </w:rPr>
              <w:tab/>
            </w:r>
            <w:r w:rsidR="00260854">
              <w:rPr>
                <w:noProof/>
                <w:webHidden/>
              </w:rPr>
              <w:fldChar w:fldCharType="begin"/>
            </w:r>
            <w:r w:rsidR="00260854">
              <w:rPr>
                <w:noProof/>
                <w:webHidden/>
              </w:rPr>
              <w:instrText xml:space="preserve"> PAGEREF _Toc53473716 \h </w:instrText>
            </w:r>
            <w:r w:rsidR="00260854">
              <w:rPr>
                <w:noProof/>
                <w:webHidden/>
              </w:rPr>
            </w:r>
            <w:r w:rsidR="00260854">
              <w:rPr>
                <w:noProof/>
                <w:webHidden/>
              </w:rPr>
              <w:fldChar w:fldCharType="separate"/>
            </w:r>
            <w:r w:rsidR="00260854">
              <w:rPr>
                <w:noProof/>
                <w:webHidden/>
              </w:rPr>
              <w:t>453</w:t>
            </w:r>
            <w:r w:rsidR="00260854">
              <w:rPr>
                <w:noProof/>
                <w:webHidden/>
              </w:rPr>
              <w:fldChar w:fldCharType="end"/>
            </w:r>
          </w:hyperlink>
        </w:p>
        <w:p w14:paraId="37524C3D" w14:textId="13B7580C" w:rsidR="00260854" w:rsidRDefault="009A772D">
          <w:pPr>
            <w:pStyle w:val="Innehll3"/>
            <w:tabs>
              <w:tab w:val="left" w:pos="1540"/>
              <w:tab w:val="right" w:leader="dot" w:pos="9350"/>
            </w:tabs>
            <w:rPr>
              <w:rFonts w:asciiTheme="minorHAnsi" w:eastAsiaTheme="minorEastAsia" w:hAnsiTheme="minorHAnsi"/>
              <w:noProof/>
              <w:color w:val="auto"/>
              <w:lang w:val="sv-SE" w:eastAsia="sv-SE"/>
            </w:rPr>
          </w:pPr>
          <w:hyperlink w:anchor="_Toc53473717" w:history="1">
            <w:r w:rsidR="00260854" w:rsidRPr="00290C7B">
              <w:rPr>
                <w:rStyle w:val="Hyperlnk"/>
                <w:noProof/>
              </w:rPr>
              <w:t>21.11.7.</w:t>
            </w:r>
            <w:r w:rsidR="00260854">
              <w:rPr>
                <w:rFonts w:asciiTheme="minorHAnsi" w:eastAsiaTheme="minorEastAsia" w:hAnsiTheme="minorHAnsi"/>
                <w:noProof/>
                <w:color w:val="auto"/>
                <w:lang w:val="sv-SE" w:eastAsia="sv-SE"/>
              </w:rPr>
              <w:tab/>
            </w:r>
            <w:r w:rsidR="00260854" w:rsidRPr="00290C7B">
              <w:rPr>
                <w:rStyle w:val="Hyperlnk"/>
                <w:noProof/>
              </w:rPr>
              <w:t>Memory Management</w:t>
            </w:r>
            <w:r w:rsidR="00260854">
              <w:rPr>
                <w:noProof/>
                <w:webHidden/>
              </w:rPr>
              <w:tab/>
            </w:r>
            <w:r w:rsidR="00260854">
              <w:rPr>
                <w:noProof/>
                <w:webHidden/>
              </w:rPr>
              <w:fldChar w:fldCharType="begin"/>
            </w:r>
            <w:r w:rsidR="00260854">
              <w:rPr>
                <w:noProof/>
                <w:webHidden/>
              </w:rPr>
              <w:instrText xml:space="preserve"> PAGEREF _Toc53473717 \h </w:instrText>
            </w:r>
            <w:r w:rsidR="00260854">
              <w:rPr>
                <w:noProof/>
                <w:webHidden/>
              </w:rPr>
            </w:r>
            <w:r w:rsidR="00260854">
              <w:rPr>
                <w:noProof/>
                <w:webHidden/>
              </w:rPr>
              <w:fldChar w:fldCharType="separate"/>
            </w:r>
            <w:r w:rsidR="00260854">
              <w:rPr>
                <w:noProof/>
                <w:webHidden/>
              </w:rPr>
              <w:t>455</w:t>
            </w:r>
            <w:r w:rsidR="00260854">
              <w:rPr>
                <w:noProof/>
                <w:webHidden/>
              </w:rPr>
              <w:fldChar w:fldCharType="end"/>
            </w:r>
          </w:hyperlink>
        </w:p>
        <w:p w14:paraId="6B438E62" w14:textId="6A212B9A" w:rsidR="00260854" w:rsidRDefault="009A772D">
          <w:pPr>
            <w:pStyle w:val="Innehll3"/>
            <w:tabs>
              <w:tab w:val="left" w:pos="1540"/>
              <w:tab w:val="right" w:leader="dot" w:pos="9350"/>
            </w:tabs>
            <w:rPr>
              <w:rFonts w:asciiTheme="minorHAnsi" w:eastAsiaTheme="minorEastAsia" w:hAnsiTheme="minorHAnsi"/>
              <w:noProof/>
              <w:color w:val="auto"/>
              <w:lang w:val="sv-SE" w:eastAsia="sv-SE"/>
            </w:rPr>
          </w:pPr>
          <w:hyperlink w:anchor="_Toc53473718" w:history="1">
            <w:r w:rsidR="00260854" w:rsidRPr="00290C7B">
              <w:rPr>
                <w:rStyle w:val="Hyperlnk"/>
                <w:noProof/>
              </w:rPr>
              <w:t>21.11.8.</w:t>
            </w:r>
            <w:r w:rsidR="00260854">
              <w:rPr>
                <w:rFonts w:asciiTheme="minorHAnsi" w:eastAsiaTheme="minorEastAsia" w:hAnsiTheme="minorHAnsi"/>
                <w:noProof/>
                <w:color w:val="auto"/>
                <w:lang w:val="sv-SE" w:eastAsia="sv-SE"/>
              </w:rPr>
              <w:tab/>
            </w:r>
            <w:r w:rsidR="00260854" w:rsidRPr="00290C7B">
              <w:rPr>
                <w:rStyle w:val="Hyperlnk"/>
                <w:noProof/>
              </w:rPr>
              <w:t>Mathematical Functions</w:t>
            </w:r>
            <w:r w:rsidR="00260854">
              <w:rPr>
                <w:noProof/>
                <w:webHidden/>
              </w:rPr>
              <w:tab/>
            </w:r>
            <w:r w:rsidR="00260854">
              <w:rPr>
                <w:noProof/>
                <w:webHidden/>
              </w:rPr>
              <w:fldChar w:fldCharType="begin"/>
            </w:r>
            <w:r w:rsidR="00260854">
              <w:rPr>
                <w:noProof/>
                <w:webHidden/>
              </w:rPr>
              <w:instrText xml:space="preserve"> PAGEREF _Toc53473718 \h </w:instrText>
            </w:r>
            <w:r w:rsidR="00260854">
              <w:rPr>
                <w:noProof/>
                <w:webHidden/>
              </w:rPr>
            </w:r>
            <w:r w:rsidR="00260854">
              <w:rPr>
                <w:noProof/>
                <w:webHidden/>
              </w:rPr>
              <w:fldChar w:fldCharType="separate"/>
            </w:r>
            <w:r w:rsidR="00260854">
              <w:rPr>
                <w:noProof/>
                <w:webHidden/>
              </w:rPr>
              <w:t>455</w:t>
            </w:r>
            <w:r w:rsidR="00260854">
              <w:rPr>
                <w:noProof/>
                <w:webHidden/>
              </w:rPr>
              <w:fldChar w:fldCharType="end"/>
            </w:r>
          </w:hyperlink>
        </w:p>
        <w:p w14:paraId="19BA37B8" w14:textId="74511F85" w:rsidR="00260854" w:rsidRDefault="009A772D">
          <w:pPr>
            <w:pStyle w:val="Innehll3"/>
            <w:tabs>
              <w:tab w:val="left" w:pos="1540"/>
              <w:tab w:val="right" w:leader="dot" w:pos="9350"/>
            </w:tabs>
            <w:rPr>
              <w:rFonts w:asciiTheme="minorHAnsi" w:eastAsiaTheme="minorEastAsia" w:hAnsiTheme="minorHAnsi"/>
              <w:noProof/>
              <w:color w:val="auto"/>
              <w:lang w:val="sv-SE" w:eastAsia="sv-SE"/>
            </w:rPr>
          </w:pPr>
          <w:hyperlink w:anchor="_Toc53473719" w:history="1">
            <w:r w:rsidR="00260854" w:rsidRPr="00290C7B">
              <w:rPr>
                <w:rStyle w:val="Hyperlnk"/>
                <w:noProof/>
              </w:rPr>
              <w:t>21.11.9.</w:t>
            </w:r>
            <w:r w:rsidR="00260854">
              <w:rPr>
                <w:rFonts w:asciiTheme="minorHAnsi" w:eastAsiaTheme="minorEastAsia" w:hAnsiTheme="minorHAnsi"/>
                <w:noProof/>
                <w:color w:val="auto"/>
                <w:lang w:val="sv-SE" w:eastAsia="sv-SE"/>
              </w:rPr>
              <w:tab/>
            </w:r>
            <w:r w:rsidR="00260854" w:rsidRPr="00290C7B">
              <w:rPr>
                <w:rStyle w:val="Hyperlnk"/>
                <w:noProof/>
              </w:rPr>
              <w:t>Long Jumps</w:t>
            </w:r>
            <w:r w:rsidR="00260854">
              <w:rPr>
                <w:noProof/>
                <w:webHidden/>
              </w:rPr>
              <w:tab/>
            </w:r>
            <w:r w:rsidR="00260854">
              <w:rPr>
                <w:noProof/>
                <w:webHidden/>
              </w:rPr>
              <w:fldChar w:fldCharType="begin"/>
            </w:r>
            <w:r w:rsidR="00260854">
              <w:rPr>
                <w:noProof/>
                <w:webHidden/>
              </w:rPr>
              <w:instrText xml:space="preserve"> PAGEREF _Toc53473719 \h </w:instrText>
            </w:r>
            <w:r w:rsidR="00260854">
              <w:rPr>
                <w:noProof/>
                <w:webHidden/>
              </w:rPr>
            </w:r>
            <w:r w:rsidR="00260854">
              <w:rPr>
                <w:noProof/>
                <w:webHidden/>
              </w:rPr>
              <w:fldChar w:fldCharType="separate"/>
            </w:r>
            <w:r w:rsidR="00260854">
              <w:rPr>
                <w:noProof/>
                <w:webHidden/>
              </w:rPr>
              <w:t>455</w:t>
            </w:r>
            <w:r w:rsidR="00260854">
              <w:rPr>
                <w:noProof/>
                <w:webHidden/>
              </w:rPr>
              <w:fldChar w:fldCharType="end"/>
            </w:r>
          </w:hyperlink>
        </w:p>
        <w:p w14:paraId="17F859E6" w14:textId="6796F8AD" w:rsidR="00260854" w:rsidRDefault="009A772D">
          <w:pPr>
            <w:pStyle w:val="Innehll3"/>
            <w:tabs>
              <w:tab w:val="left" w:pos="1540"/>
              <w:tab w:val="right" w:leader="dot" w:pos="9350"/>
            </w:tabs>
            <w:rPr>
              <w:rFonts w:asciiTheme="minorHAnsi" w:eastAsiaTheme="minorEastAsia" w:hAnsiTheme="minorHAnsi"/>
              <w:noProof/>
              <w:color w:val="auto"/>
              <w:lang w:val="sv-SE" w:eastAsia="sv-SE"/>
            </w:rPr>
          </w:pPr>
          <w:hyperlink w:anchor="_Toc53473720" w:history="1">
            <w:r w:rsidR="00260854" w:rsidRPr="00290C7B">
              <w:rPr>
                <w:rStyle w:val="Hyperlnk"/>
                <w:noProof/>
              </w:rPr>
              <w:t>21.11.10.</w:t>
            </w:r>
            <w:r w:rsidR="00260854">
              <w:rPr>
                <w:rFonts w:asciiTheme="minorHAnsi" w:eastAsiaTheme="minorEastAsia" w:hAnsiTheme="minorHAnsi"/>
                <w:noProof/>
                <w:color w:val="auto"/>
                <w:lang w:val="sv-SE" w:eastAsia="sv-SE"/>
              </w:rPr>
              <w:tab/>
            </w:r>
            <w:r w:rsidR="00260854" w:rsidRPr="00290C7B">
              <w:rPr>
                <w:rStyle w:val="Hyperlnk"/>
                <w:noProof/>
              </w:rPr>
              <w:t>Time</w:t>
            </w:r>
            <w:r w:rsidR="00260854">
              <w:rPr>
                <w:noProof/>
                <w:webHidden/>
              </w:rPr>
              <w:tab/>
            </w:r>
            <w:r w:rsidR="00260854">
              <w:rPr>
                <w:noProof/>
                <w:webHidden/>
              </w:rPr>
              <w:fldChar w:fldCharType="begin"/>
            </w:r>
            <w:r w:rsidR="00260854">
              <w:rPr>
                <w:noProof/>
                <w:webHidden/>
              </w:rPr>
              <w:instrText xml:space="preserve"> PAGEREF _Toc53473720 \h </w:instrText>
            </w:r>
            <w:r w:rsidR="00260854">
              <w:rPr>
                <w:noProof/>
                <w:webHidden/>
              </w:rPr>
            </w:r>
            <w:r w:rsidR="00260854">
              <w:rPr>
                <w:noProof/>
                <w:webHidden/>
              </w:rPr>
              <w:fldChar w:fldCharType="separate"/>
            </w:r>
            <w:r w:rsidR="00260854">
              <w:rPr>
                <w:noProof/>
                <w:webHidden/>
              </w:rPr>
              <w:t>456</w:t>
            </w:r>
            <w:r w:rsidR="00260854">
              <w:rPr>
                <w:noProof/>
                <w:webHidden/>
              </w:rPr>
              <w:fldChar w:fldCharType="end"/>
            </w:r>
          </w:hyperlink>
        </w:p>
        <w:p w14:paraId="2D9D8E0B" w14:textId="31BFB945" w:rsidR="00260854" w:rsidRDefault="009A772D">
          <w:pPr>
            <w:pStyle w:val="Innehll3"/>
            <w:tabs>
              <w:tab w:val="left" w:pos="1540"/>
              <w:tab w:val="right" w:leader="dot" w:pos="9350"/>
            </w:tabs>
            <w:rPr>
              <w:rFonts w:asciiTheme="minorHAnsi" w:eastAsiaTheme="minorEastAsia" w:hAnsiTheme="minorHAnsi"/>
              <w:noProof/>
              <w:color w:val="auto"/>
              <w:lang w:val="sv-SE" w:eastAsia="sv-SE"/>
            </w:rPr>
          </w:pPr>
          <w:hyperlink w:anchor="_Toc53473721" w:history="1">
            <w:r w:rsidR="00260854" w:rsidRPr="00290C7B">
              <w:rPr>
                <w:rStyle w:val="Hyperlnk"/>
                <w:noProof/>
              </w:rPr>
              <w:t>21.11.11.</w:t>
            </w:r>
            <w:r w:rsidR="00260854">
              <w:rPr>
                <w:rFonts w:asciiTheme="minorHAnsi" w:eastAsiaTheme="minorEastAsia" w:hAnsiTheme="minorHAnsi"/>
                <w:noProof/>
                <w:color w:val="auto"/>
                <w:lang w:val="sv-SE" w:eastAsia="sv-SE"/>
              </w:rPr>
              <w:tab/>
            </w:r>
            <w:r w:rsidR="00260854" w:rsidRPr="00290C7B">
              <w:rPr>
                <w:rStyle w:val="Hyperlnk"/>
                <w:noProof/>
              </w:rPr>
              <w:t>Random Numbers</w:t>
            </w:r>
            <w:r w:rsidR="00260854">
              <w:rPr>
                <w:noProof/>
                <w:webHidden/>
              </w:rPr>
              <w:tab/>
            </w:r>
            <w:r w:rsidR="00260854">
              <w:rPr>
                <w:noProof/>
                <w:webHidden/>
              </w:rPr>
              <w:fldChar w:fldCharType="begin"/>
            </w:r>
            <w:r w:rsidR="00260854">
              <w:rPr>
                <w:noProof/>
                <w:webHidden/>
              </w:rPr>
              <w:instrText xml:space="preserve"> PAGEREF _Toc53473721 \h </w:instrText>
            </w:r>
            <w:r w:rsidR="00260854">
              <w:rPr>
                <w:noProof/>
                <w:webHidden/>
              </w:rPr>
            </w:r>
            <w:r w:rsidR="00260854">
              <w:rPr>
                <w:noProof/>
                <w:webHidden/>
              </w:rPr>
              <w:fldChar w:fldCharType="separate"/>
            </w:r>
            <w:r w:rsidR="00260854">
              <w:rPr>
                <w:noProof/>
                <w:webHidden/>
              </w:rPr>
              <w:t>457</w:t>
            </w:r>
            <w:r w:rsidR="00260854">
              <w:rPr>
                <w:noProof/>
                <w:webHidden/>
              </w:rPr>
              <w:fldChar w:fldCharType="end"/>
            </w:r>
          </w:hyperlink>
        </w:p>
        <w:p w14:paraId="105F0C66" w14:textId="5041E6E5" w:rsidR="00260854" w:rsidRDefault="009A772D">
          <w:pPr>
            <w:pStyle w:val="Innehll3"/>
            <w:tabs>
              <w:tab w:val="left" w:pos="1540"/>
              <w:tab w:val="right" w:leader="dot" w:pos="9350"/>
            </w:tabs>
            <w:rPr>
              <w:rFonts w:asciiTheme="minorHAnsi" w:eastAsiaTheme="minorEastAsia" w:hAnsiTheme="minorHAnsi"/>
              <w:noProof/>
              <w:color w:val="auto"/>
              <w:lang w:val="sv-SE" w:eastAsia="sv-SE"/>
            </w:rPr>
          </w:pPr>
          <w:hyperlink w:anchor="_Toc53473722" w:history="1">
            <w:r w:rsidR="00260854" w:rsidRPr="00290C7B">
              <w:rPr>
                <w:rStyle w:val="Hyperlnk"/>
                <w:noProof/>
              </w:rPr>
              <w:t>21.11.12.</w:t>
            </w:r>
            <w:r w:rsidR="00260854">
              <w:rPr>
                <w:rFonts w:asciiTheme="minorHAnsi" w:eastAsiaTheme="minorEastAsia" w:hAnsiTheme="minorHAnsi"/>
                <w:noProof/>
                <w:color w:val="auto"/>
                <w:lang w:val="sv-SE" w:eastAsia="sv-SE"/>
              </w:rPr>
              <w:tab/>
            </w:r>
            <w:r w:rsidR="00260854" w:rsidRPr="00290C7B">
              <w:rPr>
                <w:rStyle w:val="Hyperlnk"/>
                <w:noProof/>
              </w:rPr>
              <w:t>Limits of Integral and Floating Types</w:t>
            </w:r>
            <w:r w:rsidR="00260854">
              <w:rPr>
                <w:noProof/>
                <w:webHidden/>
              </w:rPr>
              <w:tab/>
            </w:r>
            <w:r w:rsidR="00260854">
              <w:rPr>
                <w:noProof/>
                <w:webHidden/>
              </w:rPr>
              <w:fldChar w:fldCharType="begin"/>
            </w:r>
            <w:r w:rsidR="00260854">
              <w:rPr>
                <w:noProof/>
                <w:webHidden/>
              </w:rPr>
              <w:instrText xml:space="preserve"> PAGEREF _Toc53473722 \h </w:instrText>
            </w:r>
            <w:r w:rsidR="00260854">
              <w:rPr>
                <w:noProof/>
                <w:webHidden/>
              </w:rPr>
            </w:r>
            <w:r w:rsidR="00260854">
              <w:rPr>
                <w:noProof/>
                <w:webHidden/>
              </w:rPr>
              <w:fldChar w:fldCharType="separate"/>
            </w:r>
            <w:r w:rsidR="00260854">
              <w:rPr>
                <w:noProof/>
                <w:webHidden/>
              </w:rPr>
              <w:t>457</w:t>
            </w:r>
            <w:r w:rsidR="00260854">
              <w:rPr>
                <w:noProof/>
                <w:webHidden/>
              </w:rPr>
              <w:fldChar w:fldCharType="end"/>
            </w:r>
          </w:hyperlink>
        </w:p>
        <w:p w14:paraId="296B54B6" w14:textId="661FAAEA" w:rsidR="00260854" w:rsidRDefault="009A772D">
          <w:pPr>
            <w:pStyle w:val="Innehll3"/>
            <w:tabs>
              <w:tab w:val="left" w:pos="1540"/>
              <w:tab w:val="right" w:leader="dot" w:pos="9350"/>
            </w:tabs>
            <w:rPr>
              <w:rFonts w:asciiTheme="minorHAnsi" w:eastAsiaTheme="minorEastAsia" w:hAnsiTheme="minorHAnsi"/>
              <w:noProof/>
              <w:color w:val="auto"/>
              <w:lang w:val="sv-SE" w:eastAsia="sv-SE"/>
            </w:rPr>
          </w:pPr>
          <w:hyperlink w:anchor="_Toc53473723" w:history="1">
            <w:r w:rsidR="00260854" w:rsidRPr="00290C7B">
              <w:rPr>
                <w:rStyle w:val="Hyperlnk"/>
                <w:noProof/>
              </w:rPr>
              <w:t>21.11.13.</w:t>
            </w:r>
            <w:r w:rsidR="00260854">
              <w:rPr>
                <w:rFonts w:asciiTheme="minorHAnsi" w:eastAsiaTheme="minorEastAsia" w:hAnsiTheme="minorHAnsi"/>
                <w:noProof/>
                <w:color w:val="auto"/>
                <w:lang w:val="sv-SE" w:eastAsia="sv-SE"/>
              </w:rPr>
              <w:tab/>
            </w:r>
            <w:r w:rsidR="00260854" w:rsidRPr="00290C7B">
              <w:rPr>
                <w:rStyle w:val="Hyperlnk"/>
                <w:noProof/>
              </w:rPr>
              <w:t>Character Functions</w:t>
            </w:r>
            <w:r w:rsidR="00260854">
              <w:rPr>
                <w:noProof/>
                <w:webHidden/>
              </w:rPr>
              <w:tab/>
            </w:r>
            <w:r w:rsidR="00260854">
              <w:rPr>
                <w:noProof/>
                <w:webHidden/>
              </w:rPr>
              <w:fldChar w:fldCharType="begin"/>
            </w:r>
            <w:r w:rsidR="00260854">
              <w:rPr>
                <w:noProof/>
                <w:webHidden/>
              </w:rPr>
              <w:instrText xml:space="preserve"> PAGEREF _Toc53473723 \h </w:instrText>
            </w:r>
            <w:r w:rsidR="00260854">
              <w:rPr>
                <w:noProof/>
                <w:webHidden/>
              </w:rPr>
            </w:r>
            <w:r w:rsidR="00260854">
              <w:rPr>
                <w:noProof/>
                <w:webHidden/>
              </w:rPr>
              <w:fldChar w:fldCharType="separate"/>
            </w:r>
            <w:r w:rsidR="00260854">
              <w:rPr>
                <w:noProof/>
                <w:webHidden/>
              </w:rPr>
              <w:t>458</w:t>
            </w:r>
            <w:r w:rsidR="00260854">
              <w:rPr>
                <w:noProof/>
                <w:webHidden/>
              </w:rPr>
              <w:fldChar w:fldCharType="end"/>
            </w:r>
          </w:hyperlink>
        </w:p>
        <w:p w14:paraId="159D91AD" w14:textId="101F4204" w:rsidR="00260854" w:rsidRDefault="009A772D">
          <w:pPr>
            <w:pStyle w:val="Innehll2"/>
            <w:tabs>
              <w:tab w:val="left" w:pos="1100"/>
              <w:tab w:val="right" w:leader="dot" w:pos="9350"/>
            </w:tabs>
            <w:rPr>
              <w:rFonts w:asciiTheme="minorHAnsi" w:eastAsiaTheme="minorEastAsia" w:hAnsiTheme="minorHAnsi"/>
              <w:noProof/>
              <w:color w:val="auto"/>
              <w:lang w:val="sv-SE" w:eastAsia="sv-SE"/>
            </w:rPr>
          </w:pPr>
          <w:hyperlink w:anchor="_Toc53473724" w:history="1">
            <w:r w:rsidR="00260854" w:rsidRPr="00290C7B">
              <w:rPr>
                <w:rStyle w:val="Hyperlnk"/>
                <w:noProof/>
              </w:rPr>
              <w:t>21.12.</w:t>
            </w:r>
            <w:r w:rsidR="00260854">
              <w:rPr>
                <w:rFonts w:asciiTheme="minorHAnsi" w:eastAsiaTheme="minorEastAsia" w:hAnsiTheme="minorHAnsi"/>
                <w:noProof/>
                <w:color w:val="auto"/>
                <w:lang w:val="sv-SE" w:eastAsia="sv-SE"/>
              </w:rPr>
              <w:tab/>
            </w:r>
            <w:r w:rsidR="00260854" w:rsidRPr="00290C7B">
              <w:rPr>
                <w:rStyle w:val="Hyperlnk"/>
                <w:noProof/>
              </w:rPr>
              <w:t>Further Reading</w:t>
            </w:r>
            <w:r w:rsidR="00260854">
              <w:rPr>
                <w:noProof/>
                <w:webHidden/>
              </w:rPr>
              <w:tab/>
            </w:r>
            <w:r w:rsidR="00260854">
              <w:rPr>
                <w:noProof/>
                <w:webHidden/>
              </w:rPr>
              <w:fldChar w:fldCharType="begin"/>
            </w:r>
            <w:r w:rsidR="00260854">
              <w:rPr>
                <w:noProof/>
                <w:webHidden/>
              </w:rPr>
              <w:instrText xml:space="preserve"> PAGEREF _Toc53473724 \h </w:instrText>
            </w:r>
            <w:r w:rsidR="00260854">
              <w:rPr>
                <w:noProof/>
                <w:webHidden/>
              </w:rPr>
            </w:r>
            <w:r w:rsidR="00260854">
              <w:rPr>
                <w:noProof/>
                <w:webHidden/>
              </w:rPr>
              <w:fldChar w:fldCharType="separate"/>
            </w:r>
            <w:r w:rsidR="00260854">
              <w:rPr>
                <w:noProof/>
                <w:webHidden/>
              </w:rPr>
              <w:t>459</w:t>
            </w:r>
            <w:r w:rsidR="00260854">
              <w:rPr>
                <w:noProof/>
                <w:webHidden/>
              </w:rPr>
              <w:fldChar w:fldCharType="end"/>
            </w:r>
          </w:hyperlink>
        </w:p>
        <w:p w14:paraId="58EA5F3B" w14:textId="13A8938D" w:rsidR="00260854" w:rsidRDefault="009A772D">
          <w:pPr>
            <w:pStyle w:val="Innehll1"/>
            <w:rPr>
              <w:rFonts w:asciiTheme="minorHAnsi" w:eastAsiaTheme="minorEastAsia" w:hAnsiTheme="minorHAnsi"/>
              <w:noProof/>
              <w:color w:val="auto"/>
              <w:lang w:val="sv-SE" w:eastAsia="sv-SE"/>
            </w:rPr>
          </w:pPr>
          <w:hyperlink w:anchor="_Toc53473725" w:history="1">
            <w:r w:rsidR="00260854" w:rsidRPr="00290C7B">
              <w:rPr>
                <w:rStyle w:val="Hyperlnk"/>
                <w:noProof/>
              </w:rPr>
              <w:t>Foreword</w:t>
            </w:r>
            <w:r w:rsidR="00260854">
              <w:rPr>
                <w:noProof/>
                <w:webHidden/>
              </w:rPr>
              <w:tab/>
            </w:r>
            <w:r w:rsidR="00260854">
              <w:rPr>
                <w:noProof/>
                <w:webHidden/>
              </w:rPr>
              <w:fldChar w:fldCharType="begin"/>
            </w:r>
            <w:r w:rsidR="00260854">
              <w:rPr>
                <w:noProof/>
                <w:webHidden/>
              </w:rPr>
              <w:instrText xml:space="preserve"> PAGEREF _Toc53473725 \h </w:instrText>
            </w:r>
            <w:r w:rsidR="00260854">
              <w:rPr>
                <w:noProof/>
                <w:webHidden/>
              </w:rPr>
            </w:r>
            <w:r w:rsidR="00260854">
              <w:rPr>
                <w:noProof/>
                <w:webHidden/>
              </w:rPr>
              <w:fldChar w:fldCharType="separate"/>
            </w:r>
            <w:r w:rsidR="00260854">
              <w:rPr>
                <w:noProof/>
                <w:webHidden/>
              </w:rPr>
              <w:t>460</w:t>
            </w:r>
            <w:r w:rsidR="00260854">
              <w:rPr>
                <w:noProof/>
                <w:webHidden/>
              </w:rPr>
              <w:fldChar w:fldCharType="end"/>
            </w:r>
          </w:hyperlink>
        </w:p>
        <w:p w14:paraId="1D894A0A" w14:textId="32543BEB" w:rsidR="00CB5140" w:rsidRPr="00EC76D5" w:rsidRDefault="00CB5140">
          <w:r w:rsidRPr="00EC76D5">
            <w:rPr>
              <w:b/>
              <w:bCs/>
              <w:noProof/>
            </w:rPr>
            <w:fldChar w:fldCharType="end"/>
          </w:r>
        </w:p>
      </w:sdtContent>
    </w:sdt>
    <w:p w14:paraId="07C7297F" w14:textId="0F07AEF4" w:rsidR="00A27525" w:rsidRDefault="00A27525" w:rsidP="00F03D06">
      <w:pPr>
        <w:pStyle w:val="Rubrik1"/>
      </w:pPr>
      <w:bookmarkStart w:id="0" w:name="_Toc53473466"/>
      <w:r>
        <w:lastRenderedPageBreak/>
        <w:t>Introduction</w:t>
      </w:r>
      <w:bookmarkEnd w:id="0"/>
    </w:p>
    <w:p w14:paraId="6AB0C8D0" w14:textId="77777777" w:rsidR="00772608" w:rsidRDefault="00A27525" w:rsidP="00772608">
      <w:r>
        <w:t>This is a book about compiler construction. More specifically, it is about compiler for the C language.</w:t>
      </w:r>
      <w:r w:rsidR="009F010A">
        <w:t xml:space="preserve"> It is actually two compilers that generates </w:t>
      </w:r>
      <w:r w:rsidR="00CA2E82">
        <w:t>assembly code for the Intel 64-bit Linux system and executable code for the 16-bit Windows system.</w:t>
      </w:r>
    </w:p>
    <w:p w14:paraId="14505094" w14:textId="640D5C17" w:rsidR="00603361" w:rsidRDefault="00EE7565" w:rsidP="00772608">
      <w:pPr>
        <w:pStyle w:val="Rubrik2"/>
      </w:pPr>
      <w:bookmarkStart w:id="1" w:name="_Toc53473467"/>
      <w:r w:rsidRPr="00EC76D5">
        <w:t>The Compiler Phases</w:t>
      </w:r>
      <w:bookmarkEnd w:id="1"/>
    </w:p>
    <w:p w14:paraId="6F92B8DE" w14:textId="4DD715D5" w:rsidR="003D3D82" w:rsidRPr="003D3D82" w:rsidRDefault="003D3D82" w:rsidP="003D3D82">
      <w:r>
        <w:t xml:space="preserve">The compiler is </w:t>
      </w:r>
      <w:proofErr w:type="spellStart"/>
      <w:r>
        <w:t>divied</w:t>
      </w:r>
      <w:proofErr w:type="spellEnd"/>
      <w:r>
        <w:t xml:space="preserve"> into several phases. The input is ANSI C source code, the output is either 64-bit Linux assembly code or </w:t>
      </w:r>
      <w:r w:rsidR="00D679ED">
        <w:t>16-bit Windows code.</w:t>
      </w:r>
    </w:p>
    <w:p w14:paraId="6DA338F8" w14:textId="496914A9" w:rsidR="00D6706A" w:rsidRDefault="00D6706A" w:rsidP="00E70EEE">
      <w:r>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9A772D" w:rsidRPr="00D2146B" w:rsidRDefault="009A772D"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9A772D" w:rsidRPr="00D2146B" w:rsidRDefault="009A772D"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9A772D" w:rsidRDefault="009A772D"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9A772D" w:rsidRDefault="009A772D" w:rsidP="00942B30">
                              <w:pPr>
                                <w:spacing w:before="60" w:line="256" w:lineRule="auto"/>
                                <w:jc w:val="center"/>
                                <w:rPr>
                                  <w:sz w:val="24"/>
                                  <w:szCs w:val="24"/>
                                </w:rPr>
                              </w:pPr>
                              <w:r>
                                <w:rPr>
                                  <w:rFonts w:eastAsia="Calibri"/>
                                  <w:color w:val="000000"/>
                                  <w:sz w:val="18"/>
                                  <w:szCs w:val="18"/>
                                </w:rPr>
                                <w:t>Parser</w:t>
                              </w:r>
                            </w:p>
                            <w:p w14:paraId="1ABFD117" w14:textId="77777777" w:rsidR="009A772D" w:rsidRDefault="009A772D"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9A772D" w:rsidRDefault="009A772D" w:rsidP="003727AB">
                              <w:pPr>
                                <w:spacing w:before="60" w:line="254" w:lineRule="auto"/>
                                <w:jc w:val="center"/>
                                <w:rPr>
                                  <w:sz w:val="24"/>
                                  <w:szCs w:val="24"/>
                                </w:rPr>
                              </w:pPr>
                              <w:r>
                                <w:rPr>
                                  <w:rFonts w:eastAsia="Calibri"/>
                                  <w:color w:val="000000"/>
                                  <w:sz w:val="18"/>
                                  <w:szCs w:val="18"/>
                                </w:rPr>
                                <w:t>Scanner</w:t>
                              </w:r>
                            </w:p>
                            <w:p w14:paraId="03FD0412" w14:textId="77777777" w:rsidR="009A772D" w:rsidRDefault="009A772D"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9A772D" w:rsidRDefault="009A772D"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9A772D" w:rsidRDefault="009A772D" w:rsidP="003567A1">
                              <w:pPr>
                                <w:spacing w:before="0" w:line="252" w:lineRule="auto"/>
                                <w:jc w:val="center"/>
                                <w:rPr>
                                  <w:sz w:val="24"/>
                                  <w:szCs w:val="24"/>
                                </w:rPr>
                              </w:pPr>
                            </w:p>
                            <w:p w14:paraId="217B84F7" w14:textId="77777777" w:rsidR="009A772D" w:rsidRDefault="009A772D"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9A772D" w:rsidRDefault="009A772D"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9A772D" w:rsidRPr="00EF6288" w:rsidRDefault="009A772D"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9A772D" w:rsidRDefault="009A772D"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9A772D" w:rsidRDefault="009A772D"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9A772D" w:rsidRDefault="009A772D"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9A772D" w:rsidRPr="00E962F6" w:rsidRDefault="009A772D"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9A772D" w:rsidRDefault="009A772D"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1DE33A34" w:rsidR="009A772D" w:rsidRDefault="009A772D" w:rsidP="001A7985">
                              <w:pPr>
                                <w:spacing w:before="0" w:after="0" w:line="252" w:lineRule="auto"/>
                                <w:jc w:val="center"/>
                                <w:rPr>
                                  <w:sz w:val="24"/>
                                  <w:szCs w:val="24"/>
                                </w:rPr>
                              </w:pPr>
                              <w:r>
                                <w:rPr>
                                  <w:rFonts w:eastAsia="Calibri"/>
                                  <w:color w:val="000000"/>
                                  <w:sz w:val="18"/>
                                  <w:szCs w:val="18"/>
                                </w:rPr>
                                <w:t>Byte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61572C9B" w:rsidR="009A772D" w:rsidRDefault="009A772D" w:rsidP="00195278">
                              <w:pPr>
                                <w:spacing w:after="0" w:line="252" w:lineRule="auto"/>
                                <w:jc w:val="center"/>
                                <w:rPr>
                                  <w:sz w:val="24"/>
                                  <w:szCs w:val="24"/>
                                </w:rPr>
                              </w:pPr>
                              <w:r>
                                <w:rPr>
                                  <w:rFonts w:eastAsia="Calibri"/>
                                  <w:color w:val="000000"/>
                                  <w:sz w:val="18"/>
                                  <w:szCs w:val="18"/>
                                </w:rPr>
                                <w:t>Byte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9A772D" w:rsidRDefault="009A772D"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9A772D" w:rsidRDefault="009A772D"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9A772D" w:rsidRPr="00D2146B" w:rsidRDefault="009A772D"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9A772D" w:rsidRPr="00D2146B" w:rsidRDefault="009A772D"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9A772D" w:rsidRDefault="009A772D"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9A772D" w:rsidRDefault="009A772D" w:rsidP="00942B30">
                        <w:pPr>
                          <w:spacing w:before="60" w:line="256" w:lineRule="auto"/>
                          <w:jc w:val="center"/>
                          <w:rPr>
                            <w:sz w:val="24"/>
                            <w:szCs w:val="24"/>
                          </w:rPr>
                        </w:pPr>
                        <w:r>
                          <w:rPr>
                            <w:rFonts w:eastAsia="Calibri"/>
                            <w:color w:val="000000"/>
                            <w:sz w:val="18"/>
                            <w:szCs w:val="18"/>
                          </w:rPr>
                          <w:t>Parser</w:t>
                        </w:r>
                      </w:p>
                      <w:p w14:paraId="1ABFD117" w14:textId="77777777" w:rsidR="009A772D" w:rsidRDefault="009A772D"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9A772D" w:rsidRDefault="009A772D" w:rsidP="003727AB">
                        <w:pPr>
                          <w:spacing w:before="60" w:line="254" w:lineRule="auto"/>
                          <w:jc w:val="center"/>
                          <w:rPr>
                            <w:sz w:val="24"/>
                            <w:szCs w:val="24"/>
                          </w:rPr>
                        </w:pPr>
                        <w:r>
                          <w:rPr>
                            <w:rFonts w:eastAsia="Calibri"/>
                            <w:color w:val="000000"/>
                            <w:sz w:val="18"/>
                            <w:szCs w:val="18"/>
                          </w:rPr>
                          <w:t>Scanner</w:t>
                        </w:r>
                      </w:p>
                      <w:p w14:paraId="03FD0412" w14:textId="77777777" w:rsidR="009A772D" w:rsidRDefault="009A772D"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9A772D" w:rsidRDefault="009A772D"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9A772D" w:rsidRDefault="009A772D" w:rsidP="003567A1">
                        <w:pPr>
                          <w:spacing w:before="0" w:line="252" w:lineRule="auto"/>
                          <w:jc w:val="center"/>
                          <w:rPr>
                            <w:sz w:val="24"/>
                            <w:szCs w:val="24"/>
                          </w:rPr>
                        </w:pPr>
                      </w:p>
                      <w:p w14:paraId="217B84F7" w14:textId="77777777" w:rsidR="009A772D" w:rsidRDefault="009A772D"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9A772D" w:rsidRDefault="009A772D"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9A772D" w:rsidRPr="00EF6288" w:rsidRDefault="009A772D"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9A772D" w:rsidRDefault="009A772D"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9A772D" w:rsidRDefault="009A772D"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9A772D" w:rsidRDefault="009A772D"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9A772D" w:rsidRPr="00E962F6" w:rsidRDefault="009A772D"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9A772D" w:rsidRDefault="009A772D"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1DE33A34" w:rsidR="009A772D" w:rsidRDefault="009A772D" w:rsidP="001A7985">
                        <w:pPr>
                          <w:spacing w:before="0" w:after="0" w:line="252" w:lineRule="auto"/>
                          <w:jc w:val="center"/>
                          <w:rPr>
                            <w:sz w:val="24"/>
                            <w:szCs w:val="24"/>
                          </w:rPr>
                        </w:pPr>
                        <w:r>
                          <w:rPr>
                            <w:rFonts w:eastAsia="Calibri"/>
                            <w:color w:val="000000"/>
                            <w:sz w:val="18"/>
                            <w:szCs w:val="18"/>
                          </w:rPr>
                          <w:t>Byte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61572C9B" w:rsidR="009A772D" w:rsidRDefault="009A772D" w:rsidP="00195278">
                        <w:pPr>
                          <w:spacing w:after="0" w:line="252" w:lineRule="auto"/>
                          <w:jc w:val="center"/>
                          <w:rPr>
                            <w:sz w:val="24"/>
                            <w:szCs w:val="24"/>
                          </w:rPr>
                        </w:pPr>
                        <w:r>
                          <w:rPr>
                            <w:rFonts w:eastAsia="Calibri"/>
                            <w:color w:val="000000"/>
                            <w:sz w:val="18"/>
                            <w:szCs w:val="18"/>
                          </w:rPr>
                          <w:t>Byte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9A772D" w:rsidRDefault="009A772D"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9A772D" w:rsidRDefault="009A772D"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Default="00E70EEE" w:rsidP="00E70EEE">
      <w:r>
        <w:t>The compiler is made up be a sequence of phases.</w:t>
      </w:r>
    </w:p>
    <w:p w14:paraId="114B11F7" w14:textId="59835CE6" w:rsidR="00541B67" w:rsidRPr="00C165B1" w:rsidRDefault="00541B67" w:rsidP="00E70EEE">
      <w:pPr>
        <w:rPr>
          <w:lang w:val="en-GB"/>
        </w:rPr>
      </w:pPr>
      <w:r w:rsidRPr="00C165B1">
        <w:rPr>
          <w:noProof/>
          <w:lang w:val="en-GB"/>
        </w:rPr>
        <w:lastRenderedPageBreak/>
        <mc:AlternateContent>
          <mc:Choice Requires="wpc">
            <w:drawing>
              <wp:inline distT="0" distB="0" distL="0" distR="0" wp14:anchorId="1F8FC63D" wp14:editId="1852DD58">
                <wp:extent cx="6402070" cy="3516630"/>
                <wp:effectExtent l="0" t="0" r="0" b="762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9A772D" w:rsidRPr="00D2146B" w:rsidRDefault="009A772D"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9A772D" w:rsidRPr="00D2146B" w:rsidRDefault="009A772D"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9A772D" w:rsidRDefault="009A772D"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9A772D" w:rsidRDefault="009A772D" w:rsidP="00541B67">
                              <w:pPr>
                                <w:spacing w:before="60" w:line="256" w:lineRule="auto"/>
                                <w:jc w:val="center"/>
                                <w:rPr>
                                  <w:sz w:val="24"/>
                                  <w:szCs w:val="24"/>
                                </w:rPr>
                              </w:pPr>
                              <w:r>
                                <w:rPr>
                                  <w:rFonts w:eastAsia="Calibri"/>
                                  <w:color w:val="000000"/>
                                  <w:sz w:val="18"/>
                                  <w:szCs w:val="18"/>
                                </w:rPr>
                                <w:t>Parser</w:t>
                              </w:r>
                            </w:p>
                            <w:p w14:paraId="738A4637" w14:textId="77777777" w:rsidR="009A772D" w:rsidRDefault="009A772D"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9A772D" w:rsidRDefault="009A772D" w:rsidP="00541B67">
                              <w:pPr>
                                <w:spacing w:before="60" w:line="254" w:lineRule="auto"/>
                                <w:jc w:val="center"/>
                                <w:rPr>
                                  <w:sz w:val="24"/>
                                  <w:szCs w:val="24"/>
                                </w:rPr>
                              </w:pPr>
                              <w:r>
                                <w:rPr>
                                  <w:rFonts w:eastAsia="Calibri"/>
                                  <w:color w:val="000000"/>
                                  <w:sz w:val="18"/>
                                  <w:szCs w:val="18"/>
                                </w:rPr>
                                <w:t>Scanner</w:t>
                              </w:r>
                            </w:p>
                            <w:p w14:paraId="1FC59E41" w14:textId="77777777" w:rsidR="009A772D" w:rsidRDefault="009A772D"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9A772D" w:rsidRDefault="009A772D"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9A772D" w:rsidRDefault="009A772D" w:rsidP="00541B67">
                              <w:pPr>
                                <w:spacing w:before="0" w:line="252" w:lineRule="auto"/>
                                <w:jc w:val="center"/>
                                <w:rPr>
                                  <w:sz w:val="24"/>
                                  <w:szCs w:val="24"/>
                                </w:rPr>
                              </w:pPr>
                            </w:p>
                            <w:p w14:paraId="1164C4DA" w14:textId="77777777" w:rsidR="009A772D" w:rsidRDefault="009A772D"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9A772D" w:rsidRDefault="009A772D"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9A772D" w:rsidRPr="00EF6288" w:rsidRDefault="009A772D"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9A772D" w:rsidRDefault="009A772D"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9A772D" w:rsidRDefault="009A772D"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9A772D" w:rsidRDefault="009A772D"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9A772D" w:rsidRPr="00E962F6" w:rsidRDefault="009A772D"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9A772D" w:rsidRDefault="009A772D"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5B89CDAB" w:rsidR="009A772D" w:rsidRDefault="009A772D" w:rsidP="00541B67">
                              <w:pPr>
                                <w:spacing w:before="0" w:after="0" w:line="252" w:lineRule="auto"/>
                                <w:jc w:val="center"/>
                                <w:rPr>
                                  <w:sz w:val="24"/>
                                  <w:szCs w:val="24"/>
                                </w:rPr>
                              </w:pPr>
                              <w:r>
                                <w:rPr>
                                  <w:rFonts w:eastAsia="Calibri"/>
                                  <w:color w:val="000000"/>
                                  <w:sz w:val="18"/>
                                  <w:szCs w:val="18"/>
                                </w:rPr>
                                <w:t>Hex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3155950" y="2885440"/>
                            <a:ext cx="721360" cy="375285"/>
                          </a:xfrm>
                          <a:prstGeom prst="rect">
                            <a:avLst/>
                          </a:prstGeom>
                          <a:solidFill>
                            <a:schemeClr val="lt1"/>
                          </a:solidFill>
                          <a:ln w="6350">
                            <a:noFill/>
                          </a:ln>
                        </wps:spPr>
                        <wps:txbx>
                          <w:txbxContent>
                            <w:p w14:paraId="07BB807D" w14:textId="5786FFC5" w:rsidR="009A772D" w:rsidRDefault="009A772D" w:rsidP="00541B67">
                              <w:pPr>
                                <w:spacing w:before="100" w:after="0" w:line="252" w:lineRule="auto"/>
                                <w:jc w:val="center"/>
                                <w:rPr>
                                  <w:sz w:val="24"/>
                                  <w:szCs w:val="24"/>
                                </w:rPr>
                              </w:pPr>
                              <w:r>
                                <w:rPr>
                                  <w:rFonts w:eastAsia="Calibri"/>
                                  <w:color w:val="000000"/>
                                  <w:sz w:val="18"/>
                                  <w:szCs w:val="18"/>
                                </w:rPr>
                                <w:t>Hex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78714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3967480" y="2885440"/>
                            <a:ext cx="901700" cy="361950"/>
                          </a:xfrm>
                          <a:prstGeom prst="rect">
                            <a:avLst/>
                          </a:prstGeom>
                          <a:solidFill>
                            <a:schemeClr val="lt1"/>
                          </a:solidFill>
                          <a:ln w="12700">
                            <a:solidFill>
                              <a:prstClr val="black"/>
                            </a:solidFill>
                          </a:ln>
                        </wps:spPr>
                        <wps:txbx>
                          <w:txbxContent>
                            <w:p w14:paraId="1F325150" w14:textId="77777777" w:rsidR="009A772D" w:rsidRDefault="009A772D"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049520" y="2885440"/>
                            <a:ext cx="991870" cy="375285"/>
                          </a:xfrm>
                          <a:prstGeom prst="rect">
                            <a:avLst/>
                          </a:prstGeom>
                          <a:solidFill>
                            <a:schemeClr val="lt1"/>
                          </a:solidFill>
                          <a:ln w="6350">
                            <a:noFill/>
                          </a:ln>
                        </wps:spPr>
                        <wps:txbx>
                          <w:txbxContent>
                            <w:p w14:paraId="322BB5ED" w14:textId="77777777" w:rsidR="009A772D" w:rsidRDefault="009A772D"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86918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76.9pt;mso-position-horizontal-relative:char;mso-position-vertical-relative:line" coordsize="64020,35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">
                <v:shape id="_x0000_s1065" type="#_x0000_t75" style="position:absolute;width:64020;height:35166;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9A772D" w:rsidRPr="00D2146B" w:rsidRDefault="009A772D"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9A772D" w:rsidRPr="00D2146B" w:rsidRDefault="009A772D"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9A772D" w:rsidRDefault="009A772D"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9A772D" w:rsidRDefault="009A772D" w:rsidP="00541B67">
                        <w:pPr>
                          <w:spacing w:before="60" w:line="256" w:lineRule="auto"/>
                          <w:jc w:val="center"/>
                          <w:rPr>
                            <w:sz w:val="24"/>
                            <w:szCs w:val="24"/>
                          </w:rPr>
                        </w:pPr>
                        <w:r>
                          <w:rPr>
                            <w:rFonts w:eastAsia="Calibri"/>
                            <w:color w:val="000000"/>
                            <w:sz w:val="18"/>
                            <w:szCs w:val="18"/>
                          </w:rPr>
                          <w:t>Parser</w:t>
                        </w:r>
                      </w:p>
                      <w:p w14:paraId="738A4637" w14:textId="77777777" w:rsidR="009A772D" w:rsidRDefault="009A772D"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9A772D" w:rsidRDefault="009A772D" w:rsidP="00541B67">
                        <w:pPr>
                          <w:spacing w:before="60" w:line="254" w:lineRule="auto"/>
                          <w:jc w:val="center"/>
                          <w:rPr>
                            <w:sz w:val="24"/>
                            <w:szCs w:val="24"/>
                          </w:rPr>
                        </w:pPr>
                        <w:r>
                          <w:rPr>
                            <w:rFonts w:eastAsia="Calibri"/>
                            <w:color w:val="000000"/>
                            <w:sz w:val="18"/>
                            <w:szCs w:val="18"/>
                          </w:rPr>
                          <w:t>Scanner</w:t>
                        </w:r>
                      </w:p>
                      <w:p w14:paraId="1FC59E41" w14:textId="77777777" w:rsidR="009A772D" w:rsidRDefault="009A772D"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9A772D" w:rsidRDefault="009A772D"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9A772D" w:rsidRDefault="009A772D" w:rsidP="00541B67">
                        <w:pPr>
                          <w:spacing w:before="0" w:line="252" w:lineRule="auto"/>
                          <w:jc w:val="center"/>
                          <w:rPr>
                            <w:sz w:val="24"/>
                            <w:szCs w:val="24"/>
                          </w:rPr>
                        </w:pPr>
                      </w:p>
                      <w:p w14:paraId="1164C4DA" w14:textId="77777777" w:rsidR="009A772D" w:rsidRDefault="009A772D"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9A772D" w:rsidRDefault="009A772D"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9A772D" w:rsidRPr="00EF6288" w:rsidRDefault="009A772D"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9A772D" w:rsidRDefault="009A772D"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9A772D" w:rsidRDefault="009A772D"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9A772D" w:rsidRDefault="009A772D"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9A772D" w:rsidRPr="00E962F6" w:rsidRDefault="009A772D"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9A772D" w:rsidRDefault="009A772D"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5B89CDAB" w:rsidR="009A772D" w:rsidRDefault="009A772D" w:rsidP="00541B67">
                        <w:pPr>
                          <w:spacing w:before="0" w:after="0" w:line="252" w:lineRule="auto"/>
                          <w:jc w:val="center"/>
                          <w:rPr>
                            <w:sz w:val="24"/>
                            <w:szCs w:val="24"/>
                          </w:rPr>
                        </w:pPr>
                        <w:r>
                          <w:rPr>
                            <w:rFonts w:eastAsia="Calibri"/>
                            <w:color w:val="000000"/>
                            <w:sz w:val="18"/>
                            <w:szCs w:val="18"/>
                          </w:rPr>
                          <w:t>Hex Code Generator</w:t>
                        </w:r>
                      </w:p>
                    </w:txbxContent>
                  </v:textbox>
                </v:shape>
                <v:shape id="Textruta 369" o:spid="_x0000_s1096" type="#_x0000_t202" style="position:absolute;left:31559;top:28854;width:7214;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786FFC5" w:rsidR="009A772D" w:rsidRDefault="009A772D" w:rsidP="00541B67">
                        <w:pPr>
                          <w:spacing w:before="100" w:after="0" w:line="252" w:lineRule="auto"/>
                          <w:jc w:val="center"/>
                          <w:rPr>
                            <w:sz w:val="24"/>
                            <w:szCs w:val="24"/>
                          </w:rPr>
                        </w:pPr>
                        <w:r>
                          <w:rPr>
                            <w:rFonts w:eastAsia="Calibri"/>
                            <w:color w:val="000000"/>
                            <w:sz w:val="18"/>
                            <w:szCs w:val="18"/>
                          </w:rPr>
                          <w:t>Hex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7871;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39674;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9A772D" w:rsidRDefault="009A772D"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0495;top:28854;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9A772D" w:rsidRDefault="009A772D"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8691;top:3065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321B5036" w14:textId="0A506F41" w:rsidR="00826306" w:rsidRDefault="007016BF" w:rsidP="00826306">
      <w:pPr>
        <w:pStyle w:val="Rubrik3"/>
      </w:pPr>
      <w:bookmarkStart w:id="2" w:name="_Toc53473468"/>
      <w:r w:rsidRPr="00EC76D5">
        <w:rPr>
          <w:noProof/>
          <w:lang w:eastAsia="sv-SE"/>
        </w:rPr>
        <w:lastRenderedPageBreak/>
        <mc:AlternateContent>
          <mc:Choice Requires="wpc">
            <w:drawing>
              <wp:anchor distT="0" distB="0" distL="114300" distR="114300" simplePos="0" relativeHeight="251661312" behindDoc="0" locked="0" layoutInCell="1" allowOverlap="0" wp14:anchorId="52C0B40A" wp14:editId="3E0233F0">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9A772D" w:rsidRDefault="009A772D" w:rsidP="007016BF">
                              <w:pPr>
                                <w:spacing w:before="60" w:after="0"/>
                                <w:jc w:val="center"/>
                                <w:rPr>
                                  <w:lang w:val="sv-SE"/>
                                </w:rPr>
                              </w:pPr>
                              <w:r>
                                <w:rPr>
                                  <w:lang w:val="sv-SE"/>
                                </w:rPr>
                                <w:t>Register Preparator</w:t>
                              </w:r>
                            </w:p>
                            <w:p w14:paraId="5B7E5EAE" w14:textId="77777777" w:rsidR="009A772D" w:rsidRPr="00C7380D" w:rsidRDefault="009A772D"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9A772D" w:rsidRDefault="009A772D" w:rsidP="00F52895">
                              <w:pPr>
                                <w:spacing w:before="60" w:after="0"/>
                                <w:jc w:val="center"/>
                                <w:rPr>
                                  <w:lang w:val="sv-SE"/>
                                </w:rPr>
                              </w:pPr>
                              <w:r>
                                <w:rPr>
                                  <w:lang w:val="sv-SE"/>
                                </w:rPr>
                                <w:t>Register Allocator</w:t>
                              </w:r>
                            </w:p>
                            <w:p w14:paraId="49971E8A" w14:textId="77777777" w:rsidR="009A772D" w:rsidRDefault="009A772D"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9A772D" w:rsidRPr="009C410A" w:rsidRDefault="009A772D"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9A772D" w:rsidRPr="009C410A" w:rsidRDefault="009A772D"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9A772D" w:rsidRDefault="009A772D"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9A772D" w:rsidRDefault="009A772D"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9A772D" w:rsidRDefault="009A772D" w:rsidP="007016BF">
                              <w:pPr>
                                <w:pStyle w:val="Normalwebb"/>
                                <w:spacing w:before="60" w:line="252" w:lineRule="auto"/>
                                <w:jc w:val="center"/>
                              </w:pPr>
                              <w:r>
                                <w:rPr>
                                  <w:rFonts w:eastAsia="Calibri"/>
                                  <w:sz w:val="22"/>
                                  <w:szCs w:val="22"/>
                                  <w:lang w:val="en-US"/>
                                </w:rPr>
                                <w:t>Object Code</w:t>
                              </w:r>
                            </w:p>
                            <w:p w14:paraId="774C3A6C" w14:textId="77777777" w:rsidR="009A772D" w:rsidRDefault="009A772D"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9A772D" w:rsidRDefault="009A772D"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9A772D" w:rsidRDefault="009A772D"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102" editas="canvas" style="position:absolute;left:0;text-align:left;margin-left:36pt;margin-top:27.65pt;width:467.9pt;height:496.9pt;z-index:251661312;mso-position-horizontal-relative:text;mso-position-vertical-relative:text;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" o:allowoverlap="f">
                <v:shape id="_x0000_s1103" type="#_x0000_t75" style="position:absolute;width:59423;height:63106;visibility:visible;mso-wrap-style:square">
                  <v:fill o:detectmouseclick="t"/>
                  <v:path o:connecttype="none"/>
                </v:shape>
                <v:shape id="Textruta 404" o:spid="_x0000_s1104"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9A772D" w:rsidRDefault="009A772D" w:rsidP="007016BF">
                        <w:pPr>
                          <w:spacing w:before="60" w:after="0"/>
                          <w:jc w:val="center"/>
                          <w:rPr>
                            <w:lang w:val="sv-SE"/>
                          </w:rPr>
                        </w:pPr>
                        <w:r>
                          <w:rPr>
                            <w:lang w:val="sv-SE"/>
                          </w:rPr>
                          <w:t>Register Preparator</w:t>
                        </w:r>
                      </w:p>
                      <w:p w14:paraId="5B7E5EAE" w14:textId="77777777" w:rsidR="009A772D" w:rsidRPr="00C7380D" w:rsidRDefault="009A772D" w:rsidP="007016BF">
                        <w:pPr>
                          <w:rPr>
                            <w:lang w:val="sv-SE"/>
                          </w:rPr>
                        </w:pPr>
                      </w:p>
                    </w:txbxContent>
                  </v:textbox>
                </v:shape>
                <v:shape id="Rak pilkoppling 406" o:spid="_x0000_s1105"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106"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9A772D" w:rsidRDefault="009A772D" w:rsidP="00F52895">
                        <w:pPr>
                          <w:spacing w:before="60" w:after="0"/>
                          <w:jc w:val="center"/>
                          <w:rPr>
                            <w:lang w:val="sv-SE"/>
                          </w:rPr>
                        </w:pPr>
                        <w:r>
                          <w:rPr>
                            <w:lang w:val="sv-SE"/>
                          </w:rPr>
                          <w:t>Register Allocator</w:t>
                        </w:r>
                      </w:p>
                      <w:p w14:paraId="49971E8A" w14:textId="77777777" w:rsidR="009A772D" w:rsidRDefault="009A772D" w:rsidP="007016BF">
                        <w:pPr>
                          <w:pStyle w:val="Normalwebb"/>
                          <w:spacing w:before="60" w:line="256" w:lineRule="auto"/>
                          <w:jc w:val="center"/>
                        </w:pPr>
                        <w:r>
                          <w:rPr>
                            <w:rFonts w:eastAsia="Calibri"/>
                            <w:sz w:val="22"/>
                            <w:szCs w:val="22"/>
                          </w:rPr>
                          <w:t>Parser</w:t>
                        </w:r>
                      </w:p>
                    </w:txbxContent>
                  </v:textbox>
                </v:shape>
                <v:shape id="Textruta 7" o:spid="_x0000_s1107"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9A772D" w:rsidRPr="009C410A" w:rsidRDefault="009A772D"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9A772D" w:rsidRPr="009C410A" w:rsidRDefault="009A772D"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108"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109"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110"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9A772D" w:rsidRDefault="009A772D" w:rsidP="007016BF">
                        <w:pPr>
                          <w:pStyle w:val="Normalwebb"/>
                          <w:spacing w:before="60" w:line="254" w:lineRule="auto"/>
                          <w:jc w:val="center"/>
                        </w:pPr>
                        <w:r>
                          <w:rPr>
                            <w:rFonts w:eastAsia="Calibri"/>
                            <w:sz w:val="22"/>
                            <w:szCs w:val="22"/>
                          </w:rPr>
                          <w:t>Object Code Generation</w:t>
                        </w:r>
                      </w:p>
                    </w:txbxContent>
                  </v:textbox>
                </v:shape>
                <v:shape id="Rak pilkoppling 413" o:spid="_x0000_s1111"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112"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113"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9A772D" w:rsidRDefault="009A772D" w:rsidP="007016BF">
                        <w:pPr>
                          <w:pStyle w:val="Normalwebb"/>
                          <w:spacing w:before="60" w:line="252" w:lineRule="auto"/>
                          <w:jc w:val="center"/>
                        </w:pPr>
                        <w:r>
                          <w:rPr>
                            <w:rFonts w:eastAsia="Calibri"/>
                            <w:sz w:val="22"/>
                            <w:szCs w:val="22"/>
                          </w:rPr>
                          <w:t>Object Code Optimizer</w:t>
                        </w:r>
                      </w:p>
                    </w:txbxContent>
                  </v:textbox>
                </v:shape>
                <v:shape id="Textruta 7" o:spid="_x0000_s1114"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9A772D" w:rsidRDefault="009A772D" w:rsidP="007016BF">
                        <w:pPr>
                          <w:pStyle w:val="Normalwebb"/>
                          <w:spacing w:before="60" w:line="252" w:lineRule="auto"/>
                          <w:jc w:val="center"/>
                        </w:pPr>
                        <w:r>
                          <w:rPr>
                            <w:rFonts w:eastAsia="Calibri"/>
                            <w:sz w:val="22"/>
                            <w:szCs w:val="22"/>
                            <w:lang w:val="en-US"/>
                          </w:rPr>
                          <w:t>Object Code</w:t>
                        </w:r>
                      </w:p>
                      <w:p w14:paraId="774C3A6C" w14:textId="77777777" w:rsidR="009A772D" w:rsidRDefault="009A772D" w:rsidP="007016BF">
                        <w:pPr>
                          <w:pStyle w:val="Normalwebb"/>
                          <w:spacing w:before="120" w:after="120" w:line="252" w:lineRule="auto"/>
                        </w:pPr>
                        <w:r>
                          <w:rPr>
                            <w:rFonts w:eastAsia="Calibri"/>
                            <w:sz w:val="22"/>
                            <w:szCs w:val="22"/>
                          </w:rPr>
                          <w:t> </w:t>
                        </w:r>
                      </w:p>
                    </w:txbxContent>
                  </v:textbox>
                </v:shape>
                <v:shape id="Rak pilkoppling 545" o:spid="_x0000_s1115"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116"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117"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9A772D" w:rsidRDefault="009A772D"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118"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119"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9A772D" w:rsidRDefault="009A772D"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r w:rsidR="00EE7565" w:rsidRPr="00EC76D5">
        <w:t>The Preprocessor</w:t>
      </w:r>
      <w:bookmarkEnd w:id="2"/>
    </w:p>
    <w:p w14:paraId="02063268" w14:textId="77777777" w:rsidR="00826306" w:rsidRPr="00826306" w:rsidRDefault="00826306" w:rsidP="00826306"/>
    <w:p w14:paraId="5669FD68" w14:textId="55D69EA4" w:rsidR="00396DE9" w:rsidRDefault="00396DE9" w:rsidP="00EA0D62">
      <w:r>
        <w:t>As the name implies, the pr</w:t>
      </w:r>
      <w:r w:rsidR="002F250A">
        <w:t>e</w:t>
      </w:r>
      <w:r>
        <w:t>processor processes the source code before the actual compilation starts.</w:t>
      </w:r>
      <w:r w:rsidR="008E3E0D">
        <w:t xml:space="preserve"> Its task is to remove comments, include files, replace macros, and perform conditional programming.</w:t>
      </w:r>
    </w:p>
    <w:p w14:paraId="472BDFFE" w14:textId="1AC7210E" w:rsidR="00653984" w:rsidRPr="00EC76D5" w:rsidRDefault="00EE7565" w:rsidP="00D030E2">
      <w:pPr>
        <w:pStyle w:val="Rubrik3"/>
      </w:pPr>
      <w:bookmarkStart w:id="3" w:name="_Toc53473469"/>
      <w:r w:rsidRPr="00EC76D5">
        <w:t>Scanning</w:t>
      </w:r>
      <w:bookmarkEnd w:id="3"/>
    </w:p>
    <w:p w14:paraId="793CFDAB" w14:textId="0E8C5E6C" w:rsidR="006870AC" w:rsidRPr="00EC76D5" w:rsidRDefault="006870AC" w:rsidP="00653984">
      <w:r w:rsidRPr="00EC76D5">
        <w:t xml:space="preserve">The scanner is responsible for </w:t>
      </w:r>
      <w:r w:rsidR="000B4BEB">
        <w:t xml:space="preserve">interpreting </w:t>
      </w:r>
      <w:r w:rsidRPr="00EC76D5">
        <w:t>sequen</w:t>
      </w:r>
      <w:r w:rsidRPr="000B4BEB">
        <w:t xml:space="preserve">ces of characters into </w:t>
      </w:r>
      <w:r w:rsidRPr="000B4BEB">
        <w:rPr>
          <w:rStyle w:val="KeyWord0"/>
        </w:rPr>
        <w:t>tokens</w:t>
      </w:r>
      <w:r w:rsidRPr="000B4BEB">
        <w:t xml:space="preserve">, the least significant </w:t>
      </w:r>
      <w:r w:rsidRPr="00EC76D5">
        <w:t xml:space="preserve">parts of the source code. </w:t>
      </w:r>
      <w:r w:rsidR="0016428D" w:rsidRPr="00EC76D5">
        <w:t>For instance, the characters ‘</w:t>
      </w:r>
      <w:proofErr w:type="spellStart"/>
      <w:r w:rsidR="0016428D" w:rsidRPr="00EC76D5">
        <w:t>i</w:t>
      </w:r>
      <w:proofErr w:type="spellEnd"/>
      <w:r w:rsidR="00916CDC" w:rsidRPr="00EC76D5">
        <w:t xml:space="preserve">’ and ‘f’ </w:t>
      </w:r>
      <w:r w:rsidR="00AF2F75" w:rsidRPr="00EC76D5">
        <w:t>are</w:t>
      </w:r>
      <w:r w:rsidR="00916CDC" w:rsidRPr="00EC76D5">
        <w:t xml:space="preserve"> interpreted as the key word </w:t>
      </w:r>
      <w:r w:rsidR="00916CDC" w:rsidRPr="00642326">
        <w:rPr>
          <w:rStyle w:val="KeyWord0"/>
        </w:rPr>
        <w:t>if</w:t>
      </w:r>
      <w:r w:rsidR="00916CDC" w:rsidRPr="00642326">
        <w:t xml:space="preserve"> </w:t>
      </w:r>
      <w:r w:rsidR="00916CDC" w:rsidRPr="00EC76D5">
        <w:t>and the</w:t>
      </w:r>
      <w:r w:rsidR="00E56A27" w:rsidRPr="00EC76D5">
        <w:t xml:space="preserve"> characters ‘</w:t>
      </w:r>
      <w:r w:rsidR="00642326">
        <w:t>3</w:t>
      </w:r>
      <w:r w:rsidR="00E56A27" w:rsidRPr="00EC76D5">
        <w:t>’, ‘</w:t>
      </w:r>
      <w:r w:rsidR="00642326">
        <w:t>.</w:t>
      </w:r>
      <w:r w:rsidR="00E56A27" w:rsidRPr="00EC76D5">
        <w:t xml:space="preserve">’, </w:t>
      </w:r>
      <w:r w:rsidR="00642326">
        <w:t>‘1’</w:t>
      </w:r>
      <w:r w:rsidR="000B4BEB">
        <w:t>,</w:t>
      </w:r>
      <w:r w:rsidR="00642326">
        <w:t xml:space="preserve"> </w:t>
      </w:r>
      <w:r w:rsidR="00E56A27" w:rsidRPr="00EC76D5">
        <w:t>and ‘</w:t>
      </w:r>
      <w:r w:rsidR="00642326">
        <w:t>4</w:t>
      </w:r>
      <w:r w:rsidR="00E56A27" w:rsidRPr="00EC76D5">
        <w:t>’ are</w:t>
      </w:r>
      <w:r w:rsidR="00916CDC" w:rsidRPr="00EC76D5">
        <w:t xml:space="preserve"> interpreted as the </w:t>
      </w:r>
      <w:r w:rsidR="00642326">
        <w:t>floating value 3.14</w:t>
      </w:r>
      <w:r w:rsidR="00916CDC" w:rsidRPr="00EC76D5">
        <w:t>.</w:t>
      </w:r>
    </w:p>
    <w:p w14:paraId="70210504" w14:textId="70FD938E" w:rsidR="000B4BEB" w:rsidRPr="00EC76D5" w:rsidRDefault="000B4BEB" w:rsidP="00D030E2">
      <w:pPr>
        <w:pStyle w:val="Rubrik3"/>
      </w:pPr>
      <w:bookmarkStart w:id="4" w:name="_Toc53473470"/>
      <w:r w:rsidRPr="00EC76D5">
        <w:lastRenderedPageBreak/>
        <w:t>Parsing</w:t>
      </w:r>
      <w:r w:rsidR="00BC1897">
        <w:t xml:space="preserve"> and Middle Code Generation</w:t>
      </w:r>
      <w:bookmarkEnd w:id="4"/>
    </w:p>
    <w:p w14:paraId="542900B5" w14:textId="568E9CC9" w:rsidR="00BC3722" w:rsidRDefault="00AD34C4" w:rsidP="00653984">
      <w:r w:rsidRPr="00197130">
        <w:t xml:space="preserve">Every programming language has a syntax, which </w:t>
      </w:r>
      <w:r w:rsidR="00174346" w:rsidRPr="00197130">
        <w:t xml:space="preserve">in </w:t>
      </w:r>
      <w:r w:rsidR="00197130">
        <w:t xml:space="preserve">this book is a </w:t>
      </w:r>
      <w:r w:rsidRPr="00197130">
        <w:rPr>
          <w:rStyle w:val="KeyWord0"/>
        </w:rPr>
        <w:t>grammar</w:t>
      </w:r>
      <w:r w:rsidRPr="00197130">
        <w:t>.</w:t>
      </w:r>
      <w:r w:rsidR="003320A4">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76639A" w:rsidRPr="00EC76D5">
        <w:t xml:space="preserve">When the </w:t>
      </w:r>
      <w:r w:rsidR="003320A4">
        <w:t xml:space="preserve">declarations </w:t>
      </w:r>
      <w:r w:rsidR="0076639A" w:rsidRPr="00EC76D5">
        <w:t>are parsed the</w:t>
      </w:r>
      <w:r w:rsidR="0076639A" w:rsidRPr="003320A4">
        <w:t xml:space="preserve"> </w:t>
      </w:r>
      <w:r w:rsidR="0076639A" w:rsidRPr="003320A4">
        <w:rPr>
          <w:rStyle w:val="KeyWord0"/>
        </w:rPr>
        <w:t>symbol</w:t>
      </w:r>
      <w:r w:rsidR="0076639A" w:rsidRPr="003320A4">
        <w:t xml:space="preserve"> </w:t>
      </w:r>
      <w:r w:rsidR="0076639A" w:rsidRPr="003320A4">
        <w:rPr>
          <w:rStyle w:val="KeyWord0"/>
        </w:rPr>
        <w:t>table</w:t>
      </w:r>
      <w:r w:rsidR="0076639A" w:rsidRPr="003320A4">
        <w:t xml:space="preserve"> </w:t>
      </w:r>
      <w:r w:rsidR="008008CF" w:rsidRPr="003320A4">
        <w:t xml:space="preserve">is generated, which holds information of variables, </w:t>
      </w:r>
      <w:r w:rsidR="008008CF" w:rsidRPr="00EC76D5">
        <w:t>types, and functions</w:t>
      </w:r>
      <w:r w:rsidR="00DD63ED" w:rsidRPr="00EC76D5">
        <w:t>.</w:t>
      </w:r>
      <w:r w:rsidR="008008CF" w:rsidRPr="00EC76D5">
        <w:t xml:space="preserve"> </w:t>
      </w:r>
      <w:r w:rsidR="00BC3722">
        <w:t xml:space="preserve">The </w:t>
      </w:r>
      <w:r w:rsidR="00BC3722" w:rsidRPr="00BC3722">
        <w:rPr>
          <w:rStyle w:val="KeyWord0"/>
        </w:rPr>
        <w:t>type</w:t>
      </w:r>
      <w:r w:rsidR="00BC3722">
        <w:t xml:space="preserve"> </w:t>
      </w:r>
      <w:r w:rsidR="00BC3722" w:rsidRPr="00BC3722">
        <w:rPr>
          <w:rStyle w:val="KeyWord0"/>
        </w:rPr>
        <w:t>system</w:t>
      </w:r>
      <w:r w:rsidR="00BC3722">
        <w:t xml:space="preserve"> is also used to perform </w:t>
      </w:r>
      <w:r w:rsidR="008008CF" w:rsidRPr="00EC76D5">
        <w:t>type checking and type conversions</w:t>
      </w:r>
      <w:r w:rsidR="00BC3722">
        <w:t xml:space="preserve">. </w:t>
      </w:r>
      <w:r w:rsidR="00AB1B1F" w:rsidRPr="00EC76D5">
        <w:t xml:space="preserve">The </w:t>
      </w:r>
      <w:r w:rsidR="00490080" w:rsidRPr="00EC76D5">
        <w:t>output</w:t>
      </w:r>
      <w:r w:rsidR="001B36BD" w:rsidRPr="00EC76D5">
        <w:t xml:space="preserve"> of the parser is </w:t>
      </w:r>
      <w:r w:rsidR="00EF23EC" w:rsidRPr="00EC76D5">
        <w:t xml:space="preserve">a </w:t>
      </w:r>
      <w:r w:rsidR="00BC3722">
        <w:t xml:space="preserve">sequence of </w:t>
      </w:r>
      <w:r w:rsidR="00BC3722" w:rsidRPr="00BC3722">
        <w:rPr>
          <w:rStyle w:val="KeyWord0"/>
        </w:rPr>
        <w:t>middle</w:t>
      </w:r>
      <w:r w:rsidR="00BC3722">
        <w:t xml:space="preserve"> </w:t>
      </w:r>
      <w:r w:rsidR="00BC3722" w:rsidRPr="00BC3722">
        <w:rPr>
          <w:rStyle w:val="KeyWord0"/>
        </w:rPr>
        <w:t>code</w:t>
      </w:r>
      <w:r w:rsidR="00BC3722">
        <w:t xml:space="preserve">. As the name implies, the middle code is </w:t>
      </w:r>
      <w:r w:rsidR="003552CF">
        <w:t>a simple notation holding the code between the parsing and the assembly code generation.</w:t>
      </w:r>
    </w:p>
    <w:p w14:paraId="7167A1D9" w14:textId="77777777" w:rsidR="00FE0307" w:rsidRPr="00EC76D5" w:rsidRDefault="00EE7565" w:rsidP="00EE7565">
      <w:pPr>
        <w:pStyle w:val="Rubrik3"/>
      </w:pPr>
      <w:bookmarkStart w:id="5" w:name="_Toc53473471"/>
      <w:r w:rsidRPr="00EC76D5">
        <w:t>Middle Code Optimization</w:t>
      </w:r>
      <w:bookmarkEnd w:id="5"/>
    </w:p>
    <w:p w14:paraId="6647956C" w14:textId="035B935C" w:rsidR="00E60C50" w:rsidRPr="00EC76D5" w:rsidRDefault="0033564D" w:rsidP="005A4120">
      <w:r w:rsidRPr="00EC76D5">
        <w:t xml:space="preserve">The purpose of the middle code optimization phase is to </w:t>
      </w:r>
      <w:r w:rsidR="00AB75CE" w:rsidRPr="00EC76D5">
        <w:t>m</w:t>
      </w:r>
      <w:r w:rsidR="006B534E" w:rsidRPr="00EC76D5">
        <w:t xml:space="preserve">ake the middle code more effective. </w:t>
      </w:r>
      <w:r w:rsidR="000B355C">
        <w:t>Reduction of condition jumps is one example of such optimization</w:t>
      </w:r>
      <w:r w:rsidR="00110AFB">
        <w:t xml:space="preserve">. By swapping the </w:t>
      </w:r>
      <w:r w:rsidR="00DA217C">
        <w:t>condition</w:t>
      </w:r>
      <w:r w:rsidR="00DA7496">
        <w:t xml:space="preserve"> in the following middle code</w:t>
      </w:r>
      <w:r w:rsidR="00DA217C">
        <w:t>, we can</w:t>
      </w:r>
      <w:r w:rsidR="000E5DC9">
        <w:t xml:space="preserve"> remove a </w:t>
      </w:r>
      <w:r w:rsidR="000E5DC9" w:rsidRPr="000E5DC9">
        <w:rPr>
          <w:rStyle w:val="KeyWord0"/>
        </w:rPr>
        <w:t>goto</w:t>
      </w:r>
      <w:r w:rsidR="000E5DC9">
        <w:t xml:space="preserve"> instruction.</w:t>
      </w:r>
      <w:r w:rsidR="00DA217C">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60C50" w:rsidRPr="00EC76D5" w14:paraId="574DC31D" w14:textId="77777777" w:rsidTr="00DA7496">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066C2E60" w:rsidR="00E60C50" w:rsidRPr="00EC76D5" w:rsidRDefault="00AE35B6" w:rsidP="00AE35B6">
            <w:pPr>
              <w:pStyle w:val="Code"/>
            </w:pPr>
            <w:r w:rsidRPr="00EC76D5">
              <w:t xml:space="preserve">2. </w:t>
            </w:r>
          </w:p>
          <w:p w14:paraId="0DA6E938" w14:textId="135C444A" w:rsidR="00194849" w:rsidRPr="00EC76D5" w:rsidRDefault="00194849" w:rsidP="00AE35B6">
            <w:pPr>
              <w:pStyle w:val="Code"/>
            </w:pPr>
            <w:r w:rsidRPr="00EC76D5">
              <w:t>3. ...</w:t>
            </w:r>
          </w:p>
        </w:tc>
      </w:tr>
      <w:tr w:rsidR="00E60C50" w:rsidRPr="00EC76D5" w14:paraId="54564CBC" w14:textId="77777777" w:rsidTr="00DA7496">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48E92417" w:rsidR="00F34BB6" w:rsidRPr="00EC76D5" w:rsidRDefault="00F34BB6" w:rsidP="00F34BB6">
      <w:r w:rsidRPr="00DA7496">
        <w:rPr>
          <w:rStyle w:val="KeyWord0"/>
        </w:rPr>
        <w:t>Goto</w:t>
      </w:r>
      <w:r w:rsidRPr="00EC76D5">
        <w:t>-</w:t>
      </w:r>
      <w:r w:rsidRPr="00DA7496">
        <w:rPr>
          <w:rStyle w:val="KeyWord0"/>
        </w:rPr>
        <w:t>chains</w:t>
      </w:r>
      <w:r w:rsidRPr="00EC76D5">
        <w:t xml:space="preserve"> </w:t>
      </w:r>
      <w:r w:rsidR="00BD5B83">
        <w:t xml:space="preserve">is </w:t>
      </w:r>
      <w:r w:rsidR="00DA217C">
        <w:t>another</w:t>
      </w:r>
      <w:r w:rsidR="00BD5B83">
        <w:t xml:space="preserve"> example</w:t>
      </w:r>
      <w:r w:rsidR="00DA217C">
        <w:t>.</w:t>
      </w:r>
      <w:r w:rsidR="00BD5B83">
        <w:t xml:space="preserve"> </w:t>
      </w:r>
      <w:r w:rsidR="00813C0C" w:rsidRPr="00EC76D5">
        <w:t xml:space="preserve">In the following </w:t>
      </w:r>
      <w:r w:rsidR="00DA7496">
        <w:t>middle code</w:t>
      </w:r>
      <w:r w:rsidR="00813C0C" w:rsidRPr="00EC76D5">
        <w:t xml:space="preserve">, all </w:t>
      </w:r>
      <w:r w:rsidR="00813C0C" w:rsidRPr="00BD5B83">
        <w:rPr>
          <w:rStyle w:val="KeyWord0"/>
        </w:rPr>
        <w:t>goto</w:t>
      </w:r>
      <w:r w:rsidR="00813C0C" w:rsidRPr="00EC76D5">
        <w:t xml:space="preserve"> instructions </w:t>
      </w:r>
      <w:r w:rsidR="00BD5B83">
        <w:t xml:space="preserve">shall jump to the </w:t>
      </w:r>
      <w:r w:rsidR="00813C0C" w:rsidRPr="00EC76D5">
        <w:t>final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34BB6" w:rsidRPr="00EC76D5" w14:paraId="1CE11FC5" w14:textId="77777777" w:rsidTr="00DA7496">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DA7496">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780CFAFB" w14:textId="1F86E6A8" w:rsidR="00FF1F4C" w:rsidRDefault="00D030E2" w:rsidP="00EE7565">
      <w:pPr>
        <w:pStyle w:val="Rubrik3"/>
      </w:pPr>
      <w:bookmarkStart w:id="6" w:name="_Toc53473472"/>
      <w:r>
        <w:t>Initialization</w:t>
      </w:r>
      <w:bookmarkEnd w:id="6"/>
    </w:p>
    <w:p w14:paraId="26B5E986" w14:textId="7F634DDE" w:rsidR="00D030E2" w:rsidRDefault="00D030E2" w:rsidP="00D030E2">
      <w:pPr>
        <w:pStyle w:val="Rubrik3"/>
      </w:pPr>
      <w:bookmarkStart w:id="7" w:name="_Toc53473473"/>
      <w:r>
        <w:t>Declarators and Declaration Specifiers</w:t>
      </w:r>
      <w:bookmarkEnd w:id="7"/>
    </w:p>
    <w:p w14:paraId="1608EC07" w14:textId="3C1C5861" w:rsidR="00F01E7E" w:rsidRDefault="00F01E7E" w:rsidP="0031712C">
      <w:pPr>
        <w:pStyle w:val="Rubrik3"/>
      </w:pPr>
      <w:bookmarkStart w:id="8" w:name="_Toc53473474"/>
      <w:r>
        <w:t>The Symbol Table</w:t>
      </w:r>
      <w:bookmarkEnd w:id="8"/>
    </w:p>
    <w:p w14:paraId="26774F2A" w14:textId="4EB0A361" w:rsidR="00EB1B29" w:rsidRPr="00EB1B29" w:rsidRDefault="00EB1B29" w:rsidP="00EB1B29">
      <w:r>
        <w:t>The symbol table is actually a hierarchy of tables, where the root table represent global space and the other tables represents functions or blocks in functions.</w:t>
      </w:r>
    </w:p>
    <w:p w14:paraId="0B720638" w14:textId="6F9A8761" w:rsidR="00F01E7E" w:rsidRDefault="00F01E7E" w:rsidP="0031712C">
      <w:pPr>
        <w:pStyle w:val="Rubrik3"/>
      </w:pPr>
      <w:bookmarkStart w:id="9" w:name="_Toc53473475"/>
      <w:r>
        <w:t>The Type System</w:t>
      </w:r>
      <w:bookmarkEnd w:id="9"/>
    </w:p>
    <w:p w14:paraId="164882FC" w14:textId="065B9EAB" w:rsidR="000D4A41" w:rsidRPr="000D4A41" w:rsidRDefault="000D4A41" w:rsidP="000D4A41">
      <w:r>
        <w:t>ANSI C holds a rather large set of types. The basic types are the integral types and floating-point types. Then there are pointers, arrays, function, structs and unions.</w:t>
      </w:r>
    </w:p>
    <w:p w14:paraId="170C5975" w14:textId="5BE2F8FE" w:rsidR="00EE7565" w:rsidRPr="00EC76D5" w:rsidRDefault="0067532F" w:rsidP="00EE7565">
      <w:pPr>
        <w:pStyle w:val="Rubrik3"/>
      </w:pPr>
      <w:bookmarkStart w:id="10" w:name="_Toc53473476"/>
      <w:r>
        <w:t>Ass</w:t>
      </w:r>
      <w:r w:rsidR="00A230F3">
        <w:t xml:space="preserve">embly </w:t>
      </w:r>
      <w:r w:rsidR="00EE7565" w:rsidRPr="00EC76D5">
        <w:t>Code Generation</w:t>
      </w:r>
      <w:bookmarkEnd w:id="10"/>
    </w:p>
    <w:p w14:paraId="0E14CD58" w14:textId="5A08EB6C" w:rsidR="006B0843" w:rsidRDefault="003C0006" w:rsidP="00FE0307">
      <w:r>
        <w:t xml:space="preserve">When the middle code has been generated and optimized, we generate the assembly code. </w:t>
      </w:r>
      <w:r w:rsidR="001F0AB2">
        <w:t xml:space="preserve">In the first step, the code is generated and we use </w:t>
      </w:r>
      <w:r w:rsidR="001F0AB2" w:rsidRPr="001F0AB2">
        <w:rPr>
          <w:rStyle w:val="KeyWord0"/>
        </w:rPr>
        <w:t>tracks</w:t>
      </w:r>
      <w:r w:rsidR="001F0AB2">
        <w:t xml:space="preserve"> to mark where yet unknown registers shall be used, and in the second step we perform register allocation to find </w:t>
      </w:r>
      <w:r w:rsidR="005D2ADB">
        <w:t>the</w:t>
      </w:r>
      <w:r w:rsidR="001F0AB2">
        <w:t xml:space="preserve"> optimal</w:t>
      </w:r>
      <w:r w:rsidR="005D2ADB">
        <w:t xml:space="preserve"> us of the registers.</w:t>
      </w:r>
    </w:p>
    <w:p w14:paraId="23D2A1B7" w14:textId="11EFBED0" w:rsidR="007F1A80" w:rsidRDefault="00A230F3" w:rsidP="007F1A80">
      <w:pPr>
        <w:pStyle w:val="Rubrik3"/>
        <w:numPr>
          <w:ilvl w:val="2"/>
          <w:numId w:val="118"/>
        </w:numPr>
      </w:pPr>
      <w:bookmarkStart w:id="11" w:name="_Toc53473477"/>
      <w:r>
        <w:lastRenderedPageBreak/>
        <w:t>Executable</w:t>
      </w:r>
      <w:r w:rsidR="007F1A80" w:rsidRPr="00EC76D5">
        <w:t xml:space="preserve"> Code Optimization</w:t>
      </w:r>
      <w:bookmarkEnd w:id="11"/>
    </w:p>
    <w:p w14:paraId="3577E0D8" w14:textId="09BEB268" w:rsidR="00D52AF3" w:rsidRPr="00D52AF3" w:rsidRDefault="00D52AF3" w:rsidP="00D52AF3">
      <w:r>
        <w:t xml:space="preserve">During the book, there are a few conditions statements that generate the Linux assembly code. However, there are also statement that generates the hex code, which are then </w:t>
      </w:r>
      <w:r w:rsidR="00CA07DE">
        <w:t>linked into a file holding executable Windows code.</w:t>
      </w:r>
    </w:p>
    <w:p w14:paraId="56C797AB" w14:textId="0FE67C4F" w:rsidR="00EE078C" w:rsidRPr="00EC76D5" w:rsidRDefault="00EE078C" w:rsidP="00EE078C">
      <w:pPr>
        <w:pStyle w:val="Rubrik3"/>
      </w:pPr>
      <w:bookmarkStart w:id="12" w:name="_Toc53473478"/>
      <w:r w:rsidRPr="00EC76D5">
        <w:t>The Standard Library</w:t>
      </w:r>
      <w:bookmarkEnd w:id="12"/>
    </w:p>
    <w:p w14:paraId="5C881F7B" w14:textId="2B48C733" w:rsidR="00D03F33" w:rsidRPr="00EC76D5" w:rsidRDefault="00DD64F0" w:rsidP="005E7D2C">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4AB3819" w14:textId="50AD24A8" w:rsidR="00CE5717" w:rsidRPr="00EC76D5" w:rsidRDefault="00CF2A1B" w:rsidP="00CF2A1B">
      <w:pPr>
        <w:pStyle w:val="Rubrik2"/>
      </w:pPr>
      <w:bookmarkStart w:id="13" w:name="_Toc53473479"/>
      <w:bookmarkStart w:id="14" w:name="_Ref418260972"/>
      <w:r>
        <w:t xml:space="preserve">The </w:t>
      </w:r>
      <w:r w:rsidR="00CE5717" w:rsidRPr="00EC76D5">
        <w:t>Main</w:t>
      </w:r>
      <w:bookmarkEnd w:id="13"/>
      <w:r>
        <w:t xml:space="preserve"> Class</w:t>
      </w:r>
    </w:p>
    <w:p w14:paraId="67940380" w14:textId="45F134DD" w:rsidR="004B716F" w:rsidRDefault="004B716F" w:rsidP="004B716F">
      <w:r w:rsidRPr="00EC76D5">
        <w:t xml:space="preserve">The </w:t>
      </w:r>
      <w:r w:rsidRPr="00482C6D">
        <w:rPr>
          <w:rStyle w:val="KeyWord0"/>
        </w:rPr>
        <w:t>Main</w:t>
      </w:r>
      <w:r w:rsidRPr="00EC76D5">
        <w:t xml:space="preserve"> class handles the overall compi</w:t>
      </w:r>
      <w:r w:rsidR="00B25E5B" w:rsidRPr="00EC76D5">
        <w:t>ling and linking.</w:t>
      </w:r>
      <w:r w:rsidR="002C6C03">
        <w:t xml:space="preserve"> It compiles the source code, if necessary, and generates the assembly files and the </w:t>
      </w:r>
      <w:proofErr w:type="spellStart"/>
      <w:r w:rsidR="002C6C03">
        <w:t>makefile</w:t>
      </w:r>
      <w:proofErr w:type="spellEnd"/>
      <w:r w:rsidR="002C6C03">
        <w:t>.</w:t>
      </w:r>
    </w:p>
    <w:p w14:paraId="269A2329" w14:textId="7E6A9360" w:rsidR="004E4A14" w:rsidRDefault="004E4A14" w:rsidP="004E4A14">
      <w:pPr>
        <w:pStyle w:val="CodeHeader"/>
      </w:pPr>
      <w:proofErr w:type="spellStart"/>
      <w:r>
        <w:t>Main.cs</w:t>
      </w:r>
      <w:proofErr w:type="spellEnd"/>
    </w:p>
    <w:p w14:paraId="5A72243E" w14:textId="77777777" w:rsidR="000848EB" w:rsidRPr="000848EB" w:rsidRDefault="000848EB" w:rsidP="000848EB">
      <w:pPr>
        <w:pStyle w:val="Code"/>
        <w:rPr>
          <w:highlight w:val="white"/>
        </w:rPr>
      </w:pPr>
      <w:r w:rsidRPr="000848EB">
        <w:rPr>
          <w:highlight w:val="white"/>
        </w:rPr>
        <w:t>using System;</w:t>
      </w:r>
    </w:p>
    <w:p w14:paraId="67E53E0E" w14:textId="77777777" w:rsidR="000848EB" w:rsidRPr="000848EB" w:rsidRDefault="000848EB" w:rsidP="000848EB">
      <w:pPr>
        <w:pStyle w:val="Code"/>
        <w:rPr>
          <w:highlight w:val="white"/>
        </w:rPr>
      </w:pPr>
      <w:r w:rsidRPr="000848EB">
        <w:rPr>
          <w:highlight w:val="white"/>
        </w:rPr>
        <w:t>using System.IO;</w:t>
      </w:r>
    </w:p>
    <w:p w14:paraId="608A8FA0" w14:textId="77777777" w:rsidR="000848EB" w:rsidRPr="000848EB" w:rsidRDefault="000848EB" w:rsidP="000848EB">
      <w:pPr>
        <w:pStyle w:val="Code"/>
        <w:rPr>
          <w:highlight w:val="white"/>
        </w:rPr>
      </w:pPr>
      <w:r w:rsidRPr="000848EB">
        <w:rPr>
          <w:highlight w:val="white"/>
        </w:rPr>
        <w:t>using System.Text;</w:t>
      </w:r>
    </w:p>
    <w:p w14:paraId="3EB4E696" w14:textId="77777777" w:rsidR="000848EB" w:rsidRPr="000848EB" w:rsidRDefault="000848EB" w:rsidP="000848EB">
      <w:pPr>
        <w:pStyle w:val="Code"/>
        <w:rPr>
          <w:highlight w:val="white"/>
        </w:rPr>
      </w:pPr>
      <w:r w:rsidRPr="000848EB">
        <w:rPr>
          <w:highlight w:val="white"/>
        </w:rPr>
        <w:t>using System.Globalization;</w:t>
      </w:r>
    </w:p>
    <w:p w14:paraId="3CFECCD4" w14:textId="77777777" w:rsidR="000848EB" w:rsidRPr="000848EB" w:rsidRDefault="000848EB" w:rsidP="000848EB">
      <w:pPr>
        <w:pStyle w:val="Code"/>
        <w:rPr>
          <w:highlight w:val="white"/>
        </w:rPr>
      </w:pPr>
      <w:r w:rsidRPr="000848EB">
        <w:rPr>
          <w:highlight w:val="white"/>
        </w:rPr>
        <w:t>using System.Collections.Generic;</w:t>
      </w:r>
    </w:p>
    <w:p w14:paraId="4C874BFE" w14:textId="77777777" w:rsidR="000848EB" w:rsidRPr="000848EB" w:rsidRDefault="000848EB" w:rsidP="000848EB">
      <w:pPr>
        <w:pStyle w:val="Code"/>
        <w:rPr>
          <w:highlight w:val="white"/>
        </w:rPr>
      </w:pPr>
      <w:r w:rsidRPr="000848EB">
        <w:rPr>
          <w:highlight w:val="white"/>
        </w:rPr>
        <w:t>namespace CCompiler {</w:t>
      </w:r>
    </w:p>
    <w:p w14:paraId="7D7B2510" w14:textId="77777777" w:rsidR="000848EB" w:rsidRPr="000848EB" w:rsidRDefault="000848EB" w:rsidP="000848EB">
      <w:pPr>
        <w:pStyle w:val="Code"/>
        <w:rPr>
          <w:highlight w:val="white"/>
        </w:rPr>
      </w:pPr>
      <w:r w:rsidRPr="000848EB">
        <w:rPr>
          <w:highlight w:val="white"/>
        </w:rPr>
        <w:t xml:space="preserve">  public class Start {</w:t>
      </w:r>
    </w:p>
    <w:p w14:paraId="08708CC3" w14:textId="32849AC5" w:rsidR="00DD147E" w:rsidRDefault="000340B6" w:rsidP="00DD147E">
      <w:pPr>
        <w:rPr>
          <w:highlight w:val="white"/>
        </w:rPr>
      </w:pPr>
      <w:r>
        <w:rPr>
          <w:highlight w:val="white"/>
        </w:rPr>
        <w:t>First of all, there is the Linux and Windows fields</w:t>
      </w:r>
      <w:r w:rsidR="00BC235C">
        <w:rPr>
          <w:highlight w:val="white"/>
        </w:rPr>
        <w:t xml:space="preserve">, that indicates whether the output of the compiler is a set of assembler files and a </w:t>
      </w:r>
      <w:proofErr w:type="spellStart"/>
      <w:r w:rsidR="00BC235C">
        <w:rPr>
          <w:highlight w:val="white"/>
        </w:rPr>
        <w:t>makefile</w:t>
      </w:r>
      <w:proofErr w:type="spellEnd"/>
      <w:r w:rsidR="00BC235C">
        <w:rPr>
          <w:highlight w:val="white"/>
        </w:rPr>
        <w:t xml:space="preserve"> for the Linux system, or an executable file for the Windows system.</w:t>
      </w:r>
      <w:r>
        <w:rPr>
          <w:highlight w:val="white"/>
        </w:rPr>
        <w:t xml:space="preserve"> </w:t>
      </w:r>
      <w:r w:rsidR="00DD147E">
        <w:rPr>
          <w:highlight w:val="white"/>
        </w:rPr>
        <w:t xml:space="preserve">Throughout this book, there will be several statements that test whether the </w:t>
      </w:r>
      <w:r w:rsidR="00DD147E" w:rsidRPr="00055A90">
        <w:rPr>
          <w:rStyle w:val="KeyWord0"/>
          <w:highlight w:val="white"/>
        </w:rPr>
        <w:t>Windows</w:t>
      </w:r>
      <w:r w:rsidR="00DD147E">
        <w:rPr>
          <w:highlight w:val="white"/>
        </w:rPr>
        <w:t xml:space="preserve"> or </w:t>
      </w:r>
      <w:r w:rsidR="00DD147E" w:rsidRPr="00055A90">
        <w:rPr>
          <w:rStyle w:val="KeyWord0"/>
          <w:highlight w:val="white"/>
        </w:rPr>
        <w:t>Linux</w:t>
      </w:r>
      <w:r w:rsidR="00DD147E">
        <w:rPr>
          <w:highlight w:val="white"/>
        </w:rPr>
        <w:t xml:space="preserve"> field is true.</w:t>
      </w:r>
      <w:r w:rsidR="00BC235C">
        <w:rPr>
          <w:highlight w:val="white"/>
        </w:rPr>
        <w:t xml:space="preserve"> </w:t>
      </w:r>
      <w:r w:rsidR="00F71EBA">
        <w:rPr>
          <w:highlight w:val="white"/>
        </w:rPr>
        <w:t>We will look into the Linux cases through the book and wait with the Windows case until Chapter XXX.</w:t>
      </w:r>
    </w:p>
    <w:p w14:paraId="3E8FBB0D" w14:textId="507CCCF1" w:rsidR="00C25549" w:rsidRPr="00C25549" w:rsidRDefault="00C25549" w:rsidP="00C25549">
      <w:pPr>
        <w:pStyle w:val="Code"/>
        <w:rPr>
          <w:highlight w:val="white"/>
        </w:rPr>
      </w:pPr>
      <w:r w:rsidRPr="00C25549">
        <w:rPr>
          <w:highlight w:val="white"/>
        </w:rPr>
        <w:t xml:space="preserve">    public static bool Linux, Windows;</w:t>
      </w:r>
    </w:p>
    <w:p w14:paraId="3C60EAFE" w14:textId="77777777" w:rsidR="00C25549" w:rsidRDefault="00C25549" w:rsidP="00C25549">
      <w:pPr>
        <w:pStyle w:val="Code"/>
        <w:rPr>
          <w:highlight w:val="white"/>
        </w:rPr>
      </w:pPr>
      <w:r w:rsidRPr="00C25549">
        <w:rPr>
          <w:highlight w:val="white"/>
        </w:rPr>
        <w:t xml:space="preserve">    public static string SourcePath =</w:t>
      </w:r>
    </w:p>
    <w:p w14:paraId="2B07B56B" w14:textId="67ADFDFD" w:rsidR="00C25549" w:rsidRPr="00C25549" w:rsidRDefault="00C25549" w:rsidP="00C25549">
      <w:pPr>
        <w:pStyle w:val="Code"/>
        <w:rPr>
          <w:highlight w:val="white"/>
        </w:rPr>
      </w:pPr>
      <w:r>
        <w:rPr>
          <w:highlight w:val="white"/>
        </w:rPr>
        <w:t xml:space="preserve">     </w:t>
      </w:r>
      <w:r w:rsidRPr="00C25549">
        <w:rPr>
          <w:highlight w:val="white"/>
        </w:rPr>
        <w:t xml:space="preserve"> @"C:\Users\Stefan\Documents\vagrant\homestead\code\code\",</w:t>
      </w:r>
    </w:p>
    <w:p w14:paraId="61C79F96" w14:textId="77777777" w:rsidR="00C25549" w:rsidRPr="00C25549" w:rsidRDefault="00C25549" w:rsidP="00C25549">
      <w:pPr>
        <w:pStyle w:val="Code"/>
        <w:rPr>
          <w:highlight w:val="white"/>
        </w:rPr>
      </w:pPr>
      <w:r w:rsidRPr="00C25549">
        <w:rPr>
          <w:highlight w:val="white"/>
        </w:rPr>
        <w:t xml:space="preserve">                         TargetPath = @"C:\D\";</w:t>
      </w:r>
    </w:p>
    <w:p w14:paraId="13C818E9" w14:textId="77777777" w:rsidR="00DD147E" w:rsidRPr="000848EB" w:rsidRDefault="00DD147E" w:rsidP="00DD147E">
      <w:pPr>
        <w:rPr>
          <w:highlight w:val="white"/>
        </w:rPr>
      </w:pPr>
      <w:r>
        <w:rPr>
          <w:highlight w:val="white"/>
        </w:rPr>
        <w:t xml:space="preserve">The </w:t>
      </w:r>
      <w:r w:rsidRPr="003A335E">
        <w:rPr>
          <w:rStyle w:val="KeyWord0"/>
          <w:highlight w:val="white"/>
        </w:rPr>
        <w:t>DependencySetMap</w:t>
      </w:r>
      <w:r>
        <w:rPr>
          <w:highlight w:val="white"/>
        </w:rPr>
        <w:t xml:space="preserve"> map holds the dependencies of the source files. A source file is dependent of another file if it includes it; that is, is has an </w:t>
      </w:r>
      <w:r w:rsidRPr="003A335E">
        <w:rPr>
          <w:rStyle w:val="KeyWord0"/>
          <w:highlight w:val="white"/>
        </w:rPr>
        <w:t>#include</w:t>
      </w:r>
      <w:r>
        <w:rPr>
          <w:highlight w:val="white"/>
        </w:rPr>
        <w:t xml:space="preserve"> preprocessor directive.</w:t>
      </w:r>
    </w:p>
    <w:p w14:paraId="43AAE78C" w14:textId="60D4C0D2" w:rsidR="000848EB" w:rsidRPr="000848EB" w:rsidRDefault="000848EB" w:rsidP="000848EB">
      <w:pPr>
        <w:pStyle w:val="Code"/>
        <w:rPr>
          <w:highlight w:val="white"/>
        </w:rPr>
      </w:pPr>
      <w:r w:rsidRPr="000848EB">
        <w:rPr>
          <w:highlight w:val="white"/>
        </w:rPr>
        <w:t xml:space="preserve">    public static IDictionary&lt;string,ISet&lt;FileInfo&gt;&gt; DependencySetMap =</w:t>
      </w:r>
    </w:p>
    <w:p w14:paraId="0E81C64C" w14:textId="77777777" w:rsidR="000848EB" w:rsidRPr="000848EB" w:rsidRDefault="000848EB" w:rsidP="000848EB">
      <w:pPr>
        <w:pStyle w:val="Code"/>
        <w:rPr>
          <w:highlight w:val="white"/>
        </w:rPr>
      </w:pPr>
      <w:r w:rsidRPr="000848EB">
        <w:rPr>
          <w:highlight w:val="white"/>
        </w:rPr>
        <w:t xml:space="preserve">      new Dictionary&lt;string,ISet&lt;FileInfo&gt;&gt;();</w:t>
      </w:r>
    </w:p>
    <w:p w14:paraId="0969363A" w14:textId="77777777" w:rsidR="00224E6F" w:rsidRDefault="00224E6F" w:rsidP="00224E6F">
      <w:pPr>
        <w:rPr>
          <w:highlight w:val="white"/>
        </w:rPr>
      </w:pPr>
      <w:r>
        <w:rPr>
          <w:highlight w:val="white"/>
        </w:rPr>
        <w:t xml:space="preserve">As mentioned above, we simply ignore the </w:t>
      </w:r>
      <w:r w:rsidRPr="005D5282">
        <w:rPr>
          <w:rStyle w:val="KeyWord0"/>
          <w:highlight w:val="white"/>
        </w:rPr>
        <w:t>Start.</w:t>
      </w:r>
      <w:r w:rsidRPr="00DD147E">
        <w:rPr>
          <w:rStyle w:val="KeyWord0"/>
          <w:highlight w:val="white"/>
        </w:rPr>
        <w:t>Windows</w:t>
      </w:r>
      <w:r>
        <w:rPr>
          <w:highlight w:val="white"/>
        </w:rPr>
        <w:t xml:space="preserve"> tests until Chapter XXX.</w:t>
      </w:r>
    </w:p>
    <w:p w14:paraId="71FC9DCB" w14:textId="77777777" w:rsidR="000848EB" w:rsidRPr="000848EB" w:rsidRDefault="000848EB" w:rsidP="000848EB">
      <w:pPr>
        <w:pStyle w:val="Code"/>
        <w:rPr>
          <w:highlight w:val="white"/>
        </w:rPr>
      </w:pPr>
      <w:r w:rsidRPr="000848EB">
        <w:rPr>
          <w:highlight w:val="white"/>
        </w:rPr>
        <w:t xml:space="preserve">    public static void Main(string[] args){</w:t>
      </w:r>
    </w:p>
    <w:p w14:paraId="11AC508D" w14:textId="23F7AE39" w:rsidR="00055A90" w:rsidRPr="00055A90" w:rsidRDefault="00055A90" w:rsidP="00055A90">
      <w:pPr>
        <w:pStyle w:val="Code"/>
        <w:rPr>
          <w:highlight w:val="white"/>
        </w:rPr>
      </w:pPr>
      <w:r w:rsidRPr="00055A90">
        <w:rPr>
          <w:highlight w:val="white"/>
        </w:rPr>
        <w:t xml:space="preserve">      if (Start.Windows) {</w:t>
      </w:r>
    </w:p>
    <w:p w14:paraId="1A9AE141" w14:textId="364E9632" w:rsidR="00055A90" w:rsidRPr="00055A90" w:rsidRDefault="005D5282" w:rsidP="00055A90">
      <w:pPr>
        <w:pStyle w:val="Code"/>
        <w:rPr>
          <w:highlight w:val="white"/>
        </w:rPr>
      </w:pPr>
      <w:r>
        <w:rPr>
          <w:highlight w:val="white"/>
        </w:rPr>
        <w:t xml:space="preserve">        // ...</w:t>
      </w:r>
    </w:p>
    <w:p w14:paraId="42C03EA6" w14:textId="77777777" w:rsidR="00055A90" w:rsidRPr="00055A90" w:rsidRDefault="00055A90" w:rsidP="00055A90">
      <w:pPr>
        <w:pStyle w:val="Code"/>
        <w:rPr>
          <w:highlight w:val="white"/>
        </w:rPr>
      </w:pPr>
      <w:r w:rsidRPr="00055A90">
        <w:rPr>
          <w:highlight w:val="white"/>
        </w:rPr>
        <w:t xml:space="preserve">      }</w:t>
      </w:r>
    </w:p>
    <w:p w14:paraId="64303D72" w14:textId="1BAA5DAC" w:rsidR="00055A90" w:rsidRPr="00055A90" w:rsidRDefault="00316A6F" w:rsidP="00316A6F">
      <w:pPr>
        <w:rPr>
          <w:highlight w:val="white"/>
        </w:rPr>
      </w:pPr>
      <w:r>
        <w:rPr>
          <w:highlight w:val="white"/>
        </w:rPr>
        <w:t xml:space="preserve">We set the current culture </w:t>
      </w:r>
      <w:r w:rsidR="00B63A2B">
        <w:rPr>
          <w:highlight w:val="white"/>
        </w:rPr>
        <w:t>for</w:t>
      </w:r>
      <w:r>
        <w:rPr>
          <w:highlight w:val="white"/>
        </w:rPr>
        <w:t xml:space="preserve"> decimal numbers to be properly interpreted.</w:t>
      </w:r>
    </w:p>
    <w:p w14:paraId="0B8CDD4F" w14:textId="77777777" w:rsidR="000848EB" w:rsidRPr="000848EB" w:rsidRDefault="000848EB" w:rsidP="000848EB">
      <w:pPr>
        <w:pStyle w:val="Code"/>
        <w:rPr>
          <w:highlight w:val="white"/>
        </w:rPr>
      </w:pPr>
      <w:r w:rsidRPr="000848EB">
        <w:rPr>
          <w:highlight w:val="white"/>
        </w:rPr>
        <w:t xml:space="preserve">      System.Threading.Thread.CurrentThread.CurrentCulture =</w:t>
      </w:r>
    </w:p>
    <w:p w14:paraId="3612E17D" w14:textId="209F7188" w:rsidR="000848EB" w:rsidRDefault="000848EB" w:rsidP="000848EB">
      <w:pPr>
        <w:pStyle w:val="Code"/>
        <w:rPr>
          <w:highlight w:val="white"/>
        </w:rPr>
      </w:pPr>
      <w:r w:rsidRPr="000848EB">
        <w:rPr>
          <w:highlight w:val="white"/>
        </w:rPr>
        <w:t xml:space="preserve">        CultureInfo.InvariantCulture;</w:t>
      </w:r>
    </w:p>
    <w:p w14:paraId="39B57609" w14:textId="30E35EE5" w:rsidR="00316A6F" w:rsidRDefault="00316A6F" w:rsidP="00316A6F">
      <w:pPr>
        <w:rPr>
          <w:highlight w:val="white"/>
        </w:rPr>
      </w:pPr>
      <w:r>
        <w:rPr>
          <w:highlight w:val="white"/>
        </w:rPr>
        <w:t xml:space="preserve">If there are no command line arguments, we </w:t>
      </w:r>
      <w:proofErr w:type="spellStart"/>
      <w:r>
        <w:rPr>
          <w:highlight w:val="white"/>
        </w:rPr>
        <w:t>repoert</w:t>
      </w:r>
      <w:proofErr w:type="spellEnd"/>
      <w:r>
        <w:rPr>
          <w:highlight w:val="white"/>
        </w:rPr>
        <w:t xml:space="preserve"> an error.</w:t>
      </w:r>
    </w:p>
    <w:p w14:paraId="6A347573" w14:textId="7609469E" w:rsidR="000848EB" w:rsidRPr="000848EB" w:rsidRDefault="000848EB" w:rsidP="000848EB">
      <w:pPr>
        <w:pStyle w:val="Code"/>
        <w:rPr>
          <w:highlight w:val="white"/>
        </w:rPr>
      </w:pPr>
      <w:r w:rsidRPr="000848EB">
        <w:rPr>
          <w:highlight w:val="white"/>
        </w:rPr>
        <w:t xml:space="preserve">      if (args.Length == 0) {</w:t>
      </w:r>
    </w:p>
    <w:p w14:paraId="798ABD6D" w14:textId="77777777" w:rsidR="000848EB" w:rsidRPr="000848EB" w:rsidRDefault="000848EB" w:rsidP="000848EB">
      <w:pPr>
        <w:pStyle w:val="Code"/>
        <w:rPr>
          <w:highlight w:val="white"/>
        </w:rPr>
      </w:pPr>
      <w:r w:rsidRPr="000848EB">
        <w:rPr>
          <w:highlight w:val="white"/>
        </w:rPr>
        <w:t xml:space="preserve">        Assert.Error("usage: compiler &lt;filename&gt;");</w:t>
      </w:r>
    </w:p>
    <w:p w14:paraId="5A91FA14" w14:textId="77777777" w:rsidR="000848EB" w:rsidRPr="000848EB" w:rsidRDefault="000848EB" w:rsidP="000848EB">
      <w:pPr>
        <w:pStyle w:val="Code"/>
        <w:rPr>
          <w:highlight w:val="white"/>
        </w:rPr>
      </w:pPr>
      <w:r w:rsidRPr="000848EB">
        <w:rPr>
          <w:highlight w:val="white"/>
        </w:rPr>
        <w:t xml:space="preserve">      }</w:t>
      </w:r>
    </w:p>
    <w:p w14:paraId="2D33B84B" w14:textId="10945BF4" w:rsidR="000848EB" w:rsidRPr="000848EB" w:rsidRDefault="00DD4D0D" w:rsidP="00DD4D0D">
      <w:pPr>
        <w:rPr>
          <w:highlight w:val="white"/>
        </w:rPr>
      </w:pPr>
      <w:r>
        <w:rPr>
          <w:highlight w:val="white"/>
        </w:rPr>
        <w:lastRenderedPageBreak/>
        <w:t xml:space="preserve">The </w:t>
      </w:r>
      <w:r w:rsidRPr="00DD4D0D">
        <w:rPr>
          <w:rStyle w:val="KeyWord0"/>
          <w:highlight w:val="white"/>
        </w:rPr>
        <w:t>rebuild</w:t>
      </w:r>
      <w:r>
        <w:rPr>
          <w:highlight w:val="white"/>
        </w:rPr>
        <w:t xml:space="preserve"> flag</w:t>
      </w:r>
      <w:r w:rsidR="00B63A2B">
        <w:rPr>
          <w:highlight w:val="white"/>
        </w:rPr>
        <w:t xml:space="preserve"> </w:t>
      </w:r>
      <w:r w:rsidR="00566F81">
        <w:rPr>
          <w:highlight w:val="white"/>
        </w:rPr>
        <w:t xml:space="preserve">indicates that each source file shall be compiled, regardless of whether it is </w:t>
      </w:r>
      <w:r w:rsidR="007E691C">
        <w:rPr>
          <w:highlight w:val="white"/>
        </w:rPr>
        <w:t xml:space="preserve">already has been compiled since it was last altered. </w:t>
      </w:r>
      <w:r w:rsidR="00566F81">
        <w:rPr>
          <w:highlight w:val="white"/>
        </w:rPr>
        <w:t xml:space="preserve">The </w:t>
      </w:r>
      <w:r w:rsidR="00566F81" w:rsidRPr="00566F81">
        <w:rPr>
          <w:rStyle w:val="KeyWord0"/>
          <w:highlight w:val="white"/>
        </w:rPr>
        <w:t>print</w:t>
      </w:r>
      <w:r w:rsidR="00566F81">
        <w:rPr>
          <w:highlight w:val="white"/>
        </w:rPr>
        <w:t xml:space="preserve"> flag </w:t>
      </w:r>
      <w:r w:rsidR="000560BC">
        <w:rPr>
          <w:highlight w:val="white"/>
        </w:rPr>
        <w:t xml:space="preserve">indicates that </w:t>
      </w:r>
      <w:r w:rsidR="007E691C">
        <w:rPr>
          <w:highlight w:val="white"/>
        </w:rPr>
        <w:t xml:space="preserve">information about the compiling process shall be printed to </w:t>
      </w:r>
      <w:r w:rsidR="007E691C" w:rsidRPr="007E691C">
        <w:rPr>
          <w:rStyle w:val="KeyWord0"/>
          <w:highlight w:val="white"/>
        </w:rPr>
        <w:t>stdout</w:t>
      </w:r>
      <w:r w:rsidR="007E691C">
        <w:rPr>
          <w:highlight w:val="white"/>
        </w:rPr>
        <w:t>.</w:t>
      </w:r>
    </w:p>
    <w:p w14:paraId="3431E5B8" w14:textId="77777777" w:rsidR="000848EB" w:rsidRPr="000848EB" w:rsidRDefault="000848EB" w:rsidP="000848EB">
      <w:pPr>
        <w:pStyle w:val="Code"/>
        <w:rPr>
          <w:highlight w:val="white"/>
        </w:rPr>
      </w:pPr>
      <w:r w:rsidRPr="000848EB">
        <w:rPr>
          <w:highlight w:val="white"/>
        </w:rPr>
        <w:t xml:space="preserve">      List&lt;string&gt; argList = new List&lt;string&gt;(args);</w:t>
      </w:r>
    </w:p>
    <w:p w14:paraId="7946A0D4" w14:textId="51F26DEB" w:rsidR="000848EB" w:rsidRPr="000848EB" w:rsidRDefault="000848EB" w:rsidP="000848EB">
      <w:pPr>
        <w:pStyle w:val="Code"/>
        <w:rPr>
          <w:highlight w:val="white"/>
        </w:rPr>
      </w:pPr>
      <w:r w:rsidRPr="000848EB">
        <w:rPr>
          <w:highlight w:val="white"/>
        </w:rPr>
        <w:t xml:space="preserve">      bool rebuild = argList.Remove("-r</w:t>
      </w:r>
      <w:r w:rsidR="00316A6F">
        <w:rPr>
          <w:highlight w:val="white"/>
        </w:rPr>
        <w:t>ebuild</w:t>
      </w:r>
      <w:r w:rsidRPr="000848EB">
        <w:rPr>
          <w:highlight w:val="white"/>
        </w:rPr>
        <w:t>"),</w:t>
      </w:r>
    </w:p>
    <w:p w14:paraId="2594CED1" w14:textId="55E35184" w:rsidR="00566F81" w:rsidRPr="000848EB" w:rsidRDefault="000848EB" w:rsidP="00566F81">
      <w:pPr>
        <w:pStyle w:val="Code"/>
      </w:pPr>
      <w:r w:rsidRPr="000848EB">
        <w:rPr>
          <w:highlight w:val="white"/>
        </w:rPr>
        <w:t xml:space="preserve">           print = argList.Remove("-p</w:t>
      </w:r>
      <w:r w:rsidR="00316A6F">
        <w:rPr>
          <w:highlight w:val="white"/>
        </w:rPr>
        <w:t>rint</w:t>
      </w:r>
      <w:r w:rsidRPr="000848EB">
        <w:rPr>
          <w:highlight w:val="white"/>
        </w:rPr>
        <w:t>")</w:t>
      </w:r>
      <w:r w:rsidR="00566F81">
        <w:t>;</w:t>
      </w:r>
    </w:p>
    <w:p w14:paraId="752924D2" w14:textId="20EEBAA5" w:rsidR="000848EB" w:rsidRPr="000848EB" w:rsidRDefault="00FA6F9E" w:rsidP="00FA6F9E">
      <w:pPr>
        <w:rPr>
          <w:highlight w:val="white"/>
        </w:rPr>
      </w:pPr>
      <w:r>
        <w:rPr>
          <w:highlight w:val="white"/>
        </w:rPr>
        <w:t>The</w:t>
      </w:r>
      <w:r w:rsidR="00444756">
        <w:rPr>
          <w:highlight w:val="white"/>
        </w:rPr>
        <w:t>n</w:t>
      </w:r>
      <w:r>
        <w:rPr>
          <w:highlight w:val="white"/>
        </w:rPr>
        <w:t xml:space="preserve"> we start by compiling </w:t>
      </w:r>
      <w:r w:rsidR="00384C2F">
        <w:rPr>
          <w:highlight w:val="white"/>
        </w:rPr>
        <w:t>each of the files given by the command line arguments.</w:t>
      </w:r>
    </w:p>
    <w:p w14:paraId="46767C9B" w14:textId="77777777" w:rsidR="000848EB" w:rsidRPr="000848EB" w:rsidRDefault="000848EB" w:rsidP="000848EB">
      <w:pPr>
        <w:pStyle w:val="Code"/>
        <w:rPr>
          <w:highlight w:val="white"/>
        </w:rPr>
      </w:pPr>
      <w:r w:rsidRPr="000848EB">
        <w:rPr>
          <w:highlight w:val="white"/>
        </w:rPr>
        <w:t xml:space="preserve">      try {</w:t>
      </w:r>
    </w:p>
    <w:p w14:paraId="4A972AF0" w14:textId="77777777" w:rsidR="000848EB" w:rsidRPr="000848EB" w:rsidRDefault="000848EB" w:rsidP="000848EB">
      <w:pPr>
        <w:pStyle w:val="Code"/>
        <w:rPr>
          <w:highlight w:val="white"/>
        </w:rPr>
      </w:pPr>
      <w:r w:rsidRPr="000848EB">
        <w:rPr>
          <w:highlight w:val="white"/>
        </w:rPr>
        <w:t xml:space="preserve">        bool doLink = false;</w:t>
      </w:r>
    </w:p>
    <w:p w14:paraId="245710DB" w14:textId="77777777" w:rsidR="000848EB" w:rsidRPr="000848EB" w:rsidRDefault="000848EB" w:rsidP="000848EB">
      <w:pPr>
        <w:pStyle w:val="Code"/>
        <w:rPr>
          <w:highlight w:val="white"/>
        </w:rPr>
      </w:pPr>
    </w:p>
    <w:p w14:paraId="3B2E68F7" w14:textId="77777777" w:rsidR="000848EB" w:rsidRPr="000848EB" w:rsidRDefault="000848EB" w:rsidP="000848EB">
      <w:pPr>
        <w:pStyle w:val="Code"/>
        <w:rPr>
          <w:highlight w:val="white"/>
        </w:rPr>
      </w:pPr>
      <w:r w:rsidRPr="000848EB">
        <w:rPr>
          <w:highlight w:val="white"/>
        </w:rPr>
        <w:t xml:space="preserve">        foreach (string arg in argList) {</w:t>
      </w:r>
    </w:p>
    <w:p w14:paraId="7E7DA98A" w14:textId="30779B89" w:rsidR="000848EB" w:rsidRPr="000848EB" w:rsidRDefault="000848EB" w:rsidP="000848EB">
      <w:pPr>
        <w:pStyle w:val="Code"/>
        <w:rPr>
          <w:highlight w:val="white"/>
        </w:rPr>
      </w:pPr>
      <w:r w:rsidRPr="000848EB">
        <w:rPr>
          <w:highlight w:val="white"/>
        </w:rPr>
        <w:t xml:space="preserve">          FileInfo file =</w:t>
      </w:r>
      <w:r w:rsidR="00051AED">
        <w:rPr>
          <w:highlight w:val="white"/>
        </w:rPr>
        <w:t xml:space="preserve"> </w:t>
      </w:r>
      <w:r w:rsidRPr="000848EB">
        <w:rPr>
          <w:highlight w:val="white"/>
        </w:rPr>
        <w:t>new FileInfo(</w:t>
      </w:r>
      <w:r w:rsidR="00051AED">
        <w:rPr>
          <w:highlight w:val="white"/>
        </w:rPr>
        <w:t xml:space="preserve">SourcePath + </w:t>
      </w:r>
      <w:r w:rsidRPr="000848EB">
        <w:rPr>
          <w:highlight w:val="white"/>
        </w:rPr>
        <w:t>arg);</w:t>
      </w:r>
    </w:p>
    <w:p w14:paraId="35DDFCDC" w14:textId="78E208BD" w:rsidR="000848EB" w:rsidRPr="000848EB" w:rsidRDefault="00384C2F" w:rsidP="00384C2F">
      <w:pPr>
        <w:rPr>
          <w:highlight w:val="white"/>
        </w:rPr>
      </w:pPr>
      <w:r>
        <w:rPr>
          <w:highlight w:val="white"/>
        </w:rPr>
        <w:t xml:space="preserve">The </w:t>
      </w:r>
      <w:r w:rsidRPr="00990AD2">
        <w:rPr>
          <w:rStyle w:val="KeyWord0"/>
          <w:highlight w:val="white"/>
        </w:rPr>
        <w:t>IsObjectFileUpToDate</w:t>
      </w:r>
      <w:r>
        <w:rPr>
          <w:highlight w:val="white"/>
        </w:rPr>
        <w:t xml:space="preserve"> call</w:t>
      </w:r>
      <w:r w:rsidR="003F7AAD">
        <w:rPr>
          <w:highlight w:val="white"/>
        </w:rPr>
        <w:t xml:space="preserve"> decides if the </w:t>
      </w:r>
      <w:r w:rsidR="00C4438C">
        <w:rPr>
          <w:highlight w:val="white"/>
        </w:rPr>
        <w:t xml:space="preserve">file is </w:t>
      </w:r>
      <w:r w:rsidR="0023626E">
        <w:rPr>
          <w:highlight w:val="white"/>
        </w:rPr>
        <w:t>up to date</w:t>
      </w:r>
      <w:r w:rsidR="00C4438C">
        <w:rPr>
          <w:highlight w:val="white"/>
        </w:rPr>
        <w:t xml:space="preserve">; that is, if </w:t>
      </w:r>
      <w:proofErr w:type="spellStart"/>
      <w:r w:rsidR="00C4438C">
        <w:rPr>
          <w:highlight w:val="white"/>
        </w:rPr>
        <w:t>is</w:t>
      </w:r>
      <w:proofErr w:type="spellEnd"/>
      <w:r w:rsidR="00C4438C">
        <w:rPr>
          <w:highlight w:val="white"/>
        </w:rPr>
        <w:t xml:space="preserve"> has not been changed since it was compiled the last time. If the </w:t>
      </w:r>
      <w:r w:rsidR="00C4438C" w:rsidRPr="006367C9">
        <w:rPr>
          <w:rStyle w:val="KeyWord0"/>
          <w:highlight w:val="white"/>
        </w:rPr>
        <w:t>rebuild</w:t>
      </w:r>
      <w:r w:rsidR="00C4438C">
        <w:rPr>
          <w:highlight w:val="white"/>
        </w:rPr>
        <w:t xml:space="preserve"> flag is set or if the </w:t>
      </w:r>
      <w:r w:rsidR="006367C9">
        <w:rPr>
          <w:highlight w:val="white"/>
        </w:rPr>
        <w:t xml:space="preserve">source </w:t>
      </w:r>
      <w:r w:rsidR="00C4438C">
        <w:rPr>
          <w:highlight w:val="white"/>
        </w:rPr>
        <w:t>file is not up</w:t>
      </w:r>
      <w:r w:rsidR="0023626E">
        <w:rPr>
          <w:highlight w:val="white"/>
        </w:rPr>
        <w:t xml:space="preserve"> </w:t>
      </w:r>
      <w:r w:rsidR="00C4438C">
        <w:rPr>
          <w:highlight w:val="white"/>
        </w:rPr>
        <w:t>to</w:t>
      </w:r>
      <w:r w:rsidR="0023626E">
        <w:rPr>
          <w:highlight w:val="white"/>
        </w:rPr>
        <w:t xml:space="preserve"> </w:t>
      </w:r>
      <w:r w:rsidR="00C4438C">
        <w:rPr>
          <w:highlight w:val="white"/>
        </w:rPr>
        <w:t>date, it becomes compiled.</w:t>
      </w:r>
    </w:p>
    <w:p w14:paraId="203A42CA" w14:textId="77777777" w:rsidR="000848EB" w:rsidRPr="000848EB" w:rsidRDefault="000848EB" w:rsidP="000848EB">
      <w:pPr>
        <w:pStyle w:val="Code"/>
        <w:rPr>
          <w:highlight w:val="white"/>
        </w:rPr>
      </w:pPr>
      <w:r w:rsidRPr="000848EB">
        <w:rPr>
          <w:highlight w:val="white"/>
        </w:rPr>
        <w:t xml:space="preserve">          if (rebuild || !IsObjectFileUpToDate(file)) {</w:t>
      </w:r>
    </w:p>
    <w:p w14:paraId="76210211" w14:textId="77777777" w:rsidR="000848EB" w:rsidRPr="000848EB" w:rsidRDefault="000848EB" w:rsidP="000848EB">
      <w:pPr>
        <w:pStyle w:val="Code"/>
        <w:rPr>
          <w:highlight w:val="white"/>
        </w:rPr>
      </w:pPr>
      <w:r w:rsidRPr="000848EB">
        <w:rPr>
          <w:highlight w:val="white"/>
        </w:rPr>
        <w:t xml:space="preserve">            if (print) {</w:t>
      </w:r>
    </w:p>
    <w:p w14:paraId="6B593957" w14:textId="77777777" w:rsidR="000848EB" w:rsidRPr="000848EB" w:rsidRDefault="000848EB" w:rsidP="000848EB">
      <w:pPr>
        <w:pStyle w:val="Code"/>
        <w:rPr>
          <w:highlight w:val="white"/>
        </w:rPr>
      </w:pPr>
      <w:r w:rsidRPr="000848EB">
        <w:rPr>
          <w:highlight w:val="white"/>
        </w:rPr>
        <w:t xml:space="preserve">              Console.Out.WriteLine("Compiling \"" + file.FullName + ".c\"."); </w:t>
      </w:r>
    </w:p>
    <w:p w14:paraId="58F99F7D" w14:textId="77777777" w:rsidR="000848EB" w:rsidRPr="000848EB" w:rsidRDefault="000848EB" w:rsidP="000848EB">
      <w:pPr>
        <w:pStyle w:val="Code"/>
        <w:rPr>
          <w:highlight w:val="white"/>
        </w:rPr>
      </w:pPr>
      <w:r w:rsidRPr="000848EB">
        <w:rPr>
          <w:highlight w:val="white"/>
        </w:rPr>
        <w:t xml:space="preserve">            }</w:t>
      </w:r>
    </w:p>
    <w:p w14:paraId="7B685300" w14:textId="77777777" w:rsidR="000848EB" w:rsidRPr="000848EB" w:rsidRDefault="000848EB" w:rsidP="000848EB">
      <w:pPr>
        <w:pStyle w:val="Code"/>
        <w:rPr>
          <w:highlight w:val="white"/>
        </w:rPr>
      </w:pPr>
    </w:p>
    <w:p w14:paraId="6C4529F9" w14:textId="5C9B3278" w:rsidR="000848EB" w:rsidRDefault="000848EB" w:rsidP="000848EB">
      <w:pPr>
        <w:pStyle w:val="Code"/>
        <w:rPr>
          <w:highlight w:val="white"/>
        </w:rPr>
      </w:pPr>
      <w:r w:rsidRPr="000848EB">
        <w:rPr>
          <w:highlight w:val="white"/>
        </w:rPr>
        <w:t xml:space="preserve">            </w:t>
      </w:r>
      <w:r w:rsidR="009175B4">
        <w:rPr>
          <w:highlight w:val="white"/>
        </w:rPr>
        <w:t>CompileSourceFile</w:t>
      </w:r>
      <w:r w:rsidRPr="000848EB">
        <w:rPr>
          <w:highlight w:val="white"/>
        </w:rPr>
        <w:t>(file);</w:t>
      </w:r>
    </w:p>
    <w:p w14:paraId="09485A21" w14:textId="04C8B133" w:rsidR="0023626E" w:rsidRPr="000848EB" w:rsidRDefault="0023626E" w:rsidP="0023626E">
      <w:pPr>
        <w:rPr>
          <w:highlight w:val="white"/>
        </w:rPr>
      </w:pPr>
      <w:r>
        <w:rPr>
          <w:highlight w:val="white"/>
        </w:rPr>
        <w:t xml:space="preserve">The </w:t>
      </w:r>
      <w:r w:rsidRPr="006367C9">
        <w:rPr>
          <w:rStyle w:val="KeyWord0"/>
          <w:highlight w:val="white"/>
        </w:rPr>
        <w:t>doLink</w:t>
      </w:r>
      <w:r>
        <w:rPr>
          <w:highlight w:val="white"/>
        </w:rPr>
        <w:t xml:space="preserve"> flag is set to true if at least one file needs to be compiled.</w:t>
      </w:r>
    </w:p>
    <w:p w14:paraId="346822C7" w14:textId="77777777" w:rsidR="000848EB" w:rsidRPr="000848EB" w:rsidRDefault="000848EB" w:rsidP="000848EB">
      <w:pPr>
        <w:pStyle w:val="Code"/>
        <w:rPr>
          <w:highlight w:val="white"/>
        </w:rPr>
      </w:pPr>
      <w:r w:rsidRPr="000848EB">
        <w:rPr>
          <w:highlight w:val="white"/>
        </w:rPr>
        <w:t xml:space="preserve">            doLink = true;</w:t>
      </w:r>
    </w:p>
    <w:p w14:paraId="1A0B06BC" w14:textId="77777777" w:rsidR="000848EB" w:rsidRPr="000848EB" w:rsidRDefault="000848EB" w:rsidP="000848EB">
      <w:pPr>
        <w:pStyle w:val="Code"/>
        <w:rPr>
          <w:highlight w:val="white"/>
        </w:rPr>
      </w:pPr>
      <w:r w:rsidRPr="000848EB">
        <w:rPr>
          <w:highlight w:val="white"/>
        </w:rPr>
        <w:t xml:space="preserve">          }</w:t>
      </w:r>
    </w:p>
    <w:p w14:paraId="340E16FD" w14:textId="77777777" w:rsidR="000848EB" w:rsidRPr="000848EB" w:rsidRDefault="000848EB" w:rsidP="000848EB">
      <w:pPr>
        <w:pStyle w:val="Code"/>
        <w:rPr>
          <w:highlight w:val="white"/>
        </w:rPr>
      </w:pPr>
      <w:r w:rsidRPr="000848EB">
        <w:rPr>
          <w:highlight w:val="white"/>
        </w:rPr>
        <w:t xml:space="preserve">        }</w:t>
      </w:r>
    </w:p>
    <w:p w14:paraId="1B94C6B2" w14:textId="725B3CAD" w:rsidR="000848EB" w:rsidRPr="000848EB" w:rsidRDefault="003C44DF" w:rsidP="003C44DF">
      <w:pPr>
        <w:rPr>
          <w:highlight w:val="white"/>
        </w:rPr>
      </w:pPr>
      <w:r>
        <w:rPr>
          <w:highlight w:val="white"/>
        </w:rPr>
        <w:t xml:space="preserve">If we generate code for the Linux </w:t>
      </w:r>
      <w:r w:rsidR="00E25F5B">
        <w:rPr>
          <w:highlight w:val="white"/>
        </w:rPr>
        <w:t>environment</w:t>
      </w:r>
      <w:r>
        <w:rPr>
          <w:highlight w:val="white"/>
        </w:rPr>
        <w:t xml:space="preserve">, we start by creating a regular </w:t>
      </w:r>
      <w:proofErr w:type="spellStart"/>
      <w:r>
        <w:rPr>
          <w:highlight w:val="white"/>
        </w:rPr>
        <w:t>makefile</w:t>
      </w:r>
      <w:proofErr w:type="spellEnd"/>
      <w:r>
        <w:rPr>
          <w:highlight w:val="white"/>
        </w:rPr>
        <w:t>.</w:t>
      </w:r>
    </w:p>
    <w:p w14:paraId="35976BE3" w14:textId="77777777" w:rsidR="000848EB" w:rsidRPr="000848EB" w:rsidRDefault="000848EB" w:rsidP="000848EB">
      <w:pPr>
        <w:pStyle w:val="Code"/>
        <w:rPr>
          <w:highlight w:val="white"/>
        </w:rPr>
      </w:pPr>
      <w:r w:rsidRPr="000848EB">
        <w:rPr>
          <w:highlight w:val="white"/>
        </w:rPr>
        <w:t xml:space="preserve">        if (Start.Linux) {</w:t>
      </w:r>
    </w:p>
    <w:p w14:paraId="0F81CCAD" w14:textId="3133B12F" w:rsidR="00E25F5B" w:rsidRPr="00E25F5B" w:rsidRDefault="00E25F5B" w:rsidP="00E25F5B">
      <w:pPr>
        <w:pStyle w:val="Code"/>
        <w:rPr>
          <w:highlight w:val="white"/>
        </w:rPr>
      </w:pPr>
      <w:r w:rsidRPr="00E25F5B">
        <w:rPr>
          <w:highlight w:val="white"/>
        </w:rPr>
        <w:t xml:space="preserve">          StreamWriter makeStream = new StreamWriter(SourcePath + "makefile");</w:t>
      </w:r>
    </w:p>
    <w:p w14:paraId="11279E29" w14:textId="72BD309D" w:rsidR="00E06B9D" w:rsidRPr="00E06B9D" w:rsidRDefault="000E7B52" w:rsidP="00B11AD9">
      <w:pPr>
        <w:rPr>
          <w:highlight w:val="white"/>
        </w:rPr>
      </w:pPr>
      <w:r>
        <w:rPr>
          <w:highlight w:val="white"/>
        </w:rPr>
        <w:t xml:space="preserve">We call the resulting executable file “main”, and </w:t>
      </w:r>
      <w:r w:rsidR="00B11AD9">
        <w:rPr>
          <w:highlight w:val="white"/>
        </w:rPr>
        <w:t xml:space="preserve">we </w:t>
      </w:r>
      <w:r>
        <w:rPr>
          <w:highlight w:val="white"/>
        </w:rPr>
        <w:t>state that it is dependent of the object files; that is, the file names with the “.o” suffix.</w:t>
      </w:r>
    </w:p>
    <w:p w14:paraId="225FB1BC" w14:textId="5686EC64" w:rsidR="000848EB" w:rsidRPr="000848EB" w:rsidRDefault="000848EB" w:rsidP="000848EB">
      <w:pPr>
        <w:pStyle w:val="Code"/>
        <w:rPr>
          <w:highlight w:val="white"/>
        </w:rPr>
      </w:pPr>
      <w:r w:rsidRPr="000848EB">
        <w:rPr>
          <w:highlight w:val="white"/>
        </w:rPr>
        <w:t xml:space="preserve">          makeStream.Write("main:");</w:t>
      </w:r>
    </w:p>
    <w:p w14:paraId="4C3242CD" w14:textId="77777777" w:rsidR="000848EB" w:rsidRPr="000848EB" w:rsidRDefault="000848EB" w:rsidP="000848EB">
      <w:pPr>
        <w:pStyle w:val="Code"/>
        <w:rPr>
          <w:highlight w:val="white"/>
        </w:rPr>
      </w:pPr>
      <w:r w:rsidRPr="000848EB">
        <w:rPr>
          <w:highlight w:val="white"/>
        </w:rPr>
        <w:t xml:space="preserve">          foreach (string arg in argList) {</w:t>
      </w:r>
    </w:p>
    <w:p w14:paraId="3F399395" w14:textId="77777777" w:rsidR="000848EB" w:rsidRPr="000848EB" w:rsidRDefault="000848EB" w:rsidP="000848EB">
      <w:pPr>
        <w:pStyle w:val="Code"/>
        <w:rPr>
          <w:highlight w:val="white"/>
        </w:rPr>
      </w:pPr>
      <w:r w:rsidRPr="000848EB">
        <w:rPr>
          <w:highlight w:val="white"/>
        </w:rPr>
        <w:t xml:space="preserve">            makeStream.Write(" " + arg.ToLower() + ".o");</w:t>
      </w:r>
    </w:p>
    <w:p w14:paraId="1EDF7E31" w14:textId="77777777" w:rsidR="000848EB" w:rsidRPr="000848EB" w:rsidRDefault="000848EB" w:rsidP="000848EB">
      <w:pPr>
        <w:pStyle w:val="Code"/>
        <w:rPr>
          <w:highlight w:val="white"/>
        </w:rPr>
      </w:pPr>
      <w:r w:rsidRPr="000848EB">
        <w:rPr>
          <w:highlight w:val="white"/>
        </w:rPr>
        <w:t xml:space="preserve">          }</w:t>
      </w:r>
    </w:p>
    <w:p w14:paraId="7EF8E714" w14:textId="77777777" w:rsidR="000848EB" w:rsidRPr="000848EB" w:rsidRDefault="000848EB" w:rsidP="000848EB">
      <w:pPr>
        <w:pStyle w:val="Code"/>
        <w:rPr>
          <w:highlight w:val="white"/>
        </w:rPr>
      </w:pPr>
      <w:r w:rsidRPr="000848EB">
        <w:rPr>
          <w:highlight w:val="white"/>
        </w:rPr>
        <w:t xml:space="preserve">          makeStream.WriteLine();</w:t>
      </w:r>
    </w:p>
    <w:p w14:paraId="2DC5DCD5" w14:textId="64783238" w:rsidR="000848EB" w:rsidRPr="000848EB" w:rsidRDefault="00DF199E" w:rsidP="00DF199E">
      <w:pPr>
        <w:rPr>
          <w:highlight w:val="white"/>
        </w:rPr>
      </w:pPr>
      <w:r>
        <w:rPr>
          <w:highlight w:val="white"/>
        </w:rPr>
        <w:t xml:space="preserve">We link the object files together with the </w:t>
      </w:r>
      <w:r w:rsidRPr="00DF199E">
        <w:rPr>
          <w:rStyle w:val="KeyWord0"/>
          <w:highlight w:val="white"/>
        </w:rPr>
        <w:t>ld</w:t>
      </w:r>
      <w:r>
        <w:rPr>
          <w:highlight w:val="white"/>
        </w:rPr>
        <w:t xml:space="preserve"> system command, which perform the linking of the object files.</w:t>
      </w:r>
    </w:p>
    <w:p w14:paraId="1AB5A6E1" w14:textId="77777777" w:rsidR="000848EB" w:rsidRPr="000848EB" w:rsidRDefault="000848EB" w:rsidP="000848EB">
      <w:pPr>
        <w:pStyle w:val="Code"/>
        <w:rPr>
          <w:highlight w:val="white"/>
        </w:rPr>
      </w:pPr>
      <w:r w:rsidRPr="000848EB">
        <w:rPr>
          <w:highlight w:val="white"/>
        </w:rPr>
        <w:t xml:space="preserve">          makeStream.Write("\tld -o main");</w:t>
      </w:r>
    </w:p>
    <w:p w14:paraId="45CFD4DD" w14:textId="77777777" w:rsidR="000848EB" w:rsidRPr="000848EB" w:rsidRDefault="000848EB" w:rsidP="000848EB">
      <w:pPr>
        <w:pStyle w:val="Code"/>
        <w:rPr>
          <w:highlight w:val="white"/>
        </w:rPr>
      </w:pPr>
      <w:r w:rsidRPr="000848EB">
        <w:rPr>
          <w:highlight w:val="white"/>
        </w:rPr>
        <w:t xml:space="preserve">          foreach (string arg in argList) {</w:t>
      </w:r>
    </w:p>
    <w:p w14:paraId="5125F4EE" w14:textId="77777777" w:rsidR="000848EB" w:rsidRPr="000848EB" w:rsidRDefault="000848EB" w:rsidP="000848EB">
      <w:pPr>
        <w:pStyle w:val="Code"/>
        <w:rPr>
          <w:highlight w:val="white"/>
        </w:rPr>
      </w:pPr>
      <w:r w:rsidRPr="000848EB">
        <w:rPr>
          <w:highlight w:val="white"/>
        </w:rPr>
        <w:t xml:space="preserve">            makeStream.Write(" " + arg.ToLower() + ".o");</w:t>
      </w:r>
    </w:p>
    <w:p w14:paraId="383235B7" w14:textId="77777777" w:rsidR="000848EB" w:rsidRPr="000848EB" w:rsidRDefault="000848EB" w:rsidP="000848EB">
      <w:pPr>
        <w:pStyle w:val="Code"/>
        <w:rPr>
          <w:highlight w:val="white"/>
        </w:rPr>
      </w:pPr>
      <w:r w:rsidRPr="000848EB">
        <w:rPr>
          <w:highlight w:val="white"/>
        </w:rPr>
        <w:t xml:space="preserve">          }</w:t>
      </w:r>
    </w:p>
    <w:p w14:paraId="79436C7E" w14:textId="77777777" w:rsidR="000848EB" w:rsidRPr="000848EB" w:rsidRDefault="000848EB" w:rsidP="000848EB">
      <w:pPr>
        <w:pStyle w:val="Code"/>
        <w:rPr>
          <w:highlight w:val="white"/>
        </w:rPr>
      </w:pPr>
      <w:r w:rsidRPr="000848EB">
        <w:rPr>
          <w:highlight w:val="white"/>
        </w:rPr>
        <w:t xml:space="preserve">          makeStream.WriteLine();</w:t>
      </w:r>
    </w:p>
    <w:p w14:paraId="2AA614C3" w14:textId="77777777" w:rsidR="000848EB" w:rsidRPr="000848EB" w:rsidRDefault="000848EB" w:rsidP="000848EB">
      <w:pPr>
        <w:pStyle w:val="Code"/>
        <w:rPr>
          <w:highlight w:val="white"/>
        </w:rPr>
      </w:pPr>
      <w:r w:rsidRPr="000848EB">
        <w:rPr>
          <w:highlight w:val="white"/>
        </w:rPr>
        <w:t xml:space="preserve">          makeStream.WriteLine();</w:t>
      </w:r>
    </w:p>
    <w:p w14:paraId="0B30CC3C" w14:textId="6CDDD0F6" w:rsidR="00DF199E" w:rsidRPr="000848EB" w:rsidRDefault="00DF199E" w:rsidP="00DF199E">
      <w:pPr>
        <w:rPr>
          <w:highlight w:val="white"/>
        </w:rPr>
      </w:pPr>
      <w:r>
        <w:rPr>
          <w:highlight w:val="white"/>
        </w:rPr>
        <w:t xml:space="preserve">We link the object files together with the </w:t>
      </w:r>
      <w:r w:rsidRPr="00DF199E">
        <w:rPr>
          <w:rStyle w:val="KeyWord0"/>
          <w:highlight w:val="white"/>
        </w:rPr>
        <w:t>ld</w:t>
      </w:r>
      <w:r>
        <w:rPr>
          <w:highlight w:val="white"/>
        </w:rPr>
        <w:t xml:space="preserve"> system command, which perform the linking of the object files.</w:t>
      </w:r>
      <w:r w:rsidR="00CD18FE">
        <w:rPr>
          <w:highlight w:val="white"/>
        </w:rPr>
        <w:t xml:space="preserve"> Each object file is dependent of its </w:t>
      </w:r>
      <w:r w:rsidR="00A5636D">
        <w:rPr>
          <w:highlight w:val="white"/>
        </w:rPr>
        <w:t>assembler</w:t>
      </w:r>
      <w:r w:rsidR="00CD18FE">
        <w:rPr>
          <w:highlight w:val="white"/>
        </w:rPr>
        <w:t xml:space="preserve"> file</w:t>
      </w:r>
      <w:r w:rsidR="00A5636D">
        <w:rPr>
          <w:highlight w:val="white"/>
        </w:rPr>
        <w:t>, that has been generated by the compiler.</w:t>
      </w:r>
    </w:p>
    <w:p w14:paraId="3A14C79D" w14:textId="77777777" w:rsidR="000848EB" w:rsidRPr="000848EB" w:rsidRDefault="000848EB" w:rsidP="000848EB">
      <w:pPr>
        <w:pStyle w:val="Code"/>
        <w:rPr>
          <w:highlight w:val="white"/>
        </w:rPr>
      </w:pPr>
      <w:r w:rsidRPr="000848EB">
        <w:rPr>
          <w:highlight w:val="white"/>
        </w:rPr>
        <w:t xml:space="preserve">          foreach (string arg in argList) {</w:t>
      </w:r>
    </w:p>
    <w:p w14:paraId="104DB0CA" w14:textId="77777777" w:rsidR="00302D1E" w:rsidRDefault="000848EB" w:rsidP="000848EB">
      <w:pPr>
        <w:pStyle w:val="Code"/>
        <w:rPr>
          <w:highlight w:val="white"/>
        </w:rPr>
      </w:pPr>
      <w:r w:rsidRPr="000848EB">
        <w:rPr>
          <w:highlight w:val="white"/>
        </w:rPr>
        <w:t xml:space="preserve">            makeStream.Write</w:t>
      </w:r>
      <w:r w:rsidR="00302D1E">
        <w:rPr>
          <w:highlight w:val="white"/>
        </w:rPr>
        <w:t>Line</w:t>
      </w:r>
      <w:r w:rsidRPr="000848EB">
        <w:rPr>
          <w:highlight w:val="white"/>
        </w:rPr>
        <w:t>(arg.ToLower() + ".o: " +</w:t>
      </w:r>
    </w:p>
    <w:p w14:paraId="4A3A988B" w14:textId="6CCB7BB2" w:rsidR="000848EB" w:rsidRPr="000848EB" w:rsidRDefault="00302D1E" w:rsidP="000848EB">
      <w:pPr>
        <w:pStyle w:val="Code"/>
        <w:rPr>
          <w:highlight w:val="white"/>
        </w:rPr>
      </w:pPr>
      <w:r>
        <w:rPr>
          <w:highlight w:val="white"/>
        </w:rPr>
        <w:lastRenderedPageBreak/>
        <w:t xml:space="preserve">                                </w:t>
      </w:r>
      <w:r w:rsidR="000848EB" w:rsidRPr="000848EB">
        <w:rPr>
          <w:highlight w:val="white"/>
        </w:rPr>
        <w:t xml:space="preserve"> arg.ToLower() + ".asm");</w:t>
      </w:r>
    </w:p>
    <w:p w14:paraId="739EA861" w14:textId="77777777" w:rsidR="000848EB" w:rsidRDefault="000848EB" w:rsidP="000848EB">
      <w:pPr>
        <w:pStyle w:val="Code"/>
        <w:rPr>
          <w:highlight w:val="white"/>
        </w:rPr>
      </w:pPr>
      <w:r w:rsidRPr="000848EB">
        <w:rPr>
          <w:highlight w:val="white"/>
        </w:rPr>
        <w:t xml:space="preserve">            makeStream.WriteLine("\tnasm -f elf64 -o " + arg.ToLower() + ".o "</w:t>
      </w:r>
    </w:p>
    <w:p w14:paraId="748294A9" w14:textId="7D8052DC" w:rsidR="000848EB" w:rsidRPr="000848EB" w:rsidRDefault="000848EB" w:rsidP="000848EB">
      <w:pPr>
        <w:pStyle w:val="Code"/>
        <w:rPr>
          <w:highlight w:val="white"/>
        </w:rPr>
      </w:pPr>
      <w:r>
        <w:rPr>
          <w:highlight w:val="white"/>
        </w:rPr>
        <w:t xml:space="preserve">                                </w:t>
      </w:r>
      <w:r w:rsidRPr="000848EB">
        <w:rPr>
          <w:highlight w:val="white"/>
        </w:rPr>
        <w:t xml:space="preserve"> + arg.ToLower() + ".asm");</w:t>
      </w:r>
    </w:p>
    <w:p w14:paraId="508E05C3" w14:textId="77777777" w:rsidR="000848EB" w:rsidRPr="000848EB" w:rsidRDefault="000848EB" w:rsidP="000848EB">
      <w:pPr>
        <w:pStyle w:val="Code"/>
        <w:rPr>
          <w:highlight w:val="white"/>
        </w:rPr>
      </w:pPr>
      <w:r w:rsidRPr="000848EB">
        <w:rPr>
          <w:highlight w:val="white"/>
        </w:rPr>
        <w:t xml:space="preserve">            makeStream.WriteLine();</w:t>
      </w:r>
    </w:p>
    <w:p w14:paraId="737FF91B" w14:textId="77777777" w:rsidR="000848EB" w:rsidRPr="000848EB" w:rsidRDefault="000848EB" w:rsidP="000848EB">
      <w:pPr>
        <w:pStyle w:val="Code"/>
        <w:rPr>
          <w:highlight w:val="white"/>
        </w:rPr>
      </w:pPr>
      <w:r w:rsidRPr="000848EB">
        <w:rPr>
          <w:highlight w:val="white"/>
        </w:rPr>
        <w:t xml:space="preserve">          }</w:t>
      </w:r>
    </w:p>
    <w:p w14:paraId="0F8476E6" w14:textId="5805464D" w:rsidR="000848EB" w:rsidRPr="000848EB" w:rsidRDefault="00003523" w:rsidP="00003523">
      <w:pPr>
        <w:rPr>
          <w:highlight w:val="white"/>
        </w:rPr>
      </w:pPr>
      <w:r>
        <w:rPr>
          <w:highlight w:val="white"/>
        </w:rPr>
        <w:t>Finally, we generate the clear list by listing all the object files and the final main file.</w:t>
      </w:r>
    </w:p>
    <w:p w14:paraId="67D21338" w14:textId="77777777" w:rsidR="000848EB" w:rsidRPr="000848EB" w:rsidRDefault="000848EB" w:rsidP="000848EB">
      <w:pPr>
        <w:pStyle w:val="Code"/>
        <w:rPr>
          <w:highlight w:val="white"/>
        </w:rPr>
      </w:pPr>
      <w:r w:rsidRPr="000848EB">
        <w:rPr>
          <w:highlight w:val="white"/>
        </w:rPr>
        <w:t xml:space="preserve">          makeStream.WriteLine("clear:");</w:t>
      </w:r>
    </w:p>
    <w:p w14:paraId="013837FE" w14:textId="77777777" w:rsidR="000848EB" w:rsidRPr="000848EB" w:rsidRDefault="000848EB" w:rsidP="000848EB">
      <w:pPr>
        <w:pStyle w:val="Code"/>
        <w:rPr>
          <w:highlight w:val="white"/>
        </w:rPr>
      </w:pPr>
      <w:r w:rsidRPr="000848EB">
        <w:rPr>
          <w:highlight w:val="white"/>
        </w:rPr>
        <w:t xml:space="preserve">          foreach (string arg in argList) {</w:t>
      </w:r>
    </w:p>
    <w:p w14:paraId="64C8CD49" w14:textId="77777777" w:rsidR="000848EB" w:rsidRPr="000848EB" w:rsidRDefault="000848EB" w:rsidP="000848EB">
      <w:pPr>
        <w:pStyle w:val="Code"/>
        <w:rPr>
          <w:highlight w:val="white"/>
        </w:rPr>
      </w:pPr>
      <w:r w:rsidRPr="000848EB">
        <w:rPr>
          <w:highlight w:val="white"/>
        </w:rPr>
        <w:t xml:space="preserve">            makeStream.WriteLine("\trm " + arg.ToLower() + ".o");</w:t>
      </w:r>
    </w:p>
    <w:p w14:paraId="06784456" w14:textId="77777777" w:rsidR="000848EB" w:rsidRPr="000848EB" w:rsidRDefault="000848EB" w:rsidP="000848EB">
      <w:pPr>
        <w:pStyle w:val="Code"/>
        <w:rPr>
          <w:highlight w:val="white"/>
        </w:rPr>
      </w:pPr>
      <w:r w:rsidRPr="000848EB">
        <w:rPr>
          <w:highlight w:val="white"/>
        </w:rPr>
        <w:t xml:space="preserve">          }</w:t>
      </w:r>
    </w:p>
    <w:p w14:paraId="4EE25BE0" w14:textId="77777777" w:rsidR="000848EB" w:rsidRPr="000848EB" w:rsidRDefault="000848EB" w:rsidP="000848EB">
      <w:pPr>
        <w:pStyle w:val="Code"/>
        <w:rPr>
          <w:highlight w:val="white"/>
        </w:rPr>
      </w:pPr>
    </w:p>
    <w:p w14:paraId="5CEB88E6" w14:textId="77777777" w:rsidR="000848EB" w:rsidRPr="000848EB" w:rsidRDefault="000848EB" w:rsidP="000848EB">
      <w:pPr>
        <w:pStyle w:val="Code"/>
        <w:rPr>
          <w:highlight w:val="white"/>
        </w:rPr>
      </w:pPr>
      <w:r w:rsidRPr="000848EB">
        <w:rPr>
          <w:highlight w:val="white"/>
        </w:rPr>
        <w:t xml:space="preserve">          makeStream.WriteLine("\trm main");</w:t>
      </w:r>
    </w:p>
    <w:p w14:paraId="52EFC84E" w14:textId="77777777" w:rsidR="000848EB" w:rsidRPr="000848EB" w:rsidRDefault="000848EB" w:rsidP="000848EB">
      <w:pPr>
        <w:pStyle w:val="Code"/>
        <w:rPr>
          <w:highlight w:val="white"/>
        </w:rPr>
      </w:pPr>
      <w:r w:rsidRPr="000848EB">
        <w:rPr>
          <w:highlight w:val="white"/>
        </w:rPr>
        <w:t xml:space="preserve">          makeStream.Close();</w:t>
      </w:r>
    </w:p>
    <w:p w14:paraId="53E42FA0" w14:textId="77777777" w:rsidR="000848EB" w:rsidRPr="000848EB" w:rsidRDefault="000848EB" w:rsidP="000848EB">
      <w:pPr>
        <w:pStyle w:val="Code"/>
        <w:rPr>
          <w:highlight w:val="white"/>
        </w:rPr>
      </w:pPr>
      <w:r w:rsidRPr="000848EB">
        <w:rPr>
          <w:highlight w:val="white"/>
        </w:rPr>
        <w:t xml:space="preserve">        }</w:t>
      </w:r>
    </w:p>
    <w:p w14:paraId="7403FE6A" w14:textId="77777777" w:rsidR="000848EB" w:rsidRPr="000848EB" w:rsidRDefault="000848EB" w:rsidP="000848EB">
      <w:pPr>
        <w:pStyle w:val="Code"/>
        <w:rPr>
          <w:highlight w:val="white"/>
        </w:rPr>
      </w:pPr>
    </w:p>
    <w:p w14:paraId="7E7EB9A0" w14:textId="447487E4" w:rsidR="00B80F7F" w:rsidRPr="000848EB" w:rsidRDefault="00B80F7F" w:rsidP="00B80F7F">
      <w:pPr>
        <w:pStyle w:val="Code"/>
        <w:rPr>
          <w:highlight w:val="white"/>
        </w:rPr>
      </w:pPr>
      <w:r w:rsidRPr="000848EB">
        <w:rPr>
          <w:highlight w:val="white"/>
        </w:rPr>
        <w:t xml:space="preserve">        if (Start.Windows) {</w:t>
      </w:r>
    </w:p>
    <w:p w14:paraId="5EA42EA7" w14:textId="2FC06680" w:rsidR="00B80F7F" w:rsidRPr="000848EB" w:rsidRDefault="00B80F7F" w:rsidP="00B80F7F">
      <w:pPr>
        <w:pStyle w:val="Code"/>
        <w:rPr>
          <w:highlight w:val="white"/>
        </w:rPr>
      </w:pPr>
      <w:r>
        <w:rPr>
          <w:highlight w:val="white"/>
        </w:rPr>
        <w:t xml:space="preserve">  </w:t>
      </w:r>
      <w:r w:rsidRPr="000848EB">
        <w:rPr>
          <w:highlight w:val="white"/>
        </w:rPr>
        <w:t xml:space="preserve">        if (doLink) {</w:t>
      </w:r>
    </w:p>
    <w:p w14:paraId="7CF5C7DD" w14:textId="77777777" w:rsidR="00C9762B" w:rsidRDefault="00C9762B" w:rsidP="00C9762B">
      <w:pPr>
        <w:pStyle w:val="Code"/>
        <w:rPr>
          <w:highlight w:val="white"/>
        </w:rPr>
      </w:pPr>
      <w:r w:rsidRPr="00C9762B">
        <w:rPr>
          <w:highlight w:val="white"/>
        </w:rPr>
        <w:t xml:space="preserve">            FileInfo targetFile =</w:t>
      </w:r>
    </w:p>
    <w:p w14:paraId="3B7C8016" w14:textId="33666ADF" w:rsidR="00C9762B" w:rsidRPr="00C9762B" w:rsidRDefault="00C9762B" w:rsidP="00C9762B">
      <w:pPr>
        <w:pStyle w:val="Code"/>
        <w:rPr>
          <w:highlight w:val="white"/>
        </w:rPr>
      </w:pPr>
      <w:r>
        <w:rPr>
          <w:highlight w:val="white"/>
        </w:rPr>
        <w:t xml:space="preserve">              </w:t>
      </w:r>
      <w:r w:rsidRPr="00C9762B">
        <w:rPr>
          <w:highlight w:val="white"/>
        </w:rPr>
        <w:t>new FileInfo(TargetPath +  argList[0] + ".com");</w:t>
      </w:r>
    </w:p>
    <w:p w14:paraId="324A92E0" w14:textId="77777777" w:rsidR="00C9762B" w:rsidRPr="00C9762B" w:rsidRDefault="00C9762B" w:rsidP="00C9762B">
      <w:pPr>
        <w:pStyle w:val="Code"/>
        <w:rPr>
          <w:highlight w:val="white"/>
        </w:rPr>
      </w:pPr>
      <w:r w:rsidRPr="00C9762B">
        <w:rPr>
          <w:highlight w:val="white"/>
        </w:rPr>
        <w:t xml:space="preserve">            Linker linker = new Linker();</w:t>
      </w:r>
    </w:p>
    <w:p w14:paraId="28E824A4" w14:textId="77777777" w:rsidR="000848EB" w:rsidRPr="00C9762B" w:rsidRDefault="000848EB" w:rsidP="00C9762B">
      <w:pPr>
        <w:pStyle w:val="Code"/>
        <w:rPr>
          <w:highlight w:val="white"/>
        </w:rPr>
      </w:pPr>
    </w:p>
    <w:p w14:paraId="6CD27C82" w14:textId="6A05C8BC" w:rsidR="000848EB" w:rsidRPr="000848EB" w:rsidRDefault="00B80F7F" w:rsidP="000848EB">
      <w:pPr>
        <w:pStyle w:val="Code"/>
        <w:rPr>
          <w:highlight w:val="white"/>
        </w:rPr>
      </w:pPr>
      <w:r>
        <w:rPr>
          <w:highlight w:val="white"/>
        </w:rPr>
        <w:t xml:space="preserve">  </w:t>
      </w:r>
      <w:r w:rsidR="000848EB" w:rsidRPr="000848EB">
        <w:rPr>
          <w:highlight w:val="white"/>
        </w:rPr>
        <w:t xml:space="preserve">          CCompiler_Main.Scanner.Path = null;</w:t>
      </w:r>
    </w:p>
    <w:p w14:paraId="61FF7003" w14:textId="4EA71D00" w:rsidR="000848EB" w:rsidRPr="000848EB" w:rsidRDefault="000848EB" w:rsidP="000848EB">
      <w:pPr>
        <w:pStyle w:val="Code"/>
        <w:rPr>
          <w:highlight w:val="white"/>
        </w:rPr>
      </w:pPr>
      <w:r w:rsidRPr="000848EB">
        <w:rPr>
          <w:highlight w:val="white"/>
        </w:rPr>
        <w:t xml:space="preserve">  </w:t>
      </w:r>
      <w:r w:rsidR="00B80F7F">
        <w:rPr>
          <w:highlight w:val="white"/>
        </w:rPr>
        <w:t xml:space="preserve">  </w:t>
      </w:r>
      <w:r w:rsidRPr="000848EB">
        <w:rPr>
          <w:highlight w:val="white"/>
        </w:rPr>
        <w:t xml:space="preserve">        foreach (string arg in argList) {</w:t>
      </w:r>
    </w:p>
    <w:p w14:paraId="1F791129" w14:textId="164C09B7" w:rsidR="000848EB" w:rsidRPr="000848EB" w:rsidRDefault="000848EB" w:rsidP="000848EB">
      <w:pPr>
        <w:pStyle w:val="Code"/>
        <w:rPr>
          <w:highlight w:val="white"/>
        </w:rPr>
      </w:pPr>
      <w:r w:rsidRPr="000848EB">
        <w:rPr>
          <w:highlight w:val="white"/>
        </w:rPr>
        <w:t xml:space="preserve">    </w:t>
      </w:r>
      <w:r w:rsidR="00B80F7F">
        <w:rPr>
          <w:highlight w:val="white"/>
        </w:rPr>
        <w:t xml:space="preserve">  </w:t>
      </w:r>
      <w:r w:rsidRPr="000848EB">
        <w:rPr>
          <w:highlight w:val="white"/>
        </w:rPr>
        <w:t xml:space="preserve">        FileInfo file =</w:t>
      </w:r>
      <w:r w:rsidR="00051AED">
        <w:rPr>
          <w:highlight w:val="white"/>
        </w:rPr>
        <w:t xml:space="preserve"> </w:t>
      </w:r>
      <w:r w:rsidRPr="000848EB">
        <w:rPr>
          <w:highlight w:val="white"/>
        </w:rPr>
        <w:t>new FileInfo(</w:t>
      </w:r>
      <w:r w:rsidR="00051AED">
        <w:rPr>
          <w:highlight w:val="white"/>
        </w:rPr>
        <w:t xml:space="preserve">SourcePath + </w:t>
      </w:r>
      <w:r w:rsidRPr="000848EB">
        <w:rPr>
          <w:highlight w:val="white"/>
        </w:rPr>
        <w:t>arg);</w:t>
      </w:r>
    </w:p>
    <w:p w14:paraId="02942538" w14:textId="77777777" w:rsidR="000848EB" w:rsidRPr="000848EB" w:rsidRDefault="000848EB" w:rsidP="000848EB">
      <w:pPr>
        <w:pStyle w:val="Code"/>
        <w:rPr>
          <w:highlight w:val="white"/>
        </w:rPr>
      </w:pPr>
    </w:p>
    <w:p w14:paraId="08648839" w14:textId="6B1290E3" w:rsidR="000848EB" w:rsidRPr="000848EB" w:rsidRDefault="000848EB" w:rsidP="000848EB">
      <w:pPr>
        <w:pStyle w:val="Code"/>
        <w:rPr>
          <w:highlight w:val="white"/>
        </w:rPr>
      </w:pPr>
      <w:r w:rsidRPr="000848EB">
        <w:rPr>
          <w:highlight w:val="white"/>
        </w:rPr>
        <w:t xml:space="preserve">        </w:t>
      </w:r>
      <w:r w:rsidR="00B80F7F">
        <w:rPr>
          <w:highlight w:val="white"/>
        </w:rPr>
        <w:t xml:space="preserve">  </w:t>
      </w:r>
      <w:r w:rsidRPr="000848EB">
        <w:rPr>
          <w:highlight w:val="white"/>
        </w:rPr>
        <w:t xml:space="preserve">    if (print) {</w:t>
      </w:r>
    </w:p>
    <w:p w14:paraId="21CE873F" w14:textId="77777777" w:rsidR="00B454E4" w:rsidRDefault="000848EB" w:rsidP="000560BC">
      <w:pPr>
        <w:pStyle w:val="Code"/>
        <w:rPr>
          <w:highlight w:val="white"/>
        </w:rPr>
      </w:pPr>
      <w:r w:rsidRPr="000848EB">
        <w:rPr>
          <w:highlight w:val="white"/>
        </w:rPr>
        <w:t xml:space="preserve">          </w:t>
      </w:r>
      <w:r w:rsidR="00B80F7F">
        <w:rPr>
          <w:highlight w:val="white"/>
        </w:rPr>
        <w:t xml:space="preserve">  </w:t>
      </w:r>
      <w:r w:rsidRPr="000848EB">
        <w:rPr>
          <w:highlight w:val="white"/>
        </w:rPr>
        <w:t xml:space="preserve">    Console.Out.WriteLine("Loading \"" +</w:t>
      </w:r>
    </w:p>
    <w:p w14:paraId="13CAB300" w14:textId="48B59A0C" w:rsidR="000848EB" w:rsidRPr="000848EB" w:rsidRDefault="00B454E4" w:rsidP="000560BC">
      <w:pPr>
        <w:pStyle w:val="Code"/>
        <w:rPr>
          <w:highlight w:val="white"/>
        </w:rPr>
      </w:pPr>
      <w:r>
        <w:rPr>
          <w:highlight w:val="white"/>
        </w:rPr>
        <w:t xml:space="preserve">                                     </w:t>
      </w:r>
      <w:r w:rsidR="00B80F7F">
        <w:rPr>
          <w:highlight w:val="white"/>
        </w:rPr>
        <w:t xml:space="preserve"> </w:t>
      </w:r>
      <w:r w:rsidR="000848EB" w:rsidRPr="000848EB">
        <w:rPr>
          <w:highlight w:val="white"/>
        </w:rPr>
        <w:t>file.FullName +</w:t>
      </w:r>
      <w:r>
        <w:rPr>
          <w:highlight w:val="white"/>
        </w:rPr>
        <w:t xml:space="preserve"> </w:t>
      </w:r>
      <w:r w:rsidR="000848EB" w:rsidRPr="000848EB">
        <w:rPr>
          <w:highlight w:val="white"/>
        </w:rPr>
        <w:t>".o\".");</w:t>
      </w:r>
      <w:r w:rsidR="00B80F7F">
        <w:rPr>
          <w:highlight w:val="white"/>
        </w:rPr>
        <w:t xml:space="preserve">  </w:t>
      </w:r>
    </w:p>
    <w:p w14:paraId="6241CBA0" w14:textId="72577200" w:rsidR="000848EB" w:rsidRPr="000848EB" w:rsidRDefault="00B80F7F" w:rsidP="000848EB">
      <w:pPr>
        <w:pStyle w:val="Code"/>
        <w:rPr>
          <w:highlight w:val="white"/>
        </w:rPr>
      </w:pPr>
      <w:r>
        <w:rPr>
          <w:highlight w:val="white"/>
        </w:rPr>
        <w:t xml:space="preserve">  </w:t>
      </w:r>
      <w:r w:rsidR="000848EB" w:rsidRPr="000848EB">
        <w:rPr>
          <w:highlight w:val="white"/>
        </w:rPr>
        <w:t xml:space="preserve">            }</w:t>
      </w:r>
    </w:p>
    <w:p w14:paraId="112D9268" w14:textId="77777777" w:rsidR="000848EB" w:rsidRPr="000848EB" w:rsidRDefault="000848EB" w:rsidP="000848EB">
      <w:pPr>
        <w:pStyle w:val="Code"/>
        <w:rPr>
          <w:highlight w:val="white"/>
        </w:rPr>
      </w:pPr>
      <w:r w:rsidRPr="000848EB">
        <w:rPr>
          <w:highlight w:val="white"/>
        </w:rPr>
        <w:t xml:space="preserve">          </w:t>
      </w:r>
    </w:p>
    <w:p w14:paraId="1C565056" w14:textId="3D1C6731" w:rsidR="000848EB" w:rsidRPr="000848EB" w:rsidRDefault="000848EB" w:rsidP="000848EB">
      <w:pPr>
        <w:pStyle w:val="Code"/>
        <w:rPr>
          <w:highlight w:val="white"/>
        </w:rPr>
      </w:pPr>
      <w:r w:rsidRPr="000848EB">
        <w:rPr>
          <w:highlight w:val="white"/>
        </w:rPr>
        <w:t xml:space="preserve">  </w:t>
      </w:r>
      <w:r w:rsidR="00B80F7F">
        <w:rPr>
          <w:highlight w:val="white"/>
        </w:rPr>
        <w:t xml:space="preserve">  </w:t>
      </w:r>
      <w:r w:rsidRPr="000848EB">
        <w:rPr>
          <w:highlight w:val="white"/>
        </w:rPr>
        <w:t xml:space="preserve">          ReadObjectFile(file, linker);</w:t>
      </w:r>
    </w:p>
    <w:p w14:paraId="3654C1B1" w14:textId="3CF3B2EF" w:rsidR="000848EB" w:rsidRPr="000848EB" w:rsidRDefault="000848EB" w:rsidP="000848EB">
      <w:pPr>
        <w:pStyle w:val="Code"/>
        <w:rPr>
          <w:highlight w:val="white"/>
        </w:rPr>
      </w:pPr>
      <w:r w:rsidRPr="000848EB">
        <w:rPr>
          <w:highlight w:val="white"/>
        </w:rPr>
        <w:t xml:space="preserve">    </w:t>
      </w:r>
      <w:r w:rsidR="00B80F7F">
        <w:rPr>
          <w:highlight w:val="white"/>
        </w:rPr>
        <w:t xml:space="preserve">  </w:t>
      </w:r>
      <w:r w:rsidRPr="000848EB">
        <w:rPr>
          <w:highlight w:val="white"/>
        </w:rPr>
        <w:t xml:space="preserve">      }</w:t>
      </w:r>
    </w:p>
    <w:p w14:paraId="6C9783F5" w14:textId="77777777" w:rsidR="000848EB" w:rsidRPr="000848EB" w:rsidRDefault="000848EB" w:rsidP="000848EB">
      <w:pPr>
        <w:pStyle w:val="Code"/>
        <w:rPr>
          <w:highlight w:val="white"/>
        </w:rPr>
      </w:pPr>
    </w:p>
    <w:p w14:paraId="0BAE33FC" w14:textId="4547582B" w:rsidR="000848EB" w:rsidRPr="000848EB" w:rsidRDefault="000848EB" w:rsidP="000848EB">
      <w:pPr>
        <w:pStyle w:val="Code"/>
        <w:rPr>
          <w:highlight w:val="white"/>
        </w:rPr>
      </w:pPr>
      <w:r w:rsidRPr="000848EB">
        <w:rPr>
          <w:highlight w:val="white"/>
        </w:rPr>
        <w:t xml:space="preserve">      </w:t>
      </w:r>
      <w:r w:rsidR="00B80F7F">
        <w:rPr>
          <w:highlight w:val="white"/>
        </w:rPr>
        <w:t xml:space="preserve">  </w:t>
      </w:r>
      <w:r w:rsidRPr="000848EB">
        <w:rPr>
          <w:highlight w:val="white"/>
        </w:rPr>
        <w:t xml:space="preserve">    linker.Generate(targetFile);</w:t>
      </w:r>
    </w:p>
    <w:p w14:paraId="350D0644" w14:textId="0641E2EC" w:rsidR="000848EB" w:rsidRPr="000848EB" w:rsidRDefault="00B80F7F" w:rsidP="000848EB">
      <w:pPr>
        <w:pStyle w:val="Code"/>
        <w:rPr>
          <w:highlight w:val="white"/>
        </w:rPr>
      </w:pPr>
      <w:r>
        <w:rPr>
          <w:highlight w:val="white"/>
        </w:rPr>
        <w:t xml:space="preserve">  </w:t>
      </w:r>
      <w:r w:rsidR="000848EB" w:rsidRPr="000848EB">
        <w:rPr>
          <w:highlight w:val="white"/>
        </w:rPr>
        <w:t xml:space="preserve">        }</w:t>
      </w:r>
    </w:p>
    <w:p w14:paraId="4FB62FA0" w14:textId="4C2F2B10" w:rsidR="000848EB" w:rsidRPr="000848EB" w:rsidRDefault="000848EB" w:rsidP="000848EB">
      <w:pPr>
        <w:pStyle w:val="Code"/>
        <w:rPr>
          <w:highlight w:val="white"/>
        </w:rPr>
      </w:pPr>
      <w:r w:rsidRPr="000848EB">
        <w:rPr>
          <w:highlight w:val="white"/>
        </w:rPr>
        <w:t xml:space="preserve">  </w:t>
      </w:r>
      <w:r w:rsidR="00B80F7F">
        <w:rPr>
          <w:highlight w:val="white"/>
        </w:rPr>
        <w:t xml:space="preserve">  </w:t>
      </w:r>
      <w:r w:rsidRPr="000848EB">
        <w:rPr>
          <w:highlight w:val="white"/>
        </w:rPr>
        <w:t xml:space="preserve">      else if (print) {</w:t>
      </w:r>
    </w:p>
    <w:p w14:paraId="520D81D8" w14:textId="77777777" w:rsidR="00051AED" w:rsidRDefault="000848EB" w:rsidP="000848EB">
      <w:pPr>
        <w:pStyle w:val="Code"/>
        <w:rPr>
          <w:highlight w:val="white"/>
        </w:rPr>
      </w:pPr>
      <w:r w:rsidRPr="000848EB">
        <w:rPr>
          <w:highlight w:val="white"/>
        </w:rPr>
        <w:t xml:space="preserve">    </w:t>
      </w:r>
      <w:r w:rsidR="00B80F7F">
        <w:rPr>
          <w:highlight w:val="white"/>
        </w:rPr>
        <w:t xml:space="preserve">  </w:t>
      </w:r>
      <w:r w:rsidRPr="000848EB">
        <w:rPr>
          <w:highlight w:val="white"/>
        </w:rPr>
        <w:t xml:space="preserve">      Console.Out.WriteLine(</w:t>
      </w:r>
      <w:r w:rsidR="00051AED">
        <w:rPr>
          <w:highlight w:val="white"/>
        </w:rPr>
        <w:t xml:space="preserve">SourcePath + </w:t>
      </w:r>
      <w:r w:rsidRPr="000848EB">
        <w:rPr>
          <w:highlight w:val="white"/>
        </w:rPr>
        <w:t>argList[0] +</w:t>
      </w:r>
    </w:p>
    <w:p w14:paraId="1B4DED8F" w14:textId="71108C2A" w:rsidR="000848EB" w:rsidRPr="000848EB" w:rsidRDefault="00051AED" w:rsidP="000848EB">
      <w:pPr>
        <w:pStyle w:val="Code"/>
        <w:rPr>
          <w:highlight w:val="white"/>
        </w:rPr>
      </w:pPr>
      <w:r>
        <w:rPr>
          <w:highlight w:val="white"/>
        </w:rPr>
        <w:t xml:space="preserve">                                 </w:t>
      </w:r>
      <w:r w:rsidR="007A0E84">
        <w:rPr>
          <w:highlight w:val="white"/>
        </w:rPr>
        <w:t xml:space="preserve"> </w:t>
      </w:r>
      <w:r w:rsidR="000848EB" w:rsidRPr="000848EB">
        <w:rPr>
          <w:highlight w:val="white"/>
        </w:rPr>
        <w:t>".com is up-to-date.");</w:t>
      </w:r>
    </w:p>
    <w:p w14:paraId="5700A62F" w14:textId="7FEF5FB1" w:rsidR="000848EB" w:rsidRDefault="000848EB" w:rsidP="000848EB">
      <w:pPr>
        <w:pStyle w:val="Code"/>
        <w:rPr>
          <w:highlight w:val="white"/>
        </w:rPr>
      </w:pPr>
      <w:r w:rsidRPr="000848EB">
        <w:rPr>
          <w:highlight w:val="white"/>
        </w:rPr>
        <w:t xml:space="preserve">        </w:t>
      </w:r>
      <w:r w:rsidR="00B80F7F">
        <w:rPr>
          <w:highlight w:val="white"/>
        </w:rPr>
        <w:t xml:space="preserve">  </w:t>
      </w:r>
      <w:r w:rsidRPr="000848EB">
        <w:rPr>
          <w:highlight w:val="white"/>
        </w:rPr>
        <w:t>}</w:t>
      </w:r>
    </w:p>
    <w:p w14:paraId="1D37017D" w14:textId="2D7B1C72" w:rsidR="00B80F7F" w:rsidRPr="000848EB" w:rsidRDefault="00B80F7F" w:rsidP="000848EB">
      <w:pPr>
        <w:pStyle w:val="Code"/>
        <w:rPr>
          <w:highlight w:val="white"/>
        </w:rPr>
      </w:pPr>
      <w:r>
        <w:rPr>
          <w:highlight w:val="white"/>
        </w:rPr>
        <w:t xml:space="preserve">        }</w:t>
      </w:r>
    </w:p>
    <w:p w14:paraId="4EF44844" w14:textId="77777777" w:rsidR="000848EB" w:rsidRPr="000848EB" w:rsidRDefault="000848EB" w:rsidP="000848EB">
      <w:pPr>
        <w:pStyle w:val="Code"/>
        <w:rPr>
          <w:highlight w:val="white"/>
        </w:rPr>
      </w:pPr>
      <w:r w:rsidRPr="000848EB">
        <w:rPr>
          <w:highlight w:val="white"/>
        </w:rPr>
        <w:t xml:space="preserve">      }</w:t>
      </w:r>
    </w:p>
    <w:p w14:paraId="0C8547D3" w14:textId="77777777" w:rsidR="000848EB" w:rsidRPr="000848EB" w:rsidRDefault="000848EB" w:rsidP="000848EB">
      <w:pPr>
        <w:pStyle w:val="Code"/>
        <w:rPr>
          <w:highlight w:val="white"/>
        </w:rPr>
      </w:pPr>
      <w:r w:rsidRPr="000848EB">
        <w:rPr>
          <w:highlight w:val="white"/>
        </w:rPr>
        <w:t xml:space="preserve">      catch (Exception exception) {</w:t>
      </w:r>
    </w:p>
    <w:p w14:paraId="70212B70" w14:textId="77777777" w:rsidR="000848EB" w:rsidRPr="000848EB" w:rsidRDefault="000848EB" w:rsidP="000848EB">
      <w:pPr>
        <w:pStyle w:val="Code"/>
        <w:rPr>
          <w:highlight w:val="white"/>
        </w:rPr>
      </w:pPr>
      <w:r w:rsidRPr="000848EB">
        <w:rPr>
          <w:highlight w:val="white"/>
        </w:rPr>
        <w:t xml:space="preserve">        Console.Out.WriteLine(exception.StackTrace);</w:t>
      </w:r>
    </w:p>
    <w:p w14:paraId="438C53F6" w14:textId="77777777" w:rsidR="000848EB" w:rsidRPr="000848EB" w:rsidRDefault="000848EB" w:rsidP="000848EB">
      <w:pPr>
        <w:pStyle w:val="Code"/>
        <w:rPr>
          <w:highlight w:val="white"/>
        </w:rPr>
      </w:pPr>
      <w:r w:rsidRPr="000848EB">
        <w:rPr>
          <w:highlight w:val="white"/>
        </w:rPr>
        <w:t xml:space="preserve">        Assert.Error(exception.Message, Message.Parse_error);</w:t>
      </w:r>
    </w:p>
    <w:p w14:paraId="797DC9F9" w14:textId="77777777" w:rsidR="000848EB" w:rsidRPr="000848EB" w:rsidRDefault="000848EB" w:rsidP="000848EB">
      <w:pPr>
        <w:pStyle w:val="Code"/>
        <w:rPr>
          <w:highlight w:val="white"/>
        </w:rPr>
      </w:pPr>
      <w:r w:rsidRPr="000848EB">
        <w:rPr>
          <w:highlight w:val="white"/>
        </w:rPr>
        <w:t xml:space="preserve">      }</w:t>
      </w:r>
    </w:p>
    <w:p w14:paraId="69BA4BD7" w14:textId="77777777" w:rsidR="000848EB" w:rsidRPr="000848EB" w:rsidRDefault="000848EB" w:rsidP="000848EB">
      <w:pPr>
        <w:pStyle w:val="Code"/>
        <w:rPr>
          <w:highlight w:val="white"/>
        </w:rPr>
      </w:pPr>
      <w:r w:rsidRPr="000848EB">
        <w:rPr>
          <w:highlight w:val="white"/>
        </w:rPr>
        <w:t xml:space="preserve">    }</w:t>
      </w:r>
    </w:p>
    <w:p w14:paraId="36E2E6CC" w14:textId="4F8C3F00" w:rsidR="00090AD1" w:rsidRPr="000848EB" w:rsidRDefault="00090AD1" w:rsidP="00090AD1">
      <w:pPr>
        <w:pStyle w:val="Rubrik3"/>
        <w:rPr>
          <w:highlight w:val="white"/>
        </w:rPr>
      </w:pPr>
      <w:r>
        <w:rPr>
          <w:highlight w:val="white"/>
        </w:rPr>
        <w:t>Reading the Object File</w:t>
      </w:r>
    </w:p>
    <w:p w14:paraId="326E63E4" w14:textId="77777777" w:rsidR="000848EB" w:rsidRPr="000848EB" w:rsidRDefault="000848EB" w:rsidP="000848EB">
      <w:pPr>
        <w:pStyle w:val="Code"/>
        <w:rPr>
          <w:highlight w:val="white"/>
        </w:rPr>
      </w:pPr>
      <w:r w:rsidRPr="000848EB">
        <w:rPr>
          <w:highlight w:val="white"/>
        </w:rPr>
        <w:t xml:space="preserve">    public static void ReadObjectFile(FileInfo file, Linker linker) {</w:t>
      </w:r>
    </w:p>
    <w:p w14:paraId="4FFAE556" w14:textId="374F685F" w:rsidR="000848EB" w:rsidRPr="000848EB" w:rsidRDefault="000848EB" w:rsidP="000848EB">
      <w:pPr>
        <w:pStyle w:val="Code"/>
        <w:rPr>
          <w:highlight w:val="white"/>
        </w:rPr>
      </w:pPr>
      <w:r w:rsidRPr="000848EB">
        <w:rPr>
          <w:highlight w:val="white"/>
        </w:rPr>
        <w:t xml:space="preserve">      FileInfo objectFile = new FileInfo(file.FullName + ".o</w:t>
      </w:r>
      <w:r w:rsidR="001C615D">
        <w:rPr>
          <w:highlight w:val="white"/>
        </w:rPr>
        <w:t>bj</w:t>
      </w:r>
      <w:r w:rsidRPr="000848EB">
        <w:rPr>
          <w:highlight w:val="white"/>
        </w:rPr>
        <w:t>");</w:t>
      </w:r>
    </w:p>
    <w:p w14:paraId="673D0754" w14:textId="77777777" w:rsidR="000848EB" w:rsidRPr="000848EB" w:rsidRDefault="000848EB" w:rsidP="000848EB">
      <w:pPr>
        <w:pStyle w:val="Code"/>
        <w:rPr>
          <w:highlight w:val="white"/>
        </w:rPr>
      </w:pPr>
    </w:p>
    <w:p w14:paraId="2B4F21B8" w14:textId="77777777" w:rsidR="000848EB" w:rsidRPr="000848EB" w:rsidRDefault="000848EB" w:rsidP="000848EB">
      <w:pPr>
        <w:pStyle w:val="Code"/>
        <w:rPr>
          <w:highlight w:val="white"/>
        </w:rPr>
      </w:pPr>
      <w:r w:rsidRPr="000848EB">
        <w:rPr>
          <w:highlight w:val="white"/>
        </w:rPr>
        <w:t xml:space="preserve">      try {</w:t>
      </w:r>
    </w:p>
    <w:p w14:paraId="2698DC7A" w14:textId="77777777" w:rsidR="007442E6" w:rsidRDefault="000848EB" w:rsidP="000848EB">
      <w:pPr>
        <w:pStyle w:val="Code"/>
        <w:rPr>
          <w:highlight w:val="white"/>
        </w:rPr>
      </w:pPr>
      <w:r w:rsidRPr="000848EB">
        <w:rPr>
          <w:highlight w:val="white"/>
        </w:rPr>
        <w:t xml:space="preserve">        BinaryReader dataInputStream =</w:t>
      </w:r>
    </w:p>
    <w:p w14:paraId="15CD6185" w14:textId="34BB1A68" w:rsidR="000848EB" w:rsidRPr="000848EB" w:rsidRDefault="007442E6" w:rsidP="000848EB">
      <w:pPr>
        <w:pStyle w:val="Code"/>
        <w:rPr>
          <w:highlight w:val="white"/>
        </w:rPr>
      </w:pPr>
      <w:r>
        <w:rPr>
          <w:highlight w:val="white"/>
        </w:rPr>
        <w:t xml:space="preserve">          </w:t>
      </w:r>
      <w:r w:rsidR="000848EB" w:rsidRPr="000848EB">
        <w:rPr>
          <w:highlight w:val="white"/>
        </w:rPr>
        <w:t>new BinaryReader(File.OpenRead(objectFile.FullName));</w:t>
      </w:r>
    </w:p>
    <w:p w14:paraId="0322DE59" w14:textId="77777777" w:rsidR="000848EB" w:rsidRPr="000848EB" w:rsidRDefault="000848EB" w:rsidP="000848EB">
      <w:pPr>
        <w:pStyle w:val="Code"/>
        <w:rPr>
          <w:highlight w:val="white"/>
        </w:rPr>
      </w:pPr>
    </w:p>
    <w:p w14:paraId="6BB8A431" w14:textId="77777777" w:rsidR="000848EB" w:rsidRPr="000848EB" w:rsidRDefault="000848EB" w:rsidP="000848EB">
      <w:pPr>
        <w:pStyle w:val="Code"/>
        <w:rPr>
          <w:highlight w:val="white"/>
        </w:rPr>
      </w:pPr>
      <w:r w:rsidRPr="000848EB">
        <w:rPr>
          <w:highlight w:val="white"/>
        </w:rPr>
        <w:lastRenderedPageBreak/>
        <w:t xml:space="preserve">        int linkerSetSize = dataInputStream.ReadInt32();</w:t>
      </w:r>
    </w:p>
    <w:p w14:paraId="257FDDEC" w14:textId="77777777" w:rsidR="000848EB" w:rsidRPr="000848EB" w:rsidRDefault="000848EB" w:rsidP="000848EB">
      <w:pPr>
        <w:pStyle w:val="Code"/>
        <w:rPr>
          <w:highlight w:val="white"/>
        </w:rPr>
      </w:pPr>
      <w:r w:rsidRPr="000848EB">
        <w:rPr>
          <w:highlight w:val="white"/>
        </w:rPr>
        <w:t xml:space="preserve">        for (int count = 0; count &lt; linkerSetSize; ++count) {</w:t>
      </w:r>
    </w:p>
    <w:p w14:paraId="3571635A" w14:textId="77777777" w:rsidR="000848EB" w:rsidRPr="000848EB" w:rsidRDefault="000848EB" w:rsidP="000848EB">
      <w:pPr>
        <w:pStyle w:val="Code"/>
        <w:rPr>
          <w:highlight w:val="white"/>
        </w:rPr>
      </w:pPr>
      <w:r w:rsidRPr="000848EB">
        <w:rPr>
          <w:highlight w:val="white"/>
        </w:rPr>
        <w:t xml:space="preserve">          StaticSymbolWindows staticSymbol = new StaticSymbolWindows();</w:t>
      </w:r>
    </w:p>
    <w:p w14:paraId="59FD4B83" w14:textId="77777777" w:rsidR="000848EB" w:rsidRPr="000848EB" w:rsidRDefault="000848EB" w:rsidP="000848EB">
      <w:pPr>
        <w:pStyle w:val="Code"/>
        <w:rPr>
          <w:highlight w:val="white"/>
        </w:rPr>
      </w:pPr>
      <w:r w:rsidRPr="000848EB">
        <w:rPr>
          <w:highlight w:val="white"/>
        </w:rPr>
        <w:t xml:space="preserve">          staticSymbol.Load(dataInputStream);</w:t>
      </w:r>
    </w:p>
    <w:p w14:paraId="6546B5EE" w14:textId="77777777" w:rsidR="000848EB" w:rsidRPr="000848EB" w:rsidRDefault="000848EB" w:rsidP="000848EB">
      <w:pPr>
        <w:pStyle w:val="Code"/>
        <w:rPr>
          <w:highlight w:val="white"/>
        </w:rPr>
      </w:pPr>
      <w:r w:rsidRPr="000848EB">
        <w:rPr>
          <w:highlight w:val="white"/>
        </w:rPr>
        <w:t xml:space="preserve">          linker.Add(staticSymbol);</w:t>
      </w:r>
    </w:p>
    <w:p w14:paraId="64BE6764" w14:textId="77777777" w:rsidR="000848EB" w:rsidRPr="000848EB" w:rsidRDefault="000848EB" w:rsidP="000848EB">
      <w:pPr>
        <w:pStyle w:val="Code"/>
        <w:rPr>
          <w:highlight w:val="white"/>
        </w:rPr>
      </w:pPr>
      <w:r w:rsidRPr="000848EB">
        <w:rPr>
          <w:highlight w:val="white"/>
        </w:rPr>
        <w:t xml:space="preserve">        }</w:t>
      </w:r>
    </w:p>
    <w:p w14:paraId="779151CC" w14:textId="77777777" w:rsidR="000848EB" w:rsidRPr="000848EB" w:rsidRDefault="000848EB" w:rsidP="000848EB">
      <w:pPr>
        <w:pStyle w:val="Code"/>
        <w:rPr>
          <w:highlight w:val="white"/>
        </w:rPr>
      </w:pPr>
    </w:p>
    <w:p w14:paraId="1CFC0396" w14:textId="77777777" w:rsidR="000848EB" w:rsidRPr="000848EB" w:rsidRDefault="000848EB" w:rsidP="000848EB">
      <w:pPr>
        <w:pStyle w:val="Code"/>
        <w:rPr>
          <w:highlight w:val="white"/>
        </w:rPr>
      </w:pPr>
      <w:r w:rsidRPr="000848EB">
        <w:rPr>
          <w:highlight w:val="white"/>
        </w:rPr>
        <w:t xml:space="preserve">        dataInputStream.Close();</w:t>
      </w:r>
    </w:p>
    <w:p w14:paraId="0B224A5E" w14:textId="77777777" w:rsidR="000848EB" w:rsidRPr="000848EB" w:rsidRDefault="000848EB" w:rsidP="000848EB">
      <w:pPr>
        <w:pStyle w:val="Code"/>
        <w:rPr>
          <w:highlight w:val="white"/>
        </w:rPr>
      </w:pPr>
      <w:r w:rsidRPr="000848EB">
        <w:rPr>
          <w:highlight w:val="white"/>
        </w:rPr>
        <w:t xml:space="preserve">      }</w:t>
      </w:r>
    </w:p>
    <w:p w14:paraId="3D8BA674" w14:textId="77777777" w:rsidR="000848EB" w:rsidRPr="000848EB" w:rsidRDefault="000848EB" w:rsidP="000848EB">
      <w:pPr>
        <w:pStyle w:val="Code"/>
        <w:rPr>
          <w:highlight w:val="white"/>
        </w:rPr>
      </w:pPr>
      <w:r w:rsidRPr="000848EB">
        <w:rPr>
          <w:highlight w:val="white"/>
        </w:rPr>
        <w:t xml:space="preserve">      catch (Exception exception) {</w:t>
      </w:r>
    </w:p>
    <w:p w14:paraId="317D93B9" w14:textId="77777777" w:rsidR="000848EB" w:rsidRPr="000848EB" w:rsidRDefault="000848EB" w:rsidP="000848EB">
      <w:pPr>
        <w:pStyle w:val="Code"/>
        <w:rPr>
          <w:highlight w:val="white"/>
        </w:rPr>
      </w:pPr>
      <w:r w:rsidRPr="000848EB">
        <w:rPr>
          <w:highlight w:val="white"/>
        </w:rPr>
        <w:t xml:space="preserve">        Console.Out.WriteLine(exception.StackTrace);</w:t>
      </w:r>
    </w:p>
    <w:p w14:paraId="3998E30B" w14:textId="77777777" w:rsidR="000848EB" w:rsidRPr="000848EB" w:rsidRDefault="000848EB" w:rsidP="000848EB">
      <w:pPr>
        <w:pStyle w:val="Code"/>
        <w:rPr>
          <w:highlight w:val="white"/>
        </w:rPr>
      </w:pPr>
      <w:r w:rsidRPr="000848EB">
        <w:rPr>
          <w:highlight w:val="white"/>
        </w:rPr>
        <w:t xml:space="preserve">        Assert.Error(exception.Message);</w:t>
      </w:r>
    </w:p>
    <w:p w14:paraId="394AF7BC" w14:textId="77777777" w:rsidR="000848EB" w:rsidRPr="000848EB" w:rsidRDefault="000848EB" w:rsidP="000848EB">
      <w:pPr>
        <w:pStyle w:val="Code"/>
        <w:rPr>
          <w:highlight w:val="white"/>
        </w:rPr>
      </w:pPr>
      <w:r w:rsidRPr="000848EB">
        <w:rPr>
          <w:highlight w:val="white"/>
        </w:rPr>
        <w:t xml:space="preserve">      }</w:t>
      </w:r>
    </w:p>
    <w:p w14:paraId="0C0EBFDE" w14:textId="77777777" w:rsidR="000848EB" w:rsidRPr="000848EB" w:rsidRDefault="000848EB" w:rsidP="000848EB">
      <w:pPr>
        <w:pStyle w:val="Code"/>
        <w:rPr>
          <w:highlight w:val="white"/>
        </w:rPr>
      </w:pPr>
      <w:r w:rsidRPr="000848EB">
        <w:rPr>
          <w:highlight w:val="white"/>
        </w:rPr>
        <w:t xml:space="preserve">    }</w:t>
      </w:r>
    </w:p>
    <w:p w14:paraId="2CE34F96" w14:textId="5AB0B31E" w:rsidR="000848EB" w:rsidRPr="000848EB" w:rsidRDefault="00021FC6" w:rsidP="00021FC6">
      <w:pPr>
        <w:pStyle w:val="Rubrik3"/>
        <w:rPr>
          <w:highlight w:val="white"/>
        </w:rPr>
      </w:pPr>
      <w:r>
        <w:rPr>
          <w:highlight w:val="white"/>
        </w:rPr>
        <w:t>Compiling the Source File</w:t>
      </w:r>
    </w:p>
    <w:p w14:paraId="27710037" w14:textId="22624399" w:rsidR="000848EB" w:rsidRPr="000848EB" w:rsidRDefault="000848EB" w:rsidP="000848EB">
      <w:pPr>
        <w:pStyle w:val="Code"/>
        <w:rPr>
          <w:highlight w:val="white"/>
        </w:rPr>
      </w:pPr>
      <w:r w:rsidRPr="000848EB">
        <w:rPr>
          <w:highlight w:val="white"/>
        </w:rPr>
        <w:t xml:space="preserve">    public static void </w:t>
      </w:r>
      <w:r w:rsidR="009175B4">
        <w:rPr>
          <w:highlight w:val="white"/>
        </w:rPr>
        <w:t>CompileSourceFile</w:t>
      </w:r>
      <w:r w:rsidRPr="000848EB">
        <w:rPr>
          <w:highlight w:val="white"/>
        </w:rPr>
        <w:t>(FileInfo file) {</w:t>
      </w:r>
    </w:p>
    <w:p w14:paraId="352205D6" w14:textId="77777777" w:rsidR="000848EB" w:rsidRPr="000848EB" w:rsidRDefault="000848EB" w:rsidP="000848EB">
      <w:pPr>
        <w:pStyle w:val="Code"/>
        <w:rPr>
          <w:highlight w:val="white"/>
        </w:rPr>
      </w:pPr>
      <w:r w:rsidRPr="000848EB">
        <w:rPr>
          <w:highlight w:val="white"/>
        </w:rPr>
        <w:t xml:space="preserve">      FileInfo sourceFile = new FileInfo(file.FullName + ".c"),</w:t>
      </w:r>
    </w:p>
    <w:p w14:paraId="7546C3FF" w14:textId="77777777" w:rsidR="000848EB" w:rsidRPr="000848EB" w:rsidRDefault="000848EB" w:rsidP="000848EB">
      <w:pPr>
        <w:pStyle w:val="Code"/>
        <w:rPr>
          <w:highlight w:val="white"/>
        </w:rPr>
      </w:pPr>
      <w:r w:rsidRPr="000848EB">
        <w:rPr>
          <w:highlight w:val="white"/>
        </w:rPr>
        <w:t xml:space="preserve">               preproFile = new FileInfo(file.FullName + ".p"),</w:t>
      </w:r>
    </w:p>
    <w:p w14:paraId="36DA0500" w14:textId="77777777" w:rsidR="000848EB" w:rsidRPr="000848EB" w:rsidRDefault="000848EB" w:rsidP="000848EB">
      <w:pPr>
        <w:pStyle w:val="Code"/>
        <w:rPr>
          <w:highlight w:val="white"/>
        </w:rPr>
      </w:pPr>
      <w:r w:rsidRPr="000848EB">
        <w:rPr>
          <w:highlight w:val="white"/>
        </w:rPr>
        <w:t xml:space="preserve">               middleFile = new FileInfo(file.FullName + ".mid");</w:t>
      </w:r>
    </w:p>
    <w:p w14:paraId="64FE921C" w14:textId="77777777" w:rsidR="000848EB" w:rsidRPr="000848EB" w:rsidRDefault="000848EB" w:rsidP="000848EB">
      <w:pPr>
        <w:pStyle w:val="Code"/>
        <w:rPr>
          <w:highlight w:val="white"/>
        </w:rPr>
      </w:pPr>
      <w:r w:rsidRPr="000848EB">
        <w:rPr>
          <w:highlight w:val="white"/>
        </w:rPr>
        <w:t xml:space="preserve">      Preprocessor.MacroMap = new Dictionary&lt;string,Macro&gt;();</w:t>
      </w:r>
    </w:p>
    <w:p w14:paraId="15383675" w14:textId="77777777" w:rsidR="000848EB" w:rsidRPr="000848EB" w:rsidRDefault="000848EB" w:rsidP="000848EB">
      <w:pPr>
        <w:pStyle w:val="Code"/>
        <w:rPr>
          <w:highlight w:val="white"/>
        </w:rPr>
      </w:pPr>
    </w:p>
    <w:p w14:paraId="288DEAC4" w14:textId="77777777" w:rsidR="000848EB" w:rsidRPr="000848EB" w:rsidRDefault="000848EB" w:rsidP="000848EB">
      <w:pPr>
        <w:pStyle w:val="Code"/>
        <w:rPr>
          <w:highlight w:val="white"/>
        </w:rPr>
      </w:pPr>
      <w:r w:rsidRPr="000848EB">
        <w:rPr>
          <w:highlight w:val="white"/>
        </w:rPr>
        <w:t xml:space="preserve">      if (Start.Linux) {</w:t>
      </w:r>
    </w:p>
    <w:p w14:paraId="1829CF2F" w14:textId="77777777" w:rsidR="007442E6" w:rsidRDefault="000848EB" w:rsidP="000848EB">
      <w:pPr>
        <w:pStyle w:val="Code"/>
        <w:rPr>
          <w:highlight w:val="white"/>
        </w:rPr>
      </w:pPr>
      <w:r w:rsidRPr="000848EB">
        <w:rPr>
          <w:highlight w:val="white"/>
        </w:rPr>
        <w:t xml:space="preserve">        Preprocessor.MacroMap.Add("__LINUX__",</w:t>
      </w:r>
    </w:p>
    <w:p w14:paraId="677426E2" w14:textId="085666AF" w:rsidR="000848EB" w:rsidRPr="000848EB" w:rsidRDefault="007442E6" w:rsidP="000848EB">
      <w:pPr>
        <w:pStyle w:val="Code"/>
        <w:rPr>
          <w:highlight w:val="white"/>
        </w:rPr>
      </w:pPr>
      <w:r>
        <w:rPr>
          <w:highlight w:val="white"/>
        </w:rPr>
        <w:t xml:space="preserve">                                 </w:t>
      </w:r>
      <w:r w:rsidR="000848EB" w:rsidRPr="000848EB">
        <w:rPr>
          <w:highlight w:val="white"/>
        </w:rPr>
        <w:t xml:space="preserve"> new Macro(0, new List&lt;Token&gt;()));</w:t>
      </w:r>
    </w:p>
    <w:p w14:paraId="6E04A974" w14:textId="77777777" w:rsidR="000848EB" w:rsidRPr="000848EB" w:rsidRDefault="000848EB" w:rsidP="000848EB">
      <w:pPr>
        <w:pStyle w:val="Code"/>
        <w:rPr>
          <w:highlight w:val="white"/>
        </w:rPr>
      </w:pPr>
      <w:r w:rsidRPr="000848EB">
        <w:rPr>
          <w:highlight w:val="white"/>
        </w:rPr>
        <w:t xml:space="preserve">      }</w:t>
      </w:r>
    </w:p>
    <w:p w14:paraId="43E5C2EC" w14:textId="77777777" w:rsidR="000848EB" w:rsidRPr="000848EB" w:rsidRDefault="000848EB" w:rsidP="000848EB">
      <w:pPr>
        <w:pStyle w:val="Code"/>
        <w:rPr>
          <w:highlight w:val="white"/>
        </w:rPr>
      </w:pPr>
    </w:p>
    <w:p w14:paraId="6073B445" w14:textId="77777777" w:rsidR="000848EB" w:rsidRPr="000848EB" w:rsidRDefault="000848EB" w:rsidP="000848EB">
      <w:pPr>
        <w:pStyle w:val="Code"/>
        <w:rPr>
          <w:highlight w:val="white"/>
        </w:rPr>
      </w:pPr>
      <w:r w:rsidRPr="000848EB">
        <w:rPr>
          <w:highlight w:val="white"/>
        </w:rPr>
        <w:t xml:space="preserve">      if (Start.Windows) {</w:t>
      </w:r>
    </w:p>
    <w:p w14:paraId="2F766888" w14:textId="77777777" w:rsidR="007442E6" w:rsidRDefault="000848EB" w:rsidP="000848EB">
      <w:pPr>
        <w:pStyle w:val="Code"/>
        <w:rPr>
          <w:highlight w:val="white"/>
        </w:rPr>
      </w:pPr>
      <w:r w:rsidRPr="000848EB">
        <w:rPr>
          <w:highlight w:val="white"/>
        </w:rPr>
        <w:t xml:space="preserve">        Preprocessor.MacroMap.Add("__WINDOWS__",</w:t>
      </w:r>
    </w:p>
    <w:p w14:paraId="51D7A16B" w14:textId="47D07951" w:rsidR="000848EB" w:rsidRPr="000848EB" w:rsidRDefault="007442E6" w:rsidP="000848EB">
      <w:pPr>
        <w:pStyle w:val="Code"/>
        <w:rPr>
          <w:highlight w:val="white"/>
        </w:rPr>
      </w:pPr>
      <w:r>
        <w:rPr>
          <w:highlight w:val="white"/>
        </w:rPr>
        <w:t xml:space="preserve">                                 </w:t>
      </w:r>
      <w:r w:rsidR="000848EB" w:rsidRPr="000848EB">
        <w:rPr>
          <w:highlight w:val="white"/>
        </w:rPr>
        <w:t xml:space="preserve"> new Macro(0, new List&lt;Token&gt;()));</w:t>
      </w:r>
    </w:p>
    <w:p w14:paraId="5858645B" w14:textId="77777777" w:rsidR="000848EB" w:rsidRPr="000848EB" w:rsidRDefault="000848EB" w:rsidP="000848EB">
      <w:pPr>
        <w:pStyle w:val="Code"/>
        <w:rPr>
          <w:highlight w:val="white"/>
        </w:rPr>
      </w:pPr>
      <w:r w:rsidRPr="000848EB">
        <w:rPr>
          <w:highlight w:val="white"/>
        </w:rPr>
        <w:t xml:space="preserve">      }</w:t>
      </w:r>
    </w:p>
    <w:p w14:paraId="520ED2C5" w14:textId="77777777" w:rsidR="000848EB" w:rsidRPr="000848EB" w:rsidRDefault="000848EB" w:rsidP="000848EB">
      <w:pPr>
        <w:pStyle w:val="Code"/>
        <w:rPr>
          <w:highlight w:val="white"/>
        </w:rPr>
      </w:pPr>
    </w:p>
    <w:p w14:paraId="1DB8B5FF" w14:textId="77777777" w:rsidR="000848EB" w:rsidRPr="000848EB" w:rsidRDefault="000848EB" w:rsidP="000848EB">
      <w:pPr>
        <w:pStyle w:val="Code"/>
        <w:rPr>
          <w:highlight w:val="white"/>
        </w:rPr>
      </w:pPr>
      <w:r w:rsidRPr="000848EB">
        <w:rPr>
          <w:highlight w:val="white"/>
        </w:rPr>
        <w:t xml:space="preserve">      Preprocessor.IncludeSet = new HashSet&lt;FileInfo&gt;();</w:t>
      </w:r>
    </w:p>
    <w:p w14:paraId="522AB6BA" w14:textId="77777777" w:rsidR="000848EB" w:rsidRPr="000848EB" w:rsidRDefault="000848EB" w:rsidP="000848EB">
      <w:pPr>
        <w:pStyle w:val="Code"/>
        <w:rPr>
          <w:highlight w:val="white"/>
        </w:rPr>
      </w:pPr>
      <w:r w:rsidRPr="000848EB">
        <w:rPr>
          <w:highlight w:val="white"/>
        </w:rPr>
        <w:t xml:space="preserve">      Preprocessor preprocessor = new Preprocessor();</w:t>
      </w:r>
    </w:p>
    <w:p w14:paraId="4BB0D529" w14:textId="77777777" w:rsidR="000848EB" w:rsidRPr="000848EB" w:rsidRDefault="000848EB" w:rsidP="000848EB">
      <w:pPr>
        <w:pStyle w:val="Code"/>
        <w:rPr>
          <w:highlight w:val="white"/>
        </w:rPr>
      </w:pPr>
      <w:r w:rsidRPr="000848EB">
        <w:rPr>
          <w:highlight w:val="white"/>
        </w:rPr>
        <w:t xml:space="preserve">      preprocessor.DoProcess(sourceFile);</w:t>
      </w:r>
    </w:p>
    <w:p w14:paraId="30C7D031" w14:textId="77777777" w:rsidR="007442E6" w:rsidRDefault="000848EB" w:rsidP="000848EB">
      <w:pPr>
        <w:pStyle w:val="Code"/>
        <w:rPr>
          <w:highlight w:val="white"/>
        </w:rPr>
      </w:pPr>
      <w:r w:rsidRPr="000848EB">
        <w:rPr>
          <w:highlight w:val="white"/>
        </w:rPr>
        <w:t xml:space="preserve">      Assert.Error(Preprocessor.IfStack.Count == 0,</w:t>
      </w:r>
      <w:r w:rsidR="007442E6">
        <w:rPr>
          <w:highlight w:val="white"/>
        </w:rPr>
        <w:t xml:space="preserve"> </w:t>
      </w:r>
      <w:r w:rsidRPr="000848EB">
        <w:rPr>
          <w:highlight w:val="white"/>
        </w:rPr>
        <w:t>Message.</w:t>
      </w:r>
    </w:p>
    <w:p w14:paraId="59EE6CB2" w14:textId="70CBCACA" w:rsidR="000848EB" w:rsidRPr="000848EB" w:rsidRDefault="007442E6" w:rsidP="000848EB">
      <w:pPr>
        <w:pStyle w:val="Code"/>
        <w:rPr>
          <w:highlight w:val="white"/>
        </w:rPr>
      </w:pPr>
      <w:r>
        <w:rPr>
          <w:highlight w:val="white"/>
        </w:rPr>
        <w:t xml:space="preserve">                   </w:t>
      </w:r>
      <w:r w:rsidR="000848EB" w:rsidRPr="000848EB">
        <w:rPr>
          <w:highlight w:val="white"/>
        </w:rPr>
        <w:t>If___ifdef____or_ifndef_directive_without_matching_endif);</w:t>
      </w:r>
    </w:p>
    <w:p w14:paraId="2ACCCA99" w14:textId="77777777" w:rsidR="000848EB" w:rsidRPr="000848EB" w:rsidRDefault="000848EB" w:rsidP="000848EB">
      <w:pPr>
        <w:pStyle w:val="Code"/>
        <w:rPr>
          <w:highlight w:val="white"/>
        </w:rPr>
      </w:pPr>
      <w:r w:rsidRPr="000848EB">
        <w:rPr>
          <w:highlight w:val="white"/>
        </w:rPr>
        <w:t xml:space="preserve">    </w:t>
      </w:r>
    </w:p>
    <w:p w14:paraId="0D851292" w14:textId="77777777" w:rsidR="000848EB" w:rsidRPr="000848EB" w:rsidRDefault="000848EB" w:rsidP="000848EB">
      <w:pPr>
        <w:pStyle w:val="Code"/>
        <w:rPr>
          <w:highlight w:val="white"/>
        </w:rPr>
      </w:pPr>
      <w:r w:rsidRPr="000848EB">
        <w:rPr>
          <w:highlight w:val="white"/>
        </w:rPr>
        <w:t xml:space="preserve">      StreamWriter preproStream = File.CreateText(preproFile.FullName);</w:t>
      </w:r>
    </w:p>
    <w:p w14:paraId="45262D5A" w14:textId="77777777" w:rsidR="000848EB" w:rsidRPr="000848EB" w:rsidRDefault="000848EB" w:rsidP="000848EB">
      <w:pPr>
        <w:pStyle w:val="Code"/>
        <w:rPr>
          <w:highlight w:val="white"/>
        </w:rPr>
      </w:pPr>
      <w:r w:rsidRPr="000848EB">
        <w:rPr>
          <w:highlight w:val="white"/>
        </w:rPr>
        <w:t xml:space="preserve">      preproStream.Write(preprocessor.GetText());</w:t>
      </w:r>
    </w:p>
    <w:p w14:paraId="64A6A604" w14:textId="77777777" w:rsidR="000848EB" w:rsidRPr="000848EB" w:rsidRDefault="000848EB" w:rsidP="000848EB">
      <w:pPr>
        <w:pStyle w:val="Code"/>
        <w:rPr>
          <w:highlight w:val="white"/>
        </w:rPr>
      </w:pPr>
      <w:r w:rsidRPr="000848EB">
        <w:rPr>
          <w:highlight w:val="white"/>
        </w:rPr>
        <w:t xml:space="preserve">      preproStream.Close();</w:t>
      </w:r>
    </w:p>
    <w:p w14:paraId="683BDCDD" w14:textId="77777777" w:rsidR="000848EB" w:rsidRPr="000848EB" w:rsidRDefault="000848EB" w:rsidP="000848EB">
      <w:pPr>
        <w:pStyle w:val="Code"/>
        <w:rPr>
          <w:highlight w:val="white"/>
        </w:rPr>
      </w:pPr>
      <w:r w:rsidRPr="000848EB">
        <w:rPr>
          <w:highlight w:val="white"/>
        </w:rPr>
        <w:t xml:space="preserve">      DependencySetMap.Add(file.Name, Preprocessor.IncludeSet);</w:t>
      </w:r>
    </w:p>
    <w:p w14:paraId="5B94FC53" w14:textId="77777777" w:rsidR="000848EB" w:rsidRPr="000848EB" w:rsidRDefault="000848EB" w:rsidP="000848EB">
      <w:pPr>
        <w:pStyle w:val="Code"/>
        <w:rPr>
          <w:highlight w:val="white"/>
        </w:rPr>
      </w:pPr>
    </w:p>
    <w:p w14:paraId="7DA0E785" w14:textId="77777777" w:rsidR="000848EB" w:rsidRPr="000848EB" w:rsidRDefault="000848EB" w:rsidP="000848EB">
      <w:pPr>
        <w:pStyle w:val="Code"/>
        <w:rPr>
          <w:highlight w:val="white"/>
        </w:rPr>
      </w:pPr>
      <w:r w:rsidRPr="000848EB">
        <w:rPr>
          <w:highlight w:val="white"/>
        </w:rPr>
        <w:t xml:space="preserve">      byte[] byteArray = Encoding.ASCII.GetBytes(preprocessor.GetText());</w:t>
      </w:r>
    </w:p>
    <w:p w14:paraId="20DEE4AF" w14:textId="77777777" w:rsidR="000848EB" w:rsidRPr="000848EB" w:rsidRDefault="000848EB" w:rsidP="000848EB">
      <w:pPr>
        <w:pStyle w:val="Code"/>
        <w:rPr>
          <w:highlight w:val="white"/>
        </w:rPr>
      </w:pPr>
      <w:r w:rsidRPr="000848EB">
        <w:rPr>
          <w:highlight w:val="white"/>
        </w:rPr>
        <w:t xml:space="preserve">      MemoryStream memoryStream = new MemoryStream(byteArray);</w:t>
      </w:r>
    </w:p>
    <w:p w14:paraId="5C7B4FE1" w14:textId="77777777" w:rsidR="007442E6" w:rsidRDefault="000848EB" w:rsidP="000848EB">
      <w:pPr>
        <w:pStyle w:val="Code"/>
        <w:rPr>
          <w:highlight w:val="white"/>
        </w:rPr>
      </w:pPr>
      <w:r w:rsidRPr="000848EB">
        <w:rPr>
          <w:highlight w:val="white"/>
        </w:rPr>
        <w:t xml:space="preserve">      CCompiler_Main.Scanner scanner =</w:t>
      </w:r>
    </w:p>
    <w:p w14:paraId="21F7E1B9" w14:textId="22379E83" w:rsidR="000848EB" w:rsidRPr="000848EB" w:rsidRDefault="007442E6" w:rsidP="000848EB">
      <w:pPr>
        <w:pStyle w:val="Code"/>
        <w:rPr>
          <w:highlight w:val="white"/>
        </w:rPr>
      </w:pPr>
      <w:r>
        <w:rPr>
          <w:highlight w:val="white"/>
        </w:rPr>
        <w:t xml:space="preserve">        </w:t>
      </w:r>
      <w:r w:rsidR="000848EB" w:rsidRPr="000848EB">
        <w:rPr>
          <w:highlight w:val="white"/>
        </w:rPr>
        <w:t>new CCompiler_Main.Scanner(memoryStream);</w:t>
      </w:r>
    </w:p>
    <w:p w14:paraId="3D9B2902" w14:textId="77777777" w:rsidR="000848EB" w:rsidRPr="000848EB" w:rsidRDefault="000848EB" w:rsidP="000848EB">
      <w:pPr>
        <w:pStyle w:val="Code"/>
        <w:rPr>
          <w:highlight w:val="white"/>
        </w:rPr>
      </w:pPr>
    </w:p>
    <w:p w14:paraId="0481116A" w14:textId="77777777" w:rsidR="000848EB" w:rsidRPr="000848EB" w:rsidRDefault="000848EB" w:rsidP="000848EB">
      <w:pPr>
        <w:pStyle w:val="Code"/>
        <w:rPr>
          <w:highlight w:val="white"/>
        </w:rPr>
      </w:pPr>
      <w:r w:rsidRPr="000848EB">
        <w:rPr>
          <w:highlight w:val="white"/>
        </w:rPr>
        <w:t xml:space="preserve">      try {</w:t>
      </w:r>
    </w:p>
    <w:p w14:paraId="6685C142" w14:textId="77777777" w:rsidR="000848EB" w:rsidRPr="000848EB" w:rsidRDefault="000848EB" w:rsidP="000848EB">
      <w:pPr>
        <w:pStyle w:val="Code"/>
        <w:rPr>
          <w:highlight w:val="white"/>
        </w:rPr>
      </w:pPr>
      <w:r w:rsidRPr="000848EB">
        <w:rPr>
          <w:highlight w:val="white"/>
        </w:rPr>
        <w:t xml:space="preserve">        SymbolTable.CurrentTable = new SymbolTable(null, Scope.Global);</w:t>
      </w:r>
    </w:p>
    <w:p w14:paraId="3453F232" w14:textId="77777777" w:rsidR="000848EB" w:rsidRPr="000848EB" w:rsidRDefault="000848EB" w:rsidP="000848EB">
      <w:pPr>
        <w:pStyle w:val="Code"/>
        <w:rPr>
          <w:highlight w:val="white"/>
        </w:rPr>
      </w:pPr>
      <w:r w:rsidRPr="000848EB">
        <w:rPr>
          <w:highlight w:val="white"/>
        </w:rPr>
        <w:t xml:space="preserve">        CCompiler_Main.Scanner.Path = sourceFile;</w:t>
      </w:r>
    </w:p>
    <w:p w14:paraId="137F2D40" w14:textId="77777777" w:rsidR="000848EB" w:rsidRPr="000848EB" w:rsidRDefault="000848EB" w:rsidP="000848EB">
      <w:pPr>
        <w:pStyle w:val="Code"/>
        <w:rPr>
          <w:highlight w:val="white"/>
        </w:rPr>
      </w:pPr>
      <w:r w:rsidRPr="000848EB">
        <w:rPr>
          <w:highlight w:val="white"/>
        </w:rPr>
        <w:t xml:space="preserve">        CCompiler_Main.Scanner.Line = 1;</w:t>
      </w:r>
    </w:p>
    <w:p w14:paraId="10F7B5DD" w14:textId="77777777" w:rsidR="000848EB" w:rsidRPr="000848EB" w:rsidRDefault="000848EB" w:rsidP="000848EB">
      <w:pPr>
        <w:pStyle w:val="Code"/>
        <w:rPr>
          <w:highlight w:val="white"/>
        </w:rPr>
      </w:pPr>
      <w:r w:rsidRPr="000848EB">
        <w:rPr>
          <w:highlight w:val="white"/>
        </w:rPr>
        <w:t xml:space="preserve">        CCompiler_Main.Parser parser = new CCompiler_Main.Parser(scanner);</w:t>
      </w:r>
    </w:p>
    <w:p w14:paraId="0A0888F3" w14:textId="77777777" w:rsidR="000848EB" w:rsidRPr="000848EB" w:rsidRDefault="000848EB" w:rsidP="000848EB">
      <w:pPr>
        <w:pStyle w:val="Code"/>
        <w:rPr>
          <w:highlight w:val="white"/>
        </w:rPr>
      </w:pPr>
      <w:r w:rsidRPr="000848EB">
        <w:rPr>
          <w:highlight w:val="white"/>
        </w:rPr>
        <w:t xml:space="preserve">        Assert.Error(parser.Parse(), Message.Syntax_error);</w:t>
      </w:r>
    </w:p>
    <w:p w14:paraId="047A8575" w14:textId="77777777" w:rsidR="000848EB" w:rsidRPr="000848EB" w:rsidRDefault="000848EB" w:rsidP="000848EB">
      <w:pPr>
        <w:pStyle w:val="Code"/>
        <w:rPr>
          <w:highlight w:val="white"/>
        </w:rPr>
      </w:pPr>
      <w:r w:rsidRPr="000848EB">
        <w:rPr>
          <w:highlight w:val="white"/>
        </w:rPr>
        <w:t xml:space="preserve">      }</w:t>
      </w:r>
    </w:p>
    <w:p w14:paraId="6B5E8F4D" w14:textId="77777777" w:rsidR="000848EB" w:rsidRPr="000848EB" w:rsidRDefault="000848EB" w:rsidP="000848EB">
      <w:pPr>
        <w:pStyle w:val="Code"/>
        <w:rPr>
          <w:highlight w:val="white"/>
        </w:rPr>
      </w:pPr>
      <w:r w:rsidRPr="000848EB">
        <w:rPr>
          <w:highlight w:val="white"/>
        </w:rPr>
        <w:t xml:space="preserve">      catch (IOException ioException) {</w:t>
      </w:r>
    </w:p>
    <w:p w14:paraId="25AC66D9" w14:textId="77777777" w:rsidR="000848EB" w:rsidRPr="000848EB" w:rsidRDefault="000848EB" w:rsidP="000848EB">
      <w:pPr>
        <w:pStyle w:val="Code"/>
        <w:rPr>
          <w:highlight w:val="white"/>
        </w:rPr>
      </w:pPr>
      <w:r w:rsidRPr="000848EB">
        <w:rPr>
          <w:highlight w:val="white"/>
        </w:rPr>
        <w:lastRenderedPageBreak/>
        <w:t xml:space="preserve">        Assert.Error(false, ioException.StackTrace, Message.Syntax_error);</w:t>
      </w:r>
    </w:p>
    <w:p w14:paraId="61F25FA2" w14:textId="77777777" w:rsidR="000848EB" w:rsidRPr="000848EB" w:rsidRDefault="000848EB" w:rsidP="000848EB">
      <w:pPr>
        <w:pStyle w:val="Code"/>
        <w:rPr>
          <w:highlight w:val="white"/>
        </w:rPr>
      </w:pPr>
      <w:r w:rsidRPr="000848EB">
        <w:rPr>
          <w:highlight w:val="white"/>
        </w:rPr>
        <w:t xml:space="preserve">      }</w:t>
      </w:r>
    </w:p>
    <w:p w14:paraId="2A4BAAA9" w14:textId="77777777" w:rsidR="000848EB" w:rsidRPr="000848EB" w:rsidRDefault="000848EB" w:rsidP="000848EB">
      <w:pPr>
        <w:pStyle w:val="Code"/>
        <w:rPr>
          <w:highlight w:val="white"/>
        </w:rPr>
      </w:pPr>
    </w:p>
    <w:p w14:paraId="33DEE2F2" w14:textId="77777777" w:rsidR="000848EB" w:rsidRPr="000848EB" w:rsidRDefault="000848EB" w:rsidP="000848EB">
      <w:pPr>
        <w:pStyle w:val="Code"/>
        <w:rPr>
          <w:highlight w:val="white"/>
        </w:rPr>
      </w:pPr>
      <w:r w:rsidRPr="000848EB">
        <w:rPr>
          <w:highlight w:val="white"/>
        </w:rPr>
        <w:t xml:space="preserve">      if (Start.Linux) {</w:t>
      </w:r>
    </w:p>
    <w:p w14:paraId="08B537AF" w14:textId="77777777" w:rsidR="000848EB" w:rsidRPr="000848EB" w:rsidRDefault="000848EB" w:rsidP="000848EB">
      <w:pPr>
        <w:pStyle w:val="Code"/>
        <w:rPr>
          <w:highlight w:val="white"/>
        </w:rPr>
      </w:pPr>
      <w:r w:rsidRPr="000848EB">
        <w:rPr>
          <w:highlight w:val="white"/>
        </w:rPr>
        <w:t xml:space="preserve">        ISet&lt;string&gt; totalGlobalSet = new HashSet&lt;string&gt;(),</w:t>
      </w:r>
    </w:p>
    <w:p w14:paraId="2B25D8EB" w14:textId="77777777" w:rsidR="000848EB" w:rsidRPr="000848EB" w:rsidRDefault="000848EB" w:rsidP="000848EB">
      <w:pPr>
        <w:pStyle w:val="Code"/>
        <w:rPr>
          <w:highlight w:val="white"/>
        </w:rPr>
      </w:pPr>
      <w:r w:rsidRPr="000848EB">
        <w:rPr>
          <w:highlight w:val="white"/>
        </w:rPr>
        <w:t xml:space="preserve">                     totalExternSet = new HashSet&lt;string&gt;();</w:t>
      </w:r>
    </w:p>
    <w:p w14:paraId="65FF6684" w14:textId="77777777" w:rsidR="000848EB" w:rsidRPr="000848EB" w:rsidRDefault="000848EB" w:rsidP="000848EB">
      <w:pPr>
        <w:pStyle w:val="Code"/>
        <w:rPr>
          <w:highlight w:val="white"/>
        </w:rPr>
      </w:pPr>
      <w:r w:rsidRPr="000848EB">
        <w:rPr>
          <w:highlight w:val="white"/>
        </w:rPr>
        <w:t xml:space="preserve">        List&lt;string&gt; totalTextList = new List&lt;string&gt;(),</w:t>
      </w:r>
    </w:p>
    <w:p w14:paraId="120CCA2C" w14:textId="77777777" w:rsidR="000848EB" w:rsidRPr="000848EB" w:rsidRDefault="000848EB" w:rsidP="000848EB">
      <w:pPr>
        <w:pStyle w:val="Code"/>
        <w:rPr>
          <w:highlight w:val="white"/>
        </w:rPr>
      </w:pPr>
      <w:r w:rsidRPr="000848EB">
        <w:rPr>
          <w:highlight w:val="white"/>
        </w:rPr>
        <w:t xml:space="preserve">                     totalDataList = new List&lt;string&gt;();</w:t>
      </w:r>
    </w:p>
    <w:p w14:paraId="0FB4A2E6" w14:textId="77777777" w:rsidR="000848EB" w:rsidRPr="000848EB" w:rsidRDefault="000848EB" w:rsidP="000848EB">
      <w:pPr>
        <w:pStyle w:val="Code"/>
        <w:rPr>
          <w:highlight w:val="white"/>
        </w:rPr>
      </w:pPr>
      <w:r w:rsidRPr="000848EB">
        <w:rPr>
          <w:highlight w:val="white"/>
        </w:rPr>
        <w:t xml:space="preserve">                     </w:t>
      </w:r>
    </w:p>
    <w:p w14:paraId="1FDA0BC7" w14:textId="77777777" w:rsidR="000848EB" w:rsidRPr="000848EB" w:rsidRDefault="000848EB" w:rsidP="000848EB">
      <w:pPr>
        <w:pStyle w:val="Code"/>
        <w:rPr>
          <w:highlight w:val="white"/>
        </w:rPr>
      </w:pPr>
      <w:r w:rsidRPr="000848EB">
        <w:rPr>
          <w:highlight w:val="white"/>
        </w:rPr>
        <w:t xml:space="preserve">        foreach (StaticSymbol staticSymbol in SymbolTable.StaticSet) {</w:t>
      </w:r>
    </w:p>
    <w:p w14:paraId="16B3D3B0" w14:textId="77777777" w:rsidR="007442E6" w:rsidRDefault="000848EB" w:rsidP="000848EB">
      <w:pPr>
        <w:pStyle w:val="Code"/>
        <w:rPr>
          <w:highlight w:val="white"/>
        </w:rPr>
      </w:pPr>
      <w:r w:rsidRPr="000848EB">
        <w:rPr>
          <w:highlight w:val="white"/>
        </w:rPr>
        <w:t xml:space="preserve">          StaticSymbolLinux staticSymbolLinux =</w:t>
      </w:r>
    </w:p>
    <w:p w14:paraId="0B0289F1" w14:textId="045170B6" w:rsidR="000848EB" w:rsidRPr="000848EB" w:rsidRDefault="007442E6" w:rsidP="000848EB">
      <w:pPr>
        <w:pStyle w:val="Code"/>
        <w:rPr>
          <w:highlight w:val="white"/>
        </w:rPr>
      </w:pPr>
      <w:r>
        <w:rPr>
          <w:highlight w:val="white"/>
        </w:rPr>
        <w:t xml:space="preserve">           </w:t>
      </w:r>
      <w:r w:rsidR="000848EB" w:rsidRPr="000848EB">
        <w:rPr>
          <w:highlight w:val="white"/>
        </w:rPr>
        <w:t xml:space="preserve"> (StaticSymbolLinux) staticSymbol;</w:t>
      </w:r>
    </w:p>
    <w:p w14:paraId="7B72A250" w14:textId="77777777" w:rsidR="000848EB" w:rsidRPr="000848EB" w:rsidRDefault="000848EB" w:rsidP="000848EB">
      <w:pPr>
        <w:pStyle w:val="Code"/>
        <w:rPr>
          <w:highlight w:val="white"/>
        </w:rPr>
      </w:pPr>
      <w:r w:rsidRPr="000848EB">
        <w:rPr>
          <w:highlight w:val="white"/>
        </w:rPr>
        <w:t xml:space="preserve">          totalExternSet.UnionWith(staticSymbolLinux.ExternSet);</w:t>
      </w:r>
    </w:p>
    <w:p w14:paraId="77C9C701" w14:textId="77777777" w:rsidR="000848EB" w:rsidRPr="000848EB" w:rsidRDefault="000848EB" w:rsidP="000848EB">
      <w:pPr>
        <w:pStyle w:val="Code"/>
        <w:rPr>
          <w:highlight w:val="white"/>
        </w:rPr>
      </w:pPr>
      <w:r w:rsidRPr="000848EB">
        <w:rPr>
          <w:highlight w:val="white"/>
        </w:rPr>
        <w:t xml:space="preserve">        }</w:t>
      </w:r>
    </w:p>
    <w:p w14:paraId="12E45997" w14:textId="77777777" w:rsidR="000848EB" w:rsidRPr="000848EB" w:rsidRDefault="000848EB" w:rsidP="000848EB">
      <w:pPr>
        <w:pStyle w:val="Code"/>
        <w:rPr>
          <w:highlight w:val="white"/>
        </w:rPr>
      </w:pPr>
    </w:p>
    <w:p w14:paraId="7B3D1E04" w14:textId="77777777" w:rsidR="007442E6" w:rsidRDefault="000848EB" w:rsidP="000848EB">
      <w:pPr>
        <w:pStyle w:val="Code"/>
        <w:rPr>
          <w:highlight w:val="white"/>
        </w:rPr>
      </w:pPr>
      <w:r w:rsidRPr="000848EB">
        <w:rPr>
          <w:highlight w:val="white"/>
        </w:rPr>
        <w:t xml:space="preserve">        StaticSymbolLinux initSymbol = null, argsSymbol = null,</w:t>
      </w:r>
    </w:p>
    <w:p w14:paraId="5D4DC2CE" w14:textId="7E25340C" w:rsidR="000848EB" w:rsidRPr="000848EB" w:rsidRDefault="007442E6" w:rsidP="000848EB">
      <w:pPr>
        <w:pStyle w:val="Code"/>
        <w:rPr>
          <w:highlight w:val="white"/>
        </w:rPr>
      </w:pPr>
      <w:r>
        <w:rPr>
          <w:highlight w:val="white"/>
        </w:rPr>
        <w:t xml:space="preserve">                         </w:t>
      </w:r>
      <w:r w:rsidR="000848EB" w:rsidRPr="000848EB">
        <w:rPr>
          <w:highlight w:val="white"/>
        </w:rPr>
        <w:t xml:space="preserve"> mainSymbol = null;</w:t>
      </w:r>
    </w:p>
    <w:p w14:paraId="0B374795" w14:textId="77777777" w:rsidR="000848EB" w:rsidRPr="000848EB" w:rsidRDefault="000848EB" w:rsidP="000848EB">
      <w:pPr>
        <w:pStyle w:val="Code"/>
        <w:rPr>
          <w:highlight w:val="white"/>
        </w:rPr>
      </w:pPr>
      <w:r w:rsidRPr="000848EB">
        <w:rPr>
          <w:highlight w:val="white"/>
        </w:rPr>
        <w:t xml:space="preserve">        foreach (StaticSymbol staticSymbol in SymbolTable.StaticSet) {</w:t>
      </w:r>
    </w:p>
    <w:p w14:paraId="6F78A0A9" w14:textId="77777777" w:rsidR="007442E6" w:rsidRDefault="000848EB" w:rsidP="000848EB">
      <w:pPr>
        <w:pStyle w:val="Code"/>
        <w:rPr>
          <w:highlight w:val="white"/>
        </w:rPr>
      </w:pPr>
      <w:r w:rsidRPr="000848EB">
        <w:rPr>
          <w:highlight w:val="white"/>
        </w:rPr>
        <w:t xml:space="preserve">          if (staticSymbol.UniqueName.</w:t>
      </w:r>
    </w:p>
    <w:p w14:paraId="62C1E470" w14:textId="0D68413B" w:rsidR="000848EB" w:rsidRPr="000848EB" w:rsidRDefault="007442E6" w:rsidP="000848EB">
      <w:pPr>
        <w:pStyle w:val="Code"/>
        <w:rPr>
          <w:highlight w:val="white"/>
        </w:rPr>
      </w:pPr>
      <w:r>
        <w:rPr>
          <w:highlight w:val="white"/>
        </w:rPr>
        <w:t xml:space="preserve">              </w:t>
      </w:r>
      <w:r w:rsidR="000848EB" w:rsidRPr="000848EB">
        <w:rPr>
          <w:highlight w:val="white"/>
        </w:rPr>
        <w:t>Equals(AssemblyCodeGenerator.InitializerName)) {</w:t>
      </w:r>
    </w:p>
    <w:p w14:paraId="43657733" w14:textId="77777777" w:rsidR="000848EB" w:rsidRPr="000848EB" w:rsidRDefault="000848EB" w:rsidP="000848EB">
      <w:pPr>
        <w:pStyle w:val="Code"/>
        <w:rPr>
          <w:highlight w:val="white"/>
        </w:rPr>
      </w:pPr>
      <w:r w:rsidRPr="000848EB">
        <w:rPr>
          <w:highlight w:val="white"/>
        </w:rPr>
        <w:t xml:space="preserve">            initSymbol = (StaticSymbolLinux) staticSymbol;</w:t>
      </w:r>
    </w:p>
    <w:p w14:paraId="269AC98E" w14:textId="77777777" w:rsidR="000848EB" w:rsidRPr="000848EB" w:rsidRDefault="000848EB" w:rsidP="000848EB">
      <w:pPr>
        <w:pStyle w:val="Code"/>
        <w:rPr>
          <w:highlight w:val="white"/>
        </w:rPr>
      </w:pPr>
      <w:r w:rsidRPr="000848EB">
        <w:rPr>
          <w:highlight w:val="white"/>
        </w:rPr>
        <w:t xml:space="preserve">          }</w:t>
      </w:r>
    </w:p>
    <w:p w14:paraId="1B3300E3" w14:textId="77777777" w:rsidR="000848EB" w:rsidRPr="000848EB" w:rsidRDefault="000848EB" w:rsidP="000848EB">
      <w:pPr>
        <w:pStyle w:val="Code"/>
        <w:rPr>
          <w:highlight w:val="white"/>
        </w:rPr>
      </w:pPr>
    </w:p>
    <w:p w14:paraId="0EB5D611" w14:textId="739B30AC" w:rsidR="000848EB" w:rsidRPr="000848EB" w:rsidRDefault="000848EB" w:rsidP="000848EB">
      <w:pPr>
        <w:pStyle w:val="Code"/>
        <w:rPr>
          <w:highlight w:val="white"/>
        </w:rPr>
      </w:pPr>
      <w:r w:rsidRPr="000848EB">
        <w:rPr>
          <w:highlight w:val="white"/>
        </w:rPr>
        <w:t xml:space="preserve">          if (staticSymbol.UniqueName.Equals(AssemblyCodeGenerator.MainName)){</w:t>
      </w:r>
    </w:p>
    <w:p w14:paraId="70E1F63B" w14:textId="77777777" w:rsidR="000848EB" w:rsidRPr="000848EB" w:rsidRDefault="000848EB" w:rsidP="000848EB">
      <w:pPr>
        <w:pStyle w:val="Code"/>
        <w:rPr>
          <w:highlight w:val="white"/>
        </w:rPr>
      </w:pPr>
      <w:r w:rsidRPr="000848EB">
        <w:rPr>
          <w:highlight w:val="white"/>
        </w:rPr>
        <w:t xml:space="preserve">            mainSymbol = (StaticSymbolLinux) staticSymbol;</w:t>
      </w:r>
    </w:p>
    <w:p w14:paraId="27B02E25" w14:textId="77777777" w:rsidR="000848EB" w:rsidRPr="000848EB" w:rsidRDefault="000848EB" w:rsidP="000848EB">
      <w:pPr>
        <w:pStyle w:val="Code"/>
        <w:rPr>
          <w:highlight w:val="white"/>
        </w:rPr>
      </w:pPr>
      <w:r w:rsidRPr="000848EB">
        <w:rPr>
          <w:highlight w:val="white"/>
        </w:rPr>
        <w:t xml:space="preserve">          }</w:t>
      </w:r>
    </w:p>
    <w:p w14:paraId="2CE70CE5" w14:textId="77777777" w:rsidR="000848EB" w:rsidRPr="000848EB" w:rsidRDefault="000848EB" w:rsidP="000848EB">
      <w:pPr>
        <w:pStyle w:val="Code"/>
        <w:rPr>
          <w:highlight w:val="white"/>
        </w:rPr>
      </w:pPr>
    </w:p>
    <w:p w14:paraId="36E683A9" w14:textId="38B5E7F8" w:rsidR="000848EB" w:rsidRPr="000848EB" w:rsidRDefault="000848EB" w:rsidP="000848EB">
      <w:pPr>
        <w:pStyle w:val="Code"/>
        <w:rPr>
          <w:highlight w:val="white"/>
        </w:rPr>
      </w:pPr>
      <w:r w:rsidRPr="000848EB">
        <w:rPr>
          <w:highlight w:val="white"/>
        </w:rPr>
        <w:t xml:space="preserve">          if (staticSymbol.UniqueName.Equals(AssemblyCodeGenerator.ArgsName)){</w:t>
      </w:r>
    </w:p>
    <w:p w14:paraId="4455B566" w14:textId="77777777" w:rsidR="000848EB" w:rsidRPr="000848EB" w:rsidRDefault="000848EB" w:rsidP="000848EB">
      <w:pPr>
        <w:pStyle w:val="Code"/>
        <w:rPr>
          <w:highlight w:val="white"/>
        </w:rPr>
      </w:pPr>
      <w:r w:rsidRPr="000848EB">
        <w:rPr>
          <w:highlight w:val="white"/>
        </w:rPr>
        <w:t xml:space="preserve">            argsSymbol = (StaticSymbolLinux) staticSymbol;</w:t>
      </w:r>
    </w:p>
    <w:p w14:paraId="271CDD14" w14:textId="77777777" w:rsidR="000848EB" w:rsidRPr="000848EB" w:rsidRDefault="000848EB" w:rsidP="000848EB">
      <w:pPr>
        <w:pStyle w:val="Code"/>
        <w:rPr>
          <w:highlight w:val="white"/>
        </w:rPr>
      </w:pPr>
      <w:r w:rsidRPr="000848EB">
        <w:rPr>
          <w:highlight w:val="white"/>
        </w:rPr>
        <w:t xml:space="preserve">          }</w:t>
      </w:r>
    </w:p>
    <w:p w14:paraId="195A05A2" w14:textId="77777777" w:rsidR="000848EB" w:rsidRPr="000848EB" w:rsidRDefault="000848EB" w:rsidP="000848EB">
      <w:pPr>
        <w:pStyle w:val="Code"/>
        <w:rPr>
          <w:highlight w:val="white"/>
        </w:rPr>
      </w:pPr>
      <w:r w:rsidRPr="000848EB">
        <w:rPr>
          <w:highlight w:val="white"/>
        </w:rPr>
        <w:t xml:space="preserve">        }</w:t>
      </w:r>
    </w:p>
    <w:p w14:paraId="2D96E8A0" w14:textId="77777777" w:rsidR="000848EB" w:rsidRPr="000848EB" w:rsidRDefault="000848EB" w:rsidP="000848EB">
      <w:pPr>
        <w:pStyle w:val="Code"/>
        <w:rPr>
          <w:highlight w:val="white"/>
        </w:rPr>
      </w:pPr>
    </w:p>
    <w:p w14:paraId="116714A0" w14:textId="77777777" w:rsidR="000848EB" w:rsidRPr="000848EB" w:rsidRDefault="000848EB" w:rsidP="000848EB">
      <w:pPr>
        <w:pStyle w:val="Code"/>
        <w:rPr>
          <w:highlight w:val="white"/>
        </w:rPr>
      </w:pPr>
      <w:r w:rsidRPr="000848EB">
        <w:rPr>
          <w:highlight w:val="white"/>
        </w:rPr>
        <w:t xml:space="preserve">        if (initSymbol != null) {</w:t>
      </w:r>
    </w:p>
    <w:p w14:paraId="3A8EF114" w14:textId="77777777" w:rsidR="000848EB" w:rsidRPr="000848EB" w:rsidRDefault="000848EB" w:rsidP="000848EB">
      <w:pPr>
        <w:pStyle w:val="Code"/>
        <w:rPr>
          <w:highlight w:val="white"/>
        </w:rPr>
      </w:pPr>
      <w:r w:rsidRPr="000848EB">
        <w:rPr>
          <w:highlight w:val="white"/>
        </w:rPr>
        <w:t xml:space="preserve">          totalTextList.Add("\tglobal _start");</w:t>
      </w:r>
    </w:p>
    <w:p w14:paraId="18C35386" w14:textId="77777777" w:rsidR="000848EB" w:rsidRPr="000848EB" w:rsidRDefault="000848EB" w:rsidP="000848EB">
      <w:pPr>
        <w:pStyle w:val="Code"/>
        <w:rPr>
          <w:highlight w:val="white"/>
        </w:rPr>
      </w:pPr>
      <w:r w:rsidRPr="000848EB">
        <w:rPr>
          <w:highlight w:val="white"/>
        </w:rPr>
        <w:t xml:space="preserve">          totalTextList.Add("_start:");</w:t>
      </w:r>
    </w:p>
    <w:p w14:paraId="18680B8E" w14:textId="77777777" w:rsidR="000848EB" w:rsidRPr="000848EB" w:rsidRDefault="000848EB" w:rsidP="000848EB">
      <w:pPr>
        <w:pStyle w:val="Code"/>
        <w:rPr>
          <w:highlight w:val="white"/>
        </w:rPr>
      </w:pPr>
      <w:r w:rsidRPr="000848EB">
        <w:rPr>
          <w:highlight w:val="white"/>
        </w:rPr>
        <w:t xml:space="preserve">          totalTextList.AddRange(initSymbol.TextList);</w:t>
      </w:r>
    </w:p>
    <w:p w14:paraId="6A901230" w14:textId="77777777" w:rsidR="000848EB" w:rsidRPr="000848EB" w:rsidRDefault="000848EB" w:rsidP="000848EB">
      <w:pPr>
        <w:pStyle w:val="Code"/>
        <w:rPr>
          <w:highlight w:val="white"/>
        </w:rPr>
      </w:pPr>
      <w:r w:rsidRPr="000848EB">
        <w:rPr>
          <w:highlight w:val="white"/>
        </w:rPr>
        <w:t xml:space="preserve">          SymbolTable.StaticSet.Remove(initSymbol);</w:t>
      </w:r>
    </w:p>
    <w:p w14:paraId="34169FD8" w14:textId="77777777" w:rsidR="000848EB" w:rsidRPr="000848EB" w:rsidRDefault="000848EB" w:rsidP="000848EB">
      <w:pPr>
        <w:pStyle w:val="Code"/>
        <w:rPr>
          <w:highlight w:val="white"/>
        </w:rPr>
      </w:pPr>
      <w:r w:rsidRPr="000848EB">
        <w:rPr>
          <w:highlight w:val="white"/>
        </w:rPr>
        <w:t xml:space="preserve">          totalDataList.Add(Linker.StackTopName + ":\ttimes 1048576 db 0");</w:t>
      </w:r>
    </w:p>
    <w:p w14:paraId="62FEE43A" w14:textId="77777777" w:rsidR="000848EB" w:rsidRPr="000848EB" w:rsidRDefault="000848EB" w:rsidP="000848EB">
      <w:pPr>
        <w:pStyle w:val="Code"/>
        <w:rPr>
          <w:highlight w:val="white"/>
        </w:rPr>
      </w:pPr>
      <w:r w:rsidRPr="000848EB">
        <w:rPr>
          <w:highlight w:val="white"/>
        </w:rPr>
        <w:t xml:space="preserve">          totalGlobalSet.Add(Linker.StackTopName);</w:t>
      </w:r>
    </w:p>
    <w:p w14:paraId="67867F34" w14:textId="77777777" w:rsidR="000848EB" w:rsidRPr="000848EB" w:rsidRDefault="000848EB" w:rsidP="000848EB">
      <w:pPr>
        <w:pStyle w:val="Code"/>
        <w:rPr>
          <w:highlight w:val="white"/>
        </w:rPr>
      </w:pPr>
      <w:r w:rsidRPr="000848EB">
        <w:rPr>
          <w:highlight w:val="white"/>
        </w:rPr>
        <w:t xml:space="preserve">        }</w:t>
      </w:r>
    </w:p>
    <w:p w14:paraId="2DCACA94" w14:textId="77777777" w:rsidR="000848EB" w:rsidRPr="000848EB" w:rsidRDefault="000848EB" w:rsidP="000848EB">
      <w:pPr>
        <w:pStyle w:val="Code"/>
        <w:rPr>
          <w:highlight w:val="white"/>
        </w:rPr>
      </w:pPr>
      <w:r w:rsidRPr="000848EB">
        <w:rPr>
          <w:highlight w:val="white"/>
        </w:rPr>
        <w:t xml:space="preserve">        else {</w:t>
      </w:r>
    </w:p>
    <w:p w14:paraId="57CA5DB1" w14:textId="77777777" w:rsidR="000848EB" w:rsidRPr="000848EB" w:rsidRDefault="000848EB" w:rsidP="000848EB">
      <w:pPr>
        <w:pStyle w:val="Code"/>
        <w:rPr>
          <w:highlight w:val="white"/>
        </w:rPr>
      </w:pPr>
      <w:r w:rsidRPr="000848EB">
        <w:rPr>
          <w:highlight w:val="white"/>
        </w:rPr>
        <w:t xml:space="preserve">          totalExternSet.Add(Linker.StackTopName);</w:t>
      </w:r>
    </w:p>
    <w:p w14:paraId="0979258C" w14:textId="77777777" w:rsidR="000848EB" w:rsidRPr="000848EB" w:rsidRDefault="000848EB" w:rsidP="000848EB">
      <w:pPr>
        <w:pStyle w:val="Code"/>
        <w:rPr>
          <w:highlight w:val="white"/>
        </w:rPr>
      </w:pPr>
      <w:r w:rsidRPr="000848EB">
        <w:rPr>
          <w:highlight w:val="white"/>
        </w:rPr>
        <w:t xml:space="preserve">        }</w:t>
      </w:r>
    </w:p>
    <w:p w14:paraId="07A221F6" w14:textId="77777777" w:rsidR="000848EB" w:rsidRPr="000848EB" w:rsidRDefault="000848EB" w:rsidP="000848EB">
      <w:pPr>
        <w:pStyle w:val="Code"/>
        <w:rPr>
          <w:highlight w:val="white"/>
        </w:rPr>
      </w:pPr>
    </w:p>
    <w:p w14:paraId="71FD9363" w14:textId="77777777" w:rsidR="000848EB" w:rsidRPr="000848EB" w:rsidRDefault="000848EB" w:rsidP="000848EB">
      <w:pPr>
        <w:pStyle w:val="Code"/>
        <w:rPr>
          <w:highlight w:val="white"/>
        </w:rPr>
      </w:pPr>
      <w:r w:rsidRPr="000848EB">
        <w:rPr>
          <w:highlight w:val="white"/>
        </w:rPr>
        <w:t xml:space="preserve">        if (argsSymbol != null) {</w:t>
      </w:r>
    </w:p>
    <w:p w14:paraId="280C1F92" w14:textId="77777777" w:rsidR="000848EB" w:rsidRPr="000848EB" w:rsidRDefault="000848EB" w:rsidP="000848EB">
      <w:pPr>
        <w:pStyle w:val="Code"/>
        <w:rPr>
          <w:highlight w:val="white"/>
        </w:rPr>
      </w:pPr>
      <w:r w:rsidRPr="000848EB">
        <w:rPr>
          <w:highlight w:val="white"/>
        </w:rPr>
        <w:t xml:space="preserve">          totalTextList.AddRange(argsSymbol.TextList);</w:t>
      </w:r>
    </w:p>
    <w:p w14:paraId="7423FF60" w14:textId="77777777" w:rsidR="000848EB" w:rsidRPr="000848EB" w:rsidRDefault="000848EB" w:rsidP="000848EB">
      <w:pPr>
        <w:pStyle w:val="Code"/>
        <w:rPr>
          <w:highlight w:val="white"/>
        </w:rPr>
      </w:pPr>
      <w:r w:rsidRPr="000848EB">
        <w:rPr>
          <w:highlight w:val="white"/>
        </w:rPr>
        <w:t xml:space="preserve">          SymbolTable.StaticSet.Remove(argsSymbol);</w:t>
      </w:r>
    </w:p>
    <w:p w14:paraId="2408EFD3" w14:textId="77777777" w:rsidR="000848EB" w:rsidRPr="000848EB" w:rsidRDefault="000848EB" w:rsidP="000848EB">
      <w:pPr>
        <w:pStyle w:val="Code"/>
        <w:rPr>
          <w:highlight w:val="white"/>
        </w:rPr>
      </w:pPr>
      <w:r w:rsidRPr="000848EB">
        <w:rPr>
          <w:highlight w:val="white"/>
        </w:rPr>
        <w:t xml:space="preserve">        }</w:t>
      </w:r>
    </w:p>
    <w:p w14:paraId="05E54580" w14:textId="77777777" w:rsidR="000848EB" w:rsidRPr="000848EB" w:rsidRDefault="000848EB" w:rsidP="000848EB">
      <w:pPr>
        <w:pStyle w:val="Code"/>
        <w:rPr>
          <w:highlight w:val="white"/>
        </w:rPr>
      </w:pPr>
    </w:p>
    <w:p w14:paraId="47A7FCCB" w14:textId="77777777" w:rsidR="000848EB" w:rsidRPr="000848EB" w:rsidRDefault="000848EB" w:rsidP="000848EB">
      <w:pPr>
        <w:pStyle w:val="Code"/>
        <w:rPr>
          <w:highlight w:val="white"/>
        </w:rPr>
      </w:pPr>
      <w:r w:rsidRPr="000848EB">
        <w:rPr>
          <w:highlight w:val="white"/>
        </w:rPr>
        <w:t xml:space="preserve">        if (mainSymbol != null) {</w:t>
      </w:r>
    </w:p>
    <w:p w14:paraId="1299C18E" w14:textId="77777777" w:rsidR="000848EB" w:rsidRPr="000848EB" w:rsidRDefault="000848EB" w:rsidP="000848EB">
      <w:pPr>
        <w:pStyle w:val="Code"/>
        <w:rPr>
          <w:highlight w:val="white"/>
        </w:rPr>
      </w:pPr>
      <w:r w:rsidRPr="000848EB">
        <w:rPr>
          <w:highlight w:val="white"/>
        </w:rPr>
        <w:t xml:space="preserve">          totalTextList.AddRange(mainSymbol.TextList);</w:t>
      </w:r>
    </w:p>
    <w:p w14:paraId="2FA314D7" w14:textId="77777777" w:rsidR="000848EB" w:rsidRPr="000848EB" w:rsidRDefault="000848EB" w:rsidP="000848EB">
      <w:pPr>
        <w:pStyle w:val="Code"/>
        <w:rPr>
          <w:highlight w:val="white"/>
        </w:rPr>
      </w:pPr>
      <w:r w:rsidRPr="000848EB">
        <w:rPr>
          <w:highlight w:val="white"/>
        </w:rPr>
        <w:t xml:space="preserve">          SymbolTable.StaticSet.Remove(mainSymbol);</w:t>
      </w:r>
    </w:p>
    <w:p w14:paraId="1E63550C" w14:textId="77777777" w:rsidR="000848EB" w:rsidRPr="000848EB" w:rsidRDefault="000848EB" w:rsidP="000848EB">
      <w:pPr>
        <w:pStyle w:val="Code"/>
        <w:rPr>
          <w:highlight w:val="white"/>
        </w:rPr>
      </w:pPr>
      <w:r w:rsidRPr="000848EB">
        <w:rPr>
          <w:highlight w:val="white"/>
        </w:rPr>
        <w:t xml:space="preserve">          totalExternSet.Remove(mainSymbol.UniqueName);</w:t>
      </w:r>
    </w:p>
    <w:p w14:paraId="63C27823" w14:textId="77777777" w:rsidR="000848EB" w:rsidRPr="000848EB" w:rsidRDefault="000848EB" w:rsidP="000848EB">
      <w:pPr>
        <w:pStyle w:val="Code"/>
        <w:rPr>
          <w:highlight w:val="white"/>
        </w:rPr>
      </w:pPr>
      <w:r w:rsidRPr="000848EB">
        <w:rPr>
          <w:highlight w:val="white"/>
        </w:rPr>
        <w:t xml:space="preserve">          totalGlobalSet.Add(mainSymbol.UniqueName);</w:t>
      </w:r>
    </w:p>
    <w:p w14:paraId="3687BB32" w14:textId="77777777" w:rsidR="000848EB" w:rsidRPr="000848EB" w:rsidRDefault="000848EB" w:rsidP="000848EB">
      <w:pPr>
        <w:pStyle w:val="Code"/>
        <w:rPr>
          <w:highlight w:val="white"/>
        </w:rPr>
      </w:pPr>
      <w:r w:rsidRPr="000848EB">
        <w:rPr>
          <w:highlight w:val="white"/>
        </w:rPr>
        <w:t xml:space="preserve">        }</w:t>
      </w:r>
    </w:p>
    <w:p w14:paraId="102536E6" w14:textId="77777777" w:rsidR="000848EB" w:rsidRPr="000848EB" w:rsidRDefault="000848EB" w:rsidP="000848EB">
      <w:pPr>
        <w:pStyle w:val="Code"/>
        <w:rPr>
          <w:highlight w:val="white"/>
        </w:rPr>
      </w:pPr>
    </w:p>
    <w:p w14:paraId="7EB7BED6" w14:textId="77777777" w:rsidR="000848EB" w:rsidRPr="000848EB" w:rsidRDefault="000848EB" w:rsidP="000848EB">
      <w:pPr>
        <w:pStyle w:val="Code"/>
        <w:rPr>
          <w:highlight w:val="white"/>
        </w:rPr>
      </w:pPr>
      <w:r w:rsidRPr="000848EB">
        <w:rPr>
          <w:highlight w:val="white"/>
        </w:rPr>
        <w:t xml:space="preserve">        foreach (StaticSymbol staticSymbol in SymbolTable.StaticSet) {</w:t>
      </w:r>
    </w:p>
    <w:p w14:paraId="50E7CEF2" w14:textId="77777777" w:rsidR="00867389" w:rsidRDefault="000848EB" w:rsidP="000848EB">
      <w:pPr>
        <w:pStyle w:val="Code"/>
        <w:rPr>
          <w:highlight w:val="white"/>
        </w:rPr>
      </w:pPr>
      <w:r w:rsidRPr="000848EB">
        <w:rPr>
          <w:highlight w:val="white"/>
        </w:rPr>
        <w:lastRenderedPageBreak/>
        <w:t xml:space="preserve">          StaticSymbolLinux staticSymbolLinux =</w:t>
      </w:r>
    </w:p>
    <w:p w14:paraId="6A211B2A" w14:textId="0105E608" w:rsidR="000848EB" w:rsidRPr="000848EB" w:rsidRDefault="00867389" w:rsidP="000848EB">
      <w:pPr>
        <w:pStyle w:val="Code"/>
        <w:rPr>
          <w:highlight w:val="white"/>
        </w:rPr>
      </w:pPr>
      <w:r>
        <w:rPr>
          <w:highlight w:val="white"/>
        </w:rPr>
        <w:t xml:space="preserve">            </w:t>
      </w:r>
      <w:r w:rsidR="000848EB" w:rsidRPr="000848EB">
        <w:rPr>
          <w:highlight w:val="white"/>
        </w:rPr>
        <w:t>(StaticSymbolLinux) staticSymbol;</w:t>
      </w:r>
    </w:p>
    <w:p w14:paraId="131C0B2E" w14:textId="77777777" w:rsidR="000848EB" w:rsidRPr="000848EB" w:rsidRDefault="000848EB" w:rsidP="000848EB">
      <w:pPr>
        <w:pStyle w:val="Code"/>
        <w:rPr>
          <w:highlight w:val="white"/>
        </w:rPr>
      </w:pPr>
      <w:r w:rsidRPr="000848EB">
        <w:rPr>
          <w:highlight w:val="white"/>
        </w:rPr>
        <w:t xml:space="preserve">          totalExternSet.Remove(staticSymbolLinux.UniqueName);</w:t>
      </w:r>
    </w:p>
    <w:p w14:paraId="35E58CEC" w14:textId="77777777" w:rsidR="000848EB" w:rsidRPr="000848EB" w:rsidRDefault="000848EB" w:rsidP="000848EB">
      <w:pPr>
        <w:pStyle w:val="Code"/>
        <w:rPr>
          <w:highlight w:val="white"/>
        </w:rPr>
      </w:pPr>
      <w:r w:rsidRPr="000848EB">
        <w:rPr>
          <w:highlight w:val="white"/>
        </w:rPr>
        <w:t xml:space="preserve">          </w:t>
      </w:r>
    </w:p>
    <w:p w14:paraId="425C0FD4" w14:textId="77777777" w:rsidR="000848EB" w:rsidRPr="000848EB" w:rsidRDefault="000848EB" w:rsidP="000848EB">
      <w:pPr>
        <w:pStyle w:val="Code"/>
        <w:rPr>
          <w:highlight w:val="white"/>
        </w:rPr>
      </w:pPr>
      <w:r w:rsidRPr="000848EB">
        <w:rPr>
          <w:highlight w:val="white"/>
        </w:rPr>
        <w:t xml:space="preserve">          if (!staticSymbolLinux.UniqueName.Contains(Symbol.SeparatorId)) {</w:t>
      </w:r>
    </w:p>
    <w:p w14:paraId="60D8068A" w14:textId="77777777" w:rsidR="000848EB" w:rsidRPr="000848EB" w:rsidRDefault="000848EB" w:rsidP="000848EB">
      <w:pPr>
        <w:pStyle w:val="Code"/>
        <w:rPr>
          <w:highlight w:val="white"/>
        </w:rPr>
      </w:pPr>
      <w:r w:rsidRPr="000848EB">
        <w:rPr>
          <w:highlight w:val="white"/>
        </w:rPr>
        <w:t xml:space="preserve">            totalGlobalSet.Add(staticSymbolLinux.UniqueName);</w:t>
      </w:r>
    </w:p>
    <w:p w14:paraId="5A7FC3C2" w14:textId="77777777" w:rsidR="000848EB" w:rsidRPr="000848EB" w:rsidRDefault="000848EB" w:rsidP="000848EB">
      <w:pPr>
        <w:pStyle w:val="Code"/>
        <w:rPr>
          <w:highlight w:val="white"/>
        </w:rPr>
      </w:pPr>
      <w:r w:rsidRPr="000848EB">
        <w:rPr>
          <w:highlight w:val="white"/>
        </w:rPr>
        <w:t xml:space="preserve">          }</w:t>
      </w:r>
    </w:p>
    <w:p w14:paraId="7285CB55" w14:textId="77777777" w:rsidR="000848EB" w:rsidRPr="000848EB" w:rsidRDefault="000848EB" w:rsidP="000848EB">
      <w:pPr>
        <w:pStyle w:val="Code"/>
        <w:rPr>
          <w:highlight w:val="white"/>
        </w:rPr>
      </w:pPr>
      <w:r w:rsidRPr="000848EB">
        <w:rPr>
          <w:highlight w:val="white"/>
        </w:rPr>
        <w:t xml:space="preserve"> </w:t>
      </w:r>
    </w:p>
    <w:p w14:paraId="3F51A114" w14:textId="77777777" w:rsidR="00867389" w:rsidRDefault="000848EB" w:rsidP="000848EB">
      <w:pPr>
        <w:pStyle w:val="Code"/>
        <w:rPr>
          <w:highlight w:val="white"/>
        </w:rPr>
      </w:pPr>
      <w:r w:rsidRPr="000848EB">
        <w:rPr>
          <w:highlight w:val="white"/>
        </w:rPr>
        <w:t xml:space="preserve">          if (staticSymbolLinux.TextOrDataX ==</w:t>
      </w:r>
    </w:p>
    <w:p w14:paraId="11D65E43" w14:textId="5D052BAB" w:rsidR="000848EB" w:rsidRPr="000848EB" w:rsidRDefault="00867389" w:rsidP="000848EB">
      <w:pPr>
        <w:pStyle w:val="Code"/>
        <w:rPr>
          <w:highlight w:val="white"/>
        </w:rPr>
      </w:pPr>
      <w:r>
        <w:rPr>
          <w:highlight w:val="white"/>
        </w:rPr>
        <w:t xml:space="preserve">             </w:t>
      </w:r>
      <w:r w:rsidR="000848EB" w:rsidRPr="000848EB">
        <w:rPr>
          <w:highlight w:val="white"/>
        </w:rPr>
        <w:t xml:space="preserve"> StaticSymbolLinux.TextOrData.Text) {</w:t>
      </w:r>
    </w:p>
    <w:p w14:paraId="67EAF6D8" w14:textId="77777777" w:rsidR="000848EB" w:rsidRPr="000848EB" w:rsidRDefault="000848EB" w:rsidP="000848EB">
      <w:pPr>
        <w:pStyle w:val="Code"/>
        <w:rPr>
          <w:highlight w:val="white"/>
        </w:rPr>
      </w:pPr>
      <w:r w:rsidRPr="000848EB">
        <w:rPr>
          <w:highlight w:val="white"/>
        </w:rPr>
        <w:t xml:space="preserve">            totalTextList.AddRange(staticSymbolLinux.TextList);</w:t>
      </w:r>
    </w:p>
    <w:p w14:paraId="3C0CB9C0" w14:textId="77777777" w:rsidR="000848EB" w:rsidRPr="000848EB" w:rsidRDefault="000848EB" w:rsidP="000848EB">
      <w:pPr>
        <w:pStyle w:val="Code"/>
        <w:rPr>
          <w:highlight w:val="white"/>
        </w:rPr>
      </w:pPr>
      <w:r w:rsidRPr="000848EB">
        <w:rPr>
          <w:highlight w:val="white"/>
        </w:rPr>
        <w:t xml:space="preserve">          }</w:t>
      </w:r>
    </w:p>
    <w:p w14:paraId="4F3EC933" w14:textId="77777777" w:rsidR="000848EB" w:rsidRPr="000848EB" w:rsidRDefault="000848EB" w:rsidP="000848EB">
      <w:pPr>
        <w:pStyle w:val="Code"/>
        <w:rPr>
          <w:highlight w:val="white"/>
        </w:rPr>
      </w:pPr>
      <w:r w:rsidRPr="000848EB">
        <w:rPr>
          <w:highlight w:val="white"/>
        </w:rPr>
        <w:t xml:space="preserve">          else {</w:t>
      </w:r>
    </w:p>
    <w:p w14:paraId="36B98A30" w14:textId="77777777" w:rsidR="000848EB" w:rsidRPr="000848EB" w:rsidRDefault="000848EB" w:rsidP="000848EB">
      <w:pPr>
        <w:pStyle w:val="Code"/>
        <w:rPr>
          <w:highlight w:val="white"/>
        </w:rPr>
      </w:pPr>
      <w:r w:rsidRPr="000848EB">
        <w:rPr>
          <w:highlight w:val="white"/>
        </w:rPr>
        <w:t xml:space="preserve">            totalDataList.AddRange(staticSymbolLinux.TextList);</w:t>
      </w:r>
    </w:p>
    <w:p w14:paraId="06F7130E" w14:textId="77777777" w:rsidR="000848EB" w:rsidRPr="000848EB" w:rsidRDefault="000848EB" w:rsidP="000848EB">
      <w:pPr>
        <w:pStyle w:val="Code"/>
        <w:rPr>
          <w:highlight w:val="white"/>
        </w:rPr>
      </w:pPr>
      <w:r w:rsidRPr="000848EB">
        <w:rPr>
          <w:highlight w:val="white"/>
        </w:rPr>
        <w:t xml:space="preserve">          }</w:t>
      </w:r>
    </w:p>
    <w:p w14:paraId="4FA2BBBA" w14:textId="77777777" w:rsidR="000848EB" w:rsidRPr="000848EB" w:rsidRDefault="000848EB" w:rsidP="000848EB">
      <w:pPr>
        <w:pStyle w:val="Code"/>
        <w:rPr>
          <w:highlight w:val="white"/>
        </w:rPr>
      </w:pPr>
      <w:r w:rsidRPr="000848EB">
        <w:rPr>
          <w:highlight w:val="white"/>
        </w:rPr>
        <w:t xml:space="preserve">        }</w:t>
      </w:r>
    </w:p>
    <w:p w14:paraId="3108BEE4" w14:textId="77777777" w:rsidR="000848EB" w:rsidRPr="000848EB" w:rsidRDefault="000848EB" w:rsidP="000848EB">
      <w:pPr>
        <w:pStyle w:val="Code"/>
        <w:rPr>
          <w:highlight w:val="white"/>
        </w:rPr>
      </w:pPr>
    </w:p>
    <w:p w14:paraId="378FEF05" w14:textId="77777777" w:rsidR="000848EB" w:rsidRPr="000848EB" w:rsidRDefault="000848EB" w:rsidP="000848EB">
      <w:pPr>
        <w:pStyle w:val="Code"/>
        <w:rPr>
          <w:highlight w:val="white"/>
        </w:rPr>
      </w:pPr>
      <w:r w:rsidRPr="000848EB">
        <w:rPr>
          <w:highlight w:val="white"/>
        </w:rPr>
        <w:t xml:space="preserve">        FileInfo assemblyFile = new FileInfo(file.FullName + ".asm");</w:t>
      </w:r>
    </w:p>
    <w:p w14:paraId="27D16384" w14:textId="77777777" w:rsidR="000848EB" w:rsidRPr="000848EB" w:rsidRDefault="000848EB" w:rsidP="000848EB">
      <w:pPr>
        <w:pStyle w:val="Code"/>
        <w:rPr>
          <w:highlight w:val="white"/>
        </w:rPr>
      </w:pPr>
      <w:r w:rsidRPr="000848EB">
        <w:rPr>
          <w:highlight w:val="white"/>
        </w:rPr>
        <w:t xml:space="preserve">        File.Delete(assemblyFile.FullName);</w:t>
      </w:r>
    </w:p>
    <w:p w14:paraId="26E38A7C" w14:textId="77777777" w:rsidR="000848EB" w:rsidRPr="000848EB" w:rsidRDefault="000848EB" w:rsidP="000848EB">
      <w:pPr>
        <w:pStyle w:val="Code"/>
        <w:rPr>
          <w:highlight w:val="white"/>
        </w:rPr>
      </w:pPr>
      <w:r w:rsidRPr="000848EB">
        <w:rPr>
          <w:highlight w:val="white"/>
        </w:rPr>
        <w:t xml:space="preserve">        StreamWriter streamWriter = new StreamWriter(assemblyFile.FullName);</w:t>
      </w:r>
    </w:p>
    <w:p w14:paraId="02446E20" w14:textId="77777777" w:rsidR="000848EB" w:rsidRPr="000848EB" w:rsidRDefault="000848EB" w:rsidP="000848EB">
      <w:pPr>
        <w:pStyle w:val="Code"/>
        <w:rPr>
          <w:highlight w:val="white"/>
        </w:rPr>
      </w:pPr>
    </w:p>
    <w:p w14:paraId="16416226" w14:textId="77777777" w:rsidR="000848EB" w:rsidRPr="000848EB" w:rsidRDefault="000848EB" w:rsidP="000848EB">
      <w:pPr>
        <w:pStyle w:val="Code"/>
        <w:rPr>
          <w:highlight w:val="white"/>
        </w:rPr>
      </w:pPr>
      <w:r w:rsidRPr="000848EB">
        <w:rPr>
          <w:highlight w:val="white"/>
        </w:rPr>
        <w:t xml:space="preserve">        foreach (String globalName in totalGlobalSet) {</w:t>
      </w:r>
    </w:p>
    <w:p w14:paraId="655EF8D6" w14:textId="77777777" w:rsidR="000848EB" w:rsidRPr="000848EB" w:rsidRDefault="000848EB" w:rsidP="000848EB">
      <w:pPr>
        <w:pStyle w:val="Code"/>
        <w:rPr>
          <w:highlight w:val="white"/>
        </w:rPr>
      </w:pPr>
      <w:r w:rsidRPr="000848EB">
        <w:rPr>
          <w:highlight w:val="white"/>
        </w:rPr>
        <w:t xml:space="preserve">          if (globalName.Equals(AssemblyCodeGenerator.MainName)) {</w:t>
      </w:r>
    </w:p>
    <w:p w14:paraId="077D20F5" w14:textId="77777777" w:rsidR="000848EB" w:rsidRPr="000848EB" w:rsidRDefault="000848EB" w:rsidP="000848EB">
      <w:pPr>
        <w:pStyle w:val="Code"/>
        <w:rPr>
          <w:highlight w:val="white"/>
        </w:rPr>
      </w:pPr>
      <w:r w:rsidRPr="000848EB">
        <w:rPr>
          <w:highlight w:val="white"/>
        </w:rPr>
        <w:t xml:space="preserve">            streamWriter.WriteLine("\tglobal _start");            </w:t>
      </w:r>
    </w:p>
    <w:p w14:paraId="66660A1A" w14:textId="77777777" w:rsidR="000848EB" w:rsidRPr="000848EB" w:rsidRDefault="000848EB" w:rsidP="000848EB">
      <w:pPr>
        <w:pStyle w:val="Code"/>
        <w:rPr>
          <w:highlight w:val="white"/>
        </w:rPr>
      </w:pPr>
      <w:r w:rsidRPr="000848EB">
        <w:rPr>
          <w:highlight w:val="white"/>
        </w:rPr>
        <w:t xml:space="preserve">          }</w:t>
      </w:r>
    </w:p>
    <w:p w14:paraId="739E8300" w14:textId="77777777" w:rsidR="000848EB" w:rsidRPr="000848EB" w:rsidRDefault="000848EB" w:rsidP="000848EB">
      <w:pPr>
        <w:pStyle w:val="Code"/>
        <w:rPr>
          <w:highlight w:val="white"/>
        </w:rPr>
      </w:pPr>
      <w:r w:rsidRPr="000848EB">
        <w:rPr>
          <w:highlight w:val="white"/>
        </w:rPr>
        <w:t xml:space="preserve">          </w:t>
      </w:r>
    </w:p>
    <w:p w14:paraId="231484FF" w14:textId="77777777" w:rsidR="000848EB" w:rsidRPr="000848EB" w:rsidRDefault="000848EB" w:rsidP="000848EB">
      <w:pPr>
        <w:pStyle w:val="Code"/>
        <w:rPr>
          <w:highlight w:val="white"/>
        </w:rPr>
      </w:pPr>
      <w:r w:rsidRPr="000848EB">
        <w:rPr>
          <w:highlight w:val="white"/>
        </w:rPr>
        <w:t xml:space="preserve">          if (!globalName.EndsWith(Symbol.NumberId)) {</w:t>
      </w:r>
    </w:p>
    <w:p w14:paraId="653EF6FD" w14:textId="77777777" w:rsidR="000848EB" w:rsidRPr="000848EB" w:rsidRDefault="000848EB" w:rsidP="000848EB">
      <w:pPr>
        <w:pStyle w:val="Code"/>
        <w:rPr>
          <w:highlight w:val="white"/>
        </w:rPr>
      </w:pPr>
      <w:r w:rsidRPr="000848EB">
        <w:rPr>
          <w:highlight w:val="white"/>
        </w:rPr>
        <w:t xml:space="preserve">            streamWriter.WriteLine("\tglobal " + globalName);</w:t>
      </w:r>
    </w:p>
    <w:p w14:paraId="3B962545" w14:textId="77777777" w:rsidR="000848EB" w:rsidRPr="000848EB" w:rsidRDefault="000848EB" w:rsidP="000848EB">
      <w:pPr>
        <w:pStyle w:val="Code"/>
        <w:rPr>
          <w:highlight w:val="white"/>
        </w:rPr>
      </w:pPr>
      <w:r w:rsidRPr="000848EB">
        <w:rPr>
          <w:highlight w:val="white"/>
        </w:rPr>
        <w:t xml:space="preserve">          }</w:t>
      </w:r>
    </w:p>
    <w:p w14:paraId="0A20AE59" w14:textId="77777777" w:rsidR="000848EB" w:rsidRPr="000848EB" w:rsidRDefault="000848EB" w:rsidP="000848EB">
      <w:pPr>
        <w:pStyle w:val="Code"/>
        <w:rPr>
          <w:highlight w:val="white"/>
        </w:rPr>
      </w:pPr>
      <w:r w:rsidRPr="000848EB">
        <w:rPr>
          <w:highlight w:val="white"/>
        </w:rPr>
        <w:t xml:space="preserve">        }</w:t>
      </w:r>
    </w:p>
    <w:p w14:paraId="22CD3D7D" w14:textId="77777777" w:rsidR="000848EB" w:rsidRPr="000848EB" w:rsidRDefault="000848EB" w:rsidP="000848EB">
      <w:pPr>
        <w:pStyle w:val="Code"/>
        <w:rPr>
          <w:highlight w:val="white"/>
        </w:rPr>
      </w:pPr>
    </w:p>
    <w:p w14:paraId="36BC9DE2" w14:textId="77777777" w:rsidR="000848EB" w:rsidRPr="000848EB" w:rsidRDefault="000848EB" w:rsidP="000848EB">
      <w:pPr>
        <w:pStyle w:val="Code"/>
        <w:rPr>
          <w:highlight w:val="white"/>
        </w:rPr>
      </w:pPr>
      <w:r w:rsidRPr="000848EB">
        <w:rPr>
          <w:highlight w:val="white"/>
        </w:rPr>
        <w:t xml:space="preserve">        streamWriter.WriteLine();</w:t>
      </w:r>
    </w:p>
    <w:p w14:paraId="7D01A6CA" w14:textId="77777777" w:rsidR="000848EB" w:rsidRPr="000848EB" w:rsidRDefault="000848EB" w:rsidP="000848EB">
      <w:pPr>
        <w:pStyle w:val="Code"/>
        <w:rPr>
          <w:highlight w:val="white"/>
        </w:rPr>
      </w:pPr>
      <w:r w:rsidRPr="000848EB">
        <w:rPr>
          <w:highlight w:val="white"/>
        </w:rPr>
        <w:t xml:space="preserve">        foreach (String externName in totalExternSet) {</w:t>
      </w:r>
    </w:p>
    <w:p w14:paraId="43687C5C" w14:textId="77777777" w:rsidR="000848EB" w:rsidRPr="000848EB" w:rsidRDefault="000848EB" w:rsidP="000848EB">
      <w:pPr>
        <w:pStyle w:val="Code"/>
        <w:rPr>
          <w:highlight w:val="white"/>
        </w:rPr>
      </w:pPr>
      <w:r w:rsidRPr="000848EB">
        <w:rPr>
          <w:highlight w:val="white"/>
        </w:rPr>
        <w:t xml:space="preserve">          streamWriter.WriteLine("\textern " + externName);</w:t>
      </w:r>
    </w:p>
    <w:p w14:paraId="1A779B55" w14:textId="77777777" w:rsidR="000848EB" w:rsidRPr="000848EB" w:rsidRDefault="000848EB" w:rsidP="000848EB">
      <w:pPr>
        <w:pStyle w:val="Code"/>
        <w:rPr>
          <w:highlight w:val="white"/>
        </w:rPr>
      </w:pPr>
      <w:r w:rsidRPr="000848EB">
        <w:rPr>
          <w:highlight w:val="white"/>
        </w:rPr>
        <w:t xml:space="preserve">        }</w:t>
      </w:r>
    </w:p>
    <w:p w14:paraId="798ED169" w14:textId="77777777" w:rsidR="000848EB" w:rsidRPr="000848EB" w:rsidRDefault="000848EB" w:rsidP="000848EB">
      <w:pPr>
        <w:pStyle w:val="Code"/>
        <w:rPr>
          <w:highlight w:val="white"/>
        </w:rPr>
      </w:pPr>
    </w:p>
    <w:p w14:paraId="7704988F" w14:textId="77777777" w:rsidR="000848EB" w:rsidRPr="000848EB" w:rsidRDefault="000848EB" w:rsidP="000848EB">
      <w:pPr>
        <w:pStyle w:val="Code"/>
        <w:rPr>
          <w:highlight w:val="white"/>
        </w:rPr>
      </w:pPr>
      <w:r w:rsidRPr="000848EB">
        <w:rPr>
          <w:highlight w:val="white"/>
        </w:rPr>
        <w:t xml:space="preserve">        streamWriter.WriteLine("section .text");</w:t>
      </w:r>
    </w:p>
    <w:p w14:paraId="065DAA0D" w14:textId="77777777" w:rsidR="000848EB" w:rsidRPr="000848EB" w:rsidRDefault="000848EB" w:rsidP="000848EB">
      <w:pPr>
        <w:pStyle w:val="Code"/>
        <w:rPr>
          <w:highlight w:val="white"/>
        </w:rPr>
      </w:pPr>
      <w:r w:rsidRPr="000848EB">
        <w:rPr>
          <w:highlight w:val="white"/>
        </w:rPr>
        <w:t xml:space="preserve">        foreach (String textLine in totalTextList) {</w:t>
      </w:r>
    </w:p>
    <w:p w14:paraId="52517130" w14:textId="77777777" w:rsidR="000848EB" w:rsidRPr="000848EB" w:rsidRDefault="000848EB" w:rsidP="000848EB">
      <w:pPr>
        <w:pStyle w:val="Code"/>
        <w:rPr>
          <w:highlight w:val="white"/>
        </w:rPr>
      </w:pPr>
      <w:r w:rsidRPr="000848EB">
        <w:rPr>
          <w:highlight w:val="white"/>
        </w:rPr>
        <w:t xml:space="preserve">          streamWriter.WriteLine(textLine);</w:t>
      </w:r>
    </w:p>
    <w:p w14:paraId="19702EAF" w14:textId="77777777" w:rsidR="000848EB" w:rsidRPr="000848EB" w:rsidRDefault="000848EB" w:rsidP="000848EB">
      <w:pPr>
        <w:pStyle w:val="Code"/>
        <w:rPr>
          <w:highlight w:val="white"/>
        </w:rPr>
      </w:pPr>
      <w:r w:rsidRPr="000848EB">
        <w:rPr>
          <w:highlight w:val="white"/>
        </w:rPr>
        <w:t xml:space="preserve">        }</w:t>
      </w:r>
    </w:p>
    <w:p w14:paraId="7FBBA6CB" w14:textId="77777777" w:rsidR="000848EB" w:rsidRPr="000848EB" w:rsidRDefault="000848EB" w:rsidP="000848EB">
      <w:pPr>
        <w:pStyle w:val="Code"/>
        <w:rPr>
          <w:highlight w:val="white"/>
        </w:rPr>
      </w:pPr>
    </w:p>
    <w:p w14:paraId="5CFAB4ED" w14:textId="77777777" w:rsidR="000848EB" w:rsidRPr="000848EB" w:rsidRDefault="000848EB" w:rsidP="000848EB">
      <w:pPr>
        <w:pStyle w:val="Code"/>
        <w:rPr>
          <w:highlight w:val="white"/>
        </w:rPr>
      </w:pPr>
      <w:r w:rsidRPr="000848EB">
        <w:rPr>
          <w:highlight w:val="white"/>
        </w:rPr>
        <w:t xml:space="preserve">        streamWriter.WriteLine("section .data");</w:t>
      </w:r>
    </w:p>
    <w:p w14:paraId="18FBD99E" w14:textId="77777777" w:rsidR="000848EB" w:rsidRPr="000848EB" w:rsidRDefault="000848EB" w:rsidP="000848EB">
      <w:pPr>
        <w:pStyle w:val="Code"/>
        <w:rPr>
          <w:highlight w:val="white"/>
        </w:rPr>
      </w:pPr>
      <w:r w:rsidRPr="000848EB">
        <w:rPr>
          <w:highlight w:val="white"/>
        </w:rPr>
        <w:t xml:space="preserve">        foreach (String dataLine in totalDataList) {</w:t>
      </w:r>
    </w:p>
    <w:p w14:paraId="10D83CFF" w14:textId="77777777" w:rsidR="000848EB" w:rsidRPr="000848EB" w:rsidRDefault="000848EB" w:rsidP="000848EB">
      <w:pPr>
        <w:pStyle w:val="Code"/>
        <w:rPr>
          <w:highlight w:val="white"/>
        </w:rPr>
      </w:pPr>
      <w:r w:rsidRPr="000848EB">
        <w:rPr>
          <w:highlight w:val="white"/>
        </w:rPr>
        <w:t xml:space="preserve">          streamWriter.WriteLine(dataLine);</w:t>
      </w:r>
    </w:p>
    <w:p w14:paraId="52A8B7C3" w14:textId="77777777" w:rsidR="000848EB" w:rsidRPr="000848EB" w:rsidRDefault="000848EB" w:rsidP="000848EB">
      <w:pPr>
        <w:pStyle w:val="Code"/>
        <w:rPr>
          <w:highlight w:val="white"/>
        </w:rPr>
      </w:pPr>
      <w:r w:rsidRPr="000848EB">
        <w:rPr>
          <w:highlight w:val="white"/>
        </w:rPr>
        <w:t xml:space="preserve">        }</w:t>
      </w:r>
    </w:p>
    <w:p w14:paraId="2D9E855D" w14:textId="77777777" w:rsidR="000848EB" w:rsidRPr="000848EB" w:rsidRDefault="000848EB" w:rsidP="000848EB">
      <w:pPr>
        <w:pStyle w:val="Code"/>
        <w:rPr>
          <w:highlight w:val="white"/>
        </w:rPr>
      </w:pPr>
    </w:p>
    <w:p w14:paraId="356F0C3D" w14:textId="77777777" w:rsidR="000848EB" w:rsidRPr="000848EB" w:rsidRDefault="000848EB" w:rsidP="000848EB">
      <w:pPr>
        <w:pStyle w:val="Code"/>
        <w:rPr>
          <w:highlight w:val="white"/>
        </w:rPr>
      </w:pPr>
      <w:r w:rsidRPr="000848EB">
        <w:rPr>
          <w:highlight w:val="white"/>
        </w:rPr>
        <w:t xml:space="preserve">        streamWriter.Close();</w:t>
      </w:r>
    </w:p>
    <w:p w14:paraId="003556A2" w14:textId="77777777" w:rsidR="000848EB" w:rsidRPr="000848EB" w:rsidRDefault="000848EB" w:rsidP="000848EB">
      <w:pPr>
        <w:pStyle w:val="Code"/>
        <w:rPr>
          <w:highlight w:val="white"/>
        </w:rPr>
      </w:pPr>
      <w:r w:rsidRPr="000848EB">
        <w:rPr>
          <w:highlight w:val="white"/>
        </w:rPr>
        <w:t xml:space="preserve">      }</w:t>
      </w:r>
    </w:p>
    <w:p w14:paraId="1949297F" w14:textId="7504D5B6" w:rsidR="000848EB" w:rsidRPr="000848EB" w:rsidRDefault="005C56D1" w:rsidP="005C56D1">
      <w:pPr>
        <w:pStyle w:val="Rubrik3"/>
        <w:rPr>
          <w:highlight w:val="white"/>
        </w:rPr>
      </w:pPr>
      <w:r>
        <w:rPr>
          <w:highlight w:val="white"/>
        </w:rPr>
        <w:t>Generating the Dependency File</w:t>
      </w:r>
    </w:p>
    <w:p w14:paraId="1F1DF2D8" w14:textId="5A63FB48" w:rsidR="000848EB" w:rsidRPr="000848EB" w:rsidRDefault="000848EB" w:rsidP="000848EB">
      <w:pPr>
        <w:pStyle w:val="Code"/>
        <w:rPr>
          <w:highlight w:val="white"/>
        </w:rPr>
      </w:pPr>
      <w:r w:rsidRPr="000848EB">
        <w:rPr>
          <w:highlight w:val="white"/>
        </w:rPr>
        <w:t xml:space="preserve">      FileInfo depFile = new FileInfo(file.FullName + ".dep");</w:t>
      </w:r>
    </w:p>
    <w:p w14:paraId="1F288D6F" w14:textId="01DE9CEB" w:rsidR="00867389" w:rsidRDefault="000848EB" w:rsidP="000848EB">
      <w:pPr>
        <w:pStyle w:val="Code"/>
        <w:rPr>
          <w:highlight w:val="white"/>
        </w:rPr>
      </w:pPr>
      <w:r w:rsidRPr="000848EB">
        <w:rPr>
          <w:highlight w:val="white"/>
        </w:rPr>
        <w:t xml:space="preserve">      StreamWriter includeWriter =</w:t>
      </w:r>
    </w:p>
    <w:p w14:paraId="5AFA1C50" w14:textId="4C1AE1F5" w:rsidR="000848EB" w:rsidRPr="000848EB" w:rsidRDefault="00867389" w:rsidP="000848EB">
      <w:pPr>
        <w:pStyle w:val="Code"/>
        <w:rPr>
          <w:highlight w:val="white"/>
        </w:rPr>
      </w:pPr>
      <w:r>
        <w:rPr>
          <w:highlight w:val="white"/>
        </w:rPr>
        <w:t xml:space="preserve">       </w:t>
      </w:r>
      <w:r w:rsidR="000848EB" w:rsidRPr="000848EB">
        <w:rPr>
          <w:highlight w:val="white"/>
        </w:rPr>
        <w:t xml:space="preserve"> new StreamWriter(File.Open(depFile.FullName, FileMode.Create));</w:t>
      </w:r>
    </w:p>
    <w:p w14:paraId="481D0CB8" w14:textId="4E64990C" w:rsidR="000848EB" w:rsidRPr="000848EB" w:rsidRDefault="000848EB" w:rsidP="000848EB">
      <w:pPr>
        <w:pStyle w:val="Code"/>
        <w:rPr>
          <w:highlight w:val="white"/>
        </w:rPr>
      </w:pPr>
      <w:r w:rsidRPr="000848EB">
        <w:rPr>
          <w:highlight w:val="white"/>
        </w:rPr>
        <w:t xml:space="preserve">      bool first = true;</w:t>
      </w:r>
    </w:p>
    <w:p w14:paraId="1623F7E2" w14:textId="77777777" w:rsidR="00606485" w:rsidRDefault="00606485" w:rsidP="000848EB">
      <w:pPr>
        <w:pStyle w:val="Code"/>
        <w:rPr>
          <w:highlight w:val="white"/>
        </w:rPr>
      </w:pPr>
    </w:p>
    <w:p w14:paraId="1D7DB8A7" w14:textId="1CBB807C" w:rsidR="000848EB" w:rsidRPr="000848EB" w:rsidRDefault="000848EB" w:rsidP="000848EB">
      <w:pPr>
        <w:pStyle w:val="Code"/>
        <w:rPr>
          <w:highlight w:val="white"/>
        </w:rPr>
      </w:pPr>
      <w:r w:rsidRPr="000848EB">
        <w:rPr>
          <w:highlight w:val="white"/>
        </w:rPr>
        <w:t xml:space="preserve">      foreach (FileInfo includeFile in Preprocessor.IncludeSet) {</w:t>
      </w:r>
    </w:p>
    <w:p w14:paraId="7B218EEB" w14:textId="17EE0275" w:rsidR="000848EB" w:rsidRPr="000848EB" w:rsidRDefault="000848EB" w:rsidP="000848EB">
      <w:pPr>
        <w:pStyle w:val="Code"/>
        <w:rPr>
          <w:highlight w:val="white"/>
        </w:rPr>
      </w:pPr>
      <w:r w:rsidRPr="000848EB">
        <w:rPr>
          <w:highlight w:val="white"/>
        </w:rPr>
        <w:lastRenderedPageBreak/>
        <w:t xml:space="preserve">        includeWriter.Write((first ? "" : " ") + includeFile.Name);</w:t>
      </w:r>
    </w:p>
    <w:p w14:paraId="5174CCAC" w14:textId="71E4A8DE" w:rsidR="000848EB" w:rsidRPr="000848EB" w:rsidRDefault="000848EB" w:rsidP="000848EB">
      <w:pPr>
        <w:pStyle w:val="Code"/>
        <w:rPr>
          <w:highlight w:val="white"/>
        </w:rPr>
      </w:pPr>
      <w:r w:rsidRPr="000848EB">
        <w:rPr>
          <w:highlight w:val="white"/>
        </w:rPr>
        <w:t xml:space="preserve">        first = false;</w:t>
      </w:r>
    </w:p>
    <w:p w14:paraId="08DCD3B4" w14:textId="6EB80C86" w:rsidR="000848EB" w:rsidRPr="000848EB" w:rsidRDefault="000848EB" w:rsidP="000848EB">
      <w:pPr>
        <w:pStyle w:val="Code"/>
        <w:rPr>
          <w:highlight w:val="white"/>
        </w:rPr>
      </w:pPr>
      <w:r w:rsidRPr="000848EB">
        <w:rPr>
          <w:highlight w:val="white"/>
        </w:rPr>
        <w:t xml:space="preserve">      }</w:t>
      </w:r>
    </w:p>
    <w:p w14:paraId="1AB2657A" w14:textId="21B96929" w:rsidR="000848EB" w:rsidRPr="000848EB" w:rsidRDefault="000848EB" w:rsidP="000848EB">
      <w:pPr>
        <w:pStyle w:val="Code"/>
        <w:rPr>
          <w:highlight w:val="white"/>
        </w:rPr>
      </w:pPr>
      <w:r w:rsidRPr="000848EB">
        <w:rPr>
          <w:highlight w:val="white"/>
        </w:rPr>
        <w:t xml:space="preserve">      includeWriter.Close();</w:t>
      </w:r>
    </w:p>
    <w:p w14:paraId="48EBBEEE" w14:textId="77777777" w:rsidR="000848EB" w:rsidRPr="000848EB" w:rsidRDefault="000848EB" w:rsidP="000848EB">
      <w:pPr>
        <w:pStyle w:val="Code"/>
        <w:rPr>
          <w:highlight w:val="white"/>
        </w:rPr>
      </w:pPr>
    </w:p>
    <w:p w14:paraId="1708807D" w14:textId="543F3214" w:rsidR="000848EB" w:rsidRPr="000848EB" w:rsidRDefault="000848EB" w:rsidP="000848EB">
      <w:pPr>
        <w:pStyle w:val="Code"/>
        <w:rPr>
          <w:highlight w:val="white"/>
        </w:rPr>
      </w:pPr>
      <w:r w:rsidRPr="000848EB">
        <w:rPr>
          <w:highlight w:val="white"/>
        </w:rPr>
        <w:t xml:space="preserve">      FileInfo objectFile = new FileInfo(file.FullName + ".o</w:t>
      </w:r>
      <w:r w:rsidR="002304DE">
        <w:rPr>
          <w:highlight w:val="white"/>
        </w:rPr>
        <w:t>bj</w:t>
      </w:r>
      <w:r w:rsidRPr="000848EB">
        <w:rPr>
          <w:highlight w:val="white"/>
        </w:rPr>
        <w:t>");</w:t>
      </w:r>
    </w:p>
    <w:p w14:paraId="18968C8C" w14:textId="19857457" w:rsidR="00867389" w:rsidRDefault="000848EB" w:rsidP="000848EB">
      <w:pPr>
        <w:pStyle w:val="Code"/>
        <w:rPr>
          <w:highlight w:val="white"/>
        </w:rPr>
      </w:pPr>
      <w:r w:rsidRPr="000848EB">
        <w:rPr>
          <w:highlight w:val="white"/>
        </w:rPr>
        <w:t xml:space="preserve">      BinaryWriter binaryWriter =</w:t>
      </w:r>
    </w:p>
    <w:p w14:paraId="3C35EE96" w14:textId="62A44BA2" w:rsidR="000848EB" w:rsidRPr="000848EB" w:rsidRDefault="00867389" w:rsidP="000848EB">
      <w:pPr>
        <w:pStyle w:val="Code"/>
        <w:rPr>
          <w:highlight w:val="white"/>
        </w:rPr>
      </w:pPr>
      <w:r>
        <w:rPr>
          <w:highlight w:val="white"/>
        </w:rPr>
        <w:t xml:space="preserve">        </w:t>
      </w:r>
      <w:r w:rsidR="000848EB" w:rsidRPr="000848EB">
        <w:rPr>
          <w:highlight w:val="white"/>
        </w:rPr>
        <w:t>new BinaryWriter(File.Open(objectFile.FullName, FileMode.Create));</w:t>
      </w:r>
    </w:p>
    <w:p w14:paraId="7C0ECCA7" w14:textId="77777777" w:rsidR="000848EB" w:rsidRPr="000848EB" w:rsidRDefault="000848EB" w:rsidP="000848EB">
      <w:pPr>
        <w:pStyle w:val="Code"/>
        <w:rPr>
          <w:highlight w:val="white"/>
        </w:rPr>
      </w:pPr>
    </w:p>
    <w:p w14:paraId="5ECE0C8A" w14:textId="324E0699" w:rsidR="000848EB" w:rsidRPr="000848EB" w:rsidRDefault="000848EB" w:rsidP="000848EB">
      <w:pPr>
        <w:pStyle w:val="Code"/>
        <w:rPr>
          <w:highlight w:val="white"/>
        </w:rPr>
      </w:pPr>
      <w:r w:rsidRPr="000848EB">
        <w:rPr>
          <w:highlight w:val="white"/>
        </w:rPr>
        <w:t xml:space="preserve">      binaryWriter.Write(SymbolTable.StaticSet.Count);    </w:t>
      </w:r>
    </w:p>
    <w:p w14:paraId="21C3FD4D" w14:textId="575D442D" w:rsidR="000848EB" w:rsidRPr="000848EB" w:rsidRDefault="000848EB" w:rsidP="000848EB">
      <w:pPr>
        <w:pStyle w:val="Code"/>
        <w:rPr>
          <w:highlight w:val="white"/>
        </w:rPr>
      </w:pPr>
      <w:r w:rsidRPr="000848EB">
        <w:rPr>
          <w:highlight w:val="white"/>
        </w:rPr>
        <w:t xml:space="preserve">      foreach (StaticSymbol staticSymbol in SymbolTable.StaticSet) {</w:t>
      </w:r>
    </w:p>
    <w:p w14:paraId="76D92D6A" w14:textId="0BD140DA" w:rsidR="000848EB" w:rsidRPr="000848EB" w:rsidRDefault="000848EB" w:rsidP="000848EB">
      <w:pPr>
        <w:pStyle w:val="Code"/>
        <w:rPr>
          <w:highlight w:val="white"/>
        </w:rPr>
      </w:pPr>
      <w:r w:rsidRPr="000848EB">
        <w:rPr>
          <w:highlight w:val="white"/>
        </w:rPr>
        <w:t xml:space="preserve">        staticSymbol.Save(binaryWriter);</w:t>
      </w:r>
    </w:p>
    <w:p w14:paraId="04B02F6D" w14:textId="394687FC" w:rsidR="000848EB" w:rsidRPr="000848EB" w:rsidRDefault="000848EB" w:rsidP="000848EB">
      <w:pPr>
        <w:pStyle w:val="Code"/>
        <w:rPr>
          <w:highlight w:val="white"/>
        </w:rPr>
      </w:pPr>
      <w:r w:rsidRPr="000848EB">
        <w:rPr>
          <w:highlight w:val="white"/>
        </w:rPr>
        <w:t xml:space="preserve">      }</w:t>
      </w:r>
    </w:p>
    <w:p w14:paraId="76181C12" w14:textId="77777777" w:rsidR="000848EB" w:rsidRPr="000848EB" w:rsidRDefault="000848EB" w:rsidP="000848EB">
      <w:pPr>
        <w:pStyle w:val="Code"/>
        <w:rPr>
          <w:highlight w:val="white"/>
        </w:rPr>
      </w:pPr>
    </w:p>
    <w:p w14:paraId="15F9D694" w14:textId="43BDA54A" w:rsidR="000848EB" w:rsidRPr="000848EB" w:rsidRDefault="000848EB" w:rsidP="000848EB">
      <w:pPr>
        <w:pStyle w:val="Code"/>
        <w:rPr>
          <w:highlight w:val="white"/>
        </w:rPr>
      </w:pPr>
      <w:r w:rsidRPr="000848EB">
        <w:rPr>
          <w:highlight w:val="white"/>
        </w:rPr>
        <w:t xml:space="preserve">      binaryWriter.Close();</w:t>
      </w:r>
    </w:p>
    <w:p w14:paraId="02435FB7" w14:textId="77777777" w:rsidR="000848EB" w:rsidRPr="000848EB" w:rsidRDefault="000848EB" w:rsidP="000848EB">
      <w:pPr>
        <w:pStyle w:val="Code"/>
        <w:rPr>
          <w:highlight w:val="white"/>
        </w:rPr>
      </w:pPr>
      <w:r w:rsidRPr="000848EB">
        <w:rPr>
          <w:highlight w:val="white"/>
        </w:rPr>
        <w:t xml:space="preserve">    }</w:t>
      </w:r>
    </w:p>
    <w:p w14:paraId="6DBBB2FD" w14:textId="6F218FEF" w:rsidR="000848EB" w:rsidRDefault="009677C8" w:rsidP="009677C8">
      <w:pPr>
        <w:pStyle w:val="Rubrik3"/>
        <w:rPr>
          <w:highlight w:val="white"/>
        </w:rPr>
      </w:pPr>
      <w:r>
        <w:rPr>
          <w:highlight w:val="white"/>
        </w:rPr>
        <w:t>Is the Object File Up To Date</w:t>
      </w:r>
    </w:p>
    <w:p w14:paraId="759BBB68" w14:textId="719FC18E" w:rsidR="00F60367" w:rsidRPr="00F60367" w:rsidRDefault="00F60367" w:rsidP="00F60367">
      <w:pPr>
        <w:rPr>
          <w:highlight w:val="white"/>
        </w:rPr>
      </w:pPr>
      <w:r>
        <w:rPr>
          <w:highlight w:val="white"/>
        </w:rPr>
        <w:t xml:space="preserve">The </w:t>
      </w:r>
      <w:r w:rsidRPr="00F60367">
        <w:rPr>
          <w:rStyle w:val="KeyWord0"/>
          <w:highlight w:val="white"/>
        </w:rPr>
        <w:t>IsObjectFileUpToDate</w:t>
      </w:r>
      <w:r>
        <w:rPr>
          <w:highlight w:val="white"/>
        </w:rPr>
        <w:t xml:space="preserve"> method decides whether an object file is up to date; that is, </w:t>
      </w:r>
      <w:r w:rsidR="00194D19">
        <w:rPr>
          <w:highlight w:val="white"/>
        </w:rPr>
        <w:t xml:space="preserve">if neither </w:t>
      </w:r>
      <w:r w:rsidR="0057472D">
        <w:rPr>
          <w:highlight w:val="white"/>
        </w:rPr>
        <w:t>the</w:t>
      </w:r>
      <w:r w:rsidR="00194D19">
        <w:rPr>
          <w:highlight w:val="white"/>
        </w:rPr>
        <w:t xml:space="preserve"> source file </w:t>
      </w:r>
      <w:r w:rsidR="000A286B">
        <w:rPr>
          <w:highlight w:val="white"/>
        </w:rPr>
        <w:t>n</w:t>
      </w:r>
      <w:r w:rsidR="00194D19">
        <w:rPr>
          <w:highlight w:val="white"/>
        </w:rPr>
        <w:t xml:space="preserve">or any of its dependency files has been modified since </w:t>
      </w:r>
      <w:r w:rsidR="0057472D">
        <w:rPr>
          <w:highlight w:val="white"/>
        </w:rPr>
        <w:t>the object file</w:t>
      </w:r>
      <w:r w:rsidR="00194D19">
        <w:rPr>
          <w:highlight w:val="white"/>
        </w:rPr>
        <w:t xml:space="preserve"> was generated.</w:t>
      </w:r>
    </w:p>
    <w:p w14:paraId="54CE8700" w14:textId="77777777" w:rsidR="000848EB" w:rsidRPr="000848EB" w:rsidRDefault="000848EB" w:rsidP="000848EB">
      <w:pPr>
        <w:pStyle w:val="Code"/>
        <w:rPr>
          <w:highlight w:val="white"/>
        </w:rPr>
      </w:pPr>
      <w:r w:rsidRPr="000848EB">
        <w:rPr>
          <w:highlight w:val="white"/>
        </w:rPr>
        <w:t xml:space="preserve">    public static bool IsObjectFileUpToDate(FileInfo file) {</w:t>
      </w:r>
    </w:p>
    <w:p w14:paraId="121DFBEC" w14:textId="77777777" w:rsidR="000848EB" w:rsidRPr="000848EB" w:rsidRDefault="000848EB" w:rsidP="000848EB">
      <w:pPr>
        <w:pStyle w:val="Code"/>
        <w:rPr>
          <w:highlight w:val="white"/>
        </w:rPr>
      </w:pPr>
      <w:r w:rsidRPr="000848EB">
        <w:rPr>
          <w:highlight w:val="white"/>
        </w:rPr>
        <w:t xml:space="preserve">      FileInfo sourceFile = new FileInfo(file.FullName + ".c"),</w:t>
      </w:r>
    </w:p>
    <w:p w14:paraId="235635F2" w14:textId="63E49C13" w:rsidR="000848EB" w:rsidRPr="000848EB" w:rsidRDefault="000848EB" w:rsidP="000848EB">
      <w:pPr>
        <w:pStyle w:val="Code"/>
        <w:rPr>
          <w:highlight w:val="white"/>
        </w:rPr>
      </w:pPr>
      <w:r w:rsidRPr="000848EB">
        <w:rPr>
          <w:highlight w:val="white"/>
        </w:rPr>
        <w:t xml:space="preserve">               objectFile = new FileInfo(file.FullName + ".</w:t>
      </w:r>
      <w:r w:rsidR="00D12D80">
        <w:rPr>
          <w:highlight w:val="white"/>
        </w:rPr>
        <w:t>o</w:t>
      </w:r>
      <w:r w:rsidR="00FF7CB8">
        <w:rPr>
          <w:highlight w:val="white"/>
        </w:rPr>
        <w:t>bj</w:t>
      </w:r>
      <w:r w:rsidRPr="000848EB">
        <w:rPr>
          <w:highlight w:val="white"/>
        </w:rPr>
        <w:t>");</w:t>
      </w:r>
    </w:p>
    <w:p w14:paraId="3D605B02" w14:textId="531CD5E7" w:rsidR="000848EB" w:rsidRPr="000848EB" w:rsidRDefault="0057472D" w:rsidP="0057472D">
      <w:pPr>
        <w:rPr>
          <w:highlight w:val="white"/>
        </w:rPr>
      </w:pPr>
      <w:r>
        <w:rPr>
          <w:highlight w:val="white"/>
        </w:rPr>
        <w:t xml:space="preserve">If the object file does not exist, </w:t>
      </w:r>
      <w:r w:rsidR="0089791A">
        <w:rPr>
          <w:highlight w:val="white"/>
        </w:rPr>
        <w:t xml:space="preserve">it is obviously not up to date, so we return false. If the source file was </w:t>
      </w:r>
      <w:r w:rsidR="003522A7">
        <w:rPr>
          <w:highlight w:val="white"/>
        </w:rPr>
        <w:t xml:space="preserve">modified after </w:t>
      </w:r>
      <w:r w:rsidR="0089791A">
        <w:rPr>
          <w:highlight w:val="white"/>
        </w:rPr>
        <w:t>the object file, the object file is not up to date, and we return false.</w:t>
      </w:r>
    </w:p>
    <w:p w14:paraId="6C0522B5" w14:textId="77777777" w:rsidR="00867389" w:rsidRDefault="000848EB" w:rsidP="000848EB">
      <w:pPr>
        <w:pStyle w:val="Code"/>
        <w:rPr>
          <w:highlight w:val="white"/>
        </w:rPr>
      </w:pPr>
      <w:r w:rsidRPr="000848EB">
        <w:rPr>
          <w:highlight w:val="white"/>
        </w:rPr>
        <w:t xml:space="preserve">      if (!objectFile.Exists ||</w:t>
      </w:r>
    </w:p>
    <w:p w14:paraId="34902A41" w14:textId="2C16432B" w:rsidR="000848EB" w:rsidRPr="000848EB" w:rsidRDefault="00867389" w:rsidP="000848EB">
      <w:pPr>
        <w:pStyle w:val="Code"/>
        <w:rPr>
          <w:highlight w:val="white"/>
        </w:rPr>
      </w:pPr>
      <w:r>
        <w:rPr>
          <w:highlight w:val="white"/>
        </w:rPr>
        <w:t xml:space="preserve">          </w:t>
      </w:r>
      <w:r w:rsidR="000848EB" w:rsidRPr="000848EB">
        <w:rPr>
          <w:highlight w:val="white"/>
        </w:rPr>
        <w:t>(sourceFile.LastWriteTime &gt; objectFile.LastWriteTime)) {</w:t>
      </w:r>
    </w:p>
    <w:p w14:paraId="19B1C0E1" w14:textId="77777777" w:rsidR="000848EB" w:rsidRPr="000848EB" w:rsidRDefault="000848EB" w:rsidP="000848EB">
      <w:pPr>
        <w:pStyle w:val="Code"/>
        <w:rPr>
          <w:highlight w:val="white"/>
        </w:rPr>
      </w:pPr>
      <w:r w:rsidRPr="000848EB">
        <w:rPr>
          <w:highlight w:val="white"/>
        </w:rPr>
        <w:t xml:space="preserve">        return false;</w:t>
      </w:r>
    </w:p>
    <w:p w14:paraId="5341333B" w14:textId="77777777" w:rsidR="000848EB" w:rsidRPr="000848EB" w:rsidRDefault="000848EB" w:rsidP="000848EB">
      <w:pPr>
        <w:pStyle w:val="Code"/>
        <w:rPr>
          <w:highlight w:val="white"/>
        </w:rPr>
      </w:pPr>
      <w:r w:rsidRPr="000848EB">
        <w:rPr>
          <w:highlight w:val="white"/>
        </w:rPr>
        <w:t xml:space="preserve">      }</w:t>
      </w:r>
    </w:p>
    <w:p w14:paraId="075740D1" w14:textId="5C58BF68" w:rsidR="000848EB" w:rsidRPr="000848EB" w:rsidRDefault="0089791A" w:rsidP="0089791A">
      <w:pPr>
        <w:rPr>
          <w:highlight w:val="white"/>
        </w:rPr>
      </w:pPr>
      <w:r>
        <w:rPr>
          <w:highlight w:val="white"/>
        </w:rPr>
        <w:t xml:space="preserve">If none of the cases above apply, we continue to </w:t>
      </w:r>
      <w:r w:rsidR="00F136C4">
        <w:rPr>
          <w:highlight w:val="white"/>
        </w:rPr>
        <w:t xml:space="preserve">look into the dependency files; that is, the </w:t>
      </w:r>
      <w:r w:rsidR="003A18F8">
        <w:rPr>
          <w:highlight w:val="white"/>
        </w:rPr>
        <w:t xml:space="preserve">files that are (directly or indirectly) included by the source files with the </w:t>
      </w:r>
      <w:r w:rsidR="003A18F8" w:rsidRPr="003A18F8">
        <w:rPr>
          <w:rStyle w:val="KeyWord0"/>
          <w:highlight w:val="white"/>
        </w:rPr>
        <w:t>#include</w:t>
      </w:r>
      <w:r w:rsidR="003A18F8">
        <w:rPr>
          <w:highlight w:val="white"/>
        </w:rPr>
        <w:t xml:space="preserve"> preprocessor directive.</w:t>
      </w:r>
    </w:p>
    <w:p w14:paraId="395E585C" w14:textId="17587D45" w:rsidR="000848EB" w:rsidRPr="000848EB" w:rsidRDefault="000848EB" w:rsidP="000848EB">
      <w:pPr>
        <w:pStyle w:val="Code"/>
        <w:rPr>
          <w:highlight w:val="white"/>
        </w:rPr>
      </w:pPr>
      <w:r w:rsidRPr="000848EB">
        <w:rPr>
          <w:highlight w:val="white"/>
        </w:rPr>
        <w:t xml:space="preserve">      FileInfo dep</w:t>
      </w:r>
      <w:r w:rsidR="00725614">
        <w:rPr>
          <w:highlight w:val="white"/>
        </w:rPr>
        <w:t>endency</w:t>
      </w:r>
      <w:r w:rsidRPr="000848EB">
        <w:rPr>
          <w:highlight w:val="white"/>
        </w:rPr>
        <w:t>File = new FileInfo(file.FullName + ".dep");</w:t>
      </w:r>
    </w:p>
    <w:p w14:paraId="7370915E" w14:textId="0CA457CA" w:rsidR="000848EB" w:rsidRPr="000848EB" w:rsidRDefault="000848EB" w:rsidP="000848EB">
      <w:pPr>
        <w:pStyle w:val="Code"/>
        <w:rPr>
          <w:highlight w:val="white"/>
        </w:rPr>
      </w:pPr>
      <w:r w:rsidRPr="000848EB">
        <w:rPr>
          <w:highlight w:val="white"/>
        </w:rPr>
        <w:t xml:space="preserve">      if (</w:t>
      </w:r>
      <w:r w:rsidR="00725614" w:rsidRPr="000848EB">
        <w:rPr>
          <w:highlight w:val="white"/>
        </w:rPr>
        <w:t>dep</w:t>
      </w:r>
      <w:r w:rsidR="00725614">
        <w:rPr>
          <w:highlight w:val="white"/>
        </w:rPr>
        <w:t>endency</w:t>
      </w:r>
      <w:r w:rsidR="00725614" w:rsidRPr="000848EB">
        <w:rPr>
          <w:highlight w:val="white"/>
        </w:rPr>
        <w:t>File</w:t>
      </w:r>
      <w:r w:rsidRPr="000848EB">
        <w:rPr>
          <w:highlight w:val="white"/>
        </w:rPr>
        <w:t>.Exists) {</w:t>
      </w:r>
    </w:p>
    <w:p w14:paraId="4085BC15" w14:textId="77777777" w:rsidR="000848EB" w:rsidRPr="000848EB" w:rsidRDefault="000848EB" w:rsidP="000848EB">
      <w:pPr>
        <w:pStyle w:val="Code"/>
        <w:rPr>
          <w:highlight w:val="white"/>
        </w:rPr>
      </w:pPr>
      <w:r w:rsidRPr="000848EB">
        <w:rPr>
          <w:highlight w:val="white"/>
        </w:rPr>
        <w:t xml:space="preserve">        try {</w:t>
      </w:r>
    </w:p>
    <w:p w14:paraId="794EEA8B" w14:textId="3902B21A" w:rsidR="00867389" w:rsidRDefault="000848EB" w:rsidP="000848EB">
      <w:pPr>
        <w:pStyle w:val="Code"/>
        <w:rPr>
          <w:highlight w:val="white"/>
        </w:rPr>
      </w:pPr>
      <w:r w:rsidRPr="000848EB">
        <w:rPr>
          <w:highlight w:val="white"/>
        </w:rPr>
        <w:t xml:space="preserve">          StreamReader </w:t>
      </w:r>
      <w:r w:rsidR="00725614" w:rsidRPr="000848EB">
        <w:rPr>
          <w:highlight w:val="white"/>
        </w:rPr>
        <w:t>dep</w:t>
      </w:r>
      <w:r w:rsidR="00725614">
        <w:rPr>
          <w:highlight w:val="white"/>
        </w:rPr>
        <w:t>endencyReader</w:t>
      </w:r>
      <w:r w:rsidRPr="000848EB">
        <w:rPr>
          <w:highlight w:val="white"/>
        </w:rPr>
        <w:t>=</w:t>
      </w:r>
    </w:p>
    <w:p w14:paraId="658D520F" w14:textId="05056EC9" w:rsidR="000848EB" w:rsidRPr="000848EB" w:rsidRDefault="00867389" w:rsidP="000848EB">
      <w:pPr>
        <w:pStyle w:val="Code"/>
        <w:rPr>
          <w:highlight w:val="white"/>
        </w:rPr>
      </w:pPr>
      <w:r>
        <w:rPr>
          <w:highlight w:val="white"/>
        </w:rPr>
        <w:t xml:space="preserve">            </w:t>
      </w:r>
      <w:r w:rsidR="000848EB" w:rsidRPr="000848EB">
        <w:rPr>
          <w:highlight w:val="white"/>
        </w:rPr>
        <w:t>new StreamReader(File.OpenRead(</w:t>
      </w:r>
      <w:r w:rsidR="00725614" w:rsidRPr="000848EB">
        <w:rPr>
          <w:highlight w:val="white"/>
        </w:rPr>
        <w:t>dep</w:t>
      </w:r>
      <w:r w:rsidR="00725614">
        <w:rPr>
          <w:highlight w:val="white"/>
        </w:rPr>
        <w:t>endency</w:t>
      </w:r>
      <w:r w:rsidR="00725614" w:rsidRPr="000848EB">
        <w:rPr>
          <w:highlight w:val="white"/>
        </w:rPr>
        <w:t>File</w:t>
      </w:r>
      <w:r w:rsidR="000848EB" w:rsidRPr="000848EB">
        <w:rPr>
          <w:highlight w:val="white"/>
        </w:rPr>
        <w:t>.FullName));</w:t>
      </w:r>
    </w:p>
    <w:p w14:paraId="799200E2" w14:textId="0D07F60E" w:rsidR="000848EB" w:rsidRPr="000848EB" w:rsidRDefault="000848EB" w:rsidP="000848EB">
      <w:pPr>
        <w:pStyle w:val="Code"/>
        <w:rPr>
          <w:highlight w:val="white"/>
        </w:rPr>
      </w:pPr>
      <w:r w:rsidRPr="000848EB">
        <w:rPr>
          <w:highlight w:val="white"/>
        </w:rPr>
        <w:t xml:space="preserve">          string </w:t>
      </w:r>
      <w:r w:rsidR="00586C7E">
        <w:rPr>
          <w:highlight w:val="white"/>
        </w:rPr>
        <w:t>fileT</w:t>
      </w:r>
      <w:r w:rsidRPr="000848EB">
        <w:rPr>
          <w:highlight w:val="white"/>
        </w:rPr>
        <w:t xml:space="preserve">ext = </w:t>
      </w:r>
      <w:r w:rsidR="00725614" w:rsidRPr="000848EB">
        <w:rPr>
          <w:highlight w:val="white"/>
        </w:rPr>
        <w:t>dep</w:t>
      </w:r>
      <w:r w:rsidR="00725614">
        <w:rPr>
          <w:highlight w:val="white"/>
        </w:rPr>
        <w:t>endencyReader</w:t>
      </w:r>
      <w:r w:rsidRPr="000848EB">
        <w:rPr>
          <w:highlight w:val="white"/>
        </w:rPr>
        <w:t>.ReadToEnd();</w:t>
      </w:r>
    </w:p>
    <w:p w14:paraId="7138CC78" w14:textId="27D372A9" w:rsidR="000848EB" w:rsidRPr="000848EB" w:rsidRDefault="000848EB" w:rsidP="000848EB">
      <w:pPr>
        <w:pStyle w:val="Code"/>
        <w:rPr>
          <w:highlight w:val="white"/>
        </w:rPr>
      </w:pPr>
      <w:r w:rsidRPr="000848EB">
        <w:rPr>
          <w:highlight w:val="white"/>
        </w:rPr>
        <w:t xml:space="preserve">          </w:t>
      </w:r>
      <w:r w:rsidR="00725614" w:rsidRPr="000848EB">
        <w:rPr>
          <w:highlight w:val="white"/>
        </w:rPr>
        <w:t>dep</w:t>
      </w:r>
      <w:r w:rsidR="00725614">
        <w:rPr>
          <w:highlight w:val="white"/>
        </w:rPr>
        <w:t>endencyReader</w:t>
      </w:r>
      <w:r w:rsidRPr="000848EB">
        <w:rPr>
          <w:highlight w:val="white"/>
        </w:rPr>
        <w:t>.Close();</w:t>
      </w:r>
    </w:p>
    <w:p w14:paraId="2B0906DD" w14:textId="7AD93151" w:rsidR="000848EB" w:rsidRPr="000848EB" w:rsidRDefault="00024666" w:rsidP="004C06A3">
      <w:pPr>
        <w:rPr>
          <w:highlight w:val="white"/>
        </w:rPr>
      </w:pPr>
      <w:r>
        <w:rPr>
          <w:highlight w:val="white"/>
        </w:rPr>
        <w:t xml:space="preserve">We split the </w:t>
      </w:r>
      <w:r w:rsidR="004C06A3">
        <w:rPr>
          <w:highlight w:val="white"/>
        </w:rPr>
        <w:t xml:space="preserve">file </w:t>
      </w:r>
      <w:r>
        <w:rPr>
          <w:highlight w:val="white"/>
        </w:rPr>
        <w:t xml:space="preserve">text into </w:t>
      </w:r>
      <w:r w:rsidR="00725614">
        <w:rPr>
          <w:highlight w:val="white"/>
        </w:rPr>
        <w:t>include file</w:t>
      </w:r>
      <w:r w:rsidR="003522A7">
        <w:rPr>
          <w:highlight w:val="white"/>
        </w:rPr>
        <w:t xml:space="preserve"> </w:t>
      </w:r>
      <w:r>
        <w:rPr>
          <w:highlight w:val="white"/>
        </w:rPr>
        <w:t xml:space="preserve">names and check </w:t>
      </w:r>
      <w:r w:rsidR="004C06A3">
        <w:rPr>
          <w:highlight w:val="white"/>
        </w:rPr>
        <w:t>whether the fil</w:t>
      </w:r>
      <w:r w:rsidR="00950D00">
        <w:rPr>
          <w:highlight w:val="white"/>
        </w:rPr>
        <w:t>es</w:t>
      </w:r>
      <w:r w:rsidR="004C06A3">
        <w:rPr>
          <w:highlight w:val="white"/>
        </w:rPr>
        <w:t xml:space="preserve"> </w:t>
      </w:r>
      <w:r w:rsidR="00230C0B">
        <w:rPr>
          <w:highlight w:val="white"/>
        </w:rPr>
        <w:t xml:space="preserve">have </w:t>
      </w:r>
      <w:r w:rsidR="00950D00">
        <w:rPr>
          <w:highlight w:val="white"/>
        </w:rPr>
        <w:t xml:space="preserve">been modified </w:t>
      </w:r>
      <w:r w:rsidR="003522A7">
        <w:rPr>
          <w:highlight w:val="white"/>
        </w:rPr>
        <w:t>after</w:t>
      </w:r>
      <w:r w:rsidR="00950D00">
        <w:rPr>
          <w:highlight w:val="white"/>
        </w:rPr>
        <w:t xml:space="preserve"> object file.</w:t>
      </w:r>
    </w:p>
    <w:p w14:paraId="14591C16" w14:textId="69094A48" w:rsidR="000848EB" w:rsidRPr="000848EB" w:rsidRDefault="000848EB" w:rsidP="000848EB">
      <w:pPr>
        <w:pStyle w:val="Code"/>
        <w:rPr>
          <w:highlight w:val="white"/>
        </w:rPr>
      </w:pPr>
      <w:r w:rsidRPr="000848EB">
        <w:rPr>
          <w:highlight w:val="white"/>
        </w:rPr>
        <w:t xml:space="preserve">          if (</w:t>
      </w:r>
      <w:r w:rsidR="00B33829">
        <w:rPr>
          <w:highlight w:val="white"/>
        </w:rPr>
        <w:t>fileT</w:t>
      </w:r>
      <w:r w:rsidR="00B33829" w:rsidRPr="000848EB">
        <w:rPr>
          <w:highlight w:val="white"/>
        </w:rPr>
        <w:t>ext</w:t>
      </w:r>
      <w:r w:rsidRPr="000848EB">
        <w:rPr>
          <w:highlight w:val="white"/>
        </w:rPr>
        <w:t>.Length &gt; 0) {</w:t>
      </w:r>
    </w:p>
    <w:p w14:paraId="39973CA1" w14:textId="307051D2" w:rsidR="000848EB" w:rsidRPr="000848EB" w:rsidRDefault="000848EB" w:rsidP="000848EB">
      <w:pPr>
        <w:pStyle w:val="Code"/>
        <w:rPr>
          <w:highlight w:val="white"/>
        </w:rPr>
      </w:pPr>
      <w:r w:rsidRPr="000848EB">
        <w:rPr>
          <w:highlight w:val="white"/>
        </w:rPr>
        <w:t xml:space="preserve">            string[] </w:t>
      </w:r>
      <w:r w:rsidR="00DC7211">
        <w:rPr>
          <w:highlight w:val="white"/>
        </w:rPr>
        <w:t>include</w:t>
      </w:r>
      <w:r w:rsidR="00D12D80">
        <w:rPr>
          <w:highlight w:val="white"/>
        </w:rPr>
        <w:t>Name</w:t>
      </w:r>
      <w:r w:rsidR="00DC7211">
        <w:rPr>
          <w:highlight w:val="white"/>
        </w:rPr>
        <w:t>A</w:t>
      </w:r>
      <w:r w:rsidRPr="000848EB">
        <w:rPr>
          <w:highlight w:val="white"/>
        </w:rPr>
        <w:t xml:space="preserve">rray = </w:t>
      </w:r>
      <w:r w:rsidR="00B33829">
        <w:rPr>
          <w:highlight w:val="white"/>
        </w:rPr>
        <w:t>fileT</w:t>
      </w:r>
      <w:r w:rsidR="00B33829" w:rsidRPr="000848EB">
        <w:rPr>
          <w:highlight w:val="white"/>
        </w:rPr>
        <w:t>ext</w:t>
      </w:r>
      <w:r w:rsidRPr="000848EB">
        <w:rPr>
          <w:highlight w:val="white"/>
        </w:rPr>
        <w:t>.Split(' ');</w:t>
      </w:r>
    </w:p>
    <w:p w14:paraId="79FDAEA6" w14:textId="77777777" w:rsidR="000848EB" w:rsidRPr="000848EB" w:rsidRDefault="000848EB" w:rsidP="000848EB">
      <w:pPr>
        <w:pStyle w:val="Code"/>
        <w:rPr>
          <w:highlight w:val="white"/>
        </w:rPr>
      </w:pPr>
    </w:p>
    <w:p w14:paraId="1421FF0F" w14:textId="57F19463" w:rsidR="000848EB" w:rsidRPr="000848EB" w:rsidRDefault="000848EB" w:rsidP="000848EB">
      <w:pPr>
        <w:pStyle w:val="Code"/>
        <w:rPr>
          <w:highlight w:val="white"/>
        </w:rPr>
      </w:pPr>
      <w:r w:rsidRPr="000848EB">
        <w:rPr>
          <w:highlight w:val="white"/>
        </w:rPr>
        <w:t xml:space="preserve">            foreach (string </w:t>
      </w:r>
      <w:r w:rsidR="00DC7211">
        <w:rPr>
          <w:highlight w:val="white"/>
        </w:rPr>
        <w:t>include</w:t>
      </w:r>
      <w:r w:rsidR="00024666">
        <w:rPr>
          <w:highlight w:val="white"/>
        </w:rPr>
        <w:t>Name</w:t>
      </w:r>
      <w:r w:rsidRPr="000848EB">
        <w:rPr>
          <w:highlight w:val="white"/>
        </w:rPr>
        <w:t xml:space="preserve"> in </w:t>
      </w:r>
      <w:r w:rsidR="00D12D80">
        <w:rPr>
          <w:highlight w:val="white"/>
        </w:rPr>
        <w:t>includeNameA</w:t>
      </w:r>
      <w:r w:rsidR="00D12D80" w:rsidRPr="000848EB">
        <w:rPr>
          <w:highlight w:val="white"/>
        </w:rPr>
        <w:t>rray</w:t>
      </w:r>
      <w:r w:rsidRPr="000848EB">
        <w:rPr>
          <w:highlight w:val="white"/>
        </w:rPr>
        <w:t>)  {</w:t>
      </w:r>
    </w:p>
    <w:p w14:paraId="6D15C6A3" w14:textId="3F3008A8" w:rsidR="00CC5549" w:rsidRDefault="000848EB" w:rsidP="00CC5549">
      <w:pPr>
        <w:pStyle w:val="Code"/>
        <w:rPr>
          <w:highlight w:val="white"/>
        </w:rPr>
      </w:pPr>
      <w:r w:rsidRPr="000848EB">
        <w:rPr>
          <w:highlight w:val="white"/>
        </w:rPr>
        <w:t xml:space="preserve">              FileInfo </w:t>
      </w:r>
      <w:r w:rsidR="00B33829">
        <w:rPr>
          <w:highlight w:val="white"/>
        </w:rPr>
        <w:t>include</w:t>
      </w:r>
      <w:r w:rsidRPr="000848EB">
        <w:rPr>
          <w:highlight w:val="white"/>
        </w:rPr>
        <w:t>File =</w:t>
      </w:r>
    </w:p>
    <w:p w14:paraId="10A4C6B4" w14:textId="77777777" w:rsidR="00024666" w:rsidRDefault="00CC5549" w:rsidP="00CC5549">
      <w:pPr>
        <w:pStyle w:val="Code"/>
        <w:rPr>
          <w:highlight w:val="white"/>
        </w:rPr>
      </w:pPr>
      <w:r>
        <w:rPr>
          <w:highlight w:val="white"/>
        </w:rPr>
        <w:t xml:space="preserve">                </w:t>
      </w:r>
      <w:r w:rsidR="000848EB" w:rsidRPr="000848EB">
        <w:rPr>
          <w:highlight w:val="white"/>
        </w:rPr>
        <w:t>new FileInfo(</w:t>
      </w:r>
      <w:r w:rsidR="00734740">
        <w:rPr>
          <w:highlight w:val="white"/>
        </w:rPr>
        <w:t>Path.Combine(</w:t>
      </w:r>
      <w:r w:rsidR="000848EB" w:rsidRPr="000848EB">
        <w:rPr>
          <w:highlight w:val="white"/>
        </w:rPr>
        <w:t>file.Directory</w:t>
      </w:r>
      <w:r w:rsidR="007630B3">
        <w:rPr>
          <w:highlight w:val="white"/>
        </w:rPr>
        <w:t>.ToString()</w:t>
      </w:r>
      <w:r w:rsidR="00734740">
        <w:rPr>
          <w:highlight w:val="white"/>
        </w:rPr>
        <w:t>,</w:t>
      </w:r>
    </w:p>
    <w:p w14:paraId="77429386" w14:textId="1D939FDE" w:rsidR="000848EB" w:rsidRPr="000848EB" w:rsidRDefault="00024666" w:rsidP="00CC5549">
      <w:pPr>
        <w:pStyle w:val="Code"/>
        <w:rPr>
          <w:highlight w:val="white"/>
        </w:rPr>
      </w:pPr>
      <w:r>
        <w:rPr>
          <w:highlight w:val="white"/>
        </w:rPr>
        <w:t xml:space="preserve">                                         </w:t>
      </w:r>
      <w:r w:rsidR="000848EB" w:rsidRPr="000848EB">
        <w:rPr>
          <w:highlight w:val="white"/>
        </w:rPr>
        <w:t xml:space="preserve"> </w:t>
      </w:r>
      <w:r w:rsidR="00B33829">
        <w:rPr>
          <w:highlight w:val="white"/>
        </w:rPr>
        <w:t>includeName</w:t>
      </w:r>
      <w:r w:rsidR="000848EB" w:rsidRPr="000848EB">
        <w:rPr>
          <w:highlight w:val="white"/>
        </w:rPr>
        <w:t>)</w:t>
      </w:r>
      <w:r w:rsidR="00734740">
        <w:rPr>
          <w:highlight w:val="white"/>
        </w:rPr>
        <w:t>)</w:t>
      </w:r>
      <w:r w:rsidR="000848EB" w:rsidRPr="000848EB">
        <w:rPr>
          <w:highlight w:val="white"/>
        </w:rPr>
        <w:t>;</w:t>
      </w:r>
    </w:p>
    <w:p w14:paraId="6D914BDF" w14:textId="1D3F1A07" w:rsidR="00CC5549" w:rsidRDefault="004D2C0B" w:rsidP="004D2C0B">
      <w:pPr>
        <w:rPr>
          <w:highlight w:val="white"/>
        </w:rPr>
      </w:pPr>
      <w:r>
        <w:rPr>
          <w:highlight w:val="white"/>
        </w:rPr>
        <w:t xml:space="preserve">If the file </w:t>
      </w:r>
      <w:r w:rsidR="00FF1B25">
        <w:rPr>
          <w:highlight w:val="white"/>
        </w:rPr>
        <w:t>has</w:t>
      </w:r>
      <w:r>
        <w:rPr>
          <w:highlight w:val="white"/>
        </w:rPr>
        <w:t xml:space="preserve"> been modified </w:t>
      </w:r>
      <w:r w:rsidR="003522A7">
        <w:rPr>
          <w:highlight w:val="white"/>
        </w:rPr>
        <w:t>after</w:t>
      </w:r>
      <w:r w:rsidR="00230C0B">
        <w:rPr>
          <w:highlight w:val="white"/>
        </w:rPr>
        <w:t xml:space="preserve"> </w:t>
      </w:r>
      <w:r>
        <w:rPr>
          <w:highlight w:val="white"/>
        </w:rPr>
        <w:t xml:space="preserve">the object file, </w:t>
      </w:r>
      <w:r w:rsidR="00230C0B">
        <w:rPr>
          <w:highlight w:val="white"/>
        </w:rPr>
        <w:t xml:space="preserve">the object file is not up to date </w:t>
      </w:r>
      <w:r>
        <w:rPr>
          <w:highlight w:val="white"/>
        </w:rPr>
        <w:t xml:space="preserve">and </w:t>
      </w:r>
      <w:r w:rsidR="00230C0B">
        <w:rPr>
          <w:highlight w:val="white"/>
        </w:rPr>
        <w:t xml:space="preserve">we </w:t>
      </w:r>
      <w:r>
        <w:rPr>
          <w:highlight w:val="white"/>
        </w:rPr>
        <w:t>return false.</w:t>
      </w:r>
    </w:p>
    <w:p w14:paraId="50227AE8" w14:textId="0CDEDDE7" w:rsidR="000848EB" w:rsidRPr="000848EB" w:rsidRDefault="000848EB" w:rsidP="000848EB">
      <w:pPr>
        <w:pStyle w:val="Code"/>
        <w:rPr>
          <w:highlight w:val="white"/>
        </w:rPr>
      </w:pPr>
      <w:r w:rsidRPr="000848EB">
        <w:rPr>
          <w:highlight w:val="white"/>
        </w:rPr>
        <w:t xml:space="preserve">              if (</w:t>
      </w:r>
      <w:r w:rsidR="00B33829">
        <w:rPr>
          <w:highlight w:val="white"/>
        </w:rPr>
        <w:t>include</w:t>
      </w:r>
      <w:r w:rsidR="00B33829" w:rsidRPr="000848EB">
        <w:rPr>
          <w:highlight w:val="white"/>
        </w:rPr>
        <w:t>File</w:t>
      </w:r>
      <w:r w:rsidRPr="000848EB">
        <w:rPr>
          <w:highlight w:val="white"/>
        </w:rPr>
        <w:t>.LastWriteTime &gt; objectFile.LastWriteTime) {</w:t>
      </w:r>
    </w:p>
    <w:p w14:paraId="55D2009A" w14:textId="77777777" w:rsidR="000848EB" w:rsidRPr="000848EB" w:rsidRDefault="000848EB" w:rsidP="000848EB">
      <w:pPr>
        <w:pStyle w:val="Code"/>
        <w:rPr>
          <w:highlight w:val="white"/>
        </w:rPr>
      </w:pPr>
      <w:r w:rsidRPr="000848EB">
        <w:rPr>
          <w:highlight w:val="white"/>
        </w:rPr>
        <w:t xml:space="preserve">                return false;</w:t>
      </w:r>
    </w:p>
    <w:p w14:paraId="746E0A7B" w14:textId="77777777" w:rsidR="000848EB" w:rsidRPr="000848EB" w:rsidRDefault="000848EB" w:rsidP="000848EB">
      <w:pPr>
        <w:pStyle w:val="Code"/>
        <w:rPr>
          <w:highlight w:val="white"/>
        </w:rPr>
      </w:pPr>
      <w:r w:rsidRPr="000848EB">
        <w:rPr>
          <w:highlight w:val="white"/>
        </w:rPr>
        <w:lastRenderedPageBreak/>
        <w:t xml:space="preserve">              }</w:t>
      </w:r>
    </w:p>
    <w:p w14:paraId="3C94F829" w14:textId="77777777" w:rsidR="000848EB" w:rsidRPr="000848EB" w:rsidRDefault="000848EB" w:rsidP="000848EB">
      <w:pPr>
        <w:pStyle w:val="Code"/>
        <w:rPr>
          <w:highlight w:val="white"/>
        </w:rPr>
      </w:pPr>
      <w:r w:rsidRPr="000848EB">
        <w:rPr>
          <w:highlight w:val="white"/>
        </w:rPr>
        <w:t xml:space="preserve">            }</w:t>
      </w:r>
    </w:p>
    <w:p w14:paraId="3A0110E4" w14:textId="77777777" w:rsidR="000848EB" w:rsidRPr="000848EB" w:rsidRDefault="000848EB" w:rsidP="000848EB">
      <w:pPr>
        <w:pStyle w:val="Code"/>
        <w:rPr>
          <w:highlight w:val="white"/>
        </w:rPr>
      </w:pPr>
      <w:r w:rsidRPr="000848EB">
        <w:rPr>
          <w:highlight w:val="white"/>
        </w:rPr>
        <w:t xml:space="preserve">          }</w:t>
      </w:r>
    </w:p>
    <w:p w14:paraId="55F1C60E" w14:textId="77777777" w:rsidR="000848EB" w:rsidRPr="000848EB" w:rsidRDefault="000848EB" w:rsidP="000848EB">
      <w:pPr>
        <w:pStyle w:val="Code"/>
        <w:rPr>
          <w:highlight w:val="white"/>
        </w:rPr>
      </w:pPr>
      <w:r w:rsidRPr="000848EB">
        <w:rPr>
          <w:highlight w:val="white"/>
        </w:rPr>
        <w:t xml:space="preserve">        }</w:t>
      </w:r>
    </w:p>
    <w:p w14:paraId="3747EF03" w14:textId="77777777" w:rsidR="000848EB" w:rsidRPr="000848EB" w:rsidRDefault="000848EB" w:rsidP="000848EB">
      <w:pPr>
        <w:pStyle w:val="Code"/>
        <w:rPr>
          <w:highlight w:val="white"/>
        </w:rPr>
      </w:pPr>
      <w:r w:rsidRPr="000848EB">
        <w:rPr>
          <w:highlight w:val="white"/>
        </w:rPr>
        <w:t xml:space="preserve">        catch (IOException ioException) {</w:t>
      </w:r>
    </w:p>
    <w:p w14:paraId="5DA91D74" w14:textId="77777777" w:rsidR="000848EB" w:rsidRPr="000848EB" w:rsidRDefault="000848EB" w:rsidP="000848EB">
      <w:pPr>
        <w:pStyle w:val="Code"/>
        <w:rPr>
          <w:highlight w:val="white"/>
        </w:rPr>
      </w:pPr>
      <w:r w:rsidRPr="000848EB">
        <w:rPr>
          <w:highlight w:val="white"/>
        </w:rPr>
        <w:t xml:space="preserve">          Console.Out.WriteLine(ioException.StackTrace);</w:t>
      </w:r>
    </w:p>
    <w:p w14:paraId="3BDBE367" w14:textId="77777777" w:rsidR="000848EB" w:rsidRPr="000848EB" w:rsidRDefault="000848EB" w:rsidP="000848EB">
      <w:pPr>
        <w:pStyle w:val="Code"/>
        <w:rPr>
          <w:highlight w:val="white"/>
        </w:rPr>
      </w:pPr>
      <w:r w:rsidRPr="000848EB">
        <w:rPr>
          <w:highlight w:val="white"/>
        </w:rPr>
        <w:t xml:space="preserve">          return false;</w:t>
      </w:r>
    </w:p>
    <w:p w14:paraId="7DAFAE58" w14:textId="77777777" w:rsidR="000848EB" w:rsidRPr="000848EB" w:rsidRDefault="000848EB" w:rsidP="000848EB">
      <w:pPr>
        <w:pStyle w:val="Code"/>
        <w:rPr>
          <w:highlight w:val="white"/>
        </w:rPr>
      </w:pPr>
      <w:r w:rsidRPr="000848EB">
        <w:rPr>
          <w:highlight w:val="white"/>
        </w:rPr>
        <w:t xml:space="preserve">        }</w:t>
      </w:r>
    </w:p>
    <w:p w14:paraId="57C0748E" w14:textId="77777777" w:rsidR="000848EB" w:rsidRPr="000848EB" w:rsidRDefault="000848EB" w:rsidP="000848EB">
      <w:pPr>
        <w:pStyle w:val="Code"/>
        <w:rPr>
          <w:highlight w:val="white"/>
        </w:rPr>
      </w:pPr>
      <w:r w:rsidRPr="000848EB">
        <w:rPr>
          <w:highlight w:val="white"/>
        </w:rPr>
        <w:t xml:space="preserve">      }</w:t>
      </w:r>
    </w:p>
    <w:p w14:paraId="0D445EE7" w14:textId="604BA042" w:rsidR="000848EB" w:rsidRPr="000848EB" w:rsidRDefault="004D2C0B" w:rsidP="004D2C0B">
      <w:pPr>
        <w:rPr>
          <w:highlight w:val="white"/>
        </w:rPr>
      </w:pPr>
      <w:r>
        <w:rPr>
          <w:highlight w:val="white"/>
        </w:rPr>
        <w:t>When we have iterated through the without finding any dependenc</w:t>
      </w:r>
      <w:r w:rsidR="00230C0B">
        <w:rPr>
          <w:highlight w:val="white"/>
        </w:rPr>
        <w:t>y</w:t>
      </w:r>
      <w:r w:rsidR="001E1611">
        <w:rPr>
          <w:highlight w:val="white"/>
        </w:rPr>
        <w:t xml:space="preserve"> (any </w:t>
      </w:r>
      <w:r w:rsidR="0072086B">
        <w:rPr>
          <w:highlight w:val="white"/>
        </w:rPr>
        <w:t>include</w:t>
      </w:r>
      <w:r w:rsidR="001E1611">
        <w:rPr>
          <w:highlight w:val="white"/>
        </w:rPr>
        <w:t xml:space="preserve"> file modified </w:t>
      </w:r>
      <w:r w:rsidR="003522A7">
        <w:rPr>
          <w:highlight w:val="white"/>
        </w:rPr>
        <w:t>after</w:t>
      </w:r>
      <w:r w:rsidR="001E1611">
        <w:rPr>
          <w:highlight w:val="white"/>
        </w:rPr>
        <w:t xml:space="preserve"> the object file)</w:t>
      </w:r>
      <w:r>
        <w:rPr>
          <w:highlight w:val="white"/>
        </w:rPr>
        <w:t xml:space="preserve">, the </w:t>
      </w:r>
      <w:r w:rsidR="00230C0B">
        <w:rPr>
          <w:highlight w:val="white"/>
        </w:rPr>
        <w:t xml:space="preserve">object </w:t>
      </w:r>
      <w:r>
        <w:rPr>
          <w:highlight w:val="white"/>
        </w:rPr>
        <w:t>file is up to date and we return true.</w:t>
      </w:r>
    </w:p>
    <w:p w14:paraId="12F98C4D" w14:textId="77777777" w:rsidR="000848EB" w:rsidRPr="000848EB" w:rsidRDefault="000848EB" w:rsidP="000848EB">
      <w:pPr>
        <w:pStyle w:val="Code"/>
        <w:rPr>
          <w:highlight w:val="white"/>
        </w:rPr>
      </w:pPr>
      <w:r w:rsidRPr="000848EB">
        <w:rPr>
          <w:highlight w:val="white"/>
        </w:rPr>
        <w:t xml:space="preserve">      return true;</w:t>
      </w:r>
    </w:p>
    <w:p w14:paraId="0A882B49" w14:textId="77777777" w:rsidR="000848EB" w:rsidRPr="000848EB" w:rsidRDefault="000848EB" w:rsidP="000848EB">
      <w:pPr>
        <w:pStyle w:val="Code"/>
        <w:rPr>
          <w:highlight w:val="white"/>
        </w:rPr>
      </w:pPr>
      <w:r w:rsidRPr="000848EB">
        <w:rPr>
          <w:highlight w:val="white"/>
        </w:rPr>
        <w:t xml:space="preserve">    }</w:t>
      </w:r>
    </w:p>
    <w:p w14:paraId="24F143AC" w14:textId="77777777" w:rsidR="000848EB" w:rsidRPr="000848EB" w:rsidRDefault="000848EB" w:rsidP="000848EB">
      <w:pPr>
        <w:pStyle w:val="Code"/>
        <w:rPr>
          <w:highlight w:val="white"/>
        </w:rPr>
      </w:pPr>
      <w:r w:rsidRPr="000848EB">
        <w:rPr>
          <w:highlight w:val="white"/>
        </w:rPr>
        <w:t xml:space="preserve">  }</w:t>
      </w:r>
    </w:p>
    <w:p w14:paraId="56BDE125" w14:textId="77777777" w:rsidR="000848EB" w:rsidRPr="000848EB" w:rsidRDefault="000848EB" w:rsidP="000848EB">
      <w:pPr>
        <w:pStyle w:val="Code"/>
        <w:rPr>
          <w:highlight w:val="white"/>
        </w:rPr>
      </w:pPr>
      <w:r w:rsidRPr="000848EB">
        <w:rPr>
          <w:highlight w:val="white"/>
        </w:rPr>
        <w:t>}</w:t>
      </w:r>
    </w:p>
    <w:p w14:paraId="4D73231B" w14:textId="77777777" w:rsidR="000848EB" w:rsidRPr="000848EB" w:rsidRDefault="000848EB" w:rsidP="000848EB">
      <w:pPr>
        <w:pStyle w:val="Code"/>
        <w:rPr>
          <w:highlight w:val="white"/>
        </w:rPr>
      </w:pPr>
    </w:p>
    <w:p w14:paraId="55169468" w14:textId="77777777" w:rsidR="000848EB" w:rsidRPr="000848EB" w:rsidRDefault="000848EB" w:rsidP="000848EB">
      <w:pPr>
        <w:pStyle w:val="Code"/>
        <w:rPr>
          <w:highlight w:val="white"/>
        </w:rPr>
      </w:pPr>
      <w:r w:rsidRPr="000848EB">
        <w:rPr>
          <w:highlight w:val="white"/>
        </w:rPr>
        <w:t>namespace CCompiler_Main {</w:t>
      </w:r>
    </w:p>
    <w:p w14:paraId="03FD7221" w14:textId="77777777" w:rsidR="00867389" w:rsidRDefault="000848EB" w:rsidP="000848EB">
      <w:pPr>
        <w:pStyle w:val="Code"/>
        <w:rPr>
          <w:highlight w:val="white"/>
        </w:rPr>
      </w:pPr>
      <w:r w:rsidRPr="000848EB">
        <w:rPr>
          <w:highlight w:val="white"/>
        </w:rPr>
        <w:t xml:space="preserve">  public partial class Parser :</w:t>
      </w:r>
    </w:p>
    <w:p w14:paraId="5E482C33" w14:textId="1DBB49F0" w:rsidR="000848EB" w:rsidRPr="000848EB" w:rsidRDefault="00867389" w:rsidP="000848EB">
      <w:pPr>
        <w:pStyle w:val="Code"/>
        <w:rPr>
          <w:highlight w:val="white"/>
        </w:rPr>
      </w:pPr>
      <w:r>
        <w:rPr>
          <w:highlight w:val="white"/>
        </w:rPr>
        <w:t xml:space="preserve">        </w:t>
      </w:r>
      <w:r w:rsidR="000848EB" w:rsidRPr="000848EB">
        <w:rPr>
          <w:highlight w:val="white"/>
        </w:rPr>
        <w:t xml:space="preserve"> QUT.Gppg.ShiftReduceParser&lt;ValueType, QUT.Gppg.LexLocation&gt; {</w:t>
      </w:r>
    </w:p>
    <w:p w14:paraId="11D4993D" w14:textId="77777777" w:rsidR="000848EB" w:rsidRPr="000848EB" w:rsidRDefault="000848EB" w:rsidP="000848EB">
      <w:pPr>
        <w:pStyle w:val="Code"/>
        <w:rPr>
          <w:highlight w:val="white"/>
        </w:rPr>
      </w:pPr>
      <w:r w:rsidRPr="000848EB">
        <w:rPr>
          <w:highlight w:val="white"/>
        </w:rPr>
        <w:t xml:space="preserve">    public Parser(Scanner scanner)</w:t>
      </w:r>
    </w:p>
    <w:p w14:paraId="2407848A" w14:textId="77777777" w:rsidR="000848EB" w:rsidRPr="000848EB" w:rsidRDefault="000848EB" w:rsidP="000848EB">
      <w:pPr>
        <w:pStyle w:val="Code"/>
        <w:rPr>
          <w:highlight w:val="white"/>
        </w:rPr>
      </w:pPr>
      <w:r w:rsidRPr="000848EB">
        <w:rPr>
          <w:highlight w:val="white"/>
        </w:rPr>
        <w:t xml:space="preserve">     :base(scanner) {</w:t>
      </w:r>
    </w:p>
    <w:p w14:paraId="4F7471A2" w14:textId="77777777" w:rsidR="000848EB" w:rsidRPr="000848EB" w:rsidRDefault="000848EB" w:rsidP="000848EB">
      <w:pPr>
        <w:pStyle w:val="Code"/>
        <w:rPr>
          <w:highlight w:val="white"/>
        </w:rPr>
      </w:pPr>
      <w:r w:rsidRPr="000848EB">
        <w:rPr>
          <w:highlight w:val="white"/>
        </w:rPr>
        <w:t xml:space="preserve">      // Empty.</w:t>
      </w:r>
    </w:p>
    <w:p w14:paraId="413822FA" w14:textId="77777777" w:rsidR="000848EB" w:rsidRPr="000848EB" w:rsidRDefault="000848EB" w:rsidP="000848EB">
      <w:pPr>
        <w:pStyle w:val="Code"/>
        <w:rPr>
          <w:highlight w:val="white"/>
        </w:rPr>
      </w:pPr>
      <w:r w:rsidRPr="000848EB">
        <w:rPr>
          <w:highlight w:val="white"/>
        </w:rPr>
        <w:t xml:space="preserve">    }</w:t>
      </w:r>
    </w:p>
    <w:p w14:paraId="21A2A378" w14:textId="77777777" w:rsidR="000848EB" w:rsidRPr="000848EB" w:rsidRDefault="000848EB" w:rsidP="000848EB">
      <w:pPr>
        <w:pStyle w:val="Code"/>
        <w:rPr>
          <w:highlight w:val="white"/>
        </w:rPr>
      </w:pPr>
      <w:r w:rsidRPr="000848EB">
        <w:rPr>
          <w:highlight w:val="white"/>
        </w:rPr>
        <w:t xml:space="preserve">  }</w:t>
      </w:r>
    </w:p>
    <w:p w14:paraId="7765F37B" w14:textId="77777777" w:rsidR="000848EB" w:rsidRPr="000848EB" w:rsidRDefault="000848EB" w:rsidP="000848EB">
      <w:pPr>
        <w:pStyle w:val="Code"/>
        <w:rPr>
          <w:highlight w:val="white"/>
        </w:rPr>
      </w:pPr>
      <w:r w:rsidRPr="000848EB">
        <w:rPr>
          <w:highlight w:val="white"/>
        </w:rPr>
        <w:t>}</w:t>
      </w:r>
    </w:p>
    <w:p w14:paraId="1D3A9B10" w14:textId="77777777" w:rsidR="000848EB" w:rsidRPr="000848EB" w:rsidRDefault="000848EB" w:rsidP="000848EB">
      <w:pPr>
        <w:pStyle w:val="Code"/>
        <w:rPr>
          <w:highlight w:val="white"/>
        </w:rPr>
      </w:pPr>
    </w:p>
    <w:p w14:paraId="6C5B8582" w14:textId="77777777" w:rsidR="000848EB" w:rsidRPr="000848EB" w:rsidRDefault="000848EB" w:rsidP="000848EB">
      <w:pPr>
        <w:pStyle w:val="Code"/>
        <w:rPr>
          <w:highlight w:val="white"/>
        </w:rPr>
      </w:pPr>
      <w:r w:rsidRPr="000848EB">
        <w:rPr>
          <w:highlight w:val="white"/>
        </w:rPr>
        <w:t>namespace CCompiler_Exp {</w:t>
      </w:r>
    </w:p>
    <w:p w14:paraId="4B46044E" w14:textId="77777777" w:rsidR="00867389" w:rsidRDefault="000848EB" w:rsidP="000848EB">
      <w:pPr>
        <w:pStyle w:val="Code"/>
        <w:rPr>
          <w:highlight w:val="white"/>
        </w:rPr>
      </w:pPr>
      <w:r w:rsidRPr="000848EB">
        <w:rPr>
          <w:highlight w:val="white"/>
        </w:rPr>
        <w:t xml:space="preserve">  public partial class Parser :</w:t>
      </w:r>
    </w:p>
    <w:p w14:paraId="0E1DBE1F" w14:textId="248FE2CB" w:rsidR="000848EB" w:rsidRPr="000848EB" w:rsidRDefault="00867389" w:rsidP="000848EB">
      <w:pPr>
        <w:pStyle w:val="Code"/>
        <w:rPr>
          <w:highlight w:val="white"/>
        </w:rPr>
      </w:pPr>
      <w:r>
        <w:rPr>
          <w:highlight w:val="white"/>
        </w:rPr>
        <w:t xml:space="preserve">        </w:t>
      </w:r>
      <w:r w:rsidR="000848EB" w:rsidRPr="000848EB">
        <w:rPr>
          <w:highlight w:val="white"/>
        </w:rPr>
        <w:t xml:space="preserve"> QUT.Gppg.ShiftReduceParser&lt;ValueType, QUT.Gppg.LexLocation&gt; {</w:t>
      </w:r>
    </w:p>
    <w:p w14:paraId="26136256" w14:textId="77777777" w:rsidR="000848EB" w:rsidRPr="000848EB" w:rsidRDefault="000848EB" w:rsidP="000848EB">
      <w:pPr>
        <w:pStyle w:val="Code"/>
        <w:rPr>
          <w:highlight w:val="white"/>
        </w:rPr>
      </w:pPr>
      <w:r w:rsidRPr="000848EB">
        <w:rPr>
          <w:highlight w:val="white"/>
        </w:rPr>
        <w:t xml:space="preserve">    public Parser(Scanner scanner)</w:t>
      </w:r>
    </w:p>
    <w:p w14:paraId="50B04420" w14:textId="77777777" w:rsidR="000848EB" w:rsidRPr="000848EB" w:rsidRDefault="000848EB" w:rsidP="000848EB">
      <w:pPr>
        <w:pStyle w:val="Code"/>
        <w:rPr>
          <w:highlight w:val="white"/>
        </w:rPr>
      </w:pPr>
      <w:r w:rsidRPr="000848EB">
        <w:rPr>
          <w:highlight w:val="white"/>
        </w:rPr>
        <w:t xml:space="preserve">     :base(scanner) {</w:t>
      </w:r>
    </w:p>
    <w:p w14:paraId="15325306" w14:textId="77777777" w:rsidR="000848EB" w:rsidRPr="000848EB" w:rsidRDefault="000848EB" w:rsidP="000848EB">
      <w:pPr>
        <w:pStyle w:val="Code"/>
        <w:rPr>
          <w:highlight w:val="white"/>
        </w:rPr>
      </w:pPr>
      <w:r w:rsidRPr="000848EB">
        <w:rPr>
          <w:highlight w:val="white"/>
        </w:rPr>
        <w:t xml:space="preserve">      // Empty.</w:t>
      </w:r>
    </w:p>
    <w:p w14:paraId="46A7C706" w14:textId="77777777" w:rsidR="000848EB" w:rsidRPr="000848EB" w:rsidRDefault="000848EB" w:rsidP="000848EB">
      <w:pPr>
        <w:pStyle w:val="Code"/>
        <w:rPr>
          <w:highlight w:val="white"/>
        </w:rPr>
      </w:pPr>
      <w:r w:rsidRPr="000848EB">
        <w:rPr>
          <w:highlight w:val="white"/>
        </w:rPr>
        <w:t xml:space="preserve">    }</w:t>
      </w:r>
    </w:p>
    <w:p w14:paraId="2D8B13B6" w14:textId="77777777" w:rsidR="000848EB" w:rsidRPr="000848EB" w:rsidRDefault="000848EB" w:rsidP="000848EB">
      <w:pPr>
        <w:pStyle w:val="Code"/>
        <w:rPr>
          <w:highlight w:val="white"/>
        </w:rPr>
      </w:pPr>
      <w:r w:rsidRPr="000848EB">
        <w:rPr>
          <w:highlight w:val="white"/>
        </w:rPr>
        <w:t xml:space="preserve">  }</w:t>
      </w:r>
    </w:p>
    <w:p w14:paraId="4B80017C" w14:textId="77777777" w:rsidR="000848EB" w:rsidRPr="000848EB" w:rsidRDefault="000848EB" w:rsidP="000848EB">
      <w:pPr>
        <w:pStyle w:val="Code"/>
        <w:rPr>
          <w:highlight w:val="white"/>
        </w:rPr>
      </w:pPr>
      <w:r w:rsidRPr="000848EB">
        <w:rPr>
          <w:highlight w:val="white"/>
        </w:rPr>
        <w:t>}</w:t>
      </w:r>
    </w:p>
    <w:p w14:paraId="08C5E01F" w14:textId="77777777" w:rsidR="000848EB" w:rsidRPr="000848EB" w:rsidRDefault="000848EB" w:rsidP="000848EB">
      <w:pPr>
        <w:pStyle w:val="Code"/>
        <w:rPr>
          <w:highlight w:val="white"/>
        </w:rPr>
      </w:pPr>
    </w:p>
    <w:p w14:paraId="2A33B238" w14:textId="77777777" w:rsidR="000848EB" w:rsidRPr="000848EB" w:rsidRDefault="000848EB" w:rsidP="000848EB">
      <w:pPr>
        <w:pStyle w:val="Code"/>
        <w:rPr>
          <w:highlight w:val="white"/>
        </w:rPr>
      </w:pPr>
      <w:r w:rsidRPr="000848EB">
        <w:rPr>
          <w:highlight w:val="white"/>
        </w:rPr>
        <w:t>namespace CCompiler_Pre {</w:t>
      </w:r>
    </w:p>
    <w:p w14:paraId="70AFC8E6" w14:textId="77777777" w:rsidR="00867389" w:rsidRDefault="000848EB" w:rsidP="000848EB">
      <w:pPr>
        <w:pStyle w:val="Code"/>
        <w:rPr>
          <w:highlight w:val="white"/>
        </w:rPr>
      </w:pPr>
      <w:r w:rsidRPr="000848EB">
        <w:rPr>
          <w:highlight w:val="white"/>
        </w:rPr>
        <w:t xml:space="preserve">  public partial class Parser :</w:t>
      </w:r>
    </w:p>
    <w:p w14:paraId="1C48E796" w14:textId="1D9B4D5C" w:rsidR="000848EB" w:rsidRPr="000848EB" w:rsidRDefault="00867389" w:rsidP="000848EB">
      <w:pPr>
        <w:pStyle w:val="Code"/>
        <w:rPr>
          <w:highlight w:val="white"/>
        </w:rPr>
      </w:pPr>
      <w:r>
        <w:rPr>
          <w:highlight w:val="white"/>
        </w:rPr>
        <w:t xml:space="preserve">        </w:t>
      </w:r>
      <w:r w:rsidR="000848EB" w:rsidRPr="000848EB">
        <w:rPr>
          <w:highlight w:val="white"/>
        </w:rPr>
        <w:t xml:space="preserve"> QUT.Gppg.ShiftReduceParser&lt;ValueType, QUT.Gppg.LexLocation&gt; {</w:t>
      </w:r>
    </w:p>
    <w:p w14:paraId="33E925C8" w14:textId="77777777" w:rsidR="000848EB" w:rsidRPr="000848EB" w:rsidRDefault="000848EB" w:rsidP="000848EB">
      <w:pPr>
        <w:pStyle w:val="Code"/>
        <w:rPr>
          <w:highlight w:val="white"/>
        </w:rPr>
      </w:pPr>
      <w:r w:rsidRPr="000848EB">
        <w:rPr>
          <w:highlight w:val="white"/>
        </w:rPr>
        <w:t xml:space="preserve">    public Parser(Scanner scanner)</w:t>
      </w:r>
    </w:p>
    <w:p w14:paraId="125B3DA7" w14:textId="77777777" w:rsidR="000848EB" w:rsidRPr="000848EB" w:rsidRDefault="000848EB" w:rsidP="000848EB">
      <w:pPr>
        <w:pStyle w:val="Code"/>
        <w:rPr>
          <w:highlight w:val="white"/>
        </w:rPr>
      </w:pPr>
      <w:r w:rsidRPr="000848EB">
        <w:rPr>
          <w:highlight w:val="white"/>
        </w:rPr>
        <w:t xml:space="preserve">     :base(scanner) {</w:t>
      </w:r>
    </w:p>
    <w:p w14:paraId="5158FAE5" w14:textId="77777777" w:rsidR="000848EB" w:rsidRPr="000848EB" w:rsidRDefault="000848EB" w:rsidP="000848EB">
      <w:pPr>
        <w:pStyle w:val="Code"/>
        <w:rPr>
          <w:highlight w:val="white"/>
        </w:rPr>
      </w:pPr>
      <w:r w:rsidRPr="000848EB">
        <w:rPr>
          <w:highlight w:val="white"/>
        </w:rPr>
        <w:t xml:space="preserve">      // Empty.</w:t>
      </w:r>
    </w:p>
    <w:p w14:paraId="5D9E0B1E" w14:textId="77777777" w:rsidR="000848EB" w:rsidRPr="000848EB" w:rsidRDefault="000848EB" w:rsidP="000848EB">
      <w:pPr>
        <w:pStyle w:val="Code"/>
        <w:rPr>
          <w:highlight w:val="white"/>
        </w:rPr>
      </w:pPr>
      <w:r w:rsidRPr="000848EB">
        <w:rPr>
          <w:highlight w:val="white"/>
        </w:rPr>
        <w:t xml:space="preserve">    }</w:t>
      </w:r>
    </w:p>
    <w:p w14:paraId="131D5545" w14:textId="77777777" w:rsidR="000848EB" w:rsidRPr="000848EB" w:rsidRDefault="000848EB" w:rsidP="000848EB">
      <w:pPr>
        <w:pStyle w:val="Code"/>
        <w:rPr>
          <w:highlight w:val="white"/>
        </w:rPr>
      </w:pPr>
      <w:r w:rsidRPr="000848EB">
        <w:rPr>
          <w:highlight w:val="white"/>
        </w:rPr>
        <w:t xml:space="preserve">  }</w:t>
      </w:r>
    </w:p>
    <w:p w14:paraId="59A4B4B9" w14:textId="675CE399" w:rsidR="004E4A14" w:rsidRPr="000848EB" w:rsidRDefault="000848EB" w:rsidP="000848EB">
      <w:pPr>
        <w:pStyle w:val="Code"/>
      </w:pPr>
      <w:r w:rsidRPr="000848EB">
        <w:rPr>
          <w:highlight w:val="white"/>
        </w:rPr>
        <w:t>}</w:t>
      </w:r>
    </w:p>
    <w:p w14:paraId="23D8420B" w14:textId="77777777" w:rsidR="00E40B78" w:rsidRPr="00EC76D5" w:rsidRDefault="00E40B78" w:rsidP="00E40B78">
      <w:pPr>
        <w:pStyle w:val="Rubrik1"/>
      </w:pPr>
      <w:bookmarkStart w:id="15" w:name="_Toc53473480"/>
      <w:bookmarkEnd w:id="14"/>
      <w:r w:rsidRPr="00EC76D5">
        <w:lastRenderedPageBreak/>
        <w:t>Scanning</w:t>
      </w:r>
      <w:bookmarkEnd w:id="15"/>
    </w:p>
    <w:p w14:paraId="61A78CB4" w14:textId="088D17B9" w:rsidR="00B51A9D" w:rsidRPr="00EC76D5" w:rsidRDefault="00B51A9D" w:rsidP="00432E51">
      <w:r w:rsidRPr="00EC76D5">
        <w:t xml:space="preserve">In this project we use </w:t>
      </w:r>
      <w:r w:rsidR="00432E51" w:rsidRPr="00EC76D5">
        <w:t xml:space="preserve">Garden Point Lex, which is based on the classic scanner generator tool Lex. See appendix </w:t>
      </w:r>
      <w:r w:rsidR="00A86821">
        <w:t>XXX</w:t>
      </w:r>
      <w:r w:rsidR="00432E51" w:rsidRPr="00EC76D5">
        <w:t xml:space="preserve"> for a crash course.</w:t>
      </w:r>
    </w:p>
    <w:p w14:paraId="3A6A532C" w14:textId="452CC5A8" w:rsidR="00E40B78" w:rsidRPr="00EC76D5" w:rsidRDefault="00E40B78" w:rsidP="00E40B78">
      <w:pPr>
        <w:pStyle w:val="Rubrik3"/>
      </w:pPr>
      <w:bookmarkStart w:id="16" w:name="_Toc53473481"/>
      <w:r w:rsidRPr="00EC76D5">
        <w:t>The typedef-name Problem</w:t>
      </w:r>
      <w:bookmarkEnd w:id="16"/>
    </w:p>
    <w:p w14:paraId="1C059B26" w14:textId="735501A1" w:rsidR="00E40B78" w:rsidRPr="00EC76D5" w:rsidRDefault="00E40B78" w:rsidP="000D4187">
      <w:r w:rsidRPr="00EC76D5">
        <w:t xml:space="preserve">Let us take look at the </w:t>
      </w:r>
      <w:r w:rsidR="004C08C5">
        <w:t>two</w:t>
      </w:r>
      <w:r w:rsidRPr="00EC76D5">
        <w:t xml:space="preserve"> source code lines below. Intuitively, the first line looks like an expression statement where </w:t>
      </w:r>
      <w:r w:rsidRPr="00591DAB">
        <w:rPr>
          <w:rStyle w:val="KeyWord0"/>
        </w:rPr>
        <w:t>x</w:t>
      </w:r>
      <w:r w:rsidRPr="00EC76D5">
        <w:t xml:space="preserve"> and </w:t>
      </w:r>
      <w:r w:rsidRPr="00591DAB">
        <w:rPr>
          <w:rStyle w:val="KeyWord0"/>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Admittedly, the expression lacks side effects and is therefore meaningless, but it is still a</w:t>
      </w:r>
      <w:r w:rsidR="000D4187">
        <w:t xml:space="preserve"> valid</w:t>
      </w:r>
      <w:r w:rsidRPr="00EC76D5">
        <w:t xml:space="preserve"> expression statement. On the other hand, the second line looks like a pointer declaration where </w:t>
      </w:r>
      <w:r w:rsidRPr="00591DAB">
        <w:rPr>
          <w:rStyle w:val="KeyWord0"/>
        </w:rPr>
        <w:t>T</w:t>
      </w:r>
      <w:r w:rsidRPr="00EC76D5">
        <w:t xml:space="preserve"> is a type defined by</w:t>
      </w:r>
      <w:r w:rsidR="00591DAB">
        <w:t xml:space="preserve"> and earlier</w:t>
      </w:r>
      <w:r w:rsidRPr="00EC76D5">
        <w:t xml:space="preserve"> </w:t>
      </w:r>
      <w:r w:rsidRPr="00591DAB">
        <w:rPr>
          <w:rStyle w:val="KeyWord0"/>
        </w:rPr>
        <w:t>typedef</w:t>
      </w:r>
      <w:r w:rsidRPr="00EC76D5">
        <w:t xml:space="preserve"> </w:t>
      </w:r>
      <w:r w:rsidR="00591DAB">
        <w:t xml:space="preserve">definition </w:t>
      </w:r>
      <w:r w:rsidRPr="00EC76D5">
        <w:t xml:space="preserve">and </w:t>
      </w:r>
      <w:r w:rsidRPr="00591DAB">
        <w:rPr>
          <w:rStyle w:val="KeyWord0"/>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489650FE" w:rsidR="00E40B78" w:rsidRPr="00EC76D5" w:rsidRDefault="00E40B78" w:rsidP="00E40B78">
      <w:r w:rsidRPr="00EC76D5">
        <w:t xml:space="preserve">However, syntactically it is the same thing: an identifier followed by an asterisk, another identifier and a semicolon. The parser cannot distinguish between the two cases. The solution </w:t>
      </w:r>
      <w:r w:rsidR="006559B4">
        <w:t xml:space="preserve">to that problem </w:t>
      </w:r>
      <w:r w:rsidRPr="00EC76D5">
        <w:t xml:space="preserve">is to give the scanner access to the symbol table, so it can look up the whether the identifier is a </w:t>
      </w:r>
      <w:r w:rsidRPr="006559B4">
        <w:rPr>
          <w:rStyle w:val="KeyWord0"/>
        </w:rPr>
        <w:t>typedef</w:t>
      </w:r>
      <w:r w:rsidR="006559B4">
        <w:t xml:space="preserve"> definition.</w:t>
      </w:r>
      <w:r w:rsidRPr="00EC76D5">
        <w:t xml:space="preserve"> </w:t>
      </w:r>
      <w:r w:rsidR="00395C72">
        <w:t>In this way</w:t>
      </w:r>
      <w:r w:rsidRPr="00EC76D5">
        <w:t>, the parser can distinguish between the two cases.</w:t>
      </w:r>
    </w:p>
    <w:p w14:paraId="5ABD0C79" w14:textId="77777777" w:rsidR="00E40B78" w:rsidRPr="00EC76D5" w:rsidRDefault="00E40B78" w:rsidP="00E40B78">
      <w:pPr>
        <w:pStyle w:val="Rubrik2"/>
      </w:pPr>
      <w:bookmarkStart w:id="17" w:name="_Toc53473482"/>
      <w:r w:rsidRPr="00EC76D5">
        <w:t>The Scanner</w:t>
      </w:r>
      <w:bookmarkEnd w:id="17"/>
    </w:p>
    <w:p w14:paraId="47D4068D" w14:textId="77777777" w:rsidR="005A3627" w:rsidRDefault="005A3627" w:rsidP="00E40B78">
      <w:r>
        <w:t>The scanner identifies keywords, operators, strings, characters, and numerical values.</w:t>
      </w:r>
    </w:p>
    <w:p w14:paraId="53F32A88" w14:textId="7C97201A" w:rsidR="00E40B78" w:rsidRPr="00EC76D5" w:rsidRDefault="00E40B78" w:rsidP="00E40B78">
      <w:pPr>
        <w:pStyle w:val="CodeHeader"/>
      </w:pPr>
      <w:proofErr w:type="spellStart"/>
      <w:r w:rsidRPr="00EC76D5">
        <w:t>Scanner.</w:t>
      </w:r>
      <w:r w:rsidR="009E5232" w:rsidRPr="00EC76D5">
        <w:t>gplex</w:t>
      </w:r>
      <w:proofErr w:type="spellEnd"/>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proofErr w:type="spellStart"/>
      <w:r w:rsidR="00874EA5">
        <w:rPr>
          <w:rStyle w:val="KeyWord0"/>
          <w:highlight w:val="white"/>
        </w:rPr>
        <w:t>m_escapeMap</w:t>
      </w:r>
      <w:proofErr w:type="spellEnd"/>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18"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18"/>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t xml:space="preserve">  }</w:t>
      </w:r>
    </w:p>
    <w:p w14:paraId="5F48C85E" w14:textId="2E8CED3D" w:rsidR="00C17DC7" w:rsidRPr="00EC76D5" w:rsidRDefault="00C17DC7" w:rsidP="005F7E8E">
      <w:pPr>
        <w:rPr>
          <w:highlight w:val="white"/>
        </w:rPr>
      </w:pPr>
      <w:r w:rsidRPr="00EC76D5">
        <w:rPr>
          <w:highlight w:val="white"/>
        </w:rPr>
        <w:lastRenderedPageBreak/>
        <w:t xml:space="preserve">The </w:t>
      </w:r>
      <w:r w:rsidR="004D32C9" w:rsidRPr="00EC76D5">
        <w:rPr>
          <w:rStyle w:val="KeyWord0"/>
          <w:highlight w:val="white"/>
        </w:rPr>
        <w:t>SlashToChar</w:t>
      </w:r>
      <w:r w:rsidR="004D32C9" w:rsidRPr="00EC76D5">
        <w:rPr>
          <w:highlight w:val="white"/>
        </w:rPr>
        <w:t xml:space="preserve"> </w:t>
      </w:r>
      <w:r w:rsidR="00164FDA" w:rsidRPr="00EC76D5">
        <w:rPr>
          <w:highlight w:val="white"/>
        </w:rPr>
        <w:t xml:space="preserve">method </w:t>
      </w:r>
      <w:r w:rsidR="004D32C9" w:rsidRPr="00EC76D5">
        <w:rPr>
          <w:highlight w:val="white"/>
        </w:rPr>
        <w:t>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t xml:space="preserve">        }</w:t>
      </w:r>
    </w:p>
    <w:p w14:paraId="7A437E70" w14:textId="602AB570" w:rsidR="00D64B4F" w:rsidRDefault="00645FBA" w:rsidP="00645FBA">
      <w:pPr>
        <w:rPr>
          <w:highlight w:val="white"/>
        </w:rPr>
      </w:pPr>
      <w:r>
        <w:rPr>
          <w:highlight w:val="white"/>
        </w:rPr>
        <w:lastRenderedPageBreak/>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proofErr w:type="spellStart"/>
      <w:r w:rsidR="00E7078E">
        <w:rPr>
          <w:highlight w:val="white"/>
        </w:rPr>
        <w:t>FF</w:t>
      </w:r>
      <w:r w:rsidR="00E7078E" w:rsidRPr="00D5063D">
        <w:rPr>
          <w:rStyle w:val="Index"/>
          <w:highlight w:val="white"/>
        </w:rPr>
        <w:t>16</w:t>
      </w:r>
      <w:proofErr w:type="spellEnd"/>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lastRenderedPageBreak/>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19" w:name="_Ref418260937"/>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464843A6" w14:textId="77777777" w:rsidR="00C31697" w:rsidRPr="00C31697" w:rsidRDefault="00C31697" w:rsidP="00C31697">
      <w:pPr>
        <w:pStyle w:val="Code"/>
        <w:rPr>
          <w:highlight w:val="white"/>
        </w:rPr>
      </w:pPr>
      <w:r w:rsidRPr="00C31697">
        <w:rPr>
          <w:highlight w:val="white"/>
        </w:rPr>
        <w:t>{NAME} {</w:t>
      </w:r>
    </w:p>
    <w:p w14:paraId="5D5801DB" w14:textId="77777777" w:rsidR="00C31697" w:rsidRPr="00C31697" w:rsidRDefault="00C31697" w:rsidP="00C31697">
      <w:pPr>
        <w:pStyle w:val="Code"/>
        <w:rPr>
          <w:highlight w:val="white"/>
        </w:rPr>
      </w:pPr>
      <w:r w:rsidRPr="00C31697">
        <w:rPr>
          <w:highlight w:val="white"/>
        </w:rPr>
        <w:t xml:space="preserve">  { string name = yytext;</w:t>
      </w:r>
    </w:p>
    <w:p w14:paraId="144C2480" w14:textId="77777777" w:rsidR="00C31697" w:rsidRPr="00C31697" w:rsidRDefault="00C31697" w:rsidP="00C31697">
      <w:pPr>
        <w:pStyle w:val="Code"/>
        <w:rPr>
          <w:highlight w:val="white"/>
        </w:rPr>
      </w:pPr>
    </w:p>
    <w:p w14:paraId="4820F23B" w14:textId="77777777" w:rsidR="00C31697" w:rsidRPr="00C31697" w:rsidRDefault="00C31697" w:rsidP="00C31697">
      <w:pPr>
        <w:pStyle w:val="Code"/>
        <w:rPr>
          <w:highlight w:val="white"/>
        </w:rPr>
      </w:pPr>
      <w:r w:rsidRPr="00C31697">
        <w:rPr>
          <w:highlight w:val="white"/>
        </w:rPr>
        <w:t xml:space="preserve">    if (name.Equals("abs")) {</w:t>
      </w:r>
    </w:p>
    <w:p w14:paraId="32F98FF6" w14:textId="77777777" w:rsidR="00C31697" w:rsidRPr="00C31697" w:rsidRDefault="00C31697" w:rsidP="00C31697">
      <w:pPr>
        <w:pStyle w:val="Code"/>
        <w:rPr>
          <w:highlight w:val="white"/>
        </w:rPr>
      </w:pPr>
      <w:r w:rsidRPr="00C31697">
        <w:rPr>
          <w:highlight w:val="white"/>
        </w:rPr>
        <w:t xml:space="preserve">      name = Symbol.FileMarker + "abs";</w:t>
      </w:r>
    </w:p>
    <w:p w14:paraId="2B1491A2" w14:textId="77777777" w:rsidR="00C31697" w:rsidRPr="00C31697" w:rsidRDefault="00C31697" w:rsidP="00C31697">
      <w:pPr>
        <w:pStyle w:val="Code"/>
        <w:rPr>
          <w:highlight w:val="white"/>
        </w:rPr>
      </w:pPr>
      <w:r w:rsidRPr="00C31697">
        <w:rPr>
          <w:highlight w:val="white"/>
        </w:rPr>
        <w:t xml:space="preserve">    }</w:t>
      </w:r>
    </w:p>
    <w:p w14:paraId="4F23AF58" w14:textId="77777777" w:rsidR="00C31697" w:rsidRPr="00C31697" w:rsidRDefault="00C31697" w:rsidP="00C31697">
      <w:pPr>
        <w:pStyle w:val="Code"/>
        <w:rPr>
          <w:highlight w:val="white"/>
        </w:rPr>
      </w:pPr>
    </w:p>
    <w:p w14:paraId="270AA55A" w14:textId="77777777" w:rsidR="00C31697" w:rsidRPr="00C31697" w:rsidRDefault="00C31697" w:rsidP="00C31697">
      <w:pPr>
        <w:pStyle w:val="Code"/>
        <w:rPr>
          <w:highlight w:val="white"/>
        </w:rPr>
      </w:pPr>
      <w:r w:rsidRPr="00C31697">
        <w:rPr>
          <w:highlight w:val="white"/>
        </w:rPr>
        <w:t xml:space="preserve">    Symbol symbol = SymbolTable.CurrentTable.LookupSymbol(name);</w:t>
      </w:r>
    </w:p>
    <w:p w14:paraId="5E763420" w14:textId="77777777" w:rsidR="00C31697" w:rsidRPr="00C31697" w:rsidRDefault="00C31697" w:rsidP="00C31697">
      <w:pPr>
        <w:pStyle w:val="Code"/>
        <w:rPr>
          <w:highlight w:val="white"/>
        </w:rPr>
      </w:pPr>
    </w:p>
    <w:p w14:paraId="77BAA5EF" w14:textId="77777777" w:rsidR="00C31697" w:rsidRPr="00C31697" w:rsidRDefault="00C31697" w:rsidP="00C31697">
      <w:pPr>
        <w:pStyle w:val="Code"/>
        <w:rPr>
          <w:highlight w:val="white"/>
        </w:rPr>
      </w:pPr>
      <w:r w:rsidRPr="00C31697">
        <w:rPr>
          <w:highlight w:val="white"/>
        </w:rPr>
        <w:t xml:space="preserve">    if ((symbol != null) &amp;&amp; symbol.IsTypedef()) {</w:t>
      </w:r>
    </w:p>
    <w:p w14:paraId="4E7CBAC2" w14:textId="77777777" w:rsidR="00C31697" w:rsidRPr="00C31697" w:rsidRDefault="00C31697" w:rsidP="00C31697">
      <w:pPr>
        <w:pStyle w:val="Code"/>
        <w:rPr>
          <w:highlight w:val="white"/>
        </w:rPr>
      </w:pPr>
      <w:r w:rsidRPr="00C31697">
        <w:rPr>
          <w:highlight w:val="white"/>
        </w:rPr>
        <w:t xml:space="preserve">      yylval.type = symbol.Type;</w:t>
      </w:r>
    </w:p>
    <w:p w14:paraId="221584E9" w14:textId="77777777" w:rsidR="00C31697" w:rsidRPr="00C31697" w:rsidRDefault="00C31697" w:rsidP="00C31697">
      <w:pPr>
        <w:pStyle w:val="Code"/>
        <w:rPr>
          <w:highlight w:val="white"/>
        </w:rPr>
      </w:pPr>
      <w:r w:rsidRPr="00C31697">
        <w:rPr>
          <w:highlight w:val="white"/>
        </w:rPr>
        <w:t xml:space="preserve">      return ((int) Tokens.TYPEDEF_NAME);</w:t>
      </w:r>
    </w:p>
    <w:p w14:paraId="2E98AFB8" w14:textId="77777777" w:rsidR="00C31697" w:rsidRPr="00C31697" w:rsidRDefault="00C31697" w:rsidP="00C31697">
      <w:pPr>
        <w:pStyle w:val="Code"/>
        <w:rPr>
          <w:highlight w:val="white"/>
        </w:rPr>
      </w:pPr>
      <w:r w:rsidRPr="00C31697">
        <w:rPr>
          <w:highlight w:val="white"/>
        </w:rPr>
        <w:t xml:space="preserve">    }</w:t>
      </w:r>
    </w:p>
    <w:p w14:paraId="3299EDDA" w14:textId="77777777" w:rsidR="00C31697" w:rsidRPr="00C31697" w:rsidRDefault="00C31697" w:rsidP="00C31697">
      <w:pPr>
        <w:pStyle w:val="Code"/>
        <w:rPr>
          <w:highlight w:val="white"/>
        </w:rPr>
      </w:pPr>
      <w:r w:rsidRPr="00C31697">
        <w:rPr>
          <w:highlight w:val="white"/>
        </w:rPr>
        <w:t xml:space="preserve">    else {</w:t>
      </w:r>
    </w:p>
    <w:p w14:paraId="56468D06" w14:textId="77777777" w:rsidR="00C31697" w:rsidRPr="00C31697" w:rsidRDefault="00C31697" w:rsidP="00C31697">
      <w:pPr>
        <w:pStyle w:val="Code"/>
        <w:rPr>
          <w:highlight w:val="white"/>
        </w:rPr>
      </w:pPr>
      <w:r w:rsidRPr="00C31697">
        <w:rPr>
          <w:highlight w:val="white"/>
        </w:rPr>
        <w:t xml:space="preserve">      yylval.name = name;</w:t>
      </w:r>
    </w:p>
    <w:p w14:paraId="6B9D0E4C" w14:textId="77777777" w:rsidR="00C31697" w:rsidRPr="00C31697" w:rsidRDefault="00C31697" w:rsidP="00C31697">
      <w:pPr>
        <w:pStyle w:val="Code"/>
        <w:rPr>
          <w:highlight w:val="white"/>
        </w:rPr>
      </w:pPr>
      <w:r w:rsidRPr="00C31697">
        <w:rPr>
          <w:highlight w:val="white"/>
        </w:rPr>
        <w:t xml:space="preserve">      return ((int) Tokens.NAME);</w:t>
      </w:r>
    </w:p>
    <w:p w14:paraId="033A61C4" w14:textId="77777777" w:rsidR="00C31697" w:rsidRPr="00C31697" w:rsidRDefault="00C31697" w:rsidP="00C31697">
      <w:pPr>
        <w:pStyle w:val="Code"/>
        <w:rPr>
          <w:highlight w:val="white"/>
        </w:rPr>
      </w:pPr>
      <w:r w:rsidRPr="00C31697">
        <w:rPr>
          <w:highlight w:val="white"/>
        </w:rPr>
        <w:t xml:space="preserve">    }</w:t>
      </w:r>
    </w:p>
    <w:p w14:paraId="71C53BE5" w14:textId="77777777" w:rsidR="00C31697" w:rsidRPr="00C31697" w:rsidRDefault="00C31697" w:rsidP="00C31697">
      <w:pPr>
        <w:pStyle w:val="Code"/>
        <w:rPr>
          <w:highlight w:val="white"/>
        </w:rPr>
      </w:pPr>
      <w:r w:rsidRPr="00C31697">
        <w:rPr>
          <w:highlight w:val="white"/>
        </w:rPr>
        <w:t xml:space="preserve">  }</w:t>
      </w:r>
    </w:p>
    <w:p w14:paraId="3697BA07" w14:textId="77777777" w:rsidR="00C31697" w:rsidRPr="00C31697" w:rsidRDefault="00C31697" w:rsidP="00C31697">
      <w:pPr>
        <w:pStyle w:val="Code"/>
        <w:rPr>
          <w:highlight w:val="white"/>
        </w:rPr>
      </w:pPr>
      <w:r w:rsidRPr="00C31697">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lastRenderedPageBreak/>
        <w:t xml:space="preserve">    }</w:t>
      </w:r>
    </w:p>
    <w:p w14:paraId="66E071BE" w14:textId="5F479B1F"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w:t>
      </w:r>
      <w:proofErr w:type="spellStart"/>
      <w:r w:rsidR="006230BD">
        <w:rPr>
          <w:highlight w:val="white"/>
        </w:rPr>
        <w:t>0x</w:t>
      </w:r>
      <w:proofErr w:type="spellEnd"/>
      <w:r w:rsidR="006230BD">
        <w:rPr>
          <w:highlight w:val="white"/>
        </w:rPr>
        <w:t>” or “</w:t>
      </w:r>
      <w:proofErr w:type="spellStart"/>
      <w:r w:rsidR="006230BD">
        <w:rPr>
          <w:highlight w:val="white"/>
        </w:rPr>
        <w:t>0X</w:t>
      </w:r>
      <w:proofErr w:type="spellEnd"/>
      <w:r w:rsidR="006230BD">
        <w:rPr>
          <w:highlight w:val="white"/>
        </w:rPr>
        <w:t>”</w:t>
      </w:r>
      <w:r w:rsidR="008426DA">
        <w:rPr>
          <w:highlight w:val="white"/>
        </w:rPr>
        <w:t>,</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w:t>
      </w:r>
      <w:proofErr w:type="spellStart"/>
      <w:r w:rsidR="00131492">
        <w:rPr>
          <w:highlight w:val="white"/>
        </w:rPr>
        <w:t>capitel</w:t>
      </w:r>
      <w:proofErr w:type="spellEnd"/>
      <w:r w:rsidR="00131492">
        <w:rPr>
          <w:highlight w:val="white"/>
        </w:rPr>
        <w:t xml:space="preserve">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lastRenderedPageBreak/>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lastRenderedPageBreak/>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61FEEC60" w:rsidR="00311885" w:rsidRPr="00EC76D5" w:rsidRDefault="00311885" w:rsidP="00311885">
      <w:pPr>
        <w:pStyle w:val="Code"/>
        <w:rPr>
          <w:highlight w:val="white"/>
        </w:rPr>
      </w:pPr>
      <w:r w:rsidRPr="00EC76D5">
        <w:rPr>
          <w:highlight w:val="white"/>
        </w:rPr>
        <w:t xml:space="preserve">  { CCompiler.Type type = new CCompiler.Type(Sort.</w:t>
      </w:r>
      <w:r w:rsidR="005D4E81">
        <w:rPr>
          <w:highlight w:val="white"/>
        </w:rPr>
        <w:t>SignedChar</w:t>
      </w:r>
      <w:r w:rsidRPr="00EC76D5">
        <w:rPr>
          <w:highlight w:val="white"/>
        </w:rPr>
        <w:t>);</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lastRenderedPageBreak/>
        <w:t xml:space="preserve">Finally, when the scanner finds a character that has not been handled by the rules above, </w:t>
      </w:r>
      <w:proofErr w:type="spellStart"/>
      <w:r>
        <w:rPr>
          <w:highlight w:val="white"/>
        </w:rPr>
        <w:t>a</w:t>
      </w:r>
      <w:proofErr w:type="spellEnd"/>
      <w:r>
        <w:rPr>
          <w:highlight w:val="white"/>
        </w:rPr>
        <w:t xml:space="preserve">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bookmarkStart w:id="20" w:name="_Toc53473483"/>
      <w:r w:rsidRPr="00EC76D5">
        <w:lastRenderedPageBreak/>
        <w:t>Parsing</w:t>
      </w:r>
      <w:bookmarkEnd w:id="19"/>
      <w:bookmarkEnd w:id="20"/>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73A27F12" w14:textId="74FE9F14" w:rsidR="00E40B78" w:rsidRDefault="00BD4112" w:rsidP="00E40B78">
      <w:pPr>
        <w:pStyle w:val="CodeHeader"/>
      </w:pPr>
      <w:proofErr w:type="spellStart"/>
      <w:r>
        <w:t>MainParser.gppg</w:t>
      </w:r>
      <w:proofErr w:type="spellEnd"/>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Pr="00253302" w:rsidRDefault="00F023DC" w:rsidP="00253302">
      <w:pPr>
        <w:pStyle w:val="Code"/>
        <w:rPr>
          <w:highlight w:val="white"/>
        </w:rPr>
      </w:pPr>
      <w:r w:rsidRPr="00253302">
        <w:rPr>
          <w:highlight w:val="white"/>
        </w:rPr>
        <w:t xml:space="preserve">  public static Stack&lt;BigInteger&gt; EnumValueStack = new Stack&lt;BigInteger&gt;();</w:t>
      </w:r>
    </w:p>
    <w:p w14:paraId="58488AD6" w14:textId="31E7C838" w:rsidR="00F023DC" w:rsidRPr="00253302" w:rsidRDefault="00253302" w:rsidP="00253302">
      <w:pPr>
        <w:pStyle w:val="Code"/>
        <w:rPr>
          <w:highlight w:val="white"/>
        </w:rPr>
      </w:pPr>
      <w:r w:rsidRPr="00253302">
        <w:rPr>
          <w:highlight w:val="white"/>
        </w:rPr>
        <w:t xml:space="preserve">  public static Stack&lt;Scope&gt; ScopeStack = new Stack&lt;Scope&gt;(); </w:t>
      </w:r>
    </w:p>
    <w:p w14:paraId="72030A48" w14:textId="77777777" w:rsidR="00F023DC" w:rsidRPr="00253302" w:rsidRDefault="00F023DC" w:rsidP="00253302">
      <w:pPr>
        <w:pStyle w:val="Code"/>
        <w:rPr>
          <w:highlight w:val="white"/>
        </w:rPr>
      </w:pPr>
      <w:r w:rsidRPr="00253302">
        <w:rPr>
          <w:highlight w:val="white"/>
        </w:rPr>
        <w:t>%}</w:t>
      </w:r>
    </w:p>
    <w:p w14:paraId="79AE647D" w14:textId="5B12EE3C" w:rsidR="00F023DC" w:rsidRDefault="0039488A" w:rsidP="0039488A">
      <w:pPr>
        <w:rPr>
          <w:highlight w:val="white"/>
          <w:lang w:val="sv-SE"/>
        </w:rPr>
      </w:pPr>
      <w:r>
        <w:rPr>
          <w:highlight w:val="white"/>
          <w:lang w:val="sv-SE"/>
        </w:rPr>
        <w:t xml:space="preserve">The parser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w:t>
      </w:r>
      <w:r w:rsidR="003014C6">
        <w:rPr>
          <w:highlight w:val="white"/>
          <w:lang w:val="sv-SE"/>
        </w:rPr>
        <w:t xml:space="preserve"> tokens and </w:t>
      </w:r>
      <w:proofErr w:type="spellStart"/>
      <w:r w:rsidR="003014C6">
        <w:rPr>
          <w:highlight w:val="white"/>
          <w:lang w:val="sv-SE"/>
        </w:rPr>
        <w:t>rules</w:t>
      </w:r>
      <w:proofErr w:type="spellEnd"/>
      <w:r w:rsidR="004C587F">
        <w:rPr>
          <w:highlight w:val="white"/>
          <w:lang w:val="sv-SE"/>
        </w:rPr>
        <w:t xml:space="preserve">, </w:t>
      </w:r>
      <w:proofErr w:type="spellStart"/>
      <w:r w:rsidR="004C587F">
        <w:rPr>
          <w:highlight w:val="white"/>
          <w:lang w:val="sv-SE"/>
        </w:rPr>
        <w:t>where</w:t>
      </w:r>
      <w:proofErr w:type="spellEnd"/>
      <w:r w:rsidR="004C587F">
        <w:rPr>
          <w:highlight w:val="white"/>
          <w:lang w:val="sv-SE"/>
        </w:rPr>
        <w:t xml:space="preserve"> tokens </w:t>
      </w:r>
      <w:proofErr w:type="spellStart"/>
      <w:r w:rsidR="004C587F">
        <w:rPr>
          <w:highlight w:val="white"/>
          <w:lang w:val="sv-SE"/>
        </w:rPr>
        <w:t>corrensponds</w:t>
      </w:r>
      <w:proofErr w:type="spellEnd"/>
      <w:r w:rsidR="004C587F">
        <w:rPr>
          <w:highlight w:val="white"/>
          <w:lang w:val="sv-SE"/>
        </w:rPr>
        <w:t xml:space="preserve"> to operators, </w:t>
      </w:r>
      <w:proofErr w:type="spellStart"/>
      <w:r w:rsidR="004C587F">
        <w:rPr>
          <w:highlight w:val="white"/>
          <w:lang w:val="sv-SE"/>
        </w:rPr>
        <w:t>keyword</w:t>
      </w:r>
      <w:proofErr w:type="spellEnd"/>
      <w:r w:rsidR="004C587F">
        <w:rPr>
          <w:highlight w:val="white"/>
          <w:lang w:val="sv-SE"/>
        </w:rPr>
        <w:t xml:space="preserve"> and </w:t>
      </w:r>
      <w:proofErr w:type="spellStart"/>
      <w:r w:rsidR="00715B64">
        <w:rPr>
          <w:highlight w:val="white"/>
          <w:lang w:val="sv-SE"/>
        </w:rPr>
        <w:t>characters</w:t>
      </w:r>
      <w:proofErr w:type="spellEnd"/>
      <w:r w:rsidR="00715B64">
        <w:rPr>
          <w:highlight w:val="white"/>
          <w:lang w:val="sv-SE"/>
        </w:rPr>
        <w:t>.</w:t>
      </w:r>
      <w:r w:rsidR="003014C6">
        <w:rPr>
          <w:highlight w:val="white"/>
          <w:lang w:val="sv-SE"/>
        </w:rPr>
        <w:t xml:space="preserve"> The </w:t>
      </w:r>
      <w:proofErr w:type="spellStart"/>
      <w:r w:rsidR="003014C6">
        <w:rPr>
          <w:highlight w:val="white"/>
          <w:lang w:val="sv-SE"/>
        </w:rPr>
        <w:t>following</w:t>
      </w:r>
      <w:proofErr w:type="spellEnd"/>
      <w:r w:rsidR="003014C6">
        <w:rPr>
          <w:highlight w:val="white"/>
          <w:lang w:val="sv-SE"/>
        </w:rPr>
        <w:t xml:space="preserve"> tokens </w:t>
      </w:r>
      <w:proofErr w:type="spellStart"/>
      <w:r w:rsidR="003014C6">
        <w:rPr>
          <w:highlight w:val="white"/>
          <w:lang w:val="sv-SE"/>
        </w:rPr>
        <w:t>are</w:t>
      </w:r>
      <w:proofErr w:type="spellEnd"/>
      <w:r w:rsidR="003014C6">
        <w:rPr>
          <w:highlight w:val="white"/>
          <w:lang w:val="sv-SE"/>
        </w:rPr>
        <w:t xml:space="preserve"> </w:t>
      </w:r>
      <w:proofErr w:type="spellStart"/>
      <w:r w:rsidR="003014C6">
        <w:rPr>
          <w:highlight w:val="white"/>
          <w:lang w:val="sv-SE"/>
        </w:rPr>
        <w:t>used</w:t>
      </w:r>
      <w:proofErr w:type="spellEnd"/>
      <w:r w:rsidR="003014C6">
        <w:rPr>
          <w:highlight w:val="white"/>
          <w:lang w:val="sv-SE"/>
        </w:rPr>
        <w:t xml:space="preserve"> by the parser, and </w:t>
      </w:r>
      <w:proofErr w:type="spellStart"/>
      <w:r w:rsidR="003014C6">
        <w:rPr>
          <w:highlight w:val="white"/>
          <w:lang w:val="sv-SE"/>
        </w:rPr>
        <w:t>they</w:t>
      </w:r>
      <w:proofErr w:type="spellEnd"/>
      <w:r w:rsidR="00921E11">
        <w:rPr>
          <w:highlight w:val="white"/>
          <w:lang w:val="sv-SE"/>
        </w:rPr>
        <w:t xml:space="preserve"> </w:t>
      </w:r>
      <w:proofErr w:type="spellStart"/>
      <w:r w:rsidR="00921E11">
        <w:rPr>
          <w:highlight w:val="white"/>
          <w:lang w:val="sv-SE"/>
        </w:rPr>
        <w:t>are</w:t>
      </w:r>
      <w:proofErr w:type="spellEnd"/>
      <w:r w:rsidR="00921E11">
        <w:rPr>
          <w:highlight w:val="white"/>
          <w:lang w:val="sv-SE"/>
        </w:rPr>
        <w:t xml:space="preserve"> </w:t>
      </w:r>
      <w:proofErr w:type="spellStart"/>
      <w:r w:rsidR="00921E11">
        <w:rPr>
          <w:highlight w:val="white"/>
          <w:lang w:val="sv-SE"/>
        </w:rPr>
        <w:t>also</w:t>
      </w:r>
      <w:proofErr w:type="spellEnd"/>
      <w:r w:rsidR="00921E11">
        <w:rPr>
          <w:highlight w:val="white"/>
          <w:lang w:val="sv-SE"/>
        </w:rPr>
        <w:t xml:space="preserve"> </w:t>
      </w:r>
      <w:proofErr w:type="spellStart"/>
      <w:r w:rsidR="00921E11">
        <w:rPr>
          <w:highlight w:val="white"/>
          <w:lang w:val="sv-SE"/>
        </w:rPr>
        <w:t>returned</w:t>
      </w:r>
      <w:proofErr w:type="spellEnd"/>
      <w:r w:rsidR="00921E11">
        <w:rPr>
          <w:highlight w:val="white"/>
          <w:lang w:val="sv-SE"/>
        </w:rPr>
        <w:t xml:space="preserve"> by the scanner</w:t>
      </w:r>
      <w:r w:rsidR="009B7602">
        <w:rPr>
          <w:highlight w:val="white"/>
          <w:lang w:val="sv-SE"/>
        </w:rPr>
        <w:t xml:space="preserve"> in the </w:t>
      </w:r>
      <w:proofErr w:type="spellStart"/>
      <w:r w:rsidR="009B7602">
        <w:rPr>
          <w:highlight w:val="white"/>
          <w:lang w:val="sv-SE"/>
        </w:rPr>
        <w:t>previous</w:t>
      </w:r>
      <w:proofErr w:type="spellEnd"/>
      <w:r w:rsidR="009B7602">
        <w:rPr>
          <w:highlight w:val="white"/>
          <w:lang w:val="sv-SE"/>
        </w:rPr>
        <w:t xml:space="preserve"> </w:t>
      </w:r>
      <w:proofErr w:type="spellStart"/>
      <w:r w:rsidR="009B7602">
        <w:rPr>
          <w:highlight w:val="white"/>
          <w:lang w:val="sv-SE"/>
        </w:rPr>
        <w:t>chapter</w:t>
      </w:r>
      <w:proofErr w:type="spellEnd"/>
      <w:r w:rsidR="009B7602">
        <w:rPr>
          <w:highlight w:val="white"/>
          <w:lang w:val="sv-SE"/>
        </w:rPr>
        <w:t>.</w:t>
      </w:r>
    </w:p>
    <w:p w14:paraId="004A4D91" w14:textId="42BA16BF" w:rsidR="004D06E3" w:rsidRDefault="004D06E3" w:rsidP="0039488A">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r w:rsidR="00B303AA">
        <w:rPr>
          <w:highlight w:val="white"/>
          <w:lang w:val="sv-SE"/>
        </w:rPr>
        <w:t xml:space="preserve">or </w:t>
      </w:r>
      <w:proofErr w:type="spellStart"/>
      <w:r w:rsidR="00B303AA">
        <w:rPr>
          <w:highlight w:val="white"/>
          <w:lang w:val="sv-SE"/>
        </w:rPr>
        <w:t>function</w:t>
      </w:r>
      <w:proofErr w:type="spellEnd"/>
      <w:r w:rsidR="00B303AA">
        <w:rPr>
          <w:highlight w:val="white"/>
          <w:lang w:val="sv-SE"/>
        </w:rPr>
        <w:t xml:space="preserve">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w:t>
      </w:r>
      <w:proofErr w:type="spellStart"/>
      <w:r>
        <w:rPr>
          <w:highlight w:val="white"/>
          <w:lang w:val="sv-SE"/>
        </w:rPr>
        <w:t>storage</w:t>
      </w:r>
      <w:proofErr w:type="spellEnd"/>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r w:rsidR="006B7442">
        <w:rPr>
          <w:highlight w:val="white"/>
          <w:lang w:val="sv-SE"/>
        </w:rPr>
        <w:t xml:space="preserve">be </w:t>
      </w:r>
      <w:proofErr w:type="spellStart"/>
      <w:r w:rsidR="006B7442">
        <w:rPr>
          <w:highlight w:val="white"/>
          <w:lang w:val="sv-SE"/>
        </w:rPr>
        <w:t>qualified</w:t>
      </w:r>
      <w:proofErr w:type="spellEnd"/>
      <w:r w:rsidR="006B7442">
        <w:rPr>
          <w:highlight w:val="white"/>
          <w:lang w:val="sv-SE"/>
        </w:rPr>
        <w:t xml:space="preserve"> as </w:t>
      </w:r>
      <w:proofErr w:type="spellStart"/>
      <w:r w:rsidR="006B7442">
        <w:rPr>
          <w:highlight w:val="white"/>
          <w:lang w:val="sv-SE"/>
        </w:rPr>
        <w:t>constant</w:t>
      </w:r>
      <w:proofErr w:type="spellEnd"/>
      <w:r w:rsidR="006B7442">
        <w:rPr>
          <w:highlight w:val="white"/>
          <w:lang w:val="sv-SE"/>
        </w:rPr>
        <w:t xml:space="preserve">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 xml:space="preserve">An integral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by </w:t>
      </w:r>
      <w:proofErr w:type="spellStart"/>
      <w:r>
        <w:rPr>
          <w:highlight w:val="white"/>
          <w:lang w:val="sv-SE"/>
        </w:rPr>
        <w:t>signed</w:t>
      </w:r>
      <w:proofErr w:type="spellEnd"/>
      <w:r>
        <w:rPr>
          <w:highlight w:val="white"/>
          <w:lang w:val="sv-SE"/>
        </w:rPr>
        <w:t xml:space="preserve"> or </w:t>
      </w:r>
      <w:proofErr w:type="spellStart"/>
      <w:r>
        <w:rPr>
          <w:highlight w:val="white"/>
          <w:lang w:val="sv-SE"/>
        </w:rPr>
        <w:t>unsigned</w:t>
      </w:r>
      <w:proofErr w:type="spellEnd"/>
      <w:r>
        <w:rPr>
          <w:highlight w:val="white"/>
          <w:lang w:val="sv-SE"/>
        </w:rPr>
        <w:t xml:space="preserve">, and char, short </w:t>
      </w:r>
      <w:proofErr w:type="spellStart"/>
      <w:r>
        <w:rPr>
          <w:highlight w:val="white"/>
          <w:lang w:val="sv-SE"/>
        </w:rPr>
        <w:t>int</w:t>
      </w:r>
      <w:proofErr w:type="spellEnd"/>
      <w:r>
        <w:rPr>
          <w:highlight w:val="white"/>
          <w:lang w:val="sv-SE"/>
        </w:rPr>
        <w:t xml:space="preserve">, </w:t>
      </w:r>
      <w:proofErr w:type="spellStart"/>
      <w:r>
        <w:rPr>
          <w:highlight w:val="white"/>
          <w:lang w:val="sv-SE"/>
        </w:rPr>
        <w:t>int</w:t>
      </w:r>
      <w:proofErr w:type="spellEnd"/>
      <w:r>
        <w:rPr>
          <w:highlight w:val="white"/>
          <w:lang w:val="sv-SE"/>
        </w:rPr>
        <w:t xml:space="preserve">, or long </w:t>
      </w:r>
      <w:proofErr w:type="spellStart"/>
      <w:r>
        <w:rPr>
          <w:highlight w:val="white"/>
          <w:lang w:val="sv-SE"/>
        </w:rPr>
        <w:t>int</w:t>
      </w:r>
      <w:proofErr w:type="spellEnd"/>
      <w:r>
        <w:rPr>
          <w:highlight w:val="white"/>
          <w:lang w:val="sv-SE"/>
        </w:rPr>
        <w: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 xml:space="preserve">An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proofErr w:type="spellStart"/>
      <w:r>
        <w:rPr>
          <w:highlight w:val="white"/>
          <w:lang w:val="sv-SE"/>
        </w:rPr>
        <w:t>Finally</w:t>
      </w:r>
      <w:proofErr w:type="spellEnd"/>
      <w:r>
        <w:rPr>
          <w:highlight w:val="white"/>
          <w:lang w:val="sv-SE"/>
        </w:rPr>
        <w:t xml:space="preserve">, </w:t>
      </w:r>
      <w:proofErr w:type="spellStart"/>
      <w:r>
        <w:rPr>
          <w:highlight w:val="white"/>
          <w:lang w:val="sv-SE"/>
        </w:rPr>
        <w:t>t</w:t>
      </w:r>
      <w:r w:rsidR="002E1309">
        <w:rPr>
          <w:highlight w:val="white"/>
          <w:lang w:val="sv-SE"/>
        </w:rPr>
        <w:t>here</w:t>
      </w:r>
      <w:proofErr w:type="spellEnd"/>
      <w:r w:rsidR="002E1309">
        <w:rPr>
          <w:highlight w:val="white"/>
          <w:lang w:val="sv-SE"/>
        </w:rPr>
        <w:t xml:space="preserve"> is </w:t>
      </w:r>
      <w:proofErr w:type="spellStart"/>
      <w:r w:rsidR="002E1309">
        <w:rPr>
          <w:highlight w:val="white"/>
          <w:lang w:val="sv-SE"/>
        </w:rPr>
        <w:t>also</w:t>
      </w:r>
      <w:proofErr w:type="spellEnd"/>
      <w:r w:rsidR="002E1309">
        <w:rPr>
          <w:highlight w:val="white"/>
          <w:lang w:val="sv-SE"/>
        </w:rPr>
        <w:t xml:space="preserve"> the </w:t>
      </w:r>
      <w:proofErr w:type="spellStart"/>
      <w:r w:rsidR="002E1309">
        <w:rPr>
          <w:highlight w:val="white"/>
          <w:lang w:val="sv-SE"/>
        </w:rPr>
        <w:t>void</w:t>
      </w:r>
      <w:proofErr w:type="spellEnd"/>
      <w:r w:rsidR="002E1309">
        <w:rPr>
          <w:highlight w:val="white"/>
          <w:lang w:val="sv-SE"/>
        </w:rPr>
        <w:t xml:space="preserve"> </w:t>
      </w:r>
      <w:proofErr w:type="spellStart"/>
      <w:r w:rsidR="002E1309">
        <w:rPr>
          <w:highlight w:val="white"/>
          <w:lang w:val="sv-SE"/>
        </w:rPr>
        <w:t>type</w:t>
      </w:r>
      <w:proofErr w:type="spellEnd"/>
      <w:r w:rsidR="002E1309">
        <w:rPr>
          <w:highlight w:val="white"/>
          <w:lang w:val="sv-SE"/>
        </w:rPr>
        <w:t xml:space="preserve">, </w:t>
      </w:r>
      <w:proofErr w:type="spellStart"/>
      <w:r w:rsidR="002E1309">
        <w:rPr>
          <w:highlight w:val="white"/>
          <w:lang w:val="sv-SE"/>
        </w:rPr>
        <w:t>that</w:t>
      </w:r>
      <w:proofErr w:type="spellEnd"/>
      <w:r w:rsidR="002E1309">
        <w:rPr>
          <w:highlight w:val="white"/>
          <w:lang w:val="sv-SE"/>
        </w:rPr>
        <w:t xml:space="preserve"> </w:t>
      </w:r>
      <w:r w:rsidR="007F474B">
        <w:rPr>
          <w:highlight w:val="white"/>
          <w:lang w:val="sv-SE"/>
        </w:rPr>
        <w:t xml:space="preserve">marks the </w:t>
      </w:r>
      <w:proofErr w:type="spellStart"/>
      <w:r w:rsidR="007F474B">
        <w:rPr>
          <w:highlight w:val="white"/>
          <w:lang w:val="sv-SE"/>
        </w:rPr>
        <w:t>absence</w:t>
      </w:r>
      <w:proofErr w:type="spellEnd"/>
      <w:r w:rsidR="007F474B">
        <w:rPr>
          <w:highlight w:val="white"/>
          <w:lang w:val="sv-SE"/>
        </w:rPr>
        <w:t xml:space="preserve"> </w:t>
      </w:r>
      <w:proofErr w:type="spellStart"/>
      <w:r w:rsidR="007F474B">
        <w:rPr>
          <w:highlight w:val="white"/>
          <w:lang w:val="sv-SE"/>
        </w:rPr>
        <w:t>of</w:t>
      </w:r>
      <w:proofErr w:type="spellEnd"/>
      <w:r w:rsidR="007F474B">
        <w:rPr>
          <w:highlight w:val="white"/>
          <w:lang w:val="sv-SE"/>
        </w:rPr>
        <w:t xml:space="preserve"> a </w:t>
      </w:r>
      <w:proofErr w:type="spellStart"/>
      <w:r w:rsidR="007F474B">
        <w:rPr>
          <w:highlight w:val="white"/>
          <w:lang w:val="sv-SE"/>
        </w:rPr>
        <w:t>type</w:t>
      </w:r>
      <w:proofErr w:type="spellEnd"/>
      <w:r w:rsidR="007F474B">
        <w:rPr>
          <w:highlight w:val="white"/>
          <w:lang w:val="sv-SE"/>
        </w:rPr>
        <w:t xml:space="preserve">. It is </w:t>
      </w:r>
      <w:proofErr w:type="spellStart"/>
      <w:r w:rsidR="007F474B">
        <w:rPr>
          <w:highlight w:val="white"/>
          <w:lang w:val="sv-SE"/>
        </w:rPr>
        <w:t>used</w:t>
      </w:r>
      <w:proofErr w:type="spellEnd"/>
      <w:r w:rsidR="00A05D78">
        <w:rPr>
          <w:highlight w:val="white"/>
          <w:lang w:val="sv-SE"/>
        </w:rPr>
        <w:t xml:space="preserve"> to </w:t>
      </w:r>
      <w:proofErr w:type="spellStart"/>
      <w:r w:rsidR="00A05D78">
        <w:rPr>
          <w:highlight w:val="white"/>
          <w:lang w:val="sv-SE"/>
        </w:rPr>
        <w:t>to</w:t>
      </w:r>
      <w:proofErr w:type="spellEnd"/>
      <w:r w:rsidR="00A05D78">
        <w:rPr>
          <w:highlight w:val="white"/>
          <w:lang w:val="sv-SE"/>
        </w:rPr>
        <w:t xml:space="preserve"> mark the </w:t>
      </w:r>
      <w:proofErr w:type="spellStart"/>
      <w:r w:rsidR="00A05D78">
        <w:rPr>
          <w:highlight w:val="white"/>
          <w:lang w:val="sv-SE"/>
        </w:rPr>
        <w:t>absence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par</w:t>
      </w:r>
      <w:r w:rsidR="009F0EA4">
        <w:rPr>
          <w:highlight w:val="white"/>
          <w:lang w:val="sv-SE"/>
        </w:rPr>
        <w:t>a</w:t>
      </w:r>
      <w:r w:rsidR="00A05D78">
        <w:rPr>
          <w:highlight w:val="white"/>
          <w:lang w:val="sv-SE"/>
        </w:rPr>
        <w:t xml:space="preserve">meter list or </w:t>
      </w:r>
      <w:proofErr w:type="spellStart"/>
      <w:r w:rsidR="00A05D78">
        <w:rPr>
          <w:highlight w:val="white"/>
          <w:lang w:val="sv-SE"/>
        </w:rPr>
        <w:t>return</w:t>
      </w:r>
      <w:proofErr w:type="spellEnd"/>
      <w:r w:rsidR="00A05D78">
        <w:rPr>
          <w:highlight w:val="white"/>
          <w:lang w:val="sv-SE"/>
        </w:rPr>
        <w:t xml:space="preserve"> </w:t>
      </w:r>
      <w:proofErr w:type="spellStart"/>
      <w:r w:rsidR="00A05D78">
        <w:rPr>
          <w:highlight w:val="white"/>
          <w:lang w:val="sv-SE"/>
        </w:rPr>
        <w:t>type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w:t>
      </w:r>
      <w:proofErr w:type="spellStart"/>
      <w:r w:rsidR="00A05D78">
        <w:rPr>
          <w:highlight w:val="white"/>
          <w:lang w:val="sv-SE"/>
        </w:rPr>
        <w:t>function</w:t>
      </w:r>
      <w:proofErr w:type="spellEnd"/>
      <w:r w:rsidR="00A05D78">
        <w:rPr>
          <w:highlight w:val="white"/>
          <w:lang w:val="sv-SE"/>
        </w:rPr>
        <w:t xml:space="preserve">, and </w:t>
      </w:r>
      <w:r w:rsidR="00566898">
        <w:rPr>
          <w:highlight w:val="white"/>
          <w:lang w:val="sv-SE"/>
        </w:rPr>
        <w:t xml:space="preserve">as pointer to </w:t>
      </w:r>
      <w:proofErr w:type="spellStart"/>
      <w:r w:rsidR="00566898">
        <w:rPr>
          <w:highlight w:val="white"/>
          <w:lang w:val="sv-SE"/>
        </w:rPr>
        <w:t>void</w:t>
      </w:r>
      <w:proofErr w:type="spellEnd"/>
      <w:r w:rsidR="00566898">
        <w:rPr>
          <w:highlight w:val="white"/>
          <w:lang w:val="sv-SE"/>
        </w:rPr>
        <w:t>.</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w:t>
      </w:r>
      <w:proofErr w:type="spellStart"/>
      <w:r>
        <w:rPr>
          <w:highlight w:val="white"/>
          <w:lang w:val="sv-SE"/>
        </w:rPr>
        <w:t>asterrisk</w:t>
      </w:r>
      <w:proofErr w:type="spellEnd"/>
      <w:r>
        <w:rPr>
          <w:highlight w:val="white"/>
          <w:lang w:val="sv-SE"/>
        </w:rPr>
        <w:t xml:space="preserve"> (’*’)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for </w:t>
      </w:r>
      <w:proofErr w:type="spellStart"/>
      <w:r>
        <w:rPr>
          <w:highlight w:val="white"/>
          <w:lang w:val="sv-SE"/>
        </w:rPr>
        <w:t>multiplication</w:t>
      </w:r>
      <w:proofErr w:type="spellEnd"/>
      <w:r>
        <w:rPr>
          <w:highlight w:val="white"/>
          <w:lang w:val="sv-SE"/>
        </w:rPr>
        <w:t xml:space="preserve"> and </w:t>
      </w:r>
      <w:proofErr w:type="spellStart"/>
      <w:r w:rsidR="00B02345">
        <w:rPr>
          <w:highlight w:val="white"/>
          <w:lang w:val="sv-SE"/>
        </w:rPr>
        <w:t>dereference</w:t>
      </w:r>
      <w:r>
        <w:rPr>
          <w:highlight w:val="white"/>
          <w:lang w:val="sv-SE"/>
        </w:rPr>
        <w:t>ereing</w:t>
      </w:r>
      <w:proofErr w:type="spellEnd"/>
      <w:r>
        <w:rPr>
          <w:highlight w:val="white"/>
          <w:lang w:val="sv-SE"/>
        </w:rPr>
        <w:t xml:space="preserve">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 xml:space="preserve">e </w:t>
      </w:r>
      <w:proofErr w:type="spellStart"/>
      <w:r w:rsidR="00B343AE">
        <w:rPr>
          <w:highlight w:val="white"/>
          <w:lang w:val="sv-SE"/>
        </w:rPr>
        <w:t>assigmnent</w:t>
      </w:r>
      <w:proofErr w:type="spellEnd"/>
      <w:r w:rsidR="00B343AE">
        <w:rPr>
          <w:highlight w:val="white"/>
          <w:lang w:val="sv-SE"/>
        </w:rPr>
        <w:t xml:space="preserve"> is </w:t>
      </w:r>
      <w:proofErr w:type="spellStart"/>
      <w:r w:rsidR="00B343AE">
        <w:rPr>
          <w:highlight w:val="white"/>
          <w:lang w:val="sv-SE"/>
        </w:rPr>
        <w:t>both</w:t>
      </w:r>
      <w:proofErr w:type="spellEnd"/>
      <w:r w:rsidR="00B343AE">
        <w:rPr>
          <w:highlight w:val="white"/>
          <w:lang w:val="sv-SE"/>
        </w:rPr>
        <w:t xml:space="preserve"> simple and </w:t>
      </w:r>
      <w:proofErr w:type="spellStart"/>
      <w:r w:rsidR="00B343AE">
        <w:rPr>
          <w:highlight w:val="white"/>
          <w:lang w:val="sv-SE"/>
        </w:rPr>
        <w:t>compund</w:t>
      </w:r>
      <w:proofErr w:type="spellEnd"/>
      <w:r w:rsidR="00B343AE">
        <w:rPr>
          <w:highlight w:val="white"/>
          <w:lang w:val="sv-SE"/>
        </w:rPr>
        <w:t>.</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lastRenderedPageBreak/>
        <w:t xml:space="preserve">The ampersand (’&amp;’)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w:t>
      </w:r>
      <w:proofErr w:type="spellStart"/>
      <w:r>
        <w:rPr>
          <w:highlight w:val="white"/>
          <w:lang w:val="sv-SE"/>
        </w:rPr>
        <w:t>bitwise</w:t>
      </w:r>
      <w:proofErr w:type="spellEnd"/>
      <w:r>
        <w:rPr>
          <w:highlight w:val="white"/>
          <w:lang w:val="sv-SE"/>
        </w:rPr>
        <w:t xml:space="preserve"> and as </w:t>
      </w:r>
      <w:proofErr w:type="spellStart"/>
      <w:r>
        <w:rPr>
          <w:highlight w:val="white"/>
          <w:lang w:val="sv-SE"/>
        </w:rPr>
        <w:t>well</w:t>
      </w:r>
      <w:proofErr w:type="spellEnd"/>
      <w:r>
        <w:rPr>
          <w:highlight w:val="white"/>
          <w:lang w:val="sv-SE"/>
        </w:rPr>
        <w:t xml:space="preserve"> as </w:t>
      </w:r>
      <w:proofErr w:type="spellStart"/>
      <w:r>
        <w:rPr>
          <w:highlight w:val="white"/>
          <w:lang w:val="sv-SE"/>
        </w:rPr>
        <w:t>address</w:t>
      </w:r>
      <w:proofErr w:type="spellEnd"/>
      <w:r>
        <w:rPr>
          <w:highlight w:val="white"/>
          <w:lang w:val="sv-SE"/>
        </w:rPr>
        <w:t xml:space="preserve">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w:t>
      </w:r>
      <w:proofErr w:type="spellStart"/>
      <w:r>
        <w:rPr>
          <w:highlight w:val="white"/>
          <w:lang w:val="sv-SE"/>
        </w:rPr>
        <w:t>ellipse</w:t>
      </w:r>
      <w:proofErr w:type="spellEnd"/>
      <w:r>
        <w:rPr>
          <w:highlight w:val="white"/>
          <w:lang w:val="sv-SE"/>
        </w:rPr>
        <w:t xml:space="preserve">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threee</w:t>
      </w:r>
      <w:proofErr w:type="spellEnd"/>
      <w:r>
        <w:rPr>
          <w:highlight w:val="white"/>
          <w:lang w:val="sv-SE"/>
        </w:rPr>
        <w:t xml:space="preserve"> </w:t>
      </w:r>
      <w:proofErr w:type="spellStart"/>
      <w:r>
        <w:rPr>
          <w:highlight w:val="white"/>
          <w:lang w:val="sv-SE"/>
        </w:rPr>
        <w:t>dots</w:t>
      </w:r>
      <w:proofErr w:type="spellEnd"/>
      <w:r>
        <w:rPr>
          <w:highlight w:val="white"/>
          <w:lang w:val="sv-SE"/>
        </w:rPr>
        <w:t xml:space="preserve"> ’...’ and is </w:t>
      </w:r>
      <w:proofErr w:type="spellStart"/>
      <w:r>
        <w:rPr>
          <w:highlight w:val="white"/>
          <w:lang w:val="sv-SE"/>
        </w:rPr>
        <w:t>used</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defining</w:t>
      </w:r>
      <w:proofErr w:type="spellEnd"/>
      <w:r>
        <w:rPr>
          <w:highlight w:val="white"/>
          <w:lang w:val="sv-SE"/>
        </w:rPr>
        <w:t xml:space="preserve"> </w:t>
      </w:r>
      <w:proofErr w:type="spellStart"/>
      <w:r w:rsidR="00FE437C">
        <w:rPr>
          <w:highlight w:val="white"/>
          <w:lang w:val="sv-SE"/>
        </w:rPr>
        <w:t>functions</w:t>
      </w:r>
      <w:proofErr w:type="spellEnd"/>
      <w:r w:rsidR="00FE437C">
        <w:rPr>
          <w:highlight w:val="white"/>
          <w:lang w:val="sv-SE"/>
        </w:rPr>
        <w:t xml:space="preserve"> </w:t>
      </w:r>
      <w:proofErr w:type="spellStart"/>
      <w:r w:rsidR="00FE437C">
        <w:rPr>
          <w:highlight w:val="white"/>
          <w:lang w:val="sv-SE"/>
        </w:rPr>
        <w:t>with</w:t>
      </w:r>
      <w:proofErr w:type="spellEnd"/>
      <w:r w:rsidR="00FE437C">
        <w:rPr>
          <w:highlight w:val="white"/>
          <w:lang w:val="sv-SE"/>
        </w:rPr>
        <w:t xml:space="preserve"> a </w:t>
      </w:r>
      <w:proofErr w:type="spellStart"/>
      <w:r w:rsidR="00FE437C">
        <w:rPr>
          <w:highlight w:val="white"/>
          <w:lang w:val="sv-SE"/>
        </w:rPr>
        <w:t>varriable</w:t>
      </w:r>
      <w:proofErr w:type="spellEnd"/>
      <w:r w:rsidR="00FE437C">
        <w:rPr>
          <w:highlight w:val="white"/>
          <w:lang w:val="sv-SE"/>
        </w:rPr>
        <w:t xml:space="preserve"> </w:t>
      </w:r>
      <w:proofErr w:type="spellStart"/>
      <w:r w:rsidR="00FE437C">
        <w:rPr>
          <w:highlight w:val="white"/>
          <w:lang w:val="sv-SE"/>
        </w:rPr>
        <w:t>number</w:t>
      </w:r>
      <w:proofErr w:type="spellEnd"/>
      <w:r w:rsidR="00FE437C">
        <w:rPr>
          <w:highlight w:val="white"/>
          <w:lang w:val="sv-SE"/>
        </w:rPr>
        <w:t xml:space="preserve"> </w:t>
      </w:r>
      <w:proofErr w:type="spellStart"/>
      <w:r w:rsidR="00FE437C">
        <w:rPr>
          <w:highlight w:val="white"/>
          <w:lang w:val="sv-SE"/>
        </w:rPr>
        <w:t>of</w:t>
      </w:r>
      <w:proofErr w:type="spellEnd"/>
      <w:r w:rsidR="00FE437C">
        <w:rPr>
          <w:highlight w:val="white"/>
          <w:lang w:val="sv-SE"/>
        </w:rPr>
        <w:t xml:space="preserve"> parameters, </w:t>
      </w:r>
      <w:proofErr w:type="spellStart"/>
      <w:r w:rsidR="00FE437C">
        <w:rPr>
          <w:highlight w:val="white"/>
          <w:lang w:val="sv-SE"/>
        </w:rPr>
        <w:t>sush</w:t>
      </w:r>
      <w:proofErr w:type="spellEnd"/>
      <w:r w:rsidR="00FE437C">
        <w:rPr>
          <w:highlight w:val="white"/>
          <w:lang w:val="sv-SE"/>
        </w:rPr>
        <w:t xml:space="preserve">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regular</w:t>
      </w:r>
      <w:proofErr w:type="spellEnd"/>
      <w:r>
        <w:rPr>
          <w:highlight w:val="white"/>
          <w:lang w:val="sv-SE"/>
        </w:rPr>
        <w:t xml:space="preserve"> </w:t>
      </w:r>
      <w:proofErr w:type="spellStart"/>
      <w:r>
        <w:rPr>
          <w:highlight w:val="white"/>
          <w:lang w:val="sv-SE"/>
        </w:rPr>
        <w:t>parentheses</w:t>
      </w:r>
      <w:proofErr w:type="spellEnd"/>
      <w:r>
        <w:rPr>
          <w:highlight w:val="white"/>
          <w:lang w:val="sv-SE"/>
        </w:rPr>
        <w:t xml:space="preserve"> ’(’ and ’)’, blocks ’{’ and ’}’, and </w:t>
      </w:r>
      <w:proofErr w:type="spellStart"/>
      <w:r>
        <w:rPr>
          <w:highlight w:val="white"/>
          <w:lang w:val="sv-SE"/>
        </w:rPr>
        <w:t>squares</w:t>
      </w:r>
      <w:proofErr w:type="spellEnd"/>
      <w:r>
        <w:rPr>
          <w:highlight w:val="white"/>
          <w:lang w:val="sv-SE"/>
        </w:rPr>
        <w:t xml:space="preserve">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w:t>
      </w:r>
      <w:proofErr w:type="spellStart"/>
      <w:r>
        <w:rPr>
          <w:highlight w:val="white"/>
          <w:lang w:val="sv-SE"/>
        </w:rPr>
        <w:t>keyword</w:t>
      </w:r>
      <w:proofErr w:type="spellEnd"/>
      <w:r>
        <w:rPr>
          <w:highlight w:val="white"/>
          <w:lang w:val="sv-SE"/>
        </w:rPr>
        <w:t xml:space="preserve"> for the </w:t>
      </w:r>
      <w:proofErr w:type="spellStart"/>
      <w:r>
        <w:rPr>
          <w:highlight w:val="white"/>
          <w:lang w:val="sv-SE"/>
        </w:rPr>
        <w:t>statements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 xml:space="preserve">The </w:t>
      </w:r>
      <w:proofErr w:type="spellStart"/>
      <w:r>
        <w:rPr>
          <w:highlight w:val="white"/>
          <w:lang w:val="sv-SE"/>
        </w:rPr>
        <w:t>interrupt</w:t>
      </w:r>
      <w:proofErr w:type="spellEnd"/>
      <w:r>
        <w:rPr>
          <w:highlight w:val="white"/>
          <w:lang w:val="sv-SE"/>
        </w:rPr>
        <w:t xml:space="preserve">, </w:t>
      </w:r>
      <w:proofErr w:type="spellStart"/>
      <w:r>
        <w:rPr>
          <w:highlight w:val="white"/>
          <w:lang w:val="sv-SE"/>
        </w:rPr>
        <w:t>jump_register</w:t>
      </w:r>
      <w:proofErr w:type="spellEnd"/>
      <w:r>
        <w:rPr>
          <w:highlight w:val="white"/>
          <w:lang w:val="sv-SE"/>
        </w:rPr>
        <w:t xml:space="preserve">, </w:t>
      </w:r>
      <w:proofErr w:type="spellStart"/>
      <w:r>
        <w:rPr>
          <w:highlight w:val="white"/>
          <w:lang w:val="sv-SE"/>
        </w:rPr>
        <w:t>syscall</w:t>
      </w:r>
      <w:proofErr w:type="spellEnd"/>
      <w:r>
        <w:rPr>
          <w:highlight w:val="white"/>
          <w:lang w:val="sv-SE"/>
        </w:rPr>
        <w:t xml:space="preserve">, and </w:t>
      </w:r>
      <w:proofErr w:type="spellStart"/>
      <w:r>
        <w:rPr>
          <w:highlight w:val="white"/>
          <w:lang w:val="sv-SE"/>
        </w:rPr>
        <w:t>carry</w:t>
      </w:r>
      <w:proofErr w:type="spellEnd"/>
      <w:r>
        <w:rPr>
          <w:highlight w:val="white"/>
          <w:lang w:val="sv-SE"/>
        </w:rPr>
        <w:t xml:space="preserve"> flag tokens </w:t>
      </w:r>
      <w:proofErr w:type="spellStart"/>
      <w:r>
        <w:rPr>
          <w:highlight w:val="white"/>
          <w:lang w:val="sv-SE"/>
        </w:rPr>
        <w:t>are</w:t>
      </w:r>
      <w:proofErr w:type="spellEnd"/>
      <w:r>
        <w:rPr>
          <w:highlight w:val="white"/>
          <w:lang w:val="sv-SE"/>
        </w:rPr>
        <w:t xml:space="preserve"> </w:t>
      </w:r>
      <w:proofErr w:type="spellStart"/>
      <w:r>
        <w:rPr>
          <w:highlight w:val="white"/>
          <w:lang w:val="sv-SE"/>
        </w:rPr>
        <w:t>used</w:t>
      </w:r>
      <w:proofErr w:type="spellEnd"/>
      <w:r>
        <w:rPr>
          <w:highlight w:val="white"/>
          <w:lang w:val="sv-SE"/>
        </w:rPr>
        <w:t xml:space="preserve"> for </w:t>
      </w:r>
      <w:proofErr w:type="spellStart"/>
      <w:r>
        <w:rPr>
          <w:highlight w:val="white"/>
          <w:lang w:val="sv-SE"/>
        </w:rPr>
        <w:t>internal</w:t>
      </w:r>
      <w:proofErr w:type="spellEnd"/>
      <w:r>
        <w:rPr>
          <w:highlight w:val="white"/>
          <w:lang w:val="sv-SE"/>
        </w:rPr>
        <w:t xml:space="preserve"> system calls </w:t>
      </w:r>
      <w:proofErr w:type="spellStart"/>
      <w:r>
        <w:rPr>
          <w:highlight w:val="white"/>
          <w:lang w:val="sv-SE"/>
        </w:rPr>
        <w:t>only</w:t>
      </w:r>
      <w:proofErr w:type="spellEnd"/>
      <w:r>
        <w:rPr>
          <w:highlight w:val="white"/>
          <w:lang w:val="sv-SE"/>
        </w:rPr>
        <w:t>.</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 xml:space="preserve">Note </w:t>
      </w:r>
      <w:proofErr w:type="spellStart"/>
      <w:r>
        <w:rPr>
          <w:highlight w:val="white"/>
          <w:lang w:val="sv-SE"/>
        </w:rPr>
        <w:t>that</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do not </w:t>
      </w:r>
      <w:proofErr w:type="spellStart"/>
      <w:r>
        <w:rPr>
          <w:highlight w:val="white"/>
          <w:lang w:val="sv-SE"/>
        </w:rPr>
        <w:t>need</w:t>
      </w:r>
      <w:proofErr w:type="spellEnd"/>
      <w:r>
        <w:rPr>
          <w:highlight w:val="white"/>
          <w:lang w:val="sv-SE"/>
        </w:rPr>
        <w:t xml:space="preserve"> </w:t>
      </w:r>
      <w:proofErr w:type="spellStart"/>
      <w:r>
        <w:rPr>
          <w:highlight w:val="white"/>
          <w:lang w:val="sv-SE"/>
        </w:rPr>
        <w:t>any</w:t>
      </w:r>
      <w:proofErr w:type="spellEnd"/>
      <w:r>
        <w:rPr>
          <w:highlight w:val="white"/>
          <w:lang w:val="sv-SE"/>
        </w:rPr>
        <w:t xml:space="preserve"> tokens for </w:t>
      </w:r>
      <w:proofErr w:type="spellStart"/>
      <w:r>
        <w:rPr>
          <w:highlight w:val="white"/>
          <w:lang w:val="sv-SE"/>
        </w:rPr>
        <w:t>comments</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taken </w:t>
      </w:r>
      <w:proofErr w:type="spellStart"/>
      <w:r>
        <w:rPr>
          <w:highlight w:val="white"/>
          <w:lang w:val="sv-SE"/>
        </w:rPr>
        <w:t>care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by the preprocessor.</w:t>
      </w:r>
    </w:p>
    <w:p w14:paraId="3B336BFA" w14:textId="51B688C8" w:rsidR="005843DF" w:rsidRDefault="005843DF" w:rsidP="005843DF">
      <w:pPr>
        <w:rPr>
          <w:highlight w:val="white"/>
          <w:lang w:val="sv-SE"/>
        </w:rPr>
      </w:pPr>
      <w:r>
        <w:rPr>
          <w:highlight w:val="white"/>
          <w:lang w:val="sv-SE"/>
        </w:rPr>
        <w:t xml:space="preserve">The </w:t>
      </w:r>
      <w:proofErr w:type="spellStart"/>
      <w:r>
        <w:rPr>
          <w:highlight w:val="white"/>
          <w:lang w:val="sv-SE"/>
        </w:rPr>
        <w:t>next</w:t>
      </w:r>
      <w:proofErr w:type="spellEnd"/>
      <w:r>
        <w:rPr>
          <w:highlight w:val="white"/>
          <w:lang w:val="sv-SE"/>
        </w:rPr>
        <w:t xml:space="preserve"> part </w:t>
      </w:r>
      <w:proofErr w:type="spellStart"/>
      <w:r>
        <w:rPr>
          <w:highlight w:val="white"/>
          <w:lang w:val="sv-SE"/>
        </w:rPr>
        <w:t>of</w:t>
      </w:r>
      <w:proofErr w:type="spellEnd"/>
      <w:r>
        <w:rPr>
          <w:highlight w:val="white"/>
          <w:lang w:val="sv-SE"/>
        </w:rPr>
        <w:t xml:space="preserve"> the scanner is the union </w:t>
      </w:r>
      <w:proofErr w:type="spellStart"/>
      <w:r>
        <w:rPr>
          <w:highlight w:val="white"/>
          <w:lang w:val="sv-SE"/>
        </w:rPr>
        <w:t>section</w:t>
      </w:r>
      <w:proofErr w:type="spellEnd"/>
      <w:r w:rsidR="002866DC">
        <w:rPr>
          <w:highlight w:val="white"/>
          <w:lang w:val="sv-SE"/>
        </w:rPr>
        <w:t xml:space="preserve">, </w:t>
      </w:r>
      <w:proofErr w:type="spellStart"/>
      <w:r w:rsidR="002866DC">
        <w:rPr>
          <w:highlight w:val="white"/>
          <w:lang w:val="sv-SE"/>
        </w:rPr>
        <w:t>where</w:t>
      </w:r>
      <w:proofErr w:type="spellEnd"/>
      <w:r w:rsidR="002866DC">
        <w:rPr>
          <w:highlight w:val="white"/>
          <w:lang w:val="sv-SE"/>
        </w:rPr>
        <w:t xml:space="preserve"> </w:t>
      </w:r>
      <w:proofErr w:type="spellStart"/>
      <w:r w:rsidR="002866DC">
        <w:rPr>
          <w:highlight w:val="white"/>
          <w:lang w:val="sv-SE"/>
        </w:rPr>
        <w:t>we</w:t>
      </w:r>
      <w:proofErr w:type="spellEnd"/>
      <w:r w:rsidR="002866DC">
        <w:rPr>
          <w:highlight w:val="white"/>
          <w:lang w:val="sv-SE"/>
        </w:rPr>
        <w:t xml:space="preserve"> </w:t>
      </w:r>
      <w:proofErr w:type="spellStart"/>
      <w:r w:rsidR="002866DC">
        <w:rPr>
          <w:highlight w:val="white"/>
          <w:lang w:val="sv-SE"/>
        </w:rPr>
        <w:t>define</w:t>
      </w:r>
      <w:proofErr w:type="spellEnd"/>
      <w:r w:rsidR="002866DC">
        <w:rPr>
          <w:highlight w:val="white"/>
          <w:lang w:val="sv-SE"/>
        </w:rPr>
        <w:t xml:space="preserve"> the </w:t>
      </w:r>
      <w:proofErr w:type="spellStart"/>
      <w:r w:rsidR="000F6165">
        <w:rPr>
          <w:highlight w:val="white"/>
          <w:lang w:val="sv-SE"/>
        </w:rPr>
        <w:t>attributes</w:t>
      </w:r>
      <w:proofErr w:type="spellEnd"/>
      <w:r w:rsidR="000F6165">
        <w:rPr>
          <w:highlight w:val="white"/>
          <w:lang w:val="sv-SE"/>
        </w:rPr>
        <w:t xml:space="preserve"> </w:t>
      </w:r>
      <w:proofErr w:type="spellStart"/>
      <w:r w:rsidR="000F6165">
        <w:rPr>
          <w:highlight w:val="white"/>
          <w:lang w:val="sv-SE"/>
        </w:rPr>
        <w:t>of</w:t>
      </w:r>
      <w:proofErr w:type="spellEnd"/>
      <w:r w:rsidR="000F6165">
        <w:rPr>
          <w:highlight w:val="white"/>
          <w:lang w:val="sv-SE"/>
        </w:rPr>
        <w:t xml:space="preserve"> the </w:t>
      </w:r>
      <w:proofErr w:type="spellStart"/>
      <w:r w:rsidR="000F6165">
        <w:rPr>
          <w:highlight w:val="white"/>
          <w:lang w:val="sv-SE"/>
        </w:rPr>
        <w:t>rules</w:t>
      </w:r>
      <w:proofErr w:type="spellEnd"/>
      <w:r w:rsidR="00C2229A">
        <w:rPr>
          <w:highlight w:val="white"/>
          <w:lang w:val="sv-SE"/>
        </w:rPr>
        <w:t xml:space="preserve"> </w:t>
      </w:r>
      <w:proofErr w:type="spellStart"/>
      <w:r w:rsidR="00C2229A">
        <w:rPr>
          <w:highlight w:val="white"/>
          <w:lang w:val="sv-SE"/>
        </w:rPr>
        <w:t>below</w:t>
      </w:r>
      <w:proofErr w:type="spellEnd"/>
      <w:r w:rsidR="00C2229A">
        <w:rPr>
          <w:highlight w:val="white"/>
          <w:lang w:val="sv-SE"/>
        </w:rPr>
        <w:t>.</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w:t>
      </w:r>
      <w:proofErr w:type="spellStart"/>
      <w:r w:rsidR="00CC3BF3">
        <w:rPr>
          <w:highlight w:val="white"/>
          <w:lang w:val="sv-SE"/>
        </w:rPr>
        <w:t>hold</w:t>
      </w:r>
      <w:r w:rsidR="002E4915">
        <w:rPr>
          <w:highlight w:val="white"/>
          <w:lang w:val="sv-SE"/>
        </w:rPr>
        <w:t>s</w:t>
      </w:r>
      <w:proofErr w:type="spellEnd"/>
      <w:r w:rsidR="00CC3BF3">
        <w:rPr>
          <w:highlight w:val="white"/>
          <w:lang w:val="sv-SE"/>
        </w:rPr>
        <w:t xml:space="preserve"> the registers </w:t>
      </w:r>
      <w:proofErr w:type="spellStart"/>
      <w:r w:rsidR="00CC3BF3">
        <w:rPr>
          <w:highlight w:val="white"/>
          <w:lang w:val="sv-SE"/>
        </w:rPr>
        <w:t>of</w:t>
      </w:r>
      <w:proofErr w:type="spellEnd"/>
      <w:r w:rsidR="00CC3BF3">
        <w:rPr>
          <w:highlight w:val="white"/>
          <w:lang w:val="sv-SE"/>
        </w:rPr>
        <w:t xml:space="preserve"> the </w:t>
      </w:r>
      <w:proofErr w:type="spellStart"/>
      <w:r w:rsidR="00CC3BF3">
        <w:rPr>
          <w:highlight w:val="white"/>
          <w:lang w:val="sv-SE"/>
        </w:rPr>
        <w:t>target</w:t>
      </w:r>
      <w:proofErr w:type="spellEnd"/>
      <w:r w:rsidR="00CC3BF3">
        <w:rPr>
          <w:highlight w:val="white"/>
          <w:lang w:val="sv-SE"/>
        </w:rPr>
        <w:t xml:space="preserve"> </w:t>
      </w:r>
      <w:proofErr w:type="spellStart"/>
      <w:r w:rsidR="00CC3BF3">
        <w:rPr>
          <w:highlight w:val="white"/>
          <w:lang w:val="sv-SE"/>
        </w:rPr>
        <w:t>ma</w:t>
      </w:r>
      <w:r w:rsidR="00CF3400">
        <w:rPr>
          <w:highlight w:val="white"/>
          <w:lang w:val="sv-SE"/>
        </w:rPr>
        <w:t>c</w:t>
      </w:r>
      <w:r w:rsidR="00CC3BF3">
        <w:rPr>
          <w:highlight w:val="white"/>
          <w:lang w:val="sv-SE"/>
        </w:rPr>
        <w:t>hine</w:t>
      </w:r>
      <w:proofErr w:type="spellEnd"/>
      <w:r w:rsidR="00CC3BF3">
        <w:rPr>
          <w:highlight w:val="white"/>
          <w:lang w:val="sv-SE"/>
        </w:rPr>
        <w:t>.</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proofErr w:type="spellStart"/>
      <w:r>
        <w:rPr>
          <w:highlight w:val="white"/>
          <w:lang w:val="sv-SE"/>
        </w:rPr>
        <w:t>Each</w:t>
      </w:r>
      <w:proofErr w:type="spellEnd"/>
      <w:r>
        <w:rPr>
          <w:highlight w:val="white"/>
          <w:lang w:val="sv-SE"/>
        </w:rPr>
        <w:t xml:space="preserve"> </w:t>
      </w:r>
      <w:r w:rsidR="00BE73B3">
        <w:rPr>
          <w:highlight w:val="white"/>
          <w:lang w:val="sv-SE"/>
        </w:rPr>
        <w:t xml:space="preserve">symbol has a </w:t>
      </w:r>
      <w:proofErr w:type="spellStart"/>
      <w:r w:rsidR="00BE73B3">
        <w:rPr>
          <w:highlight w:val="white"/>
          <w:lang w:val="sv-SE"/>
        </w:rPr>
        <w:t>type</w:t>
      </w:r>
      <w:proofErr w:type="spellEnd"/>
      <w:r w:rsidR="00BE73B3">
        <w:rPr>
          <w:highlight w:val="white"/>
          <w:lang w:val="sv-SE"/>
        </w:rPr>
        <w:t xml:space="preserve">, </w:t>
      </w:r>
      <w:proofErr w:type="spellStart"/>
      <w:r w:rsidR="00BE73B3">
        <w:rPr>
          <w:highlight w:val="white"/>
          <w:lang w:val="sv-SE"/>
        </w:rPr>
        <w:t>which</w:t>
      </w:r>
      <w:proofErr w:type="spellEnd"/>
      <w:r w:rsidR="00BE73B3">
        <w:rPr>
          <w:highlight w:val="white"/>
          <w:lang w:val="sv-SE"/>
        </w:rPr>
        <w:t xml:space="preserve"> is </w:t>
      </w:r>
      <w:proofErr w:type="spellStart"/>
      <w:r w:rsidR="00BE73B3">
        <w:rPr>
          <w:highlight w:val="white"/>
          <w:lang w:val="sv-SE"/>
        </w:rPr>
        <w:t>described</w:t>
      </w:r>
      <w:proofErr w:type="spellEnd"/>
      <w:r w:rsidR="00BE73B3">
        <w:rPr>
          <w:highlight w:val="white"/>
          <w:lang w:val="sv-SE"/>
        </w:rPr>
        <w:t xml:space="preserve"> by the </w:t>
      </w:r>
      <w:r w:rsidR="00BE73B3" w:rsidRPr="001B0A04">
        <w:rPr>
          <w:rStyle w:val="KeyWord0"/>
          <w:highlight w:val="white"/>
        </w:rPr>
        <w:t>Type</w:t>
      </w:r>
      <w:r w:rsidR="00BE73B3">
        <w:rPr>
          <w:highlight w:val="white"/>
          <w:lang w:val="sv-SE"/>
        </w:rPr>
        <w:t xml:space="preserve"> </w:t>
      </w:r>
      <w:proofErr w:type="spellStart"/>
      <w:r w:rsidR="00BE73B3">
        <w:rPr>
          <w:highlight w:val="white"/>
          <w:lang w:val="sv-SE"/>
        </w:rPr>
        <w:t>class</w:t>
      </w:r>
      <w:proofErr w:type="spellEnd"/>
      <w:r w:rsidR="00BE73B3">
        <w:rPr>
          <w:highlight w:val="white"/>
          <w:lang w:val="sv-SE"/>
        </w:rPr>
        <w:t>.</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lastRenderedPageBreak/>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t xml:space="preserve">                        argument_expression_list</w:t>
      </w:r>
    </w:p>
    <w:p w14:paraId="6EF395FC" w14:textId="77777777" w:rsidR="000865C3" w:rsidRDefault="000865C3" w:rsidP="000865C3">
      <w:pPr>
        <w:pStyle w:val="Code"/>
        <w:rPr>
          <w:highlight w:val="white"/>
          <w:lang w:val="sv-SE"/>
        </w:rPr>
      </w:pPr>
    </w:p>
    <w:p w14:paraId="12CB0A43" w14:textId="11FAB70E" w:rsidR="000865C3" w:rsidRDefault="000865C3" w:rsidP="000865C3">
      <w:pPr>
        <w:pStyle w:val="Code"/>
        <w:rPr>
          <w:highlight w:val="white"/>
          <w:lang w:val="sv-SE"/>
        </w:rPr>
      </w:pPr>
      <w:r>
        <w:rPr>
          <w:highlight w:val="white"/>
          <w:lang w:val="sv-SE"/>
        </w:rPr>
        <w:t xml:space="preserve">%start </w:t>
      </w:r>
      <w:r w:rsidR="00563AF1">
        <w:rPr>
          <w:highlight w:val="white"/>
          <w:lang w:val="sv-SE"/>
        </w:rPr>
        <w:t>source_code_file</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21" w:name="_Toc53473484"/>
      <w:r w:rsidRPr="00EC76D5">
        <w:t>Declarations</w:t>
      </w:r>
      <w:bookmarkEnd w:id="21"/>
    </w:p>
    <w:p w14:paraId="04CD0821" w14:textId="77777777" w:rsidR="00F91A23" w:rsidRDefault="00F91A23" w:rsidP="00F91A23">
      <w:pPr>
        <w:pStyle w:val="Code"/>
        <w:rPr>
          <w:highlight w:val="white"/>
          <w:lang w:val="sv-SE"/>
        </w:rPr>
      </w:pPr>
      <w:r>
        <w:rPr>
          <w:highlight w:val="white"/>
          <w:lang w:val="sv-SE"/>
        </w:rPr>
        <w:t>%%</w:t>
      </w:r>
    </w:p>
    <w:p w14:paraId="48BD95A2" w14:textId="05FDFDD4" w:rsidR="00F91A23" w:rsidRPr="001B6CAF" w:rsidRDefault="007273E3" w:rsidP="007273E3">
      <w:proofErr w:type="spellStart"/>
      <w:r>
        <w:rPr>
          <w:highlight w:val="white"/>
          <w:lang w:val="sv-SE"/>
        </w:rPr>
        <w:t>Finally</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reached</w:t>
      </w:r>
      <w:proofErr w:type="spellEnd"/>
      <w:r>
        <w:rPr>
          <w:highlight w:val="white"/>
          <w:lang w:val="sv-SE"/>
        </w:rPr>
        <w:t xml:space="preserve"> the last </w:t>
      </w:r>
      <w:r w:rsidR="00D45448">
        <w:rPr>
          <w:highlight w:val="white"/>
          <w:lang w:val="sv-SE"/>
        </w:rPr>
        <w:t xml:space="preserve">(and </w:t>
      </w:r>
      <w:proofErr w:type="spellStart"/>
      <w:r w:rsidR="00D45448">
        <w:rPr>
          <w:highlight w:val="white"/>
          <w:lang w:val="sv-SE"/>
        </w:rPr>
        <w:t>largest</w:t>
      </w:r>
      <w:proofErr w:type="spellEnd"/>
      <w:r w:rsidR="00D45448">
        <w:rPr>
          <w:highlight w:val="white"/>
          <w:lang w:val="sv-SE"/>
        </w:rPr>
        <w:t xml:space="preserve">) </w:t>
      </w:r>
      <w:r>
        <w:rPr>
          <w:highlight w:val="white"/>
          <w:lang w:val="sv-SE"/>
        </w:rPr>
        <w:t xml:space="preserve">part </w:t>
      </w:r>
      <w:proofErr w:type="spellStart"/>
      <w:r>
        <w:rPr>
          <w:highlight w:val="white"/>
          <w:lang w:val="sv-SE"/>
        </w:rPr>
        <w:t>of</w:t>
      </w:r>
      <w:proofErr w:type="spellEnd"/>
      <w:r>
        <w:rPr>
          <w:highlight w:val="white"/>
          <w:lang w:val="sv-SE"/>
        </w:rPr>
        <w:t xml:space="preserve"> the parser, </w:t>
      </w:r>
      <w:proofErr w:type="spellStart"/>
      <w:r>
        <w:rPr>
          <w:highlight w:val="white"/>
          <w:lang w:val="sv-SE"/>
        </w:rPr>
        <w:t>where</w:t>
      </w:r>
      <w:proofErr w:type="spellEnd"/>
      <w:r>
        <w:rPr>
          <w:highlight w:val="white"/>
          <w:lang w:val="sv-SE"/>
        </w:rPr>
        <w:t xml:space="preserve"> the </w:t>
      </w:r>
      <w:proofErr w:type="spellStart"/>
      <w:r>
        <w:rPr>
          <w:highlight w:val="white"/>
          <w:lang w:val="sv-SE"/>
        </w:rPr>
        <w:t>rules</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w:t>
      </w:r>
      <w:proofErr w:type="spellStart"/>
      <w:r>
        <w:rPr>
          <w:highlight w:val="white"/>
          <w:lang w:val="sv-SE"/>
        </w:rPr>
        <w:t>defined</w:t>
      </w:r>
      <w:proofErr w:type="spellEnd"/>
      <w:r>
        <w:rPr>
          <w:highlight w:val="white"/>
          <w:lang w:val="sv-SE"/>
        </w:rPr>
        <w:t>.</w:t>
      </w:r>
      <w:r w:rsidR="000865C3">
        <w:rPr>
          <w:highlight w:val="white"/>
          <w:lang w:val="sv-SE"/>
        </w:rPr>
        <w:t xml:space="preserve"> </w:t>
      </w:r>
      <w:ins w:id="22" w:author="Stefan Bjornander" w:date="2015-04-26T09:16:00Z">
        <w:r w:rsidR="000865C3" w:rsidRPr="00EC76D5">
          <w:t xml:space="preserve">The </w:t>
        </w:r>
      </w:ins>
      <w:r w:rsidR="00563AF1">
        <w:rPr>
          <w:rStyle w:val="KeyWord0"/>
        </w:rPr>
        <w:t>source_code_file</w:t>
      </w:r>
      <w:ins w:id="23" w:author="Stefan Bjornander" w:date="2015-04-26T09:16:00Z">
        <w:r w:rsidR="000865C3" w:rsidRPr="001B6CAF">
          <w:t xml:space="preserve"> rule is the start of the </w:t>
        </w:r>
      </w:ins>
      <w:r w:rsidR="00001168" w:rsidRPr="001B6CAF">
        <w:t>grammar</w:t>
      </w:r>
      <w:r w:rsidR="00563AF1">
        <w:t>.</w:t>
      </w:r>
    </w:p>
    <w:p w14:paraId="2C2231CF" w14:textId="20DE084A" w:rsidR="00F91A23" w:rsidRDefault="00563AF1" w:rsidP="00F91A23">
      <w:pPr>
        <w:pStyle w:val="Code"/>
        <w:rPr>
          <w:highlight w:val="white"/>
          <w:lang w:val="sv-SE"/>
        </w:rPr>
      </w:pPr>
      <w:r>
        <w:rPr>
          <w:highlight w:val="white"/>
          <w:lang w:val="sv-SE"/>
        </w:rPr>
        <w:t>source_code_file</w:t>
      </w:r>
      <w:r w:rsidR="00F91A23">
        <w:rPr>
          <w:highlight w:val="white"/>
          <w:lang w:val="sv-SE"/>
        </w:rPr>
        <w: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315B3287" w:rsidR="00F91A23" w:rsidRDefault="00F91A23" w:rsidP="00F91A23">
      <w:pPr>
        <w:pStyle w:val="Code"/>
        <w:rPr>
          <w:highlight w:val="white"/>
          <w:lang w:val="sv-SE"/>
        </w:rPr>
      </w:pPr>
      <w:r>
        <w:rPr>
          <w:highlight w:val="white"/>
          <w:lang w:val="sv-SE"/>
        </w:rPr>
        <w:t xml:space="preserve">  | </w:t>
      </w:r>
      <w:r w:rsidR="00563AF1">
        <w:rPr>
          <w:highlight w:val="white"/>
          <w:lang w:val="sv-SE"/>
        </w:rPr>
        <w:t>source_code_file</w:t>
      </w:r>
      <w:r>
        <w:rPr>
          <w:highlight w:val="white"/>
          <w:lang w:val="sv-SE"/>
        </w:rPr>
        <w:t xml:space="preserve">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3B7C18D5" w:rsidR="00811E4E" w:rsidRDefault="00811E4E" w:rsidP="00811E4E">
      <w:r>
        <w:t xml:space="preserve">The rules of the parser calls </w:t>
      </w:r>
      <w:r w:rsidR="0060174E">
        <w:t>corresponding</w:t>
      </w:r>
      <w:r>
        <w:t xml:space="preserve"> methods of the </w:t>
      </w:r>
      <w:r w:rsidRPr="00D55FF1">
        <w:rPr>
          <w:rStyle w:val="KeyWord0"/>
        </w:rPr>
        <w:t>MiddleCodeGenerator</w:t>
      </w:r>
      <w:r>
        <w:t xml:space="preserve"> class to perform type checking, build the symbol table, and generate the middle code.</w:t>
      </w:r>
    </w:p>
    <w:p w14:paraId="048B9909" w14:textId="58238C41" w:rsidR="00811E4E" w:rsidRDefault="00014E2E" w:rsidP="00014E2E">
      <w:pPr>
        <w:pStyle w:val="CodeHeader"/>
      </w:pPr>
      <w:proofErr w:type="spellStart"/>
      <w:r>
        <w:t>MiddleCodeGenerator.cs</w:t>
      </w:r>
      <w:proofErr w:type="spellEnd"/>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bookmarkStart w:id="24" w:name="_Toc53473485"/>
      <w:r>
        <w:t>Backpatching</w:t>
      </w:r>
      <w:bookmarkEnd w:id="24"/>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proofErr w:type="spellStart"/>
      <w:r>
        <w:t>MiddleCodeGenerator.cs</w:t>
      </w:r>
      <w:proofErr w:type="spellEnd"/>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lastRenderedPageBreak/>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16A0269D" w:rsidR="00E40B78" w:rsidRPr="00EC76D5" w:rsidRDefault="00E40B78" w:rsidP="00E40B78">
      <w:pPr>
        <w:pStyle w:val="Rubrik3"/>
      </w:pPr>
      <w:bookmarkStart w:id="25" w:name="_Toc53473486"/>
      <w:r w:rsidRPr="00EC76D5">
        <w:t>Function</w:t>
      </w:r>
      <w:r w:rsidR="00015AA9" w:rsidRPr="00EC76D5">
        <w:t xml:space="preserve"> </w:t>
      </w:r>
      <w:r w:rsidR="00FC52DE">
        <w:t>Definition</w:t>
      </w:r>
      <w:bookmarkEnd w:id="25"/>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rsidRPr="00D55FF1">
        <w:rPr>
          <w:rStyle w:val="KeyWord0"/>
        </w:rPr>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rsidRPr="00D55FF1">
        <w:rPr>
          <w:rStyle w:val="KeyWord0"/>
        </w:rPr>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30610A65"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w:t>
      </w:r>
      <w:r w:rsidR="00FC52DE">
        <w:rPr>
          <w:rStyle w:val="KeyWord0"/>
        </w:rPr>
        <w:t>Definition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proofErr w:type="spellStart"/>
      <w:r>
        <w:t>MainParser.gppg</w:t>
      </w:r>
      <w:proofErr w:type="spellEnd"/>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FBA1670"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484AD7">
      <w:pPr>
        <w:rPr>
          <w:highlight w:val="white"/>
          <w:lang w:val="sv-SE"/>
        </w:rPr>
      </w:pPr>
      <w:r>
        <w:rPr>
          <w:highlight w:val="white"/>
          <w:lang w:val="sv-SE"/>
        </w:rPr>
        <w:lastRenderedPageBreak/>
        <w:t xml:space="preserve">The second </w:t>
      </w:r>
      <w:proofErr w:type="spellStart"/>
      <w:r>
        <w:rPr>
          <w:highlight w:val="white"/>
          <w:lang w:val="sv-SE"/>
        </w:rPr>
        <w:t>rule</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the </w:t>
      </w:r>
      <w:proofErr w:type="spellStart"/>
      <w:r>
        <w:rPr>
          <w:highlight w:val="white"/>
          <w:lang w:val="sv-SE"/>
        </w:rPr>
        <w:t>case</w:t>
      </w:r>
      <w:proofErr w:type="spellEnd"/>
      <w:r>
        <w:rPr>
          <w:highlight w:val="white"/>
          <w:lang w:val="sv-SE"/>
        </w:rPr>
        <w:t xml:space="preserve"> </w:t>
      </w:r>
      <w:proofErr w:type="spellStart"/>
      <w:r>
        <w:rPr>
          <w:highlight w:val="white"/>
          <w:lang w:val="sv-SE"/>
        </w:rPr>
        <w:t>where</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no </w:t>
      </w:r>
      <w:proofErr w:type="spellStart"/>
      <w:r>
        <w:rPr>
          <w:highlight w:val="white"/>
          <w:lang w:val="sv-SE"/>
        </w:rPr>
        <w:t>spcifier</w:t>
      </w:r>
      <w:proofErr w:type="spellEnd"/>
      <w:r>
        <w:rPr>
          <w:highlight w:val="white"/>
          <w:lang w:val="sv-SE"/>
        </w:rPr>
        <w:t xml:space="preserve"> list. In </w:t>
      </w:r>
      <w:proofErr w:type="spellStart"/>
      <w:r>
        <w:rPr>
          <w:highlight w:val="white"/>
          <w:lang w:val="sv-SE"/>
        </w:rPr>
        <w:t>that</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r w:rsidR="00160459">
        <w:rPr>
          <w:highlight w:val="white"/>
          <w:lang w:val="sv-SE"/>
        </w:rPr>
        <w:t xml:space="preserve">the </w:t>
      </w:r>
      <w:proofErr w:type="spellStart"/>
      <w:r w:rsidR="00160459">
        <w:rPr>
          <w:highlight w:val="white"/>
          <w:lang w:val="sv-SE"/>
        </w:rPr>
        <w:t>function</w:t>
      </w:r>
      <w:proofErr w:type="spellEnd"/>
      <w:r w:rsidR="00160459">
        <w:rPr>
          <w:highlight w:val="white"/>
          <w:lang w:val="sv-SE"/>
        </w:rPr>
        <w:t xml:space="preserve"> </w:t>
      </w:r>
      <w:proofErr w:type="spellStart"/>
      <w:r w:rsidR="00160459">
        <w:rPr>
          <w:highlight w:val="white"/>
          <w:lang w:val="sv-SE"/>
        </w:rPr>
        <w:t>return</w:t>
      </w:r>
      <w:proofErr w:type="spellEnd"/>
      <w:r w:rsidR="00160459">
        <w:rPr>
          <w:highlight w:val="white"/>
          <w:lang w:val="sv-SE"/>
        </w:rPr>
        <w:t xml:space="preserve"> </w:t>
      </w:r>
      <w:proofErr w:type="spellStart"/>
      <w:r w:rsidR="00160459">
        <w:rPr>
          <w:highlight w:val="white"/>
          <w:lang w:val="sv-SE"/>
        </w:rPr>
        <w:t>type</w:t>
      </w:r>
      <w:proofErr w:type="spellEnd"/>
      <w:r w:rsidR="00160459">
        <w:rPr>
          <w:highlight w:val="white"/>
          <w:lang w:val="sv-SE"/>
        </w:rPr>
        <w:t xml:space="preserve"> is </w:t>
      </w:r>
      <w:proofErr w:type="spellStart"/>
      <w:r w:rsidR="00160459">
        <w:rPr>
          <w:highlight w:val="white"/>
          <w:lang w:val="sv-SE"/>
        </w:rPr>
        <w:t>assumed</w:t>
      </w:r>
      <w:proofErr w:type="spellEnd"/>
      <w:r w:rsidR="00160459">
        <w:rPr>
          <w:highlight w:val="white"/>
          <w:lang w:val="sv-SE"/>
        </w:rPr>
        <w:t xml:space="preserve"> to be </w:t>
      </w:r>
      <w:proofErr w:type="spellStart"/>
      <w:r w:rsidR="00160459">
        <w:rPr>
          <w:highlight w:val="white"/>
          <w:lang w:val="sv-SE"/>
        </w:rPr>
        <w:t>signed</w:t>
      </w:r>
      <w:proofErr w:type="spellEnd"/>
      <w:r w:rsidR="00160459">
        <w:rPr>
          <w:highlight w:val="white"/>
          <w:lang w:val="sv-SE"/>
        </w:rPr>
        <w:t xml:space="preserve"> </w:t>
      </w:r>
      <w:proofErr w:type="spellStart"/>
      <w:r w:rsidR="00160459">
        <w:rPr>
          <w:highlight w:val="white"/>
          <w:lang w:val="sv-SE"/>
        </w:rPr>
        <w:t>int</w:t>
      </w:r>
      <w:proofErr w:type="spellEnd"/>
      <w:r w:rsidR="00160459">
        <w:rPr>
          <w:highlight w:val="white"/>
          <w:lang w:val="sv-SE"/>
        </w:rPr>
        <w: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1CAF763B"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proofErr w:type="spellStart"/>
      <w:r w:rsidRPr="00EC76D5">
        <w:rPr>
          <w:rStyle w:val="CodeInText"/>
        </w:rPr>
        <w:t>generateFunctionHeader</w:t>
      </w:r>
      <w:proofErr w:type="spellEnd"/>
      <w:r w:rsidRPr="00EC76D5">
        <w:t xml:space="preserve"> is called before the middle code of the function has been generated.</w:t>
      </w:r>
    </w:p>
    <w:p w14:paraId="2439C2F3" w14:textId="7C8B129A" w:rsidR="005E4C5F" w:rsidRDefault="005E4C5F" w:rsidP="005E4C5F">
      <w:r>
        <w:t xml:space="preserve">The </w:t>
      </w:r>
      <w:proofErr w:type="spellStart"/>
      <w:r w:rsidRPr="00864026">
        <w:rPr>
          <w:rStyle w:val="CodeInText"/>
        </w:rPr>
        <w:t>generateAssignmentDeclarator</w:t>
      </w:r>
      <w:proofErr w:type="spellEnd"/>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631D4D">
        <w:t>initialize</w:t>
      </w:r>
      <w:r>
        <w:t xml:space="preserv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proofErr w:type="spellStart"/>
      <w:r w:rsidRPr="00C231D2">
        <w:rPr>
          <w:rStyle w:val="CodeInText"/>
        </w:rPr>
        <w:t>Generate</w:t>
      </w:r>
      <w:r w:rsidR="002F35C1">
        <w:rPr>
          <w:rStyle w:val="CodeInText"/>
        </w:rPr>
        <w:t>Initializer</w:t>
      </w:r>
      <w:r w:rsidRPr="00C231D2">
        <w:rPr>
          <w:rStyle w:val="CodeInText"/>
        </w:rPr>
        <w:t>.generateStack</w:t>
      </w:r>
      <w:proofErr w:type="spellEnd"/>
      <w:r w:rsidRPr="00C231D2">
        <w:t xml:space="preserve"> that </w:t>
      </w:r>
      <w:r>
        <w:t xml:space="preserve">generates a suitable series of assignment instructions. If it static, we instead call </w:t>
      </w:r>
      <w:proofErr w:type="spellStart"/>
      <w:r w:rsidRPr="00511DD6">
        <w:rPr>
          <w:rStyle w:val="CodeInText"/>
        </w:rPr>
        <w:t>ValueConversion.storeStaticSymbol</w:t>
      </w:r>
      <w:proofErr w:type="spellEnd"/>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3C23731F" w14:textId="76C5EAC5" w:rsidR="00E40B78" w:rsidRPr="00EC76D5" w:rsidRDefault="00E40B78" w:rsidP="00E40B78">
      <w:r w:rsidRPr="00EC76D5">
        <w:t xml:space="preserve">A general function </w:t>
      </w:r>
      <w:proofErr w:type="spellStart"/>
      <w:r w:rsidR="00AB7DF5">
        <w:t>pointer_declarator</w:t>
      </w:r>
      <w:proofErr w:type="spellEnd"/>
      <w:r w:rsidRPr="00EC76D5">
        <w:t xml:space="preserve"> may be unnamed; however, a function </w:t>
      </w:r>
      <w:r w:rsidR="00C37108">
        <w:t>definition</w:t>
      </w:r>
      <w:r w:rsidRPr="00EC76D5">
        <w:t xml:space="preserve"> must be named and of course be a function declaration.</w:t>
      </w:r>
    </w:p>
    <w:p w14:paraId="290D7911" w14:textId="77777777" w:rsidR="003A74D6" w:rsidRPr="00EC76D5" w:rsidRDefault="003A74D6" w:rsidP="003A74D6">
      <w:pPr>
        <w:pStyle w:val="CodeHeader"/>
      </w:pPr>
      <w:proofErr w:type="spellStart"/>
      <w:r>
        <w:t>MiddleCodeGenerator.cs</w:t>
      </w:r>
      <w:proofErr w:type="spellEnd"/>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7DEB3C22" w:rsidR="00042B76" w:rsidRPr="00CC4E52" w:rsidRDefault="00042B76" w:rsidP="00042B76">
      <w:pPr>
        <w:rPr>
          <w:highlight w:val="white"/>
        </w:rPr>
      </w:pPr>
      <w:r>
        <w:rPr>
          <w:highlight w:val="white"/>
        </w:rPr>
        <w:lastRenderedPageBreak/>
        <w:t xml:space="preserve">If </w:t>
      </w:r>
      <w:r w:rsidRPr="007E40FE">
        <w:rPr>
          <w:rStyle w:val="KeyWord0"/>
          <w:highlight w:val="white"/>
        </w:rPr>
        <w:t>specifier</w:t>
      </w:r>
      <w:r>
        <w:rPr>
          <w:highlight w:val="white"/>
        </w:rPr>
        <w:t xml:space="preserve"> is null, there was no </w:t>
      </w:r>
      <w:r w:rsidR="00410FF9">
        <w:rPr>
          <w:highlight w:val="white"/>
        </w:rPr>
        <w:t xml:space="preserve">storage specifier or </w:t>
      </w:r>
      <w:r>
        <w:rPr>
          <w:highlight w:val="white"/>
        </w:rPr>
        <w:t>return type defined</w:t>
      </w:r>
      <w:r w:rsidR="00153E7D">
        <w:rPr>
          <w:highlight w:val="white"/>
        </w:rPr>
        <w:t>, and we</w:t>
      </w:r>
      <w:r>
        <w:rPr>
          <w:highlight w:val="white"/>
        </w:rPr>
        <w:t xml:space="preserv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558C0245" w14:textId="77777777" w:rsidR="00487F35" w:rsidRPr="00487F35" w:rsidRDefault="00487F35" w:rsidP="00487F35">
      <w:pPr>
        <w:pStyle w:val="Code"/>
        <w:rPr>
          <w:highlight w:val="white"/>
        </w:rPr>
      </w:pPr>
      <w:r w:rsidRPr="00487F35">
        <w:rPr>
          <w:highlight w:val="white"/>
        </w:rPr>
        <w:t xml:space="preserve">      SymbolTable.CurrentFunction.FunctionDefinition = true;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41154526" w:rsidR="00FF41F2" w:rsidRDefault="00FF41F2" w:rsidP="00E40B78">
      <w:r>
        <w:t xml:space="preserve">The </w:t>
      </w:r>
      <w:r w:rsidRPr="00A2168D">
        <w:rPr>
          <w:rStyle w:val="KeyWord0"/>
          <w:highlight w:val="white"/>
        </w:rPr>
        <w:t>CheckFunction</w:t>
      </w:r>
      <w:r w:rsidR="00FC52DE">
        <w:rPr>
          <w:rStyle w:val="KeyWord0"/>
          <w:highlight w:val="white"/>
        </w:rPr>
        <w:t>Definition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7ABAD104" w:rsidR="00C32DBB" w:rsidRPr="00C32DBB" w:rsidRDefault="00C32DBB" w:rsidP="00C32DBB">
      <w:pPr>
        <w:pStyle w:val="Code"/>
        <w:rPr>
          <w:highlight w:val="white"/>
        </w:rPr>
      </w:pPr>
      <w:r w:rsidRPr="00C32DBB">
        <w:rPr>
          <w:highlight w:val="white"/>
        </w:rPr>
        <w:t xml:space="preserve">    public static void CheckFunction</w:t>
      </w:r>
      <w:r w:rsidR="00FC52DE">
        <w:rPr>
          <w:highlight w:val="white"/>
        </w:rPr>
        <w:t>Definition</w:t>
      </w:r>
      <w:r w:rsidRPr="00C32DBB">
        <w:rPr>
          <w:highlight w:val="white"/>
        </w:rPr>
        <w:t>() {</w:t>
      </w:r>
    </w:p>
    <w:p w14:paraId="1C174481" w14:textId="77777777" w:rsidR="00C32DBB" w:rsidRPr="00C32DBB" w:rsidRDefault="00C32DBB" w:rsidP="00C32DBB">
      <w:pPr>
        <w:pStyle w:val="Code"/>
        <w:rPr>
          <w:highlight w:val="white"/>
        </w:rPr>
      </w:pPr>
      <w:r w:rsidRPr="00C32DBB">
        <w:rPr>
          <w:highlight w:val="white"/>
        </w:rPr>
        <w:lastRenderedPageBreak/>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328D4CFD"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631D4D">
        <w:rPr>
          <w:highlight w:val="white"/>
        </w:rPr>
        <w:t>initialize</w:t>
      </w:r>
      <w:r>
        <w:rPr>
          <w:highlight w:val="white"/>
        </w:rPr>
        <w:t>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lastRenderedPageBreak/>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2AA8BEE3"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w:t>
      </w:r>
      <w:r w:rsidR="006F7492">
        <w:rPr>
          <w:highlight w:val="white"/>
        </w:rPr>
        <w:t xml:space="preserve"> instructions that jump</w:t>
      </w:r>
      <w:r w:rsidR="000563A7">
        <w:rPr>
          <w:highlight w:val="white"/>
        </w:rPr>
        <w:t xml:space="preserve"> out of the statement. We add a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4E80226A" w14:textId="77777777" w:rsidR="00721355" w:rsidRPr="0099673C" w:rsidRDefault="00721355" w:rsidP="00721355">
      <w:pPr>
        <w:rPr>
          <w:highlight w:val="white"/>
        </w:rPr>
      </w:pPr>
      <w:r>
        <w:rPr>
          <w:highlight w:val="white"/>
        </w:rPr>
        <w:t>If the function is not the main function, we add a return middle code instruction that will return control to the caller function.</w:t>
      </w:r>
    </w:p>
    <w:p w14:paraId="79002C1B" w14:textId="77777777" w:rsidR="002C5359" w:rsidRPr="002C5359" w:rsidRDefault="002C5359" w:rsidP="002C5359">
      <w:pPr>
        <w:pStyle w:val="Code"/>
        <w:rPr>
          <w:highlight w:val="white"/>
        </w:rPr>
      </w:pPr>
      <w:r w:rsidRPr="002C5359">
        <w:rPr>
          <w:highlight w:val="white"/>
        </w:rPr>
        <w:t xml:space="preserve">      if (SymbolTable.CurrentFunction.Type.ReturnType.IsVoid()) {</w:t>
      </w:r>
    </w:p>
    <w:p w14:paraId="16A8FA3A" w14:textId="77777777" w:rsidR="002C5359" w:rsidRPr="002C5359" w:rsidRDefault="002C5359" w:rsidP="002C5359">
      <w:pPr>
        <w:pStyle w:val="Code"/>
        <w:rPr>
          <w:highlight w:val="white"/>
        </w:rPr>
      </w:pPr>
      <w:r w:rsidRPr="002C5359">
        <w:rPr>
          <w:highlight w:val="white"/>
        </w:rPr>
        <w:t xml:space="preserve">        AddMiddleCode(statement.CodeList, MiddleOperator.Return);</w:t>
      </w:r>
    </w:p>
    <w:p w14:paraId="6B9444A1" w14:textId="77777777" w:rsidR="002C5359" w:rsidRPr="002C5359" w:rsidRDefault="002C5359" w:rsidP="002C5359">
      <w:pPr>
        <w:pStyle w:val="Code"/>
        <w:rPr>
          <w:highlight w:val="white"/>
        </w:rPr>
      </w:pPr>
      <w:r w:rsidRPr="002C5359">
        <w:rPr>
          <w:highlight w:val="white"/>
        </w:rPr>
        <w:t xml:space="preserve">      }</w:t>
      </w:r>
    </w:p>
    <w:p w14:paraId="75726CAE" w14:textId="527259B0" w:rsidR="00E52658" w:rsidRPr="0099673C" w:rsidRDefault="00A20DC1" w:rsidP="00A20DC1">
      <w:pPr>
        <w:rPr>
          <w:highlight w:val="white"/>
        </w:rPr>
      </w:pPr>
      <w:r>
        <w:rPr>
          <w:highlight w:val="white"/>
        </w:rPr>
        <w:lastRenderedPageBreak/>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instruction. Its only purpose is that the middle code optimizer will report an error i</w:t>
      </w:r>
      <w:r w:rsidR="00F74A78">
        <w:rPr>
          <w:highlight w:val="white"/>
        </w:rPr>
        <w:t>f</w:t>
      </w:r>
      <w:r>
        <w:rPr>
          <w:highlight w:val="white"/>
        </w:rPr>
        <w:t xml:space="preserve"> </w:t>
      </w:r>
      <w:r w:rsidR="006F7492">
        <w:rPr>
          <w:highlight w:val="white"/>
        </w:rPr>
        <w:t xml:space="preserve">it </w:t>
      </w:r>
      <w:r>
        <w:rPr>
          <w:highlight w:val="white"/>
        </w:rPr>
        <w:t xml:space="preserve">is possible to reach the </w:t>
      </w:r>
      <w:r w:rsidRPr="00A20DC1">
        <w:rPr>
          <w:rStyle w:val="KeyWord0"/>
          <w:highlight w:val="white"/>
        </w:rPr>
        <w:t>EndFunction</w:t>
      </w:r>
      <w:r>
        <w:rPr>
          <w:highlight w:val="white"/>
        </w:rPr>
        <w:t xml:space="preserve"> instruction in a function not return</w:t>
      </w:r>
      <w:r w:rsidR="00584B7F">
        <w:rPr>
          <w:highlight w:val="white"/>
        </w:rPr>
        <w:t>ing</w:t>
      </w:r>
      <w:r>
        <w:rPr>
          <w:highlight w:val="white"/>
        </w:rPr>
        <w:t xml:space="preserve">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proofErr w:type="spellStart"/>
      <w:r w:rsidR="0086738F" w:rsidRPr="0086738F">
        <w:rPr>
          <w:rStyle w:val="KeyWord0"/>
          <w:highlight w:val="white"/>
        </w:rPr>
        <w:t>Start</w:t>
      </w:r>
      <w:r w:rsidR="0086738F">
        <w:rPr>
          <w:highlight w:val="white"/>
        </w:rPr>
        <w:t>.</w:t>
      </w:r>
      <w:r w:rsidR="0086738F" w:rsidRPr="0086738F">
        <w:rPr>
          <w:rStyle w:val="KeyWord0"/>
          <w:highlight w:val="white"/>
        </w:rPr>
        <w:t>Linux</w:t>
      </w:r>
      <w:proofErr w:type="spellEnd"/>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1B3D2301" w:rsidR="00C03081" w:rsidRDefault="00C03081" w:rsidP="00890165">
      <w:pPr>
        <w:rPr>
          <w:highlight w:val="white"/>
        </w:rPr>
      </w:pPr>
      <w:r>
        <w:rPr>
          <w:highlight w:val="white"/>
        </w:rPr>
        <w:t xml:space="preserve">In the Linux case, we need to generate the assembly text from the </w:t>
      </w:r>
      <w:r w:rsidR="00EE65F7">
        <w:rPr>
          <w:highlight w:val="white"/>
        </w:rPr>
        <w:t>assembly</w:t>
      </w:r>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3B46E068" w:rsidR="00E52658" w:rsidRDefault="00E52658" w:rsidP="00E52658">
      <w:pPr>
        <w:pStyle w:val="Code"/>
        <w:rPr>
          <w:highlight w:val="white"/>
        </w:rPr>
      </w:pPr>
      <w:r w:rsidRPr="00E52658">
        <w:rPr>
          <w:highlight w:val="white"/>
        </w:rPr>
        <w:t xml:space="preserve">      }</w:t>
      </w:r>
    </w:p>
    <w:p w14:paraId="12F5B7A0" w14:textId="77777777" w:rsidR="00CC565D" w:rsidRPr="00CC565D" w:rsidRDefault="00CC565D" w:rsidP="00CC565D">
      <w:pPr>
        <w:pStyle w:val="Code"/>
        <w:rPr>
          <w:highlight w:val="white"/>
        </w:rPr>
      </w:pPr>
    </w:p>
    <w:p w14:paraId="1873B4CA" w14:textId="77922932" w:rsidR="00CC565D" w:rsidRDefault="00CC565D" w:rsidP="00CC565D">
      <w:pPr>
        <w:pStyle w:val="Code"/>
        <w:rPr>
          <w:highlight w:val="white"/>
        </w:rPr>
      </w:pPr>
      <w:r w:rsidRPr="00CC565D">
        <w:rPr>
          <w:highlight w:val="white"/>
        </w:rPr>
        <w:t xml:space="preserve">      if (Start.Windows) {</w:t>
      </w:r>
    </w:p>
    <w:p w14:paraId="3D436C95" w14:textId="296285F0" w:rsidR="00CC565D" w:rsidRPr="00CC565D" w:rsidRDefault="00CC565D" w:rsidP="00CC565D">
      <w:pPr>
        <w:pStyle w:val="Code"/>
        <w:rPr>
          <w:highlight w:val="white"/>
        </w:rPr>
      </w:pPr>
      <w:r>
        <w:rPr>
          <w:highlight w:val="white"/>
        </w:rPr>
        <w:t xml:space="preserve">        // ...</w:t>
      </w:r>
    </w:p>
    <w:p w14:paraId="20A814E8" w14:textId="77777777" w:rsidR="00CC565D" w:rsidRPr="00CC565D" w:rsidRDefault="00CC565D" w:rsidP="00CC565D">
      <w:pPr>
        <w:pStyle w:val="Code"/>
        <w:rPr>
          <w:highlight w:val="white"/>
        </w:rPr>
      </w:pPr>
      <w:r w:rsidRPr="00CC565D">
        <w:rPr>
          <w:highlight w:val="white"/>
        </w:rPr>
        <w:t xml:space="preserve">      }</w:t>
      </w:r>
    </w:p>
    <w:p w14:paraId="05061716" w14:textId="7A896AFB" w:rsidR="00E52658" w:rsidRPr="00E52658" w:rsidRDefault="00B427A7" w:rsidP="00B427A7">
      <w:pPr>
        <w:rPr>
          <w:highlight w:val="white"/>
        </w:rPr>
      </w:pPr>
      <w:r>
        <w:rPr>
          <w:highlight w:val="white"/>
        </w:rPr>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bookmarkStart w:id="26" w:name="_Toc53473487"/>
      <w:r>
        <w:rPr>
          <w:highlight w:val="white"/>
        </w:rPr>
        <w:lastRenderedPageBreak/>
        <w:t>Specifier</w:t>
      </w:r>
      <w:r w:rsidR="0095481A">
        <w:rPr>
          <w:highlight w:val="white"/>
        </w:rPr>
        <w:t xml:space="preserve"> List</w:t>
      </w:r>
      <w:bookmarkEnd w:id="26"/>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proofErr w:type="spellStart"/>
      <w:r w:rsidR="00AB7DF5">
        <w:rPr>
          <w:highlight w:val="white"/>
        </w:rPr>
        <w:t>pointer_declarator</w:t>
      </w:r>
      <w:proofErr w:type="spellEnd"/>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proofErr w:type="spellStart"/>
      <w:r w:rsidR="00AB7DF5">
        <w:rPr>
          <w:highlight w:val="white"/>
        </w:rPr>
        <w:t>pointer_declarator</w:t>
      </w:r>
      <w:proofErr w:type="spellEnd"/>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proofErr w:type="spellStart"/>
      <w:r>
        <w:rPr>
          <w:highlight w:val="white"/>
        </w:rPr>
        <w:t>MainParser.gppg</w:t>
      </w:r>
      <w:proofErr w:type="spellEnd"/>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w:t>
      </w:r>
      <w:proofErr w:type="spellEnd"/>
      <w:r>
        <w:rPr>
          <w:highlight w:val="white"/>
          <w:lang w:val="sv-SE"/>
        </w:rPr>
        <w:t xml:space="preserve"> list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one</w:t>
      </w:r>
      <w:proofErr w:type="spellEnd"/>
      <w:r>
        <w:rPr>
          <w:highlight w:val="white"/>
          <w:lang w:val="sv-SE"/>
        </w:rPr>
        <w:t xml:space="preserve"> or </w:t>
      </w:r>
      <w:proofErr w:type="spellStart"/>
      <w:r w:rsidR="00914264">
        <w:rPr>
          <w:highlight w:val="white"/>
          <w:lang w:val="sv-SE"/>
        </w:rPr>
        <w:t>more</w:t>
      </w:r>
      <w:proofErr w:type="spellEnd"/>
      <w:r w:rsidR="00914264">
        <w:rPr>
          <w:highlight w:val="white"/>
          <w:lang w:val="sv-SE"/>
        </w:rPr>
        <w:t xml:space="preserve"> </w:t>
      </w:r>
      <w:proofErr w:type="spellStart"/>
      <w:r w:rsidR="00C73BF4">
        <w:rPr>
          <w:highlight w:val="white"/>
          <w:lang w:val="sv-SE"/>
        </w:rPr>
        <w:t>declaration</w:t>
      </w:r>
      <w:proofErr w:type="spellEnd"/>
      <w:r w:rsidR="00C73BF4">
        <w:rPr>
          <w:highlight w:val="white"/>
          <w:lang w:val="sv-SE"/>
        </w:rPr>
        <w:t xml:space="preserve"> </w:t>
      </w:r>
      <w:proofErr w:type="spellStart"/>
      <w:r w:rsidR="00C73BF4">
        <w:rPr>
          <w:highlight w:val="white"/>
          <w:lang w:val="sv-SE"/>
        </w:rPr>
        <w:t>specifiers</w:t>
      </w:r>
      <w:proofErr w:type="spellEnd"/>
      <w:r w:rsidR="0017524D">
        <w:rPr>
          <w:highlight w:val="white"/>
          <w:lang w:val="sv-SE"/>
        </w:rPr>
        <w:t xml:space="preserve">, </w:t>
      </w:r>
      <w:proofErr w:type="spellStart"/>
      <w:r w:rsidR="0017524D">
        <w:rPr>
          <w:highlight w:val="white"/>
          <w:lang w:val="sv-SE"/>
        </w:rPr>
        <w:t>which</w:t>
      </w:r>
      <w:proofErr w:type="spellEnd"/>
      <w:r w:rsidR="0017524D">
        <w:rPr>
          <w:highlight w:val="white"/>
          <w:lang w:val="sv-SE"/>
        </w:rPr>
        <w:t xml:space="preserve"> </w:t>
      </w:r>
      <w:proofErr w:type="spellStart"/>
      <w:r w:rsidR="0017524D">
        <w:rPr>
          <w:highlight w:val="white"/>
          <w:lang w:val="sv-SE"/>
        </w:rPr>
        <w:t>are</w:t>
      </w:r>
      <w:proofErr w:type="spellEnd"/>
      <w:r w:rsidR="0017524D">
        <w:rPr>
          <w:highlight w:val="white"/>
          <w:lang w:val="sv-SE"/>
        </w:rPr>
        <w:t xml:space="preserve"> </w:t>
      </w:r>
      <w:proofErr w:type="spellStart"/>
      <w:r w:rsidR="0017524D">
        <w:rPr>
          <w:highlight w:val="white"/>
          <w:lang w:val="sv-SE"/>
        </w:rPr>
        <w:t>stored</w:t>
      </w:r>
      <w:proofErr w:type="spellEnd"/>
      <w:r w:rsidR="0017524D">
        <w:rPr>
          <w:highlight w:val="white"/>
          <w:lang w:val="sv-SE"/>
        </w:rPr>
        <w:t xml:space="preserve">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sidR="000D572F">
        <w:rPr>
          <w:highlight w:val="white"/>
          <w:lang w:val="sv-SE"/>
        </w:rPr>
        <w:t xml:space="preserve">. The </w:t>
      </w:r>
      <w:proofErr w:type="spellStart"/>
      <w:r w:rsidR="000D572F">
        <w:rPr>
          <w:highlight w:val="white"/>
          <w:lang w:val="sv-SE"/>
        </w:rPr>
        <w:t>following</w:t>
      </w:r>
      <w:proofErr w:type="spellEnd"/>
      <w:r w:rsidR="000D572F">
        <w:rPr>
          <w:highlight w:val="white"/>
          <w:lang w:val="sv-SE"/>
        </w:rPr>
        <w:t xml:space="preserve"> </w:t>
      </w:r>
      <w:proofErr w:type="spellStart"/>
      <w:r w:rsidR="000D572F">
        <w:rPr>
          <w:highlight w:val="white"/>
          <w:lang w:val="sv-SE"/>
        </w:rPr>
        <w:t>specifiers</w:t>
      </w:r>
      <w:proofErr w:type="spellEnd"/>
      <w:r w:rsidR="000D572F">
        <w:rPr>
          <w:highlight w:val="white"/>
          <w:lang w:val="sv-SE"/>
        </w:rPr>
        <w:t xml:space="preserve"> </w:t>
      </w:r>
      <w:proofErr w:type="spellStart"/>
      <w:r w:rsidR="000D572F">
        <w:rPr>
          <w:highlight w:val="white"/>
          <w:lang w:val="sv-SE"/>
        </w:rPr>
        <w:t>return</w:t>
      </w:r>
      <w:proofErr w:type="spellEnd"/>
      <w:r w:rsidR="000D572F">
        <w:rPr>
          <w:highlight w:val="white"/>
          <w:lang w:val="sv-SE"/>
        </w:rPr>
        <w:t xml:space="preserve"> a </w:t>
      </w:r>
      <w:proofErr w:type="spellStart"/>
      <w:r w:rsidR="000D572F">
        <w:rPr>
          <w:highlight w:val="white"/>
          <w:lang w:val="sv-SE"/>
        </w:rPr>
        <w:t>value</w:t>
      </w:r>
      <w:proofErr w:type="spellEnd"/>
      <w:r w:rsidR="000D572F">
        <w:rPr>
          <w:highlight w:val="white"/>
          <w:lang w:val="sv-SE"/>
        </w:rPr>
        <w:t xml:space="preserve"> </w:t>
      </w:r>
      <w:proofErr w:type="spellStart"/>
      <w:r w:rsidR="000D572F">
        <w:rPr>
          <w:highlight w:val="white"/>
          <w:lang w:val="sv-SE"/>
        </w:rPr>
        <w:t>of</w:t>
      </w:r>
      <w:proofErr w:type="spellEnd"/>
      <w:r w:rsidR="000D572F">
        <w:rPr>
          <w:highlight w:val="white"/>
          <w:lang w:val="sv-SE"/>
        </w:rPr>
        <w:t xml:space="preserve">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w:t>
      </w:r>
      <w:r w:rsidR="00933B61">
        <w:rPr>
          <w:highlight w:val="white"/>
          <w:lang w:val="sv-SE"/>
        </w:rPr>
        <w:t>uailifiers</w:t>
      </w:r>
      <w:proofErr w:type="spellEnd"/>
      <w:r w:rsidR="00933B61">
        <w:rPr>
          <w:highlight w:val="white"/>
          <w:lang w:val="sv-SE"/>
        </w:rPr>
        <w:t xml:space="preserve">: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proofErr w:type="spellStart"/>
      <w:r>
        <w:rPr>
          <w:highlight w:val="white"/>
          <w:lang w:val="sv-SE"/>
        </w:rPr>
        <w:lastRenderedPageBreak/>
        <w:t>Type</w:t>
      </w:r>
      <w:proofErr w:type="spellEnd"/>
      <w:r>
        <w:rPr>
          <w:highlight w:val="white"/>
          <w:lang w:val="sv-SE"/>
        </w:rPr>
        <w:t xml:space="preserve"> </w:t>
      </w:r>
      <w:proofErr w:type="spellStart"/>
      <w:r w:rsidR="00A52369">
        <w:rPr>
          <w:highlight w:val="white"/>
          <w:lang w:val="sv-SE"/>
        </w:rPr>
        <w:t>specifiers</w:t>
      </w:r>
      <w:proofErr w:type="spellEnd"/>
      <w:r w:rsidR="00A52369">
        <w:rPr>
          <w:highlight w:val="white"/>
          <w:lang w:val="sv-SE"/>
        </w:rPr>
        <w:t xml:space="preserve">: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236C568F" w14:textId="77777777" w:rsidR="00AC1BD0" w:rsidRDefault="00AC1BD0" w:rsidP="000B2D59">
      <w:pPr>
        <w:pStyle w:val="Liststycke"/>
        <w:numPr>
          <w:ilvl w:val="0"/>
          <w:numId w:val="119"/>
        </w:numPr>
        <w:rPr>
          <w:highlight w:val="white"/>
          <w:lang w:val="sv-SE"/>
        </w:rPr>
      </w:pPr>
      <w:proofErr w:type="spellStart"/>
      <w:r>
        <w:rPr>
          <w:highlight w:val="white"/>
          <w:lang w:val="sv-SE"/>
        </w:rPr>
        <w:t>S</w:t>
      </w:r>
      <w:r w:rsidR="002326EB">
        <w:rPr>
          <w:highlight w:val="white"/>
          <w:lang w:val="sv-SE"/>
        </w:rPr>
        <w:t>truct</w:t>
      </w:r>
      <w:proofErr w:type="spellEnd"/>
      <w:r w:rsidR="002326EB">
        <w:rPr>
          <w:highlight w:val="white"/>
          <w:lang w:val="sv-SE"/>
        </w:rPr>
        <w:t xml:space="preserve"> or union </w:t>
      </w:r>
      <w:proofErr w:type="spellStart"/>
      <w:r w:rsidR="002326EB">
        <w:rPr>
          <w:highlight w:val="white"/>
          <w:lang w:val="sv-SE"/>
        </w:rPr>
        <w:t>specifier</w:t>
      </w:r>
      <w:proofErr w:type="spellEnd"/>
    </w:p>
    <w:p w14:paraId="0EF1126B" w14:textId="77777777" w:rsidR="00AC1BD0" w:rsidRDefault="00AC1BD0" w:rsidP="000B2D59">
      <w:pPr>
        <w:pStyle w:val="Liststycke"/>
        <w:numPr>
          <w:ilvl w:val="0"/>
          <w:numId w:val="119"/>
        </w:numPr>
        <w:rPr>
          <w:highlight w:val="white"/>
          <w:lang w:val="sv-SE"/>
        </w:rPr>
      </w:pPr>
      <w:proofErr w:type="spellStart"/>
      <w:r>
        <w:rPr>
          <w:highlight w:val="white"/>
          <w:lang w:val="sv-SE"/>
        </w:rPr>
        <w:t>E</w:t>
      </w:r>
      <w:r w:rsidR="002326EB">
        <w:rPr>
          <w:highlight w:val="white"/>
          <w:lang w:val="sv-SE"/>
        </w:rPr>
        <w:t>num</w:t>
      </w:r>
      <w:proofErr w:type="spellEnd"/>
      <w:r w:rsidR="002326EB">
        <w:rPr>
          <w:highlight w:val="white"/>
          <w:lang w:val="sv-SE"/>
        </w:rPr>
        <w:t xml:space="preserve"> </w:t>
      </w:r>
      <w:proofErr w:type="spellStart"/>
      <w:r w:rsidR="002326EB">
        <w:rPr>
          <w:highlight w:val="white"/>
          <w:lang w:val="sv-SE"/>
        </w:rPr>
        <w:t>specifier</w:t>
      </w:r>
      <w:proofErr w:type="spellEnd"/>
    </w:p>
    <w:p w14:paraId="5F1FE82D" w14:textId="241FDBBF" w:rsidR="000D572F" w:rsidRPr="00DB64C7" w:rsidRDefault="00AC1BD0" w:rsidP="000D572F">
      <w:pPr>
        <w:pStyle w:val="Liststycke"/>
        <w:numPr>
          <w:ilvl w:val="0"/>
          <w:numId w:val="119"/>
        </w:numPr>
        <w:rPr>
          <w:highlight w:val="white"/>
          <w:lang w:val="sv-SE"/>
        </w:rPr>
      </w:pPr>
      <w:proofErr w:type="spellStart"/>
      <w:r>
        <w:rPr>
          <w:highlight w:val="white"/>
          <w:lang w:val="sv-SE"/>
        </w:rPr>
        <w:t>T</w:t>
      </w:r>
      <w:r w:rsidR="002326EB">
        <w:rPr>
          <w:highlight w:val="white"/>
          <w:lang w:val="sv-SE"/>
        </w:rPr>
        <w:t>ypedef</w:t>
      </w:r>
      <w:proofErr w:type="spellEnd"/>
      <w:r w:rsidR="002326EB">
        <w:rPr>
          <w:highlight w:val="white"/>
          <w:lang w:val="sv-SE"/>
        </w:rPr>
        <w:t xml:space="preserve"> </w:t>
      </w:r>
      <w:proofErr w:type="spellStart"/>
      <w:r w:rsidR="002326EB">
        <w:rPr>
          <w:highlight w:val="white"/>
          <w:lang w:val="sv-SE"/>
        </w:rPr>
        <w:t>name</w:t>
      </w:r>
      <w:proofErr w:type="spellEnd"/>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proofErr w:type="spellStart"/>
      <w:r>
        <w:rPr>
          <w:highlight w:val="white"/>
          <w:lang w:val="sv-SE"/>
        </w:rPr>
        <w:t>MainParser.gppg</w:t>
      </w:r>
      <w:proofErr w:type="spellEnd"/>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w:t>
      </w:r>
      <w:proofErr w:type="spellStart"/>
      <w:r>
        <w:rPr>
          <w:highlight w:val="white"/>
          <w:lang w:val="sv-SE"/>
        </w:rPr>
        <w:t>adds</w:t>
      </w:r>
      <w:proofErr w:type="spellEnd"/>
      <w:r>
        <w:rPr>
          <w:highlight w:val="white"/>
          <w:lang w:val="sv-SE"/>
        </w:rPr>
        <w:t xml:space="preserve"> </w:t>
      </w:r>
      <w:r w:rsidR="00231CFF">
        <w:rPr>
          <w:highlight w:val="white"/>
          <w:lang w:val="sv-SE"/>
        </w:rPr>
        <w:t xml:space="preserve">the </w:t>
      </w:r>
      <w:proofErr w:type="spellStart"/>
      <w:r w:rsidR="00231CFF">
        <w:rPr>
          <w:highlight w:val="white"/>
          <w:lang w:val="sv-SE"/>
        </w:rPr>
        <w:t>struct</w:t>
      </w:r>
      <w:proofErr w:type="spellEnd"/>
      <w:r w:rsidR="00231CFF">
        <w:rPr>
          <w:highlight w:val="white"/>
          <w:lang w:val="sv-SE"/>
        </w:rPr>
        <w:t xml:space="preserve"> or union to the symbol table, </w:t>
      </w:r>
      <w:proofErr w:type="spellStart"/>
      <w:r w:rsidR="00231CFF">
        <w:rPr>
          <w:highlight w:val="white"/>
          <w:lang w:val="sv-SE"/>
        </w:rPr>
        <w:t>if</w:t>
      </w:r>
      <w:proofErr w:type="spellEnd"/>
      <w:r w:rsidR="00231CFF">
        <w:rPr>
          <w:highlight w:val="white"/>
          <w:lang w:val="sv-SE"/>
        </w:rPr>
        <w:t xml:space="preserve"> the </w:t>
      </w:r>
      <w:proofErr w:type="spellStart"/>
      <w:r w:rsidR="00231CFF">
        <w:rPr>
          <w:highlight w:val="white"/>
          <w:lang w:val="sv-SE"/>
        </w:rPr>
        <w:t>optional</w:t>
      </w:r>
      <w:proofErr w:type="spellEnd"/>
      <w:r w:rsidR="00231CFF">
        <w:rPr>
          <w:highlight w:val="white"/>
          <w:lang w:val="sv-SE"/>
        </w:rPr>
        <w:t xml:space="preserve"> </w:t>
      </w:r>
      <w:proofErr w:type="spellStart"/>
      <w:r w:rsidR="00231CFF">
        <w:rPr>
          <w:highlight w:val="white"/>
          <w:lang w:val="sv-SE"/>
        </w:rPr>
        <w:t>name</w:t>
      </w:r>
      <w:proofErr w:type="spellEnd"/>
      <w:r w:rsidR="00231CFF">
        <w:rPr>
          <w:highlight w:val="white"/>
          <w:lang w:val="sv-SE"/>
        </w:rPr>
        <w:t xml:space="preserve"> is not </w:t>
      </w:r>
      <w:proofErr w:type="spellStart"/>
      <w:r w:rsidR="00231CFF">
        <w:rPr>
          <w:highlight w:val="white"/>
          <w:lang w:val="sv-SE"/>
        </w:rPr>
        <w:t>null</w:t>
      </w:r>
      <w:proofErr w:type="spellEnd"/>
      <w:r w:rsidR="00231CFF">
        <w:rPr>
          <w:highlight w:val="white"/>
          <w:lang w:val="sv-SE"/>
        </w:rPr>
        <w:t>.</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 xml:space="preserve">The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add</w:t>
      </w:r>
      <w:proofErr w:type="spellEnd"/>
      <w:r>
        <w:rPr>
          <w:highlight w:val="white"/>
          <w:lang w:val="sv-SE"/>
        </w:rPr>
        <w:t xml:space="preserve"> the </w:t>
      </w:r>
      <w:proofErr w:type="spellStart"/>
      <w:r>
        <w:rPr>
          <w:highlight w:val="white"/>
          <w:lang w:val="sv-SE"/>
        </w:rPr>
        <w:t>member</w:t>
      </w:r>
      <w:r w:rsidR="004A2083">
        <w:rPr>
          <w:highlight w:val="white"/>
          <w:lang w:val="sv-SE"/>
        </w:rPr>
        <w: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Pr>
          <w:highlight w:val="white"/>
          <w:lang w:val="sv-SE"/>
        </w:rPr>
        <w:t>struct</w:t>
      </w:r>
      <w:proofErr w:type="spellEnd"/>
      <w:r>
        <w:rPr>
          <w:highlight w:val="white"/>
          <w:lang w:val="sv-SE"/>
        </w:rPr>
        <w:t xml:space="preserve"> or union to</w:t>
      </w:r>
      <w:r w:rsidR="004A2083">
        <w:rPr>
          <w:highlight w:val="white"/>
          <w:lang w:val="sv-SE"/>
        </w:rPr>
        <w:t xml:space="preserve"> </w:t>
      </w:r>
      <w:r w:rsidR="006B7022">
        <w:rPr>
          <w:highlight w:val="white"/>
          <w:lang w:val="sv-SE"/>
        </w:rPr>
        <w:t xml:space="preserve">the </w:t>
      </w:r>
      <w:proofErr w:type="spellStart"/>
      <w:r w:rsidR="006B7022">
        <w:rPr>
          <w:highlight w:val="white"/>
          <w:lang w:val="sv-SE"/>
        </w:rPr>
        <w:t>current</w:t>
      </w:r>
      <w:proofErr w:type="spellEnd"/>
      <w:r w:rsidR="006B7022">
        <w:rPr>
          <w:highlight w:val="white"/>
          <w:lang w:val="sv-SE"/>
        </w:rPr>
        <w:t xml:space="preserve">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t xml:space="preserve">The call to </w:t>
      </w:r>
      <w:r w:rsidRPr="00007328">
        <w:rPr>
          <w:rStyle w:val="KeyWord0"/>
          <w:highlight w:val="white"/>
        </w:rPr>
        <w:t>StructOrUnion</w:t>
      </w:r>
      <w:r>
        <w:rPr>
          <w:rStyle w:val="KeyWord0"/>
          <w:highlight w:val="white"/>
        </w:rPr>
        <w:t>Specifier</w:t>
      </w:r>
      <w:r>
        <w:rPr>
          <w:highlight w:val="white"/>
          <w:lang w:val="sv-SE"/>
        </w:rPr>
        <w:t xml:space="preserve"> </w:t>
      </w:r>
      <w:proofErr w:type="spellStart"/>
      <w:r>
        <w:rPr>
          <w:highlight w:val="white"/>
          <w:lang w:val="sv-SE"/>
        </w:rPr>
        <w:t>adds</w:t>
      </w:r>
      <w:proofErr w:type="spellEnd"/>
      <w:r>
        <w:rPr>
          <w:highlight w:val="white"/>
          <w:lang w:val="sv-SE"/>
        </w:rPr>
        <w:t xml:space="preserve"> the </w:t>
      </w:r>
      <w:proofErr w:type="spellStart"/>
      <w:r w:rsidR="008C46E9">
        <w:rPr>
          <w:highlight w:val="white"/>
          <w:lang w:val="sv-SE"/>
        </w:rPr>
        <w:t>member</w:t>
      </w:r>
      <w:proofErr w:type="spellEnd"/>
      <w:r w:rsidR="008C46E9">
        <w:rPr>
          <w:highlight w:val="white"/>
          <w:lang w:val="sv-SE"/>
        </w:rPr>
        <w:t xml:space="preserve"> </w:t>
      </w:r>
      <w:proofErr w:type="spellStart"/>
      <w:r w:rsidR="008C46E9">
        <w:rPr>
          <w:highlight w:val="white"/>
          <w:lang w:val="sv-SE"/>
        </w:rPr>
        <w:t>map</w:t>
      </w:r>
      <w:proofErr w:type="spellEnd"/>
      <w:r w:rsidR="008C46E9">
        <w:rPr>
          <w:highlight w:val="white"/>
          <w:lang w:val="sv-SE"/>
        </w:rPr>
        <w:t xml:space="preserve"> </w:t>
      </w:r>
      <w:proofErr w:type="spellStart"/>
      <w:r w:rsidR="008C46E9">
        <w:rPr>
          <w:highlight w:val="white"/>
          <w:lang w:val="sv-SE"/>
        </w:rPr>
        <w:t>of</w:t>
      </w:r>
      <w:proofErr w:type="spellEnd"/>
      <w:r w:rsidR="008C46E9">
        <w:rPr>
          <w:highlight w:val="white"/>
          <w:lang w:val="sv-SE"/>
        </w:rPr>
        <w:t xml:space="preserve"> the </w:t>
      </w:r>
      <w:proofErr w:type="spellStart"/>
      <w:r w:rsidR="008C46E9">
        <w:rPr>
          <w:highlight w:val="white"/>
          <w:lang w:val="sv-SE"/>
        </w:rPr>
        <w:t>struct</w:t>
      </w:r>
      <w:proofErr w:type="spellEnd"/>
      <w:r w:rsidR="008C46E9">
        <w:rPr>
          <w:highlight w:val="white"/>
          <w:lang w:val="sv-SE"/>
        </w:rPr>
        <w:t xml:space="preserve"> or union to the </w:t>
      </w:r>
      <w:r>
        <w:rPr>
          <w:highlight w:val="white"/>
          <w:lang w:val="sv-SE"/>
        </w:rPr>
        <w:t xml:space="preserve">symbol table, </w:t>
      </w:r>
      <w:proofErr w:type="spellStart"/>
      <w:r>
        <w:rPr>
          <w:highlight w:val="white"/>
          <w:lang w:val="sv-SE"/>
        </w:rPr>
        <w:t>if</w:t>
      </w:r>
      <w:proofErr w:type="spellEnd"/>
      <w:r>
        <w:rPr>
          <w:highlight w:val="white"/>
          <w:lang w:val="sv-SE"/>
        </w:rPr>
        <w:t xml:space="preserve"> the </w:t>
      </w:r>
      <w:proofErr w:type="spellStart"/>
      <w:r>
        <w:rPr>
          <w:highlight w:val="white"/>
          <w:lang w:val="sv-SE"/>
        </w:rPr>
        <w:t>optional</w:t>
      </w:r>
      <w:proofErr w:type="spellEnd"/>
      <w:r>
        <w:rPr>
          <w:highlight w:val="white"/>
          <w:lang w:val="sv-SE"/>
        </w:rPr>
        <w:t xml:space="preserve"> </w:t>
      </w:r>
      <w:proofErr w:type="spellStart"/>
      <w:r>
        <w:rPr>
          <w:highlight w:val="white"/>
          <w:lang w:val="sv-SE"/>
        </w:rPr>
        <w:t>name</w:t>
      </w:r>
      <w:proofErr w:type="spellEnd"/>
      <w:r>
        <w:rPr>
          <w:highlight w:val="white"/>
          <w:lang w:val="sv-SE"/>
        </w:rPr>
        <w:t xml:space="preserve"> is not </w:t>
      </w:r>
      <w:proofErr w:type="spellStart"/>
      <w:r>
        <w:rPr>
          <w:highlight w:val="white"/>
          <w:lang w:val="sv-SE"/>
        </w:rPr>
        <w:t>null</w:t>
      </w:r>
      <w:proofErr w:type="spellEnd"/>
      <w:r>
        <w:rPr>
          <w:highlight w:val="white"/>
          <w:lang w:val="sv-SE"/>
        </w:rPr>
        <w:t>.</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lastRenderedPageBreak/>
        <w:t xml:space="preserve">In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struct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union </w:t>
      </w:r>
      <w:proofErr w:type="spellStart"/>
      <w:r>
        <w:rPr>
          <w:highlight w:val="white"/>
          <w:lang w:val="sv-SE"/>
        </w:rPr>
        <w:t>without</w:t>
      </w:r>
      <w:proofErr w:type="spellEnd"/>
      <w:r>
        <w:rPr>
          <w:highlight w:val="white"/>
          <w:lang w:val="sv-SE"/>
        </w:rPr>
        <w:t xml:space="preserve"> a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we</w:t>
      </w:r>
      <w:proofErr w:type="spellEnd"/>
      <w:r>
        <w:rPr>
          <w:highlight w:val="white"/>
          <w:lang w:val="sv-SE"/>
        </w:rPr>
        <w:t xml:space="preserve"> look </w:t>
      </w:r>
      <w:proofErr w:type="spellStart"/>
      <w:r>
        <w:rPr>
          <w:highlight w:val="white"/>
          <w:lang w:val="sv-SE"/>
        </w:rPr>
        <w:t>up</w:t>
      </w:r>
      <w:proofErr w:type="spellEnd"/>
      <w:r>
        <w:rPr>
          <w:highlight w:val="white"/>
          <w:lang w:val="sv-SE"/>
        </w:rPr>
        <w:t xml:space="preserve"> the </w:t>
      </w:r>
      <w:proofErr w:type="spellStart"/>
      <w:r w:rsidR="009B01E8">
        <w:rPr>
          <w:highlight w:val="white"/>
          <w:lang w:val="sv-SE"/>
        </w:rPr>
        <w:t>name</w:t>
      </w:r>
      <w:proofErr w:type="spellEnd"/>
      <w:r w:rsidR="009B01E8">
        <w:rPr>
          <w:highlight w:val="white"/>
          <w:lang w:val="sv-SE"/>
        </w:rPr>
        <w:t>.</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w:t>
      </w:r>
      <w:proofErr w:type="spellStart"/>
      <w:r w:rsidR="005A61B1">
        <w:rPr>
          <w:highlight w:val="white"/>
          <w:lang w:val="sv-SE"/>
        </w:rPr>
        <w:t>adds</w:t>
      </w:r>
      <w:proofErr w:type="spellEnd"/>
      <w:r w:rsidR="005A61B1">
        <w:rPr>
          <w:highlight w:val="white"/>
          <w:lang w:val="sv-SE"/>
        </w:rPr>
        <w:t xml:space="preserve"> the </w:t>
      </w:r>
      <w:proofErr w:type="spellStart"/>
      <w:r w:rsidR="005A61B1">
        <w:rPr>
          <w:highlight w:val="white"/>
          <w:lang w:val="sv-SE"/>
        </w:rPr>
        <w:t>struct</w:t>
      </w:r>
      <w:proofErr w:type="spellEnd"/>
      <w:r w:rsidR="005A61B1">
        <w:rPr>
          <w:highlight w:val="white"/>
          <w:lang w:val="sv-SE"/>
        </w:rPr>
        <w:t xml:space="preserve"> or union to the tag </w:t>
      </w:r>
      <w:proofErr w:type="spellStart"/>
      <w:r w:rsidR="005A61B1">
        <w:rPr>
          <w:highlight w:val="white"/>
          <w:lang w:val="sv-SE"/>
        </w:rPr>
        <w:t>map</w:t>
      </w:r>
      <w:proofErr w:type="spellEnd"/>
      <w:r w:rsidR="005A61B1">
        <w:rPr>
          <w:highlight w:val="white"/>
          <w:lang w:val="sv-SE"/>
        </w:rPr>
        <w:t xml:space="preserve"> </w:t>
      </w:r>
      <w:proofErr w:type="spellStart"/>
      <w:r w:rsidR="005A61B1">
        <w:rPr>
          <w:highlight w:val="white"/>
          <w:lang w:val="sv-SE"/>
        </w:rPr>
        <w:t>if</w:t>
      </w:r>
      <w:proofErr w:type="spellEnd"/>
      <w:r w:rsidR="005A61B1">
        <w:rPr>
          <w:highlight w:val="white"/>
          <w:lang w:val="sv-SE"/>
        </w:rPr>
        <w:t xml:space="preserve"> the </w:t>
      </w:r>
      <w:proofErr w:type="spellStart"/>
      <w:r w:rsidR="005A61B1">
        <w:rPr>
          <w:highlight w:val="white"/>
          <w:lang w:val="sv-SE"/>
        </w:rPr>
        <w:t>optional</w:t>
      </w:r>
      <w:proofErr w:type="spellEnd"/>
      <w:r w:rsidR="005A61B1">
        <w:rPr>
          <w:highlight w:val="white"/>
          <w:lang w:val="sv-SE"/>
        </w:rPr>
        <w:t xml:space="preserve"> </w:t>
      </w:r>
      <w:proofErr w:type="spellStart"/>
      <w:r w:rsidR="005A61B1">
        <w:rPr>
          <w:highlight w:val="white"/>
          <w:lang w:val="sv-SE"/>
        </w:rPr>
        <w:t>name</w:t>
      </w:r>
      <w:proofErr w:type="spellEnd"/>
      <w:r w:rsidR="005A61B1">
        <w:rPr>
          <w:highlight w:val="white"/>
          <w:lang w:val="sv-SE"/>
        </w:rPr>
        <w:t xml:space="preserve"> is not </w:t>
      </w:r>
      <w:proofErr w:type="spellStart"/>
      <w:r w:rsidR="005A61B1">
        <w:rPr>
          <w:highlight w:val="white"/>
          <w:lang w:val="sv-SE"/>
        </w:rPr>
        <w:t>null</w:t>
      </w:r>
      <w:proofErr w:type="spellEnd"/>
      <w:r w:rsidR="005A61B1">
        <w:rPr>
          <w:highlight w:val="white"/>
          <w:lang w:val="sv-SE"/>
        </w:rPr>
        <w:t>.</w:t>
      </w:r>
      <w:r w:rsidR="00D01EAE">
        <w:rPr>
          <w:highlight w:val="white"/>
          <w:lang w:val="sv-SE"/>
        </w:rPr>
        <w:t xml:space="preserve"> </w:t>
      </w:r>
      <w:proofErr w:type="spellStart"/>
      <w:r w:rsidR="00E23F10">
        <w:rPr>
          <w:highlight w:val="white"/>
          <w:lang w:val="sv-SE"/>
        </w:rPr>
        <w:t>We</w:t>
      </w:r>
      <w:proofErr w:type="spellEnd"/>
      <w:r w:rsidR="00E23F10">
        <w:rPr>
          <w:highlight w:val="white"/>
          <w:lang w:val="sv-SE"/>
        </w:rPr>
        <w:t xml:space="preserve"> </w:t>
      </w:r>
      <w:proofErr w:type="spellStart"/>
      <w:r w:rsidR="00E23F10">
        <w:rPr>
          <w:highlight w:val="white"/>
          <w:lang w:val="sv-SE"/>
        </w:rPr>
        <w:t>need</w:t>
      </w:r>
      <w:proofErr w:type="spellEnd"/>
      <w:r w:rsidR="00E23F10">
        <w:rPr>
          <w:highlight w:val="white"/>
          <w:lang w:val="sv-SE"/>
        </w:rPr>
        <w:t xml:space="preserve"> to do </w:t>
      </w:r>
      <w:proofErr w:type="spellStart"/>
      <w:r w:rsidR="00E23F10">
        <w:rPr>
          <w:highlight w:val="white"/>
          <w:lang w:val="sv-SE"/>
        </w:rPr>
        <w:t>this</w:t>
      </w:r>
      <w:proofErr w:type="spellEnd"/>
      <w:r w:rsidR="00E23F10">
        <w:rPr>
          <w:highlight w:val="white"/>
          <w:lang w:val="sv-SE"/>
        </w:rPr>
        <w:t xml:space="preserve"> in order for </w:t>
      </w:r>
      <w:proofErr w:type="spellStart"/>
      <w:r w:rsidR="00E23F10">
        <w:rPr>
          <w:highlight w:val="white"/>
          <w:lang w:val="sv-SE"/>
        </w:rPr>
        <w:t>recursive</w:t>
      </w:r>
      <w:proofErr w:type="spellEnd"/>
      <w:r w:rsidR="00E23F10">
        <w:rPr>
          <w:highlight w:val="white"/>
          <w:lang w:val="sv-SE"/>
        </w:rPr>
        <w:t xml:space="preserve"> pointers to </w:t>
      </w:r>
      <w:proofErr w:type="spellStart"/>
      <w:r w:rsidR="00E23F10">
        <w:rPr>
          <w:highlight w:val="white"/>
          <w:lang w:val="sv-SE"/>
        </w:rPr>
        <w:t>work</w:t>
      </w:r>
      <w:proofErr w:type="spellEnd"/>
      <w:r w:rsidR="00E23F10">
        <w:rPr>
          <w:highlight w:val="white"/>
          <w:lang w:val="sv-SE"/>
        </w:rPr>
        <w:t xml:space="preserve">. For </w:t>
      </w:r>
      <w:proofErr w:type="spellStart"/>
      <w:r w:rsidR="00E23F10">
        <w:rPr>
          <w:highlight w:val="white"/>
          <w:lang w:val="sv-SE"/>
        </w:rPr>
        <w:t>instance</w:t>
      </w:r>
      <w:proofErr w:type="spellEnd"/>
      <w:r w:rsidR="00E23F10">
        <w:rPr>
          <w:highlight w:val="white"/>
          <w:lang w:val="sv-SE"/>
        </w:rPr>
        <w:t>:</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 xml:space="preserve">If </w:t>
      </w:r>
      <w:proofErr w:type="spellStart"/>
      <w:r>
        <w:rPr>
          <w:highlight w:val="white"/>
          <w:lang w:val="sv-SE"/>
        </w:rPr>
        <w:t>we</w:t>
      </w:r>
      <w:proofErr w:type="spellEnd"/>
      <w:r>
        <w:rPr>
          <w:highlight w:val="white"/>
          <w:lang w:val="sv-SE"/>
        </w:rPr>
        <w:t xml:space="preserve"> do not </w:t>
      </w:r>
      <w:proofErr w:type="spellStart"/>
      <w:r>
        <w:rPr>
          <w:highlight w:val="white"/>
          <w:lang w:val="sv-SE"/>
        </w:rPr>
        <w:t>perf</w:t>
      </w:r>
      <w:r w:rsidR="00697CCB">
        <w:rPr>
          <w:highlight w:val="white"/>
          <w:lang w:val="sv-SE"/>
        </w:rPr>
        <w:t>orm</w:t>
      </w:r>
      <w:proofErr w:type="spellEnd"/>
      <w:r>
        <w:rPr>
          <w:highlight w:val="white"/>
          <w:lang w:val="sv-SE"/>
        </w:rPr>
        <w:t xml:space="preserve"> </w:t>
      </w:r>
      <w:proofErr w:type="spellStart"/>
      <w:r>
        <w:rPr>
          <w:highlight w:val="white"/>
          <w:lang w:val="sv-SE"/>
        </w:rPr>
        <w:t>this</w:t>
      </w:r>
      <w:proofErr w:type="spellEnd"/>
      <w:r>
        <w:rPr>
          <w:highlight w:val="white"/>
          <w:lang w:val="sv-SE"/>
        </w:rPr>
        <w:t xml:space="preserve"> action, </w:t>
      </w:r>
      <w:proofErr w:type="spellStart"/>
      <w:r>
        <w:rPr>
          <w:highlight w:val="white"/>
          <w:lang w:val="sv-SE"/>
        </w:rPr>
        <w:t>there</w:t>
      </w:r>
      <w:proofErr w:type="spellEnd"/>
      <w:r>
        <w:rPr>
          <w:highlight w:val="white"/>
          <w:lang w:val="sv-SE"/>
        </w:rPr>
        <w:t xml:space="preserve"> is a risk </w:t>
      </w:r>
      <w:proofErr w:type="spellStart"/>
      <w:r>
        <w:rPr>
          <w:highlight w:val="white"/>
          <w:lang w:val="sv-SE"/>
        </w:rPr>
        <w:t>that</w:t>
      </w:r>
      <w:proofErr w:type="spellEnd"/>
      <w:r>
        <w:rPr>
          <w:highlight w:val="white"/>
          <w:lang w:val="sv-SE"/>
        </w:rPr>
        <w:t xml:space="preserve"> </w:t>
      </w:r>
      <w:proofErr w:type="spellStart"/>
      <w:r>
        <w:rPr>
          <w:highlight w:val="white"/>
          <w:lang w:val="sv-SE"/>
        </w:rPr>
        <w:t>next</w:t>
      </w:r>
      <w:proofErr w:type="spellEnd"/>
      <w:r>
        <w:rPr>
          <w:highlight w:val="white"/>
          <w:lang w:val="sv-SE"/>
        </w:rPr>
        <w:t xml:space="preserve"> in the </w:t>
      </w:r>
      <w:proofErr w:type="spellStart"/>
      <w:r>
        <w:rPr>
          <w:highlight w:val="white"/>
          <w:lang w:val="sv-SE"/>
        </w:rPr>
        <w:t>code</w:t>
      </w:r>
      <w:proofErr w:type="spellEnd"/>
      <w:r>
        <w:rPr>
          <w:highlight w:val="white"/>
          <w:lang w:val="sv-SE"/>
        </w:rPr>
        <w:t xml:space="preserve"> </w:t>
      </w:r>
      <w:proofErr w:type="spellStart"/>
      <w:r>
        <w:rPr>
          <w:highlight w:val="white"/>
          <w:lang w:val="sv-SE"/>
        </w:rPr>
        <w:t>above</w:t>
      </w:r>
      <w:proofErr w:type="spellEnd"/>
      <w:r>
        <w:rPr>
          <w:highlight w:val="white"/>
          <w:lang w:val="sv-SE"/>
        </w:rPr>
        <w:t xml:space="preserve"> </w:t>
      </w:r>
      <w:proofErr w:type="spellStart"/>
      <w:r>
        <w:rPr>
          <w:highlight w:val="white"/>
          <w:lang w:val="sv-SE"/>
        </w:rPr>
        <w:t>will</w:t>
      </w:r>
      <w:proofErr w:type="spellEnd"/>
      <w:r>
        <w:rPr>
          <w:highlight w:val="white"/>
          <w:lang w:val="sv-SE"/>
        </w:rPr>
        <w:t xml:space="preserve"> </w:t>
      </w:r>
      <w:proofErr w:type="spellStart"/>
      <w:r>
        <w:rPr>
          <w:highlight w:val="white"/>
          <w:lang w:val="sv-SE"/>
        </w:rPr>
        <w:t>point</w:t>
      </w:r>
      <w:proofErr w:type="spellEnd"/>
      <w:r>
        <w:rPr>
          <w:highlight w:val="white"/>
          <w:lang w:val="sv-SE"/>
        </w:rPr>
        <w:t xml:space="preserve"> to </w:t>
      </w:r>
      <w:proofErr w:type="spellStart"/>
      <w:r>
        <w:rPr>
          <w:highlight w:val="white"/>
          <w:lang w:val="sv-SE"/>
        </w:rPr>
        <w:t>another</w:t>
      </w:r>
      <w:proofErr w:type="spellEnd"/>
      <w:r>
        <w:rPr>
          <w:highlight w:val="white"/>
          <w:lang w:val="sv-SE"/>
        </w:rPr>
        <w:t xml:space="preserve"> </w:t>
      </w:r>
      <w:proofErr w:type="spellStart"/>
      <w:r>
        <w:rPr>
          <w:highlight w:val="white"/>
          <w:lang w:val="sv-SE"/>
        </w:rPr>
        <w:t>struct</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the same </w:t>
      </w:r>
      <w:proofErr w:type="spellStart"/>
      <w:r>
        <w:rPr>
          <w:highlight w:val="white"/>
          <w:lang w:val="sv-SE"/>
        </w:rPr>
        <w:t>name</w:t>
      </w:r>
      <w:proofErr w:type="spellEnd"/>
      <w:r>
        <w:rPr>
          <w:highlight w:val="white"/>
          <w:lang w:val="sv-SE"/>
        </w:rPr>
        <w:t xml:space="preserve">, </w:t>
      </w:r>
      <w:proofErr w:type="spellStart"/>
      <w:r>
        <w:rPr>
          <w:highlight w:val="white"/>
          <w:lang w:val="sv-SE"/>
        </w:rPr>
        <w:t>defined</w:t>
      </w:r>
      <w:proofErr w:type="spellEnd"/>
      <w:r>
        <w:rPr>
          <w:highlight w:val="white"/>
          <w:lang w:val="sv-SE"/>
        </w:rPr>
        <w:t xml:space="preserve"> </w:t>
      </w:r>
      <w:r w:rsidR="009E4045">
        <w:rPr>
          <w:highlight w:val="white"/>
          <w:lang w:val="sv-SE"/>
        </w:rPr>
        <w:t xml:space="preserve">in a </w:t>
      </w:r>
      <w:proofErr w:type="spellStart"/>
      <w:r w:rsidR="009E4045">
        <w:rPr>
          <w:highlight w:val="white"/>
          <w:lang w:val="sv-SE"/>
        </w:rPr>
        <w:t>surronding</w:t>
      </w:r>
      <w:proofErr w:type="spellEnd"/>
      <w:r w:rsidR="009E4045">
        <w:rPr>
          <w:highlight w:val="white"/>
          <w:lang w:val="sv-SE"/>
        </w:rPr>
        <w:t xml:space="preserve"> block.</w:t>
      </w:r>
    </w:p>
    <w:p w14:paraId="767DD3CD" w14:textId="6A81A602" w:rsidR="00B700C2" w:rsidRDefault="00D43E0D" w:rsidP="00D43E0D">
      <w:pPr>
        <w:pStyle w:val="CodeHeader"/>
        <w:rPr>
          <w:highlight w:val="white"/>
        </w:rPr>
      </w:pPr>
      <w:proofErr w:type="spellStart"/>
      <w:r>
        <w:rPr>
          <w:highlight w:val="white"/>
        </w:rPr>
        <w:t>MiddleCodeGenerator.cs</w:t>
      </w:r>
      <w:proofErr w:type="spellEnd"/>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lastRenderedPageBreak/>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proofErr w:type="spellStart"/>
      <w:r>
        <w:rPr>
          <w:highlight w:val="white"/>
        </w:rPr>
        <w:t>MainParser.</w:t>
      </w:r>
      <w:r w:rsidR="00A85C92">
        <w:rPr>
          <w:highlight w:val="white"/>
        </w:rPr>
        <w:t>gppg</w:t>
      </w:r>
      <w:proofErr w:type="spellEnd"/>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proofErr w:type="spellStart"/>
      <w:r>
        <w:rPr>
          <w:highlight w:val="white"/>
          <w:lang w:val="sv-SE"/>
        </w:rPr>
        <w:t>hold</w:t>
      </w:r>
      <w:proofErr w:type="spellEnd"/>
      <w:r>
        <w:rPr>
          <w:highlight w:val="white"/>
          <w:lang w:val="sv-SE"/>
        </w:rPr>
        <w:t xml:space="preserve"> a </w:t>
      </w:r>
      <w:proofErr w:type="spellStart"/>
      <w:r>
        <w:rPr>
          <w:highlight w:val="white"/>
          <w:lang w:val="sv-SE"/>
        </w:rPr>
        <w:t>name</w:t>
      </w:r>
      <w:proofErr w:type="spellEnd"/>
      <w:r>
        <w:rPr>
          <w:highlight w:val="white"/>
          <w:lang w:val="sv-SE"/>
        </w:rPr>
        <w:t xml:space="preserve"> </w:t>
      </w:r>
      <w:proofErr w:type="spellStart"/>
      <w:r>
        <w:rPr>
          <w:highlight w:val="white"/>
          <w:lang w:val="sv-SE"/>
        </w:rPr>
        <w:t>without</w:t>
      </w:r>
      <w:proofErr w:type="spellEnd"/>
      <w:r>
        <w:rPr>
          <w:highlight w:val="white"/>
          <w:lang w:val="sv-SE"/>
        </w:rPr>
        <w:t xml:space="preserve"> a </w:t>
      </w:r>
      <w:r w:rsidR="006A3D35">
        <w:rPr>
          <w:highlight w:val="white"/>
          <w:lang w:val="sv-SE"/>
        </w:rPr>
        <w:t xml:space="preserve">enumeration item list. In </w:t>
      </w:r>
      <w:proofErr w:type="spellStart"/>
      <w:r w:rsidR="006A3D35">
        <w:rPr>
          <w:highlight w:val="white"/>
          <w:lang w:val="sv-SE"/>
        </w:rPr>
        <w:t>that</w:t>
      </w:r>
      <w:proofErr w:type="spellEnd"/>
      <w:r w:rsidR="006A3D35">
        <w:rPr>
          <w:highlight w:val="white"/>
          <w:lang w:val="sv-SE"/>
        </w:rPr>
        <w:t xml:space="preserve"> </w:t>
      </w:r>
      <w:proofErr w:type="spellStart"/>
      <w:r w:rsidR="006A3D35">
        <w:rPr>
          <w:highlight w:val="white"/>
          <w:lang w:val="sv-SE"/>
        </w:rPr>
        <w:t>case</w:t>
      </w:r>
      <w:proofErr w:type="spellEnd"/>
      <w:r w:rsidR="006A3D35">
        <w:rPr>
          <w:highlight w:val="white"/>
          <w:lang w:val="sv-SE"/>
        </w:rPr>
        <w:t xml:space="preserve">, </w:t>
      </w:r>
      <w:proofErr w:type="spellStart"/>
      <w:r w:rsidR="006A3D35">
        <w:rPr>
          <w:highlight w:val="white"/>
          <w:lang w:val="sv-SE"/>
        </w:rPr>
        <w:t>we</w:t>
      </w:r>
      <w:proofErr w:type="spellEnd"/>
      <w:r w:rsidR="006A3D35">
        <w:rPr>
          <w:highlight w:val="white"/>
          <w:lang w:val="sv-SE"/>
        </w:rPr>
        <w:t xml:space="preserve"> look </w:t>
      </w:r>
      <w:proofErr w:type="spellStart"/>
      <w:r w:rsidR="006A3D35">
        <w:rPr>
          <w:highlight w:val="white"/>
          <w:lang w:val="sv-SE"/>
        </w:rPr>
        <w:t>up</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and </w:t>
      </w:r>
      <w:proofErr w:type="spellStart"/>
      <w:r w:rsidR="006A3D35">
        <w:rPr>
          <w:highlight w:val="white"/>
          <w:lang w:val="sv-SE"/>
        </w:rPr>
        <w:t>returns</w:t>
      </w:r>
      <w:proofErr w:type="spellEnd"/>
      <w:r w:rsidR="006A3D35">
        <w:rPr>
          <w:highlight w:val="white"/>
          <w:lang w:val="sv-SE"/>
        </w:rPr>
        <w:t xml:space="preserve"> </w:t>
      </w:r>
      <w:proofErr w:type="spellStart"/>
      <w:r w:rsidR="006A3D35">
        <w:rPr>
          <w:highlight w:val="white"/>
          <w:lang w:val="sv-SE"/>
        </w:rPr>
        <w:t>its</w:t>
      </w:r>
      <w:proofErr w:type="spellEnd"/>
      <w:r w:rsidR="006A3D35">
        <w:rPr>
          <w:highlight w:val="white"/>
          <w:lang w:val="sv-SE"/>
        </w:rPr>
        <w:t xml:space="preserve"> </w:t>
      </w:r>
      <w:proofErr w:type="spellStart"/>
      <w:r w:rsidR="006A3D35">
        <w:rPr>
          <w:highlight w:val="white"/>
          <w:lang w:val="sv-SE"/>
        </w:rPr>
        <w:t>type</w:t>
      </w:r>
      <w:proofErr w:type="spellEnd"/>
      <w:r w:rsidR="006A3D35">
        <w:rPr>
          <w:highlight w:val="white"/>
          <w:lang w:val="sv-SE"/>
        </w:rPr>
        <w:t xml:space="preserve">. The </w:t>
      </w:r>
      <w:proofErr w:type="spellStart"/>
      <w:r w:rsidR="006A3D35">
        <w:rPr>
          <w:highlight w:val="white"/>
          <w:lang w:val="sv-SE"/>
        </w:rPr>
        <w:t>type</w:t>
      </w:r>
      <w:proofErr w:type="spellEnd"/>
      <w:r w:rsidR="006A3D35">
        <w:rPr>
          <w:highlight w:val="white"/>
          <w:lang w:val="sv-SE"/>
        </w:rPr>
        <w:t xml:space="preserve"> </w:t>
      </w:r>
      <w:proofErr w:type="spellStart"/>
      <w:r w:rsidR="006A3D35">
        <w:rPr>
          <w:highlight w:val="white"/>
          <w:lang w:val="sv-SE"/>
        </w:rPr>
        <w:t>will</w:t>
      </w:r>
      <w:proofErr w:type="spellEnd"/>
      <w:r w:rsidR="006A3D35">
        <w:rPr>
          <w:highlight w:val="white"/>
          <w:lang w:val="sv-SE"/>
        </w:rPr>
        <w:t xml:space="preserve"> </w:t>
      </w:r>
      <w:proofErr w:type="spellStart"/>
      <w:r w:rsidR="006A3D35">
        <w:rPr>
          <w:highlight w:val="white"/>
          <w:lang w:val="sv-SE"/>
        </w:rPr>
        <w:t>actually</w:t>
      </w:r>
      <w:proofErr w:type="spellEnd"/>
      <w:r w:rsidR="006A3D35">
        <w:rPr>
          <w:highlight w:val="white"/>
          <w:lang w:val="sv-SE"/>
        </w:rPr>
        <w:t xml:space="preserve"> be </w:t>
      </w:r>
      <w:proofErr w:type="spellStart"/>
      <w:r w:rsidR="006A3D35">
        <w:rPr>
          <w:highlight w:val="white"/>
          <w:lang w:val="sv-SE"/>
        </w:rPr>
        <w:t>constant</w:t>
      </w:r>
      <w:proofErr w:type="spellEnd"/>
      <w:r w:rsidR="006A3D35">
        <w:rPr>
          <w:highlight w:val="white"/>
          <w:lang w:val="sv-SE"/>
        </w:rPr>
        <w:t xml:space="preserve"> </w:t>
      </w:r>
      <w:proofErr w:type="spellStart"/>
      <w:r w:rsidR="006A3D35">
        <w:rPr>
          <w:highlight w:val="white"/>
          <w:lang w:val="sv-SE"/>
        </w:rPr>
        <w:t>signed</w:t>
      </w:r>
      <w:proofErr w:type="spellEnd"/>
      <w:r w:rsidR="006A3D35">
        <w:rPr>
          <w:highlight w:val="white"/>
          <w:lang w:val="sv-SE"/>
        </w:rPr>
        <w:t xml:space="preserve"> </w:t>
      </w:r>
      <w:proofErr w:type="spellStart"/>
      <w:r w:rsidR="006A3D35">
        <w:rPr>
          <w:highlight w:val="white"/>
          <w:lang w:val="sv-SE"/>
        </w:rPr>
        <w:t>integer</w:t>
      </w:r>
      <w:proofErr w:type="spellEnd"/>
      <w:r w:rsidR="006A3D35">
        <w:rPr>
          <w:highlight w:val="white"/>
          <w:lang w:val="sv-SE"/>
        </w:rPr>
        <w:t xml:space="preserve">. </w:t>
      </w:r>
      <w:proofErr w:type="spellStart"/>
      <w:r w:rsidR="006A3D35">
        <w:rPr>
          <w:highlight w:val="white"/>
          <w:lang w:val="sv-SE"/>
        </w:rPr>
        <w:t>However</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w:t>
      </w:r>
      <w:proofErr w:type="spellStart"/>
      <w:r w:rsidR="006A3D35">
        <w:rPr>
          <w:highlight w:val="white"/>
          <w:lang w:val="sv-SE"/>
        </w:rPr>
        <w:t>of</w:t>
      </w:r>
      <w:proofErr w:type="spellEnd"/>
      <w:r w:rsidR="006A3D35">
        <w:rPr>
          <w:highlight w:val="white"/>
          <w:lang w:val="sv-SE"/>
        </w:rPr>
        <w:t xml:space="preserve"> the </w:t>
      </w:r>
      <w:proofErr w:type="spellStart"/>
      <w:r w:rsidR="006A3D35">
        <w:rPr>
          <w:highlight w:val="white"/>
          <w:lang w:val="sv-SE"/>
        </w:rPr>
        <w:t>enumeraion</w:t>
      </w:r>
      <w:proofErr w:type="spellEnd"/>
      <w:r w:rsidR="006A3D35">
        <w:rPr>
          <w:highlight w:val="white"/>
          <w:lang w:val="sv-SE"/>
        </w:rPr>
        <w:t xml:space="preserve"> must </w:t>
      </w:r>
      <w:proofErr w:type="spellStart"/>
      <w:r w:rsidR="006A3D35">
        <w:rPr>
          <w:highlight w:val="white"/>
          <w:lang w:val="sv-SE"/>
        </w:rPr>
        <w:t>exist</w:t>
      </w:r>
      <w:proofErr w:type="spellEnd"/>
      <w:r w:rsidR="006A3D35">
        <w:rPr>
          <w:highlight w:val="white"/>
          <w:lang w:val="sv-SE"/>
        </w:rPr>
        <w:t xml:space="preserve">,; </w:t>
      </w:r>
      <w:proofErr w:type="spellStart"/>
      <w:r w:rsidR="006A3D35">
        <w:rPr>
          <w:highlight w:val="white"/>
          <w:lang w:val="sv-SE"/>
        </w:rPr>
        <w:t>otherwise</w:t>
      </w:r>
      <w:proofErr w:type="spellEnd"/>
      <w:r w:rsidR="006A3D35">
        <w:rPr>
          <w:highlight w:val="white"/>
          <w:lang w:val="sv-SE"/>
        </w:rPr>
        <w:t xml:space="preserve">, a </w:t>
      </w:r>
      <w:proofErr w:type="spellStart"/>
      <w:r w:rsidR="006A3D35">
        <w:rPr>
          <w:highlight w:val="white"/>
          <w:lang w:val="sv-SE"/>
        </w:rPr>
        <w:t>error</w:t>
      </w:r>
      <w:proofErr w:type="spellEnd"/>
      <w:r w:rsidR="006A3D35">
        <w:rPr>
          <w:highlight w:val="white"/>
          <w:lang w:val="sv-SE"/>
        </w:rPr>
        <w:t xml:space="preserve"> is </w:t>
      </w:r>
      <w:proofErr w:type="spellStart"/>
      <w:r w:rsidR="006A3D35">
        <w:rPr>
          <w:highlight w:val="white"/>
          <w:lang w:val="sv-SE"/>
        </w:rPr>
        <w:t>reported</w:t>
      </w:r>
      <w:proofErr w:type="spellEnd"/>
      <w:r w:rsidR="006A3D35">
        <w:rPr>
          <w:highlight w:val="white"/>
          <w:lang w:val="sv-SE"/>
        </w:rPr>
        <w:t>.</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w:t>
      </w:r>
      <w:proofErr w:type="spellStart"/>
      <w:r>
        <w:rPr>
          <w:highlight w:val="white"/>
          <w:lang w:val="sv-SE"/>
        </w:rPr>
        <w:t>result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w:t>
      </w:r>
      <w:r w:rsidRPr="00BB7891">
        <w:rPr>
          <w:rStyle w:val="KeyWord0"/>
          <w:highlight w:val="white"/>
        </w:rPr>
        <w:t>enum_list</w:t>
      </w:r>
      <w:r>
        <w:rPr>
          <w:highlight w:val="white"/>
          <w:lang w:val="sv-SE"/>
        </w:rPr>
        <w:t xml:space="preserve"> is a set holding the symbols </w:t>
      </w:r>
      <w:proofErr w:type="spellStart"/>
      <w:r>
        <w:rPr>
          <w:highlight w:val="white"/>
          <w:lang w:val="sv-SE"/>
        </w:rPr>
        <w:t>of</w:t>
      </w:r>
      <w:proofErr w:type="spellEnd"/>
      <w:r>
        <w:rPr>
          <w:highlight w:val="white"/>
          <w:lang w:val="sv-SE"/>
        </w:rPr>
        <w:t xml:space="preserve"> the enumeration </w:t>
      </w:r>
      <w:proofErr w:type="spellStart"/>
      <w:r>
        <w:rPr>
          <w:highlight w:val="white"/>
          <w:lang w:val="sv-SE"/>
        </w:rPr>
        <w:t>items</w:t>
      </w:r>
      <w:proofErr w:type="spellEnd"/>
      <w:r>
        <w:rPr>
          <w:highlight w:val="white"/>
          <w:lang w:val="sv-SE"/>
        </w:rPr>
        <w:t xml:space="preserve"> and a </w:t>
      </w:r>
      <w:proofErr w:type="spellStart"/>
      <w:r>
        <w:rPr>
          <w:highlight w:val="white"/>
          <w:lang w:val="sv-SE"/>
        </w:rPr>
        <w:t>boolean</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w:t>
      </w:r>
      <w:proofErr w:type="spellStart"/>
      <w:r>
        <w:rPr>
          <w:highlight w:val="white"/>
          <w:lang w:val="sv-SE"/>
        </w:rPr>
        <w:t>indicating</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the item </w:t>
      </w:r>
      <w:proofErr w:type="spellStart"/>
      <w:r>
        <w:rPr>
          <w:highlight w:val="white"/>
          <w:lang w:val="sv-SE"/>
        </w:rPr>
        <w:t>was</w:t>
      </w:r>
      <w:proofErr w:type="spellEnd"/>
      <w:r>
        <w:rPr>
          <w:highlight w:val="white"/>
          <w:lang w:val="sv-SE"/>
        </w:rPr>
        <w:t xml:space="preserve"> </w:t>
      </w:r>
      <w:proofErr w:type="spellStart"/>
      <w:r>
        <w:rPr>
          <w:highlight w:val="white"/>
          <w:lang w:val="sv-SE"/>
        </w:rPr>
        <w:t>explicitly</w:t>
      </w:r>
      <w:proofErr w:type="spellEnd"/>
      <w:r>
        <w:rPr>
          <w:highlight w:val="white"/>
          <w:lang w:val="sv-SE"/>
        </w:rPr>
        <w:t xml:space="preserve"> </w:t>
      </w:r>
      <w:proofErr w:type="spellStart"/>
      <w:r>
        <w:rPr>
          <w:highlight w:val="white"/>
          <w:lang w:val="sv-SE"/>
        </w:rPr>
        <w:t>assignd</w:t>
      </w:r>
      <w:proofErr w:type="spellEnd"/>
      <w:r>
        <w:rPr>
          <w:highlight w:val="white"/>
          <w:lang w:val="sv-SE"/>
        </w:rPr>
        <w:t>.</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proofErr w:type="spellStart"/>
      <w:r w:rsidR="004B1FA0">
        <w:rPr>
          <w:highlight w:val="white"/>
          <w:lang w:val="sv-SE"/>
        </w:rPr>
        <w:t>might</w:t>
      </w:r>
      <w:proofErr w:type="spellEnd"/>
      <w:r w:rsidR="004B1FA0">
        <w:rPr>
          <w:highlight w:val="white"/>
          <w:lang w:val="sv-SE"/>
        </w:rPr>
        <w:t xml:space="preserve"> be </w:t>
      </w:r>
      <w:proofErr w:type="spellStart"/>
      <w:r w:rsidR="004B1FA0">
        <w:rPr>
          <w:highlight w:val="white"/>
          <w:lang w:val="sv-SE"/>
        </w:rPr>
        <w:t>assigned</w:t>
      </w:r>
      <w:proofErr w:type="spellEnd"/>
      <w:r w:rsidR="004B1FA0">
        <w:rPr>
          <w:highlight w:val="white"/>
          <w:lang w:val="sv-SE"/>
        </w:rPr>
        <w:t xml:space="preserve"> a </w:t>
      </w:r>
      <w:proofErr w:type="spellStart"/>
      <w:r w:rsidR="004B1FA0">
        <w:rPr>
          <w:highlight w:val="white"/>
          <w:lang w:val="sv-SE"/>
        </w:rPr>
        <w:t>value</w:t>
      </w:r>
      <w:proofErr w:type="spellEnd"/>
      <w:r w:rsidR="004B1FA0">
        <w:rPr>
          <w:highlight w:val="white"/>
          <w:lang w:val="sv-SE"/>
        </w:rPr>
        <w:t>.</w:t>
      </w:r>
      <w:r w:rsidR="008520EB">
        <w:rPr>
          <w:highlight w:val="white"/>
          <w:lang w:val="sv-SE"/>
        </w:rPr>
        <w:t xml:space="preserve"> </w:t>
      </w:r>
      <w:proofErr w:type="spellStart"/>
      <w:r w:rsidR="008520EB">
        <w:rPr>
          <w:highlight w:val="white"/>
          <w:lang w:val="sv-SE"/>
        </w:rPr>
        <w:t>Otherwise</w:t>
      </w:r>
      <w:proofErr w:type="spellEnd"/>
      <w:r w:rsidR="008520EB">
        <w:rPr>
          <w:highlight w:val="white"/>
          <w:lang w:val="sv-SE"/>
        </w:rPr>
        <w:t xml:space="preserve">, a </w:t>
      </w:r>
      <w:proofErr w:type="spellStart"/>
      <w:r w:rsidR="008520EB">
        <w:rPr>
          <w:highlight w:val="white"/>
          <w:lang w:val="sv-SE"/>
        </w:rPr>
        <w:t>values</w:t>
      </w:r>
      <w:proofErr w:type="spellEnd"/>
      <w:r w:rsidR="008520EB">
        <w:rPr>
          <w:highlight w:val="white"/>
          <w:lang w:val="sv-SE"/>
        </w:rPr>
        <w:t xml:space="preserve"> is </w:t>
      </w:r>
      <w:proofErr w:type="spellStart"/>
      <w:r w:rsidR="008520EB">
        <w:rPr>
          <w:highlight w:val="white"/>
          <w:lang w:val="sv-SE"/>
        </w:rPr>
        <w:t>implicitly</w:t>
      </w:r>
      <w:proofErr w:type="spellEnd"/>
      <w:r w:rsidR="008520EB">
        <w:rPr>
          <w:highlight w:val="white"/>
          <w:lang w:val="sv-SE"/>
        </w:rPr>
        <w:t xml:space="preserve"> </w:t>
      </w:r>
      <w:proofErr w:type="spellStart"/>
      <w:r w:rsidR="008520EB">
        <w:rPr>
          <w:highlight w:val="white"/>
          <w:lang w:val="sv-SE"/>
        </w:rPr>
        <w:t>assigned</w:t>
      </w:r>
      <w:proofErr w:type="spellEnd"/>
      <w:r w:rsidR="008520EB">
        <w:rPr>
          <w:highlight w:val="white"/>
          <w:lang w:val="sv-SE"/>
        </w:rPr>
        <w:t>.</w:t>
      </w:r>
    </w:p>
    <w:p w14:paraId="60C1BB1D" w14:textId="77777777" w:rsidR="0099740C" w:rsidRDefault="0099740C" w:rsidP="0099740C">
      <w:pPr>
        <w:rPr>
          <w:highlight w:val="white"/>
          <w:lang w:val="sv-SE"/>
        </w:rPr>
      </w:pPr>
      <w:proofErr w:type="spellStart"/>
      <w:r>
        <w:rPr>
          <w:highlight w:val="white"/>
          <w:lang w:val="sv-SE"/>
        </w:rPr>
        <w:lastRenderedPageBreak/>
        <w:t>When</w:t>
      </w:r>
      <w:proofErr w:type="spellEnd"/>
      <w:r>
        <w:rPr>
          <w:highlight w:val="white"/>
          <w:lang w:val="sv-SE"/>
        </w:rPr>
        <w:t xml:space="preserve"> it </w:t>
      </w:r>
      <w:proofErr w:type="spellStart"/>
      <w:r>
        <w:rPr>
          <w:highlight w:val="white"/>
          <w:lang w:val="sv-SE"/>
        </w:rPr>
        <w:t>comes</w:t>
      </w:r>
      <w:proofErr w:type="spellEnd"/>
      <w:r>
        <w:rPr>
          <w:highlight w:val="white"/>
          <w:lang w:val="sv-SE"/>
        </w:rPr>
        <w:t xml:space="preserve"> to enumeration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a potential problem. </w:t>
      </w:r>
      <w:proofErr w:type="spellStart"/>
      <w:r>
        <w:rPr>
          <w:highlight w:val="white"/>
          <w:lang w:val="sv-SE"/>
        </w:rPr>
        <w:t>Each</w:t>
      </w:r>
      <w:proofErr w:type="spellEnd"/>
      <w:r>
        <w:rPr>
          <w:highlight w:val="white"/>
          <w:lang w:val="sv-SE"/>
        </w:rPr>
        <w:t xml:space="preserve"> enumeration item is </w:t>
      </w:r>
      <w:proofErr w:type="spellStart"/>
      <w:r>
        <w:rPr>
          <w:highlight w:val="white"/>
          <w:lang w:val="sv-SE"/>
        </w:rPr>
        <w:t>stored</w:t>
      </w:r>
      <w:proofErr w:type="spellEnd"/>
      <w:r>
        <w:rPr>
          <w:highlight w:val="white"/>
          <w:lang w:val="sv-SE"/>
        </w:rPr>
        <w:t xml:space="preserve"> in the symbol table as a </w:t>
      </w:r>
      <w:proofErr w:type="spellStart"/>
      <w:r>
        <w:rPr>
          <w:highlight w:val="white"/>
          <w:lang w:val="sv-SE"/>
        </w:rPr>
        <w:t>signed</w:t>
      </w:r>
      <w:proofErr w:type="spellEnd"/>
      <w:r>
        <w:rPr>
          <w:highlight w:val="white"/>
          <w:lang w:val="sv-SE"/>
        </w:rPr>
        <w:t xml:space="preserve"> </w:t>
      </w:r>
      <w:proofErr w:type="spellStart"/>
      <w:r>
        <w:rPr>
          <w:highlight w:val="white"/>
          <w:lang w:val="sv-SE"/>
        </w:rPr>
        <w:t>integer</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The </w:t>
      </w:r>
      <w:proofErr w:type="spellStart"/>
      <w:r>
        <w:rPr>
          <w:highlight w:val="white"/>
          <w:lang w:val="sv-SE"/>
        </w:rPr>
        <w:t>value</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be </w:t>
      </w:r>
      <w:proofErr w:type="spellStart"/>
      <w:r>
        <w:rPr>
          <w:highlight w:val="white"/>
          <w:lang w:val="sv-SE"/>
        </w:rPr>
        <w:t>assigned</w:t>
      </w:r>
      <w:proofErr w:type="spellEnd"/>
      <w:r>
        <w:rPr>
          <w:highlight w:val="white"/>
          <w:lang w:val="sv-SE"/>
        </w:rPr>
        <w:t xml:space="preserve"> or given </w:t>
      </w:r>
      <w:proofErr w:type="spellStart"/>
      <w:r>
        <w:rPr>
          <w:highlight w:val="white"/>
          <w:lang w:val="sv-SE"/>
        </w:rPr>
        <w:t>implicity</w:t>
      </w:r>
      <w:proofErr w:type="spellEnd"/>
      <w:r>
        <w:rPr>
          <w:highlight w:val="white"/>
          <w:lang w:val="sv-SE"/>
        </w:rPr>
        <w:t xml:space="preserve">. If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enumeration is extern, </w:t>
      </w:r>
      <w:proofErr w:type="spellStart"/>
      <w:r>
        <w:rPr>
          <w:highlight w:val="white"/>
          <w:lang w:val="sv-SE"/>
        </w:rPr>
        <w:t>we</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not </w:t>
      </w:r>
      <w:proofErr w:type="spellStart"/>
      <w:r>
        <w:rPr>
          <w:highlight w:val="white"/>
          <w:lang w:val="sv-SE"/>
        </w:rPr>
        <w:t>allowed</w:t>
      </w:r>
      <w:proofErr w:type="spellEnd"/>
      <w:r>
        <w:rPr>
          <w:highlight w:val="white"/>
          <w:lang w:val="sv-SE"/>
        </w:rPr>
        <w:t xml:space="preserve"> to </w:t>
      </w:r>
      <w:proofErr w:type="spellStart"/>
      <w:r>
        <w:rPr>
          <w:highlight w:val="white"/>
          <w:lang w:val="sv-SE"/>
        </w:rPr>
        <w:t>assigne</w:t>
      </w:r>
      <w:proofErr w:type="spellEnd"/>
      <w:r>
        <w:rPr>
          <w:highlight w:val="white"/>
          <w:lang w:val="sv-SE"/>
        </w:rPr>
        <w:t xml:space="preserve"> </w:t>
      </w:r>
      <w:proofErr w:type="spellStart"/>
      <w:r>
        <w:rPr>
          <w:highlight w:val="white"/>
          <w:lang w:val="sv-SE"/>
        </w:rPr>
        <w:t>values</w:t>
      </w:r>
      <w:proofErr w:type="spellEnd"/>
      <w:r>
        <w:rPr>
          <w:highlight w:val="white"/>
          <w:lang w:val="sv-SE"/>
        </w:rPr>
        <w:t xml:space="preserve"> to the enumeration </w:t>
      </w:r>
      <w:proofErr w:type="spellStart"/>
      <w:r>
        <w:rPr>
          <w:highlight w:val="white"/>
          <w:lang w:val="sv-SE"/>
        </w:rPr>
        <w:t>items</w:t>
      </w:r>
      <w:proofErr w:type="spellEnd"/>
      <w:r>
        <w:rPr>
          <w:highlight w:val="white"/>
          <w:lang w:val="sv-SE"/>
        </w:rPr>
        <w:t xml:space="preserve">. </w:t>
      </w:r>
      <w:proofErr w:type="spellStart"/>
      <w:r>
        <w:rPr>
          <w:highlight w:val="white"/>
          <w:lang w:val="sv-SE"/>
        </w:rPr>
        <w:t>However</w:t>
      </w:r>
      <w:proofErr w:type="spellEnd"/>
      <w:r>
        <w:rPr>
          <w:highlight w:val="white"/>
          <w:lang w:val="sv-SE"/>
        </w:rPr>
        <w:t xml:space="preserve">, it is in C </w:t>
      </w:r>
      <w:proofErr w:type="spellStart"/>
      <w:r>
        <w:rPr>
          <w:highlight w:val="white"/>
          <w:lang w:val="sv-SE"/>
        </w:rPr>
        <w:t>allowed</w:t>
      </w:r>
      <w:proofErr w:type="spellEnd"/>
      <w:r>
        <w:rPr>
          <w:highlight w:val="white"/>
          <w:lang w:val="sv-SE"/>
        </w:rPr>
        <w:t xml:space="preserve"> to </w:t>
      </w:r>
      <w:proofErr w:type="spellStart"/>
      <w:r>
        <w:rPr>
          <w:highlight w:val="white"/>
          <w:lang w:val="sv-SE"/>
        </w:rPr>
        <w:t>state</w:t>
      </w:r>
      <w:proofErr w:type="spellEnd"/>
      <w:r>
        <w:rPr>
          <w:highlight w:val="white"/>
          <w:lang w:val="sv-SE"/>
        </w:rPr>
        <w:t xml:space="preserve"> the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in </w:t>
      </w:r>
      <w:proofErr w:type="spellStart"/>
      <w:r>
        <w:rPr>
          <w:highlight w:val="white"/>
          <w:lang w:val="sv-SE"/>
        </w:rPr>
        <w:t>arbitary</w:t>
      </w:r>
      <w:proofErr w:type="spellEnd"/>
      <w:r>
        <w:rPr>
          <w:highlight w:val="white"/>
          <w:lang w:val="sv-SE"/>
        </w:rPr>
        <w:t xml:space="preserve"> order. For </w:t>
      </w:r>
      <w:proofErr w:type="spellStart"/>
      <w:r>
        <w:rPr>
          <w:highlight w:val="white"/>
          <w:lang w:val="sv-SE"/>
        </w:rPr>
        <w:t>instance</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 xml:space="preserve">The problem is </w:t>
      </w:r>
      <w:proofErr w:type="spellStart"/>
      <w:r>
        <w:rPr>
          <w:highlight w:val="white"/>
          <w:lang w:val="sv-SE"/>
        </w:rPr>
        <w:t>that</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parse</w:t>
      </w:r>
      <w:proofErr w:type="spellEnd"/>
      <w:r>
        <w:rPr>
          <w:highlight w:val="white"/>
          <w:lang w:val="sv-SE"/>
        </w:rPr>
        <w:t xml:space="preserve">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might</w:t>
      </w:r>
      <w:proofErr w:type="spellEnd"/>
      <w:r>
        <w:rPr>
          <w:highlight w:val="white"/>
          <w:lang w:val="sv-SE"/>
        </w:rPr>
        <w:t xml:space="preserve"> not </w:t>
      </w:r>
      <w:proofErr w:type="spellStart"/>
      <w:r>
        <w:rPr>
          <w:highlight w:val="white"/>
          <w:lang w:val="sv-SE"/>
        </w:rPr>
        <w:t>yet</w:t>
      </w:r>
      <w:proofErr w:type="spellEnd"/>
      <w:r>
        <w:rPr>
          <w:highlight w:val="white"/>
          <w:lang w:val="sv-SE"/>
        </w:rPr>
        <w:t xml:space="preserve"> </w:t>
      </w:r>
      <w:proofErr w:type="spellStart"/>
      <w:r>
        <w:rPr>
          <w:highlight w:val="white"/>
          <w:lang w:val="sv-SE"/>
        </w:rPr>
        <w:t>know</w:t>
      </w:r>
      <w:proofErr w:type="spellEnd"/>
      <w:r>
        <w:rPr>
          <w:highlight w:val="white"/>
          <w:lang w:val="sv-SE"/>
        </w:rPr>
        <w:t xml:space="preserve"> </w:t>
      </w:r>
      <w:proofErr w:type="spellStart"/>
      <w:r>
        <w:rPr>
          <w:highlight w:val="white"/>
          <w:lang w:val="sv-SE"/>
        </w:rPr>
        <w:t>if</w:t>
      </w:r>
      <w:proofErr w:type="spellEnd"/>
      <w:r>
        <w:rPr>
          <w:highlight w:val="white"/>
          <w:lang w:val="sv-SE"/>
        </w:rPr>
        <w:t xml:space="preserve"> </w:t>
      </w:r>
      <w:proofErr w:type="spellStart"/>
      <w:r>
        <w:rPr>
          <w:highlight w:val="white"/>
          <w:lang w:val="sv-SE"/>
        </w:rPr>
        <w:t>its</w:t>
      </w:r>
      <w:proofErr w:type="spellEnd"/>
      <w:r>
        <w:rPr>
          <w:highlight w:val="white"/>
          <w:lang w:val="sv-SE"/>
        </w:rPr>
        <w:t xml:space="preserve"> </w:t>
      </w:r>
      <w:proofErr w:type="spellStart"/>
      <w:r>
        <w:rPr>
          <w:highlight w:val="white"/>
          <w:lang w:val="sv-SE"/>
        </w:rPr>
        <w:t>storage</w:t>
      </w:r>
      <w:proofErr w:type="spellEnd"/>
      <w:r>
        <w:rPr>
          <w:highlight w:val="white"/>
          <w:lang w:val="sv-SE"/>
        </w:rPr>
        <w:t xml:space="preserve"> is extern. </w:t>
      </w:r>
      <w:proofErr w:type="spellStart"/>
      <w:r>
        <w:rPr>
          <w:highlight w:val="white"/>
          <w:lang w:val="sv-SE"/>
        </w:rPr>
        <w:t>Therefore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must </w:t>
      </w:r>
      <w:proofErr w:type="spellStart"/>
      <w:r>
        <w:rPr>
          <w:highlight w:val="white"/>
          <w:lang w:val="sv-SE"/>
        </w:rPr>
        <w:t>also</w:t>
      </w:r>
      <w:proofErr w:type="spellEnd"/>
      <w:r>
        <w:rPr>
          <w:highlight w:val="white"/>
          <w:lang w:val="sv-SE"/>
        </w:rPr>
        <w:t xml:space="preserve"> store, for </w:t>
      </w:r>
      <w:proofErr w:type="spellStart"/>
      <w:r>
        <w:rPr>
          <w:highlight w:val="white"/>
          <w:lang w:val="sv-SE"/>
        </w:rPr>
        <w:t>each</w:t>
      </w:r>
      <w:proofErr w:type="spellEnd"/>
      <w:r>
        <w:rPr>
          <w:highlight w:val="white"/>
          <w:lang w:val="sv-SE"/>
        </w:rPr>
        <w:t xml:space="preserve"> item, </w:t>
      </w:r>
      <w:proofErr w:type="spellStart"/>
      <w:r>
        <w:rPr>
          <w:highlight w:val="white"/>
          <w:lang w:val="sv-SE"/>
        </w:rPr>
        <w:t>whether</w:t>
      </w:r>
      <w:proofErr w:type="spellEnd"/>
      <w:r>
        <w:rPr>
          <w:highlight w:val="white"/>
          <w:lang w:val="sv-SE"/>
        </w:rPr>
        <w:t xml:space="preserve"> it has </w:t>
      </w:r>
      <w:proofErr w:type="spellStart"/>
      <w:r>
        <w:rPr>
          <w:highlight w:val="white"/>
          <w:lang w:val="sv-SE"/>
        </w:rPr>
        <w:t>been</w:t>
      </w:r>
      <w:proofErr w:type="spellEnd"/>
      <w:r>
        <w:rPr>
          <w:highlight w:val="white"/>
          <w:lang w:val="sv-SE"/>
        </w:rPr>
        <w:t xml:space="preserve"> </w:t>
      </w:r>
      <w:proofErr w:type="spellStart"/>
      <w:r>
        <w:rPr>
          <w:highlight w:val="white"/>
          <w:lang w:val="sv-SE"/>
        </w:rPr>
        <w:t>explicity</w:t>
      </w:r>
      <w:proofErr w:type="spellEnd"/>
      <w:r>
        <w:rPr>
          <w:highlight w:val="white"/>
          <w:lang w:val="sv-SE"/>
        </w:rPr>
        <w:t xml:space="preserve"> </w:t>
      </w:r>
      <w:proofErr w:type="spellStart"/>
      <w:r>
        <w:rPr>
          <w:highlight w:val="white"/>
          <w:lang w:val="sv-SE"/>
        </w:rPr>
        <w:t>assigned</w:t>
      </w:r>
      <w:proofErr w:type="spellEnd"/>
      <w:r>
        <w:rPr>
          <w:highlight w:val="white"/>
          <w:lang w:val="sv-SE"/>
        </w:rPr>
        <w:t xml:space="preserve">. The handling </w:t>
      </w:r>
      <w:proofErr w:type="spellStart"/>
      <w:r>
        <w:rPr>
          <w:highlight w:val="white"/>
          <w:lang w:val="sv-SE"/>
        </w:rPr>
        <w:t>of</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is </w:t>
      </w:r>
      <w:proofErr w:type="spellStart"/>
      <w:r>
        <w:rPr>
          <w:highlight w:val="white"/>
          <w:lang w:val="sv-SE"/>
        </w:rPr>
        <w:t>maganed</w:t>
      </w:r>
      <w:proofErr w:type="spellEnd"/>
      <w:r>
        <w:rPr>
          <w:highlight w:val="white"/>
          <w:lang w:val="sv-SE"/>
        </w:rPr>
        <w:t xml:space="preserve"> by the </w:t>
      </w:r>
      <w:proofErr w:type="spellStart"/>
      <w:r>
        <w:rPr>
          <w:highlight w:val="white"/>
          <w:lang w:val="sv-SE"/>
        </w:rPr>
        <w:t>Specifier</w:t>
      </w:r>
      <w:proofErr w:type="spellEnd"/>
      <w:r>
        <w:rPr>
          <w:highlight w:val="white"/>
          <w:lang w:val="sv-SE"/>
        </w:rPr>
        <w:t xml:space="preserve"> </w:t>
      </w:r>
      <w:proofErr w:type="spellStart"/>
      <w:r>
        <w:rPr>
          <w:highlight w:val="white"/>
          <w:lang w:val="sv-SE"/>
        </w:rPr>
        <w:t>class</w:t>
      </w:r>
      <w:proofErr w:type="spellEnd"/>
      <w:r>
        <w:rPr>
          <w:highlight w:val="white"/>
          <w:lang w:val="sv-SE"/>
        </w:rPr>
        <w:t xml:space="preserve"> </w:t>
      </w:r>
      <w:proofErr w:type="spellStart"/>
      <w:r>
        <w:rPr>
          <w:highlight w:val="white"/>
          <w:lang w:val="sv-SE"/>
        </w:rPr>
        <w:t>after</w:t>
      </w:r>
      <w:proofErr w:type="spellEnd"/>
      <w:r>
        <w:rPr>
          <w:highlight w:val="white"/>
          <w:lang w:val="sv-SE"/>
        </w:rPr>
        <w:t xml:space="preserve"> all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w:t>
      </w:r>
      <w:proofErr w:type="spellStart"/>
      <w:r>
        <w:rPr>
          <w:highlight w:val="white"/>
          <w:lang w:val="sv-SE"/>
        </w:rPr>
        <w:t>parsed</w:t>
      </w:r>
      <w:proofErr w:type="spellEnd"/>
      <w:r>
        <w:rPr>
          <w:highlight w:val="white"/>
          <w:lang w:val="sv-SE"/>
        </w:rPr>
        <w:t>.</w:t>
      </w:r>
      <w:r w:rsidR="007A5268">
        <w:rPr>
          <w:highlight w:val="white"/>
          <w:lang w:val="sv-SE"/>
        </w:rPr>
        <w:t xml:space="preserve"> The </w:t>
      </w:r>
      <w:proofErr w:type="spellStart"/>
      <w:r w:rsidR="007A5268">
        <w:rPr>
          <w:highlight w:val="white"/>
          <w:lang w:val="sv-SE"/>
        </w:rPr>
        <w:t>result</w:t>
      </w:r>
      <w:proofErr w:type="spellEnd"/>
      <w:r w:rsidR="007A5268">
        <w:rPr>
          <w:highlight w:val="white"/>
          <w:lang w:val="sv-SE"/>
        </w:rPr>
        <w:t xml:space="preserve"> is </w:t>
      </w:r>
      <w:proofErr w:type="spellStart"/>
      <w:r w:rsidR="007A5268">
        <w:rPr>
          <w:highlight w:val="white"/>
          <w:lang w:val="sv-SE"/>
        </w:rPr>
        <w:t>that</w:t>
      </w:r>
      <w:proofErr w:type="spellEnd"/>
      <w:r w:rsidR="007A5268">
        <w:rPr>
          <w:highlight w:val="white"/>
          <w:lang w:val="sv-SE"/>
        </w:rPr>
        <w:t xml:space="preserve"> for </w:t>
      </w:r>
      <w:proofErr w:type="spellStart"/>
      <w:r w:rsidR="007A5268">
        <w:rPr>
          <w:highlight w:val="white"/>
          <w:lang w:val="sv-SE"/>
        </w:rPr>
        <w:t>each</w:t>
      </w:r>
      <w:proofErr w:type="spellEnd"/>
      <w:r w:rsidR="007A5268">
        <w:rPr>
          <w:highlight w:val="white"/>
          <w:lang w:val="sv-SE"/>
        </w:rPr>
        <w:t xml:space="preserve"> item a p</w:t>
      </w:r>
      <w:r w:rsidR="00CA623C">
        <w:rPr>
          <w:highlight w:val="white"/>
          <w:lang w:val="sv-SE"/>
        </w:rPr>
        <w:t>a</w:t>
      </w:r>
      <w:r w:rsidR="007A5268">
        <w:rPr>
          <w:highlight w:val="white"/>
          <w:lang w:val="sv-SE"/>
        </w:rPr>
        <w:t xml:space="preserve">ir is </w:t>
      </w:r>
      <w:proofErr w:type="spellStart"/>
      <w:r w:rsidR="007A5268">
        <w:rPr>
          <w:highlight w:val="white"/>
          <w:lang w:val="sv-SE"/>
        </w:rPr>
        <w:t>returned</w:t>
      </w:r>
      <w:proofErr w:type="spellEnd"/>
      <w:r w:rsidR="007A5268">
        <w:rPr>
          <w:highlight w:val="white"/>
          <w:lang w:val="sv-SE"/>
        </w:rPr>
        <w:t xml:space="preserve">, holding the symbol </w:t>
      </w:r>
      <w:proofErr w:type="spellStart"/>
      <w:r w:rsidR="007A5268">
        <w:rPr>
          <w:highlight w:val="white"/>
          <w:lang w:val="sv-SE"/>
        </w:rPr>
        <w:t>of</w:t>
      </w:r>
      <w:proofErr w:type="spellEnd"/>
      <w:r w:rsidR="007A5268">
        <w:rPr>
          <w:highlight w:val="white"/>
          <w:lang w:val="sv-SE"/>
        </w:rPr>
        <w:t xml:space="preserve"> the item and a </w:t>
      </w:r>
      <w:proofErr w:type="spellStart"/>
      <w:r w:rsidR="007A5268">
        <w:rPr>
          <w:highlight w:val="white"/>
          <w:lang w:val="sv-SE"/>
        </w:rPr>
        <w:t>boolean</w:t>
      </w:r>
      <w:proofErr w:type="spellEnd"/>
      <w:r w:rsidR="007A5268">
        <w:rPr>
          <w:highlight w:val="white"/>
          <w:lang w:val="sv-SE"/>
        </w:rPr>
        <w:t xml:space="preserve"> </w:t>
      </w:r>
      <w:proofErr w:type="spellStart"/>
      <w:r w:rsidR="007A5268">
        <w:rPr>
          <w:highlight w:val="white"/>
          <w:lang w:val="sv-SE"/>
        </w:rPr>
        <w:t>value</w:t>
      </w:r>
      <w:proofErr w:type="spellEnd"/>
      <w:r w:rsidR="007A5268">
        <w:rPr>
          <w:highlight w:val="white"/>
          <w:lang w:val="sv-SE"/>
        </w:rPr>
        <w:t xml:space="preserve"> </w:t>
      </w:r>
      <w:proofErr w:type="spellStart"/>
      <w:r w:rsidR="007A5268">
        <w:rPr>
          <w:highlight w:val="white"/>
          <w:lang w:val="sv-SE"/>
        </w:rPr>
        <w:t>indicating</w:t>
      </w:r>
      <w:proofErr w:type="spellEnd"/>
      <w:r w:rsidR="007A5268">
        <w:rPr>
          <w:highlight w:val="white"/>
          <w:lang w:val="sv-SE"/>
        </w:rPr>
        <w:t xml:space="preserve"> </w:t>
      </w:r>
      <w:proofErr w:type="spellStart"/>
      <w:r w:rsidR="007A5268">
        <w:rPr>
          <w:highlight w:val="white"/>
          <w:lang w:val="sv-SE"/>
        </w:rPr>
        <w:t>whether</w:t>
      </w:r>
      <w:proofErr w:type="spellEnd"/>
      <w:r w:rsidR="007A5268">
        <w:rPr>
          <w:highlight w:val="white"/>
          <w:lang w:val="sv-SE"/>
        </w:rPr>
        <w:t xml:space="preserve"> the item has </w:t>
      </w:r>
      <w:proofErr w:type="spellStart"/>
      <w:r w:rsidR="007A5268">
        <w:rPr>
          <w:highlight w:val="white"/>
          <w:lang w:val="sv-SE"/>
        </w:rPr>
        <w:t>been</w:t>
      </w:r>
      <w:proofErr w:type="spellEnd"/>
      <w:r w:rsidR="007A5268">
        <w:rPr>
          <w:highlight w:val="white"/>
          <w:lang w:val="sv-SE"/>
        </w:rPr>
        <w:t xml:space="preserve"> </w:t>
      </w:r>
      <w:proofErr w:type="spellStart"/>
      <w:r w:rsidR="007A5268">
        <w:rPr>
          <w:highlight w:val="white"/>
          <w:lang w:val="sv-SE"/>
        </w:rPr>
        <w:t>explicitly</w:t>
      </w:r>
      <w:proofErr w:type="spellEnd"/>
      <w:r w:rsidR="007A5268">
        <w:rPr>
          <w:highlight w:val="white"/>
          <w:lang w:val="sv-SE"/>
        </w:rPr>
        <w:t xml:space="preserve"> </w:t>
      </w:r>
      <w:proofErr w:type="spellStart"/>
      <w:r w:rsidR="007A5268">
        <w:rPr>
          <w:highlight w:val="white"/>
          <w:lang w:val="sv-SE"/>
        </w:rPr>
        <w:t>assigned</w:t>
      </w:r>
      <w:proofErr w:type="spellEnd"/>
      <w:r w:rsidR="007A5268">
        <w:rPr>
          <w:highlight w:val="white"/>
          <w:lang w:val="sv-SE"/>
        </w:rPr>
        <w:t>.</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2118F5D1" w:rsidR="00876D3B" w:rsidRDefault="00C04514" w:rsidP="00876D3B">
      <w:pPr>
        <w:pStyle w:val="CodeHeader"/>
        <w:rPr>
          <w:highlight w:val="white"/>
        </w:rPr>
      </w:pPr>
      <w:proofErr w:type="spellStart"/>
      <w:r>
        <w:rPr>
          <w:highlight w:val="white"/>
        </w:rPr>
        <w:t>MiddleCodeGenerator.cs</w:t>
      </w:r>
      <w:proofErr w:type="spellEnd"/>
    </w:p>
    <w:p w14:paraId="6B1294D8" w14:textId="77777777" w:rsidR="000D7E9C"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w:t>
      </w:r>
    </w:p>
    <w:p w14:paraId="67A57E7F" w14:textId="67EC5337" w:rsidR="00C04514" w:rsidRPr="00C04514" w:rsidRDefault="000D7E9C" w:rsidP="000D7E9C">
      <w:pPr>
        <w:pStyle w:val="Code"/>
        <w:rPr>
          <w:highlight w:val="white"/>
        </w:rPr>
      </w:pPr>
      <w:r>
        <w:rPr>
          <w:highlight w:val="white"/>
        </w:rPr>
        <w:t xml:space="preserve">   </w:t>
      </w:r>
      <w:r w:rsidR="00C04514" w:rsidRPr="00C04514">
        <w:rPr>
          <w:highlight w:val="white"/>
        </w:rPr>
        <w:t xml:space="preserve"> { Type itemType = new Type(Sort.</w:t>
      </w:r>
      <w:r w:rsidR="005D4E81">
        <w:rPr>
          <w:highlight w:val="white"/>
        </w:rPr>
        <w:t>SignedInt</w:t>
      </w:r>
      <w:r w:rsidR="00B7320A">
        <w:rPr>
          <w:highlight w:val="white"/>
        </w:rPr>
        <w:t>, true</w:t>
      </w:r>
      <w:r w:rsidR="00C04514" w:rsidRPr="00C04514">
        <w:rPr>
          <w:highlight w:val="white"/>
        </w:rPr>
        <w:t>);</w:t>
      </w:r>
    </w:p>
    <w:p w14:paraId="52F2C679" w14:textId="57A050E5" w:rsidR="00C04514" w:rsidRDefault="00C04514" w:rsidP="00C04514">
      <w:pPr>
        <w:pStyle w:val="Code"/>
        <w:rPr>
          <w:highlight w:val="white"/>
        </w:rPr>
      </w:pPr>
      <w:r w:rsidRPr="00C04514">
        <w:rPr>
          <w:highlight w:val="white"/>
        </w:rPr>
        <w:t xml:space="preserve">      itemType.Constant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lastRenderedPageBreak/>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0410B6B8" w14:textId="77777777" w:rsidR="0058602A" w:rsidRPr="0058602A" w:rsidRDefault="0058602A" w:rsidP="0058602A">
      <w:pPr>
        <w:pStyle w:val="Rubrik4"/>
        <w:numPr>
          <w:ilvl w:val="3"/>
          <w:numId w:val="150"/>
        </w:numPr>
        <w:rPr>
          <w:highlight w:val="white"/>
          <w:lang w:val="sv-SE"/>
        </w:rPr>
      </w:pPr>
      <w:proofErr w:type="spellStart"/>
      <w:r w:rsidRPr="0058602A">
        <w:rPr>
          <w:highlight w:val="white"/>
          <w:lang w:val="sv-SE"/>
        </w:rPr>
        <w:t>Declaration</w:t>
      </w:r>
      <w:proofErr w:type="spellEnd"/>
    </w:p>
    <w:p w14:paraId="5EE03350" w14:textId="77777777" w:rsidR="00A767EB" w:rsidRDefault="00A767EB" w:rsidP="00A767EB">
      <w:pPr>
        <w:rPr>
          <w:highlight w:val="white"/>
        </w:rPr>
      </w:pPr>
      <w:r>
        <w:rPr>
          <w:highlight w:val="white"/>
        </w:rPr>
        <w:t xml:space="preserve">A declaration is made up by a declaration specifier list, an optional </w:t>
      </w:r>
      <w:proofErr w:type="spellStart"/>
      <w:r>
        <w:rPr>
          <w:highlight w:val="white"/>
        </w:rPr>
        <w:t>pointer_declarator</w:t>
      </w:r>
      <w:proofErr w:type="spellEnd"/>
      <w:r>
        <w:rPr>
          <w:highlight w:val="white"/>
        </w:rPr>
        <w:t xml:space="preserve"> list, and a semicolon. For instance, in the following declaration, </w:t>
      </w:r>
      <w:r w:rsidRPr="000207E8">
        <w:rPr>
          <w:rStyle w:val="KeyWord0"/>
          <w:highlight w:val="white"/>
        </w:rPr>
        <w:t>static long int</w:t>
      </w:r>
      <w:r>
        <w:rPr>
          <w:highlight w:val="white"/>
        </w:rPr>
        <w:t xml:space="preserve"> is the specifier list while </w:t>
      </w:r>
      <w:r w:rsidRPr="00B51246">
        <w:rPr>
          <w:rStyle w:val="KeyWord0"/>
          <w:highlight w:val="white"/>
        </w:rPr>
        <w:t>*p</w:t>
      </w:r>
      <w:r>
        <w:rPr>
          <w:highlight w:val="white"/>
        </w:rPr>
        <w:t xml:space="preserve">, and </w:t>
      </w:r>
      <w:r w:rsidRPr="00B51246">
        <w:rPr>
          <w:rStyle w:val="KeyWord0"/>
          <w:highlight w:val="white"/>
        </w:rPr>
        <w:t>a[3]</w:t>
      </w:r>
      <w:r>
        <w:rPr>
          <w:highlight w:val="white"/>
        </w:rPr>
        <w:t xml:space="preserve"> are pointer declarators.</w:t>
      </w:r>
    </w:p>
    <w:p w14:paraId="5A1D5A4E" w14:textId="77777777" w:rsidR="00A767EB" w:rsidRDefault="00A767EB" w:rsidP="00A767EB">
      <w:pPr>
        <w:pStyle w:val="Code"/>
        <w:rPr>
          <w:highlight w:val="white"/>
        </w:rPr>
      </w:pPr>
      <w:r>
        <w:rPr>
          <w:highlight w:val="white"/>
        </w:rPr>
        <w:t>static long int *p, a[3];</w:t>
      </w:r>
    </w:p>
    <w:p w14:paraId="331E3ECC" w14:textId="77777777" w:rsidR="00A767EB" w:rsidRDefault="00A767EB" w:rsidP="00A767EB">
      <w:pPr>
        <w:rPr>
          <w:highlight w:val="white"/>
        </w:rPr>
      </w:pPr>
      <w:r>
        <w:rPr>
          <w:highlight w:val="white"/>
        </w:rPr>
        <w:t xml:space="preserve">There is possible to define a declaration without a </w:t>
      </w:r>
      <w:proofErr w:type="spellStart"/>
      <w:r>
        <w:rPr>
          <w:highlight w:val="white"/>
        </w:rPr>
        <w:t>pointer_declarator</w:t>
      </w:r>
      <w:proofErr w:type="spellEnd"/>
      <w:r>
        <w:rPr>
          <w:highlight w:val="white"/>
        </w:rPr>
        <w:t xml:space="preserve"> list. This feature is useful when declare a name struct or union:</w:t>
      </w:r>
    </w:p>
    <w:p w14:paraId="2A5BF77F" w14:textId="77777777" w:rsidR="00A767EB" w:rsidRDefault="00A767EB" w:rsidP="00A767EB">
      <w:pPr>
        <w:pStyle w:val="Code"/>
        <w:rPr>
          <w:highlight w:val="white"/>
        </w:rPr>
      </w:pPr>
      <w:r>
        <w:rPr>
          <w:highlight w:val="white"/>
        </w:rPr>
        <w:t>struct _s {int i};</w:t>
      </w:r>
    </w:p>
    <w:p w14:paraId="25327F62" w14:textId="77777777" w:rsidR="00A767EB" w:rsidRDefault="00A767EB" w:rsidP="00A767EB">
      <w:pPr>
        <w:rPr>
          <w:highlight w:val="white"/>
        </w:rPr>
      </w:pPr>
      <w:r>
        <w:rPr>
          <w:highlight w:val="white"/>
        </w:rPr>
        <w:t>However, this feature makes it also possible to declare unnamed specifier lists. The following declaration are syntactically correct but without meaning, they will be ignored by the compiler.</w:t>
      </w:r>
    </w:p>
    <w:p w14:paraId="1D4D8794" w14:textId="77777777" w:rsidR="00A767EB" w:rsidRDefault="00A767EB" w:rsidP="00A767EB">
      <w:pPr>
        <w:pStyle w:val="Code"/>
        <w:rPr>
          <w:highlight w:val="white"/>
        </w:rPr>
      </w:pPr>
      <w:r>
        <w:rPr>
          <w:highlight w:val="white"/>
        </w:rPr>
        <w:t>unsigned short int;</w:t>
      </w:r>
    </w:p>
    <w:p w14:paraId="4256FC5A" w14:textId="77777777" w:rsidR="00A767EB" w:rsidRDefault="00A767EB" w:rsidP="00A767EB">
      <w:pPr>
        <w:pStyle w:val="Code"/>
        <w:rPr>
          <w:highlight w:val="white"/>
        </w:rPr>
      </w:pPr>
      <w:r>
        <w:rPr>
          <w:highlight w:val="white"/>
        </w:rPr>
        <w:t>union {short s;}</w:t>
      </w:r>
    </w:p>
    <w:p w14:paraId="1E1BDC65" w14:textId="77777777" w:rsidR="00A767EB" w:rsidRDefault="00A767EB" w:rsidP="00A767EB">
      <w:pPr>
        <w:rPr>
          <w:highlight w:val="white"/>
        </w:rPr>
      </w:pPr>
      <w:r>
        <w:rPr>
          <w:highlight w:val="white"/>
        </w:rPr>
        <w:t>However, the following declaration has meaning since the enumeration values can be used.</w:t>
      </w:r>
    </w:p>
    <w:p w14:paraId="2DE2BE0C" w14:textId="77777777" w:rsidR="00A767EB" w:rsidRDefault="00A767EB" w:rsidP="00A767EB">
      <w:pPr>
        <w:pStyle w:val="Code"/>
        <w:rPr>
          <w:highlight w:val="white"/>
        </w:rPr>
      </w:pPr>
      <w:r>
        <w:rPr>
          <w:highlight w:val="white"/>
        </w:rPr>
        <w:t>enum {ZERO = 0, ONE = 1, TEN = 10};</w:t>
      </w:r>
    </w:p>
    <w:p w14:paraId="48EB9B40" w14:textId="77777777" w:rsidR="00A767EB" w:rsidRDefault="00A767EB" w:rsidP="0058602A">
      <w:pPr>
        <w:pStyle w:val="Code"/>
        <w:rPr>
          <w:highlight w:val="white"/>
        </w:rPr>
      </w:pPr>
    </w:p>
    <w:p w14:paraId="103E6838" w14:textId="3B586370" w:rsidR="0058602A" w:rsidRPr="00FF32E1" w:rsidRDefault="0058602A" w:rsidP="0058602A">
      <w:pPr>
        <w:pStyle w:val="Code"/>
        <w:rPr>
          <w:highlight w:val="white"/>
        </w:rPr>
      </w:pPr>
      <w:r w:rsidRPr="00FF32E1">
        <w:rPr>
          <w:highlight w:val="white"/>
        </w:rPr>
        <w:t>declaration:</w:t>
      </w:r>
    </w:p>
    <w:p w14:paraId="4530E8BC" w14:textId="77777777" w:rsidR="0058602A" w:rsidRPr="00FF32E1" w:rsidRDefault="0058602A" w:rsidP="0058602A">
      <w:pPr>
        <w:pStyle w:val="Code"/>
        <w:rPr>
          <w:highlight w:val="white"/>
        </w:rPr>
      </w:pPr>
      <w:r w:rsidRPr="00FF32E1">
        <w:rPr>
          <w:highlight w:val="white"/>
        </w:rPr>
        <w:t xml:space="preserve">    declaration_specifier_list SEMICOLON {</w:t>
      </w:r>
    </w:p>
    <w:p w14:paraId="005D5D93" w14:textId="77777777" w:rsidR="0058602A" w:rsidRPr="00FF32E1" w:rsidRDefault="0058602A" w:rsidP="0058602A">
      <w:pPr>
        <w:pStyle w:val="Code"/>
        <w:rPr>
          <w:highlight w:val="white"/>
        </w:rPr>
      </w:pPr>
      <w:r w:rsidRPr="00FF32E1">
        <w:rPr>
          <w:highlight w:val="white"/>
        </w:rPr>
        <w:t xml:space="preserve">      SpecifierStack.Push(Specifier.SpecifierList($1));</w:t>
      </w:r>
    </w:p>
    <w:p w14:paraId="18DB8BC0" w14:textId="77777777" w:rsidR="0058602A" w:rsidRPr="00FF32E1" w:rsidRDefault="0058602A" w:rsidP="0058602A">
      <w:pPr>
        <w:pStyle w:val="Code"/>
        <w:rPr>
          <w:highlight w:val="white"/>
        </w:rPr>
      </w:pPr>
      <w:r w:rsidRPr="00FF32E1">
        <w:rPr>
          <w:highlight w:val="white"/>
        </w:rPr>
        <w:t xml:space="preserve">      $$ = new List&lt;MiddleCode&gt;();</w:t>
      </w:r>
    </w:p>
    <w:p w14:paraId="398CF2D5" w14:textId="77777777" w:rsidR="0058602A" w:rsidRPr="00FF32E1" w:rsidRDefault="0058602A" w:rsidP="0058602A">
      <w:pPr>
        <w:pStyle w:val="Code"/>
        <w:rPr>
          <w:highlight w:val="white"/>
        </w:rPr>
      </w:pPr>
      <w:r w:rsidRPr="00FF32E1">
        <w:rPr>
          <w:highlight w:val="white"/>
        </w:rPr>
        <w:t xml:space="preserve">    }</w:t>
      </w:r>
    </w:p>
    <w:p w14:paraId="6F4CB26B" w14:textId="77777777" w:rsidR="0058602A" w:rsidRPr="00FF32E1" w:rsidRDefault="0058602A" w:rsidP="0058602A">
      <w:pPr>
        <w:pStyle w:val="Code"/>
        <w:rPr>
          <w:highlight w:val="white"/>
        </w:rPr>
      </w:pPr>
      <w:r w:rsidRPr="00FF32E1">
        <w:rPr>
          <w:highlight w:val="white"/>
        </w:rPr>
        <w:t xml:space="preserve">  | declaration_specifier_list_x declarator_list SEMICOLON {</w:t>
      </w:r>
    </w:p>
    <w:p w14:paraId="6C65AB81" w14:textId="77777777" w:rsidR="0058602A" w:rsidRPr="00FF32E1" w:rsidRDefault="0058602A" w:rsidP="0058602A">
      <w:pPr>
        <w:pStyle w:val="Code"/>
        <w:rPr>
          <w:highlight w:val="white"/>
        </w:rPr>
      </w:pPr>
      <w:r w:rsidRPr="00FF32E1">
        <w:rPr>
          <w:highlight w:val="white"/>
        </w:rPr>
        <w:t xml:space="preserve">      SpecifierStack.Pop();</w:t>
      </w:r>
    </w:p>
    <w:p w14:paraId="13715ECA" w14:textId="77777777" w:rsidR="0058602A" w:rsidRPr="00FF32E1" w:rsidRDefault="0058602A" w:rsidP="0058602A">
      <w:pPr>
        <w:pStyle w:val="Code"/>
        <w:rPr>
          <w:highlight w:val="white"/>
        </w:rPr>
      </w:pPr>
      <w:r w:rsidRPr="00FF32E1">
        <w:rPr>
          <w:highlight w:val="white"/>
        </w:rPr>
        <w:t xml:space="preserve">      $$ = $2;</w:t>
      </w:r>
    </w:p>
    <w:p w14:paraId="7F4E26A6" w14:textId="77777777" w:rsidR="0058602A" w:rsidRPr="00FF32E1" w:rsidRDefault="0058602A" w:rsidP="0058602A">
      <w:pPr>
        <w:pStyle w:val="Code"/>
        <w:rPr>
          <w:highlight w:val="white"/>
        </w:rPr>
      </w:pPr>
      <w:r w:rsidRPr="00FF32E1">
        <w:rPr>
          <w:highlight w:val="white"/>
        </w:rPr>
        <w:t xml:space="preserve">    };</w:t>
      </w:r>
    </w:p>
    <w:p w14:paraId="742DA224" w14:textId="77777777" w:rsidR="0058602A" w:rsidRPr="00FF32E1" w:rsidRDefault="0058602A" w:rsidP="0058602A">
      <w:pPr>
        <w:pStyle w:val="Code"/>
        <w:rPr>
          <w:highlight w:val="white"/>
        </w:rPr>
      </w:pPr>
    </w:p>
    <w:p w14:paraId="15B23864" w14:textId="77777777" w:rsidR="0058602A" w:rsidRPr="00FF32E1" w:rsidRDefault="0058602A" w:rsidP="0058602A">
      <w:pPr>
        <w:pStyle w:val="Code"/>
        <w:rPr>
          <w:highlight w:val="white"/>
        </w:rPr>
      </w:pPr>
      <w:r w:rsidRPr="00FF32E1">
        <w:rPr>
          <w:highlight w:val="white"/>
        </w:rPr>
        <w:t>declaration_specifier_list_x:</w:t>
      </w:r>
    </w:p>
    <w:p w14:paraId="712A0ACC" w14:textId="77777777" w:rsidR="0058602A" w:rsidRPr="00FF32E1" w:rsidRDefault="0058602A" w:rsidP="0058602A">
      <w:pPr>
        <w:pStyle w:val="Code"/>
        <w:rPr>
          <w:highlight w:val="white"/>
        </w:rPr>
      </w:pPr>
      <w:r w:rsidRPr="00FF32E1">
        <w:rPr>
          <w:highlight w:val="white"/>
        </w:rPr>
        <w:t xml:space="preserve">  declaration_specifier_list {</w:t>
      </w:r>
    </w:p>
    <w:p w14:paraId="74ED3655" w14:textId="77777777" w:rsidR="0058602A" w:rsidRPr="00FF32E1" w:rsidRDefault="0058602A" w:rsidP="0058602A">
      <w:pPr>
        <w:pStyle w:val="Code"/>
        <w:rPr>
          <w:highlight w:val="white"/>
        </w:rPr>
      </w:pPr>
      <w:r w:rsidRPr="00FF32E1">
        <w:rPr>
          <w:highlight w:val="white"/>
        </w:rPr>
        <w:t xml:space="preserve">    SpecifierStack.Push(Specifier.SpecifierList($1));</w:t>
      </w:r>
    </w:p>
    <w:p w14:paraId="4B4A4F64" w14:textId="77777777" w:rsidR="0058602A" w:rsidRPr="00FF32E1" w:rsidRDefault="0058602A" w:rsidP="0058602A">
      <w:pPr>
        <w:pStyle w:val="Code"/>
        <w:rPr>
          <w:highlight w:val="white"/>
        </w:rPr>
      </w:pPr>
      <w:r w:rsidRPr="00FF32E1">
        <w:rPr>
          <w:highlight w:val="white"/>
        </w:rPr>
        <w:t xml:space="preserve">  };</w:t>
      </w:r>
    </w:p>
    <w:p w14:paraId="7CD49A8C" w14:textId="77777777" w:rsidR="0058602A" w:rsidRPr="00FF32E1" w:rsidRDefault="0058602A" w:rsidP="0058602A">
      <w:pPr>
        <w:pStyle w:val="Code"/>
        <w:rPr>
          <w:highlight w:val="white"/>
        </w:rPr>
      </w:pPr>
    </w:p>
    <w:p w14:paraId="0339EA4B" w14:textId="77777777" w:rsidR="0058602A" w:rsidRPr="00FF32E1" w:rsidRDefault="0058602A" w:rsidP="0058602A">
      <w:pPr>
        <w:pStyle w:val="Code"/>
        <w:rPr>
          <w:highlight w:val="white"/>
        </w:rPr>
      </w:pPr>
      <w:r w:rsidRPr="00FF32E1">
        <w:rPr>
          <w:highlight w:val="white"/>
        </w:rPr>
        <w:lastRenderedPageBreak/>
        <w:t>declaration_specifier_list:</w:t>
      </w:r>
    </w:p>
    <w:p w14:paraId="5FDDF56B" w14:textId="77777777" w:rsidR="0058602A" w:rsidRPr="00FF32E1" w:rsidRDefault="0058602A" w:rsidP="0058602A">
      <w:pPr>
        <w:pStyle w:val="Code"/>
        <w:rPr>
          <w:highlight w:val="white"/>
        </w:rPr>
      </w:pPr>
      <w:r w:rsidRPr="00FF32E1">
        <w:rPr>
          <w:highlight w:val="white"/>
        </w:rPr>
        <w:t xml:space="preserve">    declaration_specifier {</w:t>
      </w:r>
    </w:p>
    <w:p w14:paraId="611CF039" w14:textId="77777777" w:rsidR="0058602A" w:rsidRPr="00FF32E1" w:rsidRDefault="0058602A" w:rsidP="0058602A">
      <w:pPr>
        <w:pStyle w:val="Code"/>
        <w:rPr>
          <w:highlight w:val="white"/>
        </w:rPr>
      </w:pPr>
      <w:r w:rsidRPr="00FF32E1">
        <w:rPr>
          <w:highlight w:val="white"/>
        </w:rPr>
        <w:t xml:space="preserve">      $$ = new List&lt;object&gt;();</w:t>
      </w:r>
    </w:p>
    <w:p w14:paraId="2E38B032" w14:textId="77777777" w:rsidR="0058602A" w:rsidRPr="00FF32E1" w:rsidRDefault="0058602A" w:rsidP="0058602A">
      <w:pPr>
        <w:pStyle w:val="Code"/>
        <w:rPr>
          <w:highlight w:val="white"/>
        </w:rPr>
      </w:pPr>
      <w:r w:rsidRPr="00FF32E1">
        <w:rPr>
          <w:highlight w:val="white"/>
        </w:rPr>
        <w:t xml:space="preserve">      $$.Add($1);</w:t>
      </w:r>
    </w:p>
    <w:p w14:paraId="4FCC40CF" w14:textId="77777777" w:rsidR="0058602A" w:rsidRPr="00FF32E1" w:rsidRDefault="0058602A" w:rsidP="0058602A">
      <w:pPr>
        <w:pStyle w:val="Code"/>
        <w:rPr>
          <w:highlight w:val="white"/>
        </w:rPr>
      </w:pPr>
      <w:r w:rsidRPr="00FF32E1">
        <w:rPr>
          <w:highlight w:val="white"/>
        </w:rPr>
        <w:t xml:space="preserve">    }</w:t>
      </w:r>
    </w:p>
    <w:p w14:paraId="69DF2C73" w14:textId="77777777" w:rsidR="0058602A" w:rsidRPr="00FF32E1" w:rsidRDefault="0058602A" w:rsidP="0058602A">
      <w:pPr>
        <w:pStyle w:val="Code"/>
        <w:rPr>
          <w:highlight w:val="white"/>
        </w:rPr>
      </w:pPr>
      <w:r w:rsidRPr="00FF32E1">
        <w:rPr>
          <w:highlight w:val="white"/>
        </w:rPr>
        <w:t xml:space="preserve">  | declaration_specifier declaration_specifier_list {</w:t>
      </w:r>
    </w:p>
    <w:p w14:paraId="31B91D28" w14:textId="77777777" w:rsidR="0058602A" w:rsidRPr="00FF32E1" w:rsidRDefault="0058602A" w:rsidP="0058602A">
      <w:pPr>
        <w:pStyle w:val="Code"/>
        <w:rPr>
          <w:highlight w:val="white"/>
        </w:rPr>
      </w:pPr>
      <w:r w:rsidRPr="00FF32E1">
        <w:rPr>
          <w:highlight w:val="white"/>
        </w:rPr>
        <w:t xml:space="preserve">      $2.Add($1);</w:t>
      </w:r>
    </w:p>
    <w:p w14:paraId="25A05828" w14:textId="77777777" w:rsidR="0058602A" w:rsidRPr="00FF32E1" w:rsidRDefault="0058602A" w:rsidP="0058602A">
      <w:pPr>
        <w:pStyle w:val="Code"/>
        <w:rPr>
          <w:highlight w:val="white"/>
        </w:rPr>
      </w:pPr>
      <w:r w:rsidRPr="00FF32E1">
        <w:rPr>
          <w:highlight w:val="white"/>
        </w:rPr>
        <w:t xml:space="preserve">      $$ = $2;</w:t>
      </w:r>
    </w:p>
    <w:p w14:paraId="1362BB18" w14:textId="77777777" w:rsidR="0058602A" w:rsidRPr="00FF32E1" w:rsidRDefault="0058602A" w:rsidP="0058602A">
      <w:pPr>
        <w:pStyle w:val="Code"/>
        <w:rPr>
          <w:highlight w:val="white"/>
        </w:rPr>
      </w:pPr>
      <w:r w:rsidRPr="00FF32E1">
        <w:rPr>
          <w:highlight w:val="white"/>
        </w:rPr>
        <w:t xml:space="preserve">    };</w:t>
      </w:r>
    </w:p>
    <w:p w14:paraId="45A378BF" w14:textId="77777777" w:rsidR="00CA7700" w:rsidRDefault="00CA7700" w:rsidP="00CA7700">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r w:rsidRPr="000D572F">
        <w:rPr>
          <w:rStyle w:val="KeyWord0"/>
          <w:highlight w:val="white"/>
        </w:rPr>
        <w:t>Mask</w:t>
      </w:r>
      <w:r>
        <w:rPr>
          <w:highlight w:val="white"/>
          <w:lang w:val="sv-SE"/>
        </w:rPr>
        <w:t xml:space="preserve"> enumeration.</w:t>
      </w:r>
    </w:p>
    <w:p w14:paraId="2B5C0FCE" w14:textId="77777777" w:rsidR="00CA7700" w:rsidRDefault="00CA7700" w:rsidP="00CA7700">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or </w:t>
      </w:r>
      <w:r w:rsidRPr="00A52369">
        <w:rPr>
          <w:rStyle w:val="KeyWord0"/>
          <w:highlight w:val="white"/>
        </w:rPr>
        <w:t>typedef</w:t>
      </w:r>
    </w:p>
    <w:p w14:paraId="05D71234" w14:textId="77777777" w:rsidR="00CA7700" w:rsidRDefault="00CA7700" w:rsidP="00CA7700">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quailifiers</w:t>
      </w:r>
      <w:proofErr w:type="spellEnd"/>
      <w:r>
        <w:rPr>
          <w:highlight w:val="white"/>
          <w:lang w:val="sv-SE"/>
        </w:rPr>
        <w:t xml:space="preserve">: </w:t>
      </w:r>
      <w:r w:rsidRPr="00A52369">
        <w:rPr>
          <w:rStyle w:val="KeyWord0"/>
          <w:highlight w:val="white"/>
        </w:rPr>
        <w:t>constant</w:t>
      </w:r>
      <w:r>
        <w:rPr>
          <w:highlight w:val="white"/>
          <w:lang w:val="sv-SE"/>
        </w:rPr>
        <w:t xml:space="preserve"> or </w:t>
      </w:r>
      <w:r w:rsidRPr="00A52369">
        <w:rPr>
          <w:rStyle w:val="KeyWord0"/>
          <w:highlight w:val="white"/>
        </w:rPr>
        <w:t>volatile</w:t>
      </w:r>
    </w:p>
    <w:p w14:paraId="26E2097E" w14:textId="77777777" w:rsidR="00CA7700" w:rsidRPr="000D572F" w:rsidRDefault="00CA7700" w:rsidP="00CA7700">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r w:rsidRPr="00A52369">
        <w:rPr>
          <w:rStyle w:val="KeyWord0"/>
          <w:highlight w:val="white"/>
        </w:rPr>
        <w:t>void</w:t>
      </w:r>
      <w:r>
        <w:rPr>
          <w:highlight w:val="white"/>
          <w:lang w:val="sv-SE"/>
        </w:rPr>
        <w:t xml:space="preserve">, </w:t>
      </w:r>
      <w:r w:rsidRPr="00A52369">
        <w:rPr>
          <w:rStyle w:val="KeyWord0"/>
          <w:highlight w:val="white"/>
        </w:rPr>
        <w:t>char</w:t>
      </w:r>
      <w:r>
        <w:rPr>
          <w:highlight w:val="white"/>
          <w:lang w:val="sv-SE"/>
        </w:rPr>
        <w:t xml:space="preserve">, </w:t>
      </w:r>
      <w:r w:rsidRPr="00A52369">
        <w:rPr>
          <w:rStyle w:val="KeyWord0"/>
          <w:highlight w:val="white"/>
        </w:rPr>
        <w:t>short</w:t>
      </w:r>
      <w:r>
        <w:rPr>
          <w:highlight w:val="white"/>
          <w:lang w:val="sv-SE"/>
        </w:rPr>
        <w:t xml:space="preserve">, </w:t>
      </w:r>
      <w:r w:rsidRPr="00A52369">
        <w:rPr>
          <w:rStyle w:val="KeyWord0"/>
          <w:highlight w:val="white"/>
        </w:rPr>
        <w:t>int</w:t>
      </w:r>
      <w:r>
        <w:rPr>
          <w:highlight w:val="white"/>
          <w:lang w:val="sv-SE"/>
        </w:rPr>
        <w:t xml:space="preserve">, </w:t>
      </w:r>
      <w:r w:rsidRPr="00A52369">
        <w:rPr>
          <w:rStyle w:val="KeyWord0"/>
          <w:highlight w:val="white"/>
        </w:rPr>
        <w:t>long</w:t>
      </w:r>
      <w:r>
        <w:rPr>
          <w:highlight w:val="white"/>
          <w:lang w:val="sv-SE"/>
        </w:rPr>
        <w:t xml:space="preserve">, </w:t>
      </w:r>
      <w:r w:rsidRPr="00A52369">
        <w:rPr>
          <w:rStyle w:val="KeyWord0"/>
          <w:highlight w:val="white"/>
        </w:rPr>
        <w:t>float</w:t>
      </w:r>
      <w:r>
        <w:rPr>
          <w:highlight w:val="white"/>
          <w:lang w:val="sv-SE"/>
        </w:rPr>
        <w:t xml:space="preserve">, </w:t>
      </w:r>
      <w:r w:rsidRPr="00A52369">
        <w:rPr>
          <w:rStyle w:val="KeyWord0"/>
          <w:highlight w:val="white"/>
        </w:rPr>
        <w:t>double</w:t>
      </w:r>
      <w:r>
        <w:rPr>
          <w:highlight w:val="white"/>
          <w:lang w:val="sv-SE"/>
        </w:rPr>
        <w:t xml:space="preserve">, </w:t>
      </w:r>
      <w:r w:rsidRPr="00A52369">
        <w:rPr>
          <w:rStyle w:val="KeyWord0"/>
          <w:highlight w:val="white"/>
        </w:rPr>
        <w:t>signed</w:t>
      </w:r>
      <w:r>
        <w:rPr>
          <w:highlight w:val="white"/>
          <w:lang w:val="sv-SE"/>
        </w:rPr>
        <w:t xml:space="preserve">, or </w:t>
      </w:r>
      <w:r w:rsidRPr="00A52369">
        <w:rPr>
          <w:rStyle w:val="KeyWord0"/>
          <w:highlight w:val="white"/>
        </w:rPr>
        <w:t>unsigned</w:t>
      </w:r>
    </w:p>
    <w:p w14:paraId="4892EDE1" w14:textId="77777777" w:rsidR="00CA7700" w:rsidRPr="000D572F" w:rsidRDefault="00CA7700" w:rsidP="00CA7700">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47BCB90A" w14:textId="77777777" w:rsidR="00CA7700" w:rsidRDefault="00CA7700" w:rsidP="00CA7700">
      <w:pPr>
        <w:pStyle w:val="Liststycke"/>
        <w:numPr>
          <w:ilvl w:val="0"/>
          <w:numId w:val="119"/>
        </w:numPr>
        <w:rPr>
          <w:highlight w:val="white"/>
          <w:lang w:val="sv-SE"/>
        </w:rPr>
      </w:pPr>
      <w:proofErr w:type="spellStart"/>
      <w:r>
        <w:rPr>
          <w:highlight w:val="white"/>
          <w:lang w:val="sv-SE"/>
        </w:rPr>
        <w:t>Struct</w:t>
      </w:r>
      <w:proofErr w:type="spellEnd"/>
      <w:r>
        <w:rPr>
          <w:highlight w:val="white"/>
          <w:lang w:val="sv-SE"/>
        </w:rPr>
        <w:t xml:space="preserve"> or union </w:t>
      </w:r>
      <w:proofErr w:type="spellStart"/>
      <w:r>
        <w:rPr>
          <w:highlight w:val="white"/>
          <w:lang w:val="sv-SE"/>
        </w:rPr>
        <w:t>specifier</w:t>
      </w:r>
      <w:proofErr w:type="spellEnd"/>
    </w:p>
    <w:p w14:paraId="2E13887B" w14:textId="77777777" w:rsidR="00CA7700" w:rsidRDefault="00CA7700" w:rsidP="00CA7700">
      <w:pPr>
        <w:pStyle w:val="Liststycke"/>
        <w:numPr>
          <w:ilvl w:val="0"/>
          <w:numId w:val="119"/>
        </w:numPr>
        <w:rPr>
          <w:highlight w:val="white"/>
          <w:lang w:val="sv-SE"/>
        </w:rPr>
      </w:pPr>
      <w:proofErr w:type="spellStart"/>
      <w:r>
        <w:rPr>
          <w:highlight w:val="white"/>
          <w:lang w:val="sv-SE"/>
        </w:rPr>
        <w:t>Enum</w:t>
      </w:r>
      <w:proofErr w:type="spellEnd"/>
      <w:r>
        <w:rPr>
          <w:highlight w:val="white"/>
          <w:lang w:val="sv-SE"/>
        </w:rPr>
        <w:t xml:space="preserve"> </w:t>
      </w:r>
      <w:proofErr w:type="spellStart"/>
      <w:r>
        <w:rPr>
          <w:highlight w:val="white"/>
          <w:lang w:val="sv-SE"/>
        </w:rPr>
        <w:t>specifier</w:t>
      </w:r>
      <w:proofErr w:type="spellEnd"/>
    </w:p>
    <w:p w14:paraId="4DB042E9" w14:textId="625369AC" w:rsidR="0058602A" w:rsidRPr="00CA7700" w:rsidRDefault="00CA7700" w:rsidP="0058602A">
      <w:pPr>
        <w:pStyle w:val="Liststycke"/>
        <w:numPr>
          <w:ilvl w:val="0"/>
          <w:numId w:val="119"/>
        </w:numPr>
        <w:rPr>
          <w:highlight w:val="white"/>
          <w:lang w:val="sv-SE"/>
        </w:rPr>
      </w:pPr>
      <w:proofErr w:type="spellStart"/>
      <w:r>
        <w:rPr>
          <w:highlight w:val="white"/>
          <w:lang w:val="sv-SE"/>
        </w:rPr>
        <w:t>Typedef</w:t>
      </w:r>
      <w:proofErr w:type="spellEnd"/>
      <w:r>
        <w:rPr>
          <w:highlight w:val="white"/>
          <w:lang w:val="sv-SE"/>
        </w:rPr>
        <w:t xml:space="preserve"> </w:t>
      </w:r>
      <w:proofErr w:type="spellStart"/>
      <w:r>
        <w:rPr>
          <w:highlight w:val="white"/>
          <w:lang w:val="sv-SE"/>
        </w:rPr>
        <w:t>name</w:t>
      </w:r>
      <w:proofErr w:type="spellEnd"/>
    </w:p>
    <w:p w14:paraId="7E03D183" w14:textId="77777777" w:rsidR="0058602A" w:rsidRPr="00FF32E1" w:rsidRDefault="0058602A" w:rsidP="0058602A">
      <w:pPr>
        <w:pStyle w:val="Code"/>
        <w:rPr>
          <w:highlight w:val="white"/>
        </w:rPr>
      </w:pPr>
      <w:r w:rsidRPr="00FF32E1">
        <w:rPr>
          <w:highlight w:val="white"/>
        </w:rPr>
        <w:t>declaration_specifier:</w:t>
      </w:r>
    </w:p>
    <w:p w14:paraId="73898BDE" w14:textId="77777777" w:rsidR="0058602A" w:rsidRPr="00FF32E1" w:rsidRDefault="0058602A" w:rsidP="0058602A">
      <w:pPr>
        <w:pStyle w:val="Code"/>
        <w:rPr>
          <w:highlight w:val="white"/>
        </w:rPr>
      </w:pPr>
      <w:r w:rsidRPr="00FF32E1">
        <w:rPr>
          <w:highlight w:val="white"/>
        </w:rPr>
        <w:t xml:space="preserve">    CONSTANT                  { $$ = Mask.Constant; }</w:t>
      </w:r>
    </w:p>
    <w:p w14:paraId="7EC7B875" w14:textId="77777777" w:rsidR="0058602A" w:rsidRPr="00FF32E1" w:rsidRDefault="0058602A" w:rsidP="0058602A">
      <w:pPr>
        <w:pStyle w:val="Code"/>
        <w:rPr>
          <w:highlight w:val="white"/>
        </w:rPr>
      </w:pPr>
      <w:r w:rsidRPr="00FF32E1">
        <w:rPr>
          <w:highlight w:val="white"/>
        </w:rPr>
        <w:t xml:space="preserve">  | VOLATILE                  { $$ = Mask.Volatile; }</w:t>
      </w:r>
    </w:p>
    <w:p w14:paraId="4EFC6799" w14:textId="77777777" w:rsidR="0058602A" w:rsidRPr="00FF32E1" w:rsidRDefault="0058602A" w:rsidP="0058602A">
      <w:pPr>
        <w:pStyle w:val="Code"/>
        <w:rPr>
          <w:highlight w:val="white"/>
        </w:rPr>
      </w:pPr>
      <w:r w:rsidRPr="00FF32E1">
        <w:rPr>
          <w:highlight w:val="white"/>
        </w:rPr>
        <w:t xml:space="preserve">  | AUTO                      { $$ = Mask.Auto;     }</w:t>
      </w:r>
    </w:p>
    <w:p w14:paraId="441F459A" w14:textId="77777777" w:rsidR="0058602A" w:rsidRPr="00FF32E1" w:rsidRDefault="0058602A" w:rsidP="0058602A">
      <w:pPr>
        <w:pStyle w:val="Code"/>
        <w:rPr>
          <w:highlight w:val="white"/>
        </w:rPr>
      </w:pPr>
      <w:r w:rsidRPr="00FF32E1">
        <w:rPr>
          <w:highlight w:val="white"/>
        </w:rPr>
        <w:t xml:space="preserve">  | REGISTER                  { $$ = Mask.Register; }</w:t>
      </w:r>
    </w:p>
    <w:p w14:paraId="7EBE09CC" w14:textId="77777777" w:rsidR="0058602A" w:rsidRPr="00FF32E1" w:rsidRDefault="0058602A" w:rsidP="0058602A">
      <w:pPr>
        <w:pStyle w:val="Code"/>
        <w:rPr>
          <w:highlight w:val="white"/>
        </w:rPr>
      </w:pPr>
      <w:r w:rsidRPr="00FF32E1">
        <w:rPr>
          <w:highlight w:val="white"/>
        </w:rPr>
        <w:t xml:space="preserve">  | STATIC                    { $$ = Mask.Static;   }</w:t>
      </w:r>
    </w:p>
    <w:p w14:paraId="5B8AC3AE" w14:textId="77777777" w:rsidR="0058602A" w:rsidRPr="00FF32E1" w:rsidRDefault="0058602A" w:rsidP="0058602A">
      <w:pPr>
        <w:pStyle w:val="Code"/>
        <w:rPr>
          <w:highlight w:val="white"/>
        </w:rPr>
      </w:pPr>
      <w:r w:rsidRPr="00FF32E1">
        <w:rPr>
          <w:highlight w:val="white"/>
        </w:rPr>
        <w:t xml:space="preserve">  | EXTERN                    { $$ = Mask.Extern;   }</w:t>
      </w:r>
    </w:p>
    <w:p w14:paraId="7581CBB1" w14:textId="77777777" w:rsidR="0058602A" w:rsidRPr="00FF32E1" w:rsidRDefault="0058602A" w:rsidP="0058602A">
      <w:pPr>
        <w:pStyle w:val="Code"/>
        <w:rPr>
          <w:highlight w:val="white"/>
        </w:rPr>
      </w:pPr>
      <w:r w:rsidRPr="00FF32E1">
        <w:rPr>
          <w:highlight w:val="white"/>
        </w:rPr>
        <w:t xml:space="preserve">  | TYPEDEF                   { $$ = Mask.Typedef;  }</w:t>
      </w:r>
    </w:p>
    <w:p w14:paraId="0F702B35" w14:textId="77777777" w:rsidR="0058602A" w:rsidRPr="00FF32E1" w:rsidRDefault="0058602A" w:rsidP="0058602A">
      <w:pPr>
        <w:pStyle w:val="Code"/>
        <w:rPr>
          <w:highlight w:val="white"/>
        </w:rPr>
      </w:pPr>
      <w:r w:rsidRPr="00FF32E1">
        <w:rPr>
          <w:highlight w:val="white"/>
        </w:rPr>
        <w:t xml:space="preserve">  | VOID                      { $$ = Mask.Void;     }</w:t>
      </w:r>
    </w:p>
    <w:p w14:paraId="5D3644ED" w14:textId="77777777" w:rsidR="0058602A" w:rsidRPr="00FF32E1" w:rsidRDefault="0058602A" w:rsidP="0058602A">
      <w:pPr>
        <w:pStyle w:val="Code"/>
        <w:rPr>
          <w:highlight w:val="white"/>
        </w:rPr>
      </w:pPr>
      <w:r w:rsidRPr="00FF32E1">
        <w:rPr>
          <w:highlight w:val="white"/>
        </w:rPr>
        <w:t xml:space="preserve">  | CHAR                      { $$ = Mask.Char;     }</w:t>
      </w:r>
    </w:p>
    <w:p w14:paraId="05FF2C8A" w14:textId="77777777" w:rsidR="0058602A" w:rsidRPr="00FF32E1" w:rsidRDefault="0058602A" w:rsidP="0058602A">
      <w:pPr>
        <w:pStyle w:val="Code"/>
        <w:rPr>
          <w:highlight w:val="white"/>
        </w:rPr>
      </w:pPr>
      <w:r w:rsidRPr="00FF32E1">
        <w:rPr>
          <w:highlight w:val="white"/>
        </w:rPr>
        <w:t xml:space="preserve">  | SHORT                     { $$ = Mask.Short;    }</w:t>
      </w:r>
    </w:p>
    <w:p w14:paraId="295C67F3" w14:textId="77777777" w:rsidR="0058602A" w:rsidRPr="00FF32E1" w:rsidRDefault="0058602A" w:rsidP="0058602A">
      <w:pPr>
        <w:pStyle w:val="Code"/>
        <w:rPr>
          <w:highlight w:val="white"/>
        </w:rPr>
      </w:pPr>
      <w:r w:rsidRPr="00FF32E1">
        <w:rPr>
          <w:highlight w:val="white"/>
        </w:rPr>
        <w:t xml:space="preserve">  | INT                       { $$ = Mask.Int;      }</w:t>
      </w:r>
    </w:p>
    <w:p w14:paraId="590CA97F" w14:textId="77777777" w:rsidR="0058602A" w:rsidRPr="00FF32E1" w:rsidRDefault="0058602A" w:rsidP="0058602A">
      <w:pPr>
        <w:pStyle w:val="Code"/>
        <w:rPr>
          <w:highlight w:val="white"/>
        </w:rPr>
      </w:pPr>
      <w:r w:rsidRPr="00FF32E1">
        <w:rPr>
          <w:highlight w:val="white"/>
        </w:rPr>
        <w:t xml:space="preserve">  | LONG                      { $$ = Mask.Long;     }</w:t>
      </w:r>
    </w:p>
    <w:p w14:paraId="55CF4D45" w14:textId="77777777" w:rsidR="0058602A" w:rsidRPr="00FF32E1" w:rsidRDefault="0058602A" w:rsidP="0058602A">
      <w:pPr>
        <w:pStyle w:val="Code"/>
        <w:rPr>
          <w:highlight w:val="white"/>
        </w:rPr>
      </w:pPr>
      <w:r w:rsidRPr="00FF32E1">
        <w:rPr>
          <w:highlight w:val="white"/>
        </w:rPr>
        <w:t xml:space="preserve">  | FLOAT                     { $$ = Mask.Float;    }</w:t>
      </w:r>
    </w:p>
    <w:p w14:paraId="0CD42BA2" w14:textId="77777777" w:rsidR="0058602A" w:rsidRPr="00FF32E1" w:rsidRDefault="0058602A" w:rsidP="0058602A">
      <w:pPr>
        <w:pStyle w:val="Code"/>
        <w:rPr>
          <w:highlight w:val="white"/>
        </w:rPr>
      </w:pPr>
      <w:r w:rsidRPr="00FF32E1">
        <w:rPr>
          <w:highlight w:val="white"/>
        </w:rPr>
        <w:t xml:space="preserve">  | DOUBLE                    { $$ = Mask.Double;   }</w:t>
      </w:r>
    </w:p>
    <w:p w14:paraId="429A97FB" w14:textId="77777777" w:rsidR="0058602A" w:rsidRPr="00FF32E1" w:rsidRDefault="0058602A" w:rsidP="0058602A">
      <w:pPr>
        <w:pStyle w:val="Code"/>
        <w:rPr>
          <w:highlight w:val="white"/>
        </w:rPr>
      </w:pPr>
      <w:r w:rsidRPr="00FF32E1">
        <w:rPr>
          <w:highlight w:val="white"/>
        </w:rPr>
        <w:t xml:space="preserve">  | SIGNED                    { $$ = Mask.Signed;   }</w:t>
      </w:r>
    </w:p>
    <w:p w14:paraId="3FC53F84" w14:textId="77777777" w:rsidR="0058602A" w:rsidRPr="00FF32E1" w:rsidRDefault="0058602A" w:rsidP="0058602A">
      <w:pPr>
        <w:pStyle w:val="Code"/>
        <w:rPr>
          <w:highlight w:val="white"/>
        </w:rPr>
      </w:pPr>
      <w:r w:rsidRPr="00FF32E1">
        <w:rPr>
          <w:highlight w:val="white"/>
        </w:rPr>
        <w:t xml:space="preserve">  | UNSIGNED                  { $$ = Mask.Unsigned; }</w:t>
      </w:r>
    </w:p>
    <w:p w14:paraId="0D2281CC" w14:textId="77777777" w:rsidR="0058602A" w:rsidRPr="00FF32E1" w:rsidRDefault="0058602A" w:rsidP="0058602A">
      <w:pPr>
        <w:pStyle w:val="Code"/>
        <w:rPr>
          <w:highlight w:val="white"/>
        </w:rPr>
      </w:pPr>
      <w:r w:rsidRPr="00FF32E1">
        <w:rPr>
          <w:highlight w:val="white"/>
        </w:rPr>
        <w:t xml:space="preserve">  | struct_or_union_specifier { $$ = $1;            }</w:t>
      </w:r>
    </w:p>
    <w:p w14:paraId="7FDA3696" w14:textId="77777777" w:rsidR="0058602A" w:rsidRPr="00FF32E1" w:rsidRDefault="0058602A" w:rsidP="0058602A">
      <w:pPr>
        <w:pStyle w:val="Code"/>
        <w:rPr>
          <w:highlight w:val="white"/>
        </w:rPr>
      </w:pPr>
      <w:r w:rsidRPr="00FF32E1">
        <w:rPr>
          <w:highlight w:val="white"/>
        </w:rPr>
        <w:t xml:space="preserve">  | enum_specifier            { $$ = $1;            }</w:t>
      </w:r>
    </w:p>
    <w:p w14:paraId="716D23A2" w14:textId="77777777" w:rsidR="0058602A" w:rsidRPr="00FF32E1" w:rsidRDefault="0058602A" w:rsidP="0058602A">
      <w:pPr>
        <w:pStyle w:val="Code"/>
        <w:rPr>
          <w:highlight w:val="white"/>
        </w:rPr>
      </w:pPr>
      <w:r w:rsidRPr="00FF32E1">
        <w:rPr>
          <w:highlight w:val="white"/>
        </w:rPr>
        <w:t xml:space="preserve">  | TYPEDEF_NAME              { $$ = $1;            };</w:t>
      </w:r>
    </w:p>
    <w:p w14:paraId="257B3BBE" w14:textId="6B110070" w:rsidR="00D91C7B" w:rsidRDefault="00D91C7B" w:rsidP="00D91C7B">
      <w:pPr>
        <w:pStyle w:val="Rubrik3"/>
        <w:rPr>
          <w:highlight w:val="white"/>
        </w:rPr>
      </w:pPr>
      <w:bookmarkStart w:id="27" w:name="_Toc53473488"/>
      <w:r>
        <w:rPr>
          <w:highlight w:val="white"/>
        </w:rPr>
        <w:t>Declarator</w:t>
      </w:r>
      <w:bookmarkEnd w:id="27"/>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proofErr w:type="spellStart"/>
      <w:r>
        <w:rPr>
          <w:highlight w:val="white"/>
        </w:rPr>
        <w:t>MainParser.gppg</w:t>
      </w:r>
      <w:proofErr w:type="spellEnd"/>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lastRenderedPageBreak/>
        <w:t xml:space="preserve">A </w:t>
      </w:r>
      <w:proofErr w:type="spellStart"/>
      <w:r w:rsidR="00FB353A">
        <w:rPr>
          <w:highlight w:val="white"/>
          <w:lang w:val="sv-SE"/>
        </w:rPr>
        <w:t>intialization</w:t>
      </w:r>
      <w:r w:rsidR="00757C8B">
        <w:rPr>
          <w:highlight w:val="white"/>
          <w:lang w:val="sv-SE"/>
        </w:rPr>
        <w:t>-</w:t>
      </w:r>
      <w:r w:rsidR="00FB353A">
        <w:rPr>
          <w:highlight w:val="white"/>
          <w:lang w:val="sv-SE"/>
        </w:rPr>
        <w:t>bitfield</w:t>
      </w:r>
      <w:proofErr w:type="spellEnd"/>
      <w:r w:rsidR="00FB353A">
        <w:rPr>
          <w:highlight w:val="white"/>
          <w:lang w:val="sv-SE"/>
        </w:rPr>
        <w:t xml:space="preserve"> </w:t>
      </w:r>
      <w:proofErr w:type="spellStart"/>
      <w:r w:rsidR="003060D2">
        <w:rPr>
          <w:highlight w:val="white"/>
          <w:lang w:val="sv-SE"/>
        </w:rPr>
        <w:t>declarator</w:t>
      </w:r>
      <w:proofErr w:type="spellEnd"/>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 xml:space="preserve">pointer </w:t>
      </w:r>
      <w:proofErr w:type="spellStart"/>
      <w:r w:rsidR="00597B14">
        <w:rPr>
          <w:highlight w:val="white"/>
          <w:lang w:val="sv-SE"/>
        </w:rPr>
        <w:t>declarator</w:t>
      </w:r>
      <w:proofErr w:type="spellEnd"/>
      <w:r w:rsidR="0013125E">
        <w:rPr>
          <w:highlight w:val="white"/>
          <w:lang w:val="sv-SE"/>
        </w:rPr>
        <w:t xml:space="preserve">, </w:t>
      </w:r>
      <w:r w:rsidR="009D72BD">
        <w:rPr>
          <w:highlight w:val="white"/>
          <w:lang w:val="sv-SE"/>
        </w:rPr>
        <w:t xml:space="preserve">a </w:t>
      </w:r>
      <w:proofErr w:type="spellStart"/>
      <w:r w:rsidR="009D72BD">
        <w:rPr>
          <w:highlight w:val="white"/>
          <w:lang w:val="sv-SE"/>
        </w:rPr>
        <w:t>declarator</w:t>
      </w:r>
      <w:proofErr w:type="spellEnd"/>
      <w:r w:rsidR="009D72BD">
        <w:rPr>
          <w:highlight w:val="white"/>
          <w:lang w:val="sv-SE"/>
        </w:rPr>
        <w:t xml:space="preserve"> </w:t>
      </w:r>
      <w:proofErr w:type="spellStart"/>
      <w:r w:rsidR="00266D64">
        <w:rPr>
          <w:highlight w:val="white"/>
          <w:lang w:val="sv-SE"/>
        </w:rPr>
        <w:t>initialized</w:t>
      </w:r>
      <w:proofErr w:type="spellEnd"/>
      <w:r w:rsidR="0013125E">
        <w:rPr>
          <w:highlight w:val="white"/>
          <w:lang w:val="sv-SE"/>
        </w:rPr>
        <w:t xml:space="preserve"> </w:t>
      </w:r>
      <w:proofErr w:type="spellStart"/>
      <w:r w:rsidR="0013125E">
        <w:rPr>
          <w:highlight w:val="white"/>
          <w:lang w:val="sv-SE"/>
        </w:rPr>
        <w:t>with</w:t>
      </w:r>
      <w:proofErr w:type="spellEnd"/>
      <w:r w:rsidR="0013125E">
        <w:rPr>
          <w:highlight w:val="white"/>
          <w:lang w:val="sv-SE"/>
        </w:rPr>
        <w:t xml:space="preserve"> a </w:t>
      </w:r>
      <w:proofErr w:type="spellStart"/>
      <w:r w:rsidR="0013125E">
        <w:rPr>
          <w:highlight w:val="white"/>
          <w:lang w:val="sv-SE"/>
        </w:rPr>
        <w:t>value</w:t>
      </w:r>
      <w:proofErr w:type="spellEnd"/>
      <w:r w:rsidR="0013125E">
        <w:rPr>
          <w:highlight w:val="white"/>
          <w:lang w:val="sv-SE"/>
        </w:rPr>
        <w:t xml:space="preserve">, or </w:t>
      </w:r>
      <w:proofErr w:type="spellStart"/>
      <w:r w:rsidR="0013125E">
        <w:rPr>
          <w:highlight w:val="white"/>
          <w:lang w:val="sv-SE"/>
        </w:rPr>
        <w:t>marked</w:t>
      </w:r>
      <w:proofErr w:type="spellEnd"/>
      <w:r w:rsidR="0013125E">
        <w:rPr>
          <w:highlight w:val="white"/>
          <w:lang w:val="sv-SE"/>
        </w:rPr>
        <w:t xml:space="preserve"> as a </w:t>
      </w:r>
      <w:proofErr w:type="spellStart"/>
      <w:r w:rsidR="0013125E">
        <w:rPr>
          <w:highlight w:val="white"/>
          <w:lang w:val="sv-SE"/>
        </w:rPr>
        <w:t>bitfield</w:t>
      </w:r>
      <w:proofErr w:type="spellEnd"/>
      <w:r w:rsidR="0013125E">
        <w:rPr>
          <w:highlight w:val="white"/>
          <w:lang w:val="sv-SE"/>
        </w:rPr>
        <w:t xml:space="preserve">. </w:t>
      </w:r>
      <w:proofErr w:type="spellStart"/>
      <w:r w:rsidR="009D72BD">
        <w:rPr>
          <w:highlight w:val="white"/>
          <w:lang w:val="sv-SE"/>
        </w:rPr>
        <w:t>However</w:t>
      </w:r>
      <w:proofErr w:type="spellEnd"/>
      <w:r w:rsidR="009D72BD">
        <w:rPr>
          <w:highlight w:val="white"/>
          <w:lang w:val="sv-SE"/>
        </w:rPr>
        <w:t xml:space="preserve">, a </w:t>
      </w:r>
      <w:proofErr w:type="spellStart"/>
      <w:r w:rsidR="009D72BD">
        <w:rPr>
          <w:highlight w:val="white"/>
          <w:lang w:val="sv-SE"/>
        </w:rPr>
        <w:t>declarator</w:t>
      </w:r>
      <w:proofErr w:type="spellEnd"/>
      <w:r w:rsidR="009D72BD">
        <w:rPr>
          <w:highlight w:val="white"/>
          <w:lang w:val="sv-SE"/>
        </w:rPr>
        <w:t xml:space="preserve"> </w:t>
      </w:r>
      <w:proofErr w:type="spellStart"/>
      <w:r w:rsidR="009D72BD">
        <w:rPr>
          <w:highlight w:val="white"/>
          <w:lang w:val="sv-SE"/>
        </w:rPr>
        <w:t>cannot</w:t>
      </w:r>
      <w:proofErr w:type="spellEnd"/>
      <w:r w:rsidR="009D72BD">
        <w:rPr>
          <w:highlight w:val="white"/>
          <w:lang w:val="sv-SE"/>
        </w:rPr>
        <w:t xml:space="preserve"> be </w:t>
      </w:r>
      <w:proofErr w:type="spellStart"/>
      <w:r w:rsidR="009D72BD">
        <w:rPr>
          <w:highlight w:val="white"/>
          <w:lang w:val="sv-SE"/>
        </w:rPr>
        <w:t>both</w:t>
      </w:r>
      <w:proofErr w:type="spellEnd"/>
      <w:r w:rsidR="009D72BD">
        <w:rPr>
          <w:highlight w:val="white"/>
          <w:lang w:val="sv-SE"/>
        </w:rPr>
        <w:t xml:space="preserve"> </w:t>
      </w:r>
      <w:proofErr w:type="spellStart"/>
      <w:r w:rsidR="00266D64">
        <w:rPr>
          <w:highlight w:val="white"/>
          <w:lang w:val="sv-SE"/>
        </w:rPr>
        <w:t>initialized</w:t>
      </w:r>
      <w:proofErr w:type="spellEnd"/>
      <w:r w:rsidR="009D72BD">
        <w:rPr>
          <w:highlight w:val="white"/>
          <w:lang w:val="sv-SE"/>
        </w:rPr>
        <w:t xml:space="preserve"> and </w:t>
      </w:r>
      <w:proofErr w:type="spellStart"/>
      <w:r w:rsidR="009D72BD">
        <w:rPr>
          <w:highlight w:val="white"/>
          <w:lang w:val="sv-SE"/>
        </w:rPr>
        <w:t>markd</w:t>
      </w:r>
      <w:proofErr w:type="spellEnd"/>
      <w:r w:rsidR="009D72BD">
        <w:rPr>
          <w:highlight w:val="white"/>
          <w:lang w:val="sv-SE"/>
        </w:rPr>
        <w:t xml:space="preserve"> as </w:t>
      </w:r>
      <w:proofErr w:type="spellStart"/>
      <w:r w:rsidR="009D72BD">
        <w:rPr>
          <w:highlight w:val="white"/>
          <w:lang w:val="sv-SE"/>
        </w:rPr>
        <w:t>bitfield</w:t>
      </w:r>
      <w:proofErr w:type="spellEnd"/>
      <w:r w:rsidR="009D72BD">
        <w:rPr>
          <w:highlight w:val="white"/>
          <w:lang w:val="sv-SE"/>
        </w:rPr>
        <w:t xml:space="preserve">. </w:t>
      </w:r>
      <w:r w:rsidR="0013125E">
        <w:rPr>
          <w:highlight w:val="white"/>
          <w:lang w:val="sv-SE"/>
        </w:rPr>
        <w:t xml:space="preserve">In the </w:t>
      </w:r>
      <w:proofErr w:type="spellStart"/>
      <w:r w:rsidR="0013125E">
        <w:rPr>
          <w:highlight w:val="white"/>
          <w:lang w:val="sv-SE"/>
        </w:rPr>
        <w:t>bitfield</w:t>
      </w:r>
      <w:proofErr w:type="spellEnd"/>
      <w:r w:rsidR="0013125E">
        <w:rPr>
          <w:highlight w:val="white"/>
          <w:lang w:val="sv-SE"/>
        </w:rPr>
        <w:t xml:space="preserve"> </w:t>
      </w:r>
      <w:proofErr w:type="spellStart"/>
      <w:r w:rsidR="0013125E">
        <w:rPr>
          <w:highlight w:val="white"/>
          <w:lang w:val="sv-SE"/>
        </w:rPr>
        <w:t>case</w:t>
      </w:r>
      <w:proofErr w:type="spellEnd"/>
      <w:r w:rsidR="0013125E">
        <w:rPr>
          <w:highlight w:val="white"/>
          <w:lang w:val="sv-SE"/>
        </w:rPr>
        <w:t xml:space="preserve"> the </w:t>
      </w:r>
      <w:proofErr w:type="spellStart"/>
      <w:r w:rsidR="003060D2">
        <w:rPr>
          <w:highlight w:val="white"/>
          <w:lang w:val="sv-SE"/>
        </w:rPr>
        <w:t>declarator</w:t>
      </w:r>
      <w:proofErr w:type="spellEnd"/>
      <w:r w:rsidR="0013125E">
        <w:rPr>
          <w:highlight w:val="white"/>
          <w:lang w:val="sv-SE"/>
        </w:rPr>
        <w:t xml:space="preserve"> </w:t>
      </w:r>
      <w:proofErr w:type="spellStart"/>
      <w:r w:rsidR="0013125E">
        <w:rPr>
          <w:highlight w:val="white"/>
          <w:lang w:val="sv-SE"/>
        </w:rPr>
        <w:t>can</w:t>
      </w:r>
      <w:proofErr w:type="spellEnd"/>
      <w:r w:rsidR="0013125E">
        <w:rPr>
          <w:highlight w:val="white"/>
          <w:lang w:val="sv-SE"/>
        </w:rPr>
        <w:t xml:space="preserve"> be </w:t>
      </w:r>
      <w:proofErr w:type="spellStart"/>
      <w:r w:rsidR="00DB7ED7">
        <w:rPr>
          <w:highlight w:val="white"/>
          <w:lang w:val="sv-SE"/>
        </w:rPr>
        <w:t>omitted</w:t>
      </w:r>
      <w:proofErr w:type="spellEnd"/>
      <w:r w:rsidR="00DB7ED7">
        <w:rPr>
          <w:highlight w:val="white"/>
          <w:lang w:val="sv-SE"/>
        </w:rPr>
        <w:t xml:space="preserve">. For </w:t>
      </w:r>
      <w:proofErr w:type="spellStart"/>
      <w:r w:rsidR="00DB7ED7">
        <w:rPr>
          <w:highlight w:val="white"/>
          <w:lang w:val="sv-SE"/>
        </w:rPr>
        <w:t>instance</w:t>
      </w:r>
      <w:proofErr w:type="spellEnd"/>
      <w:r w:rsidR="00DB7ED7">
        <w:rPr>
          <w:highlight w:val="white"/>
          <w:lang w:val="sv-SE"/>
        </w:rPr>
        <w:t>:</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w:t>
      </w:r>
      <w:proofErr w:type="spellStart"/>
      <w:r>
        <w:rPr>
          <w:highlight w:val="white"/>
          <w:lang w:val="sv-SE"/>
        </w:rPr>
        <w:t>each</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r w:rsidR="00991B7A">
        <w:rPr>
          <w:highlight w:val="white"/>
          <w:lang w:val="sv-SE"/>
        </w:rPr>
        <w:t xml:space="preserve">call the matchning </w:t>
      </w:r>
      <w:proofErr w:type="spellStart"/>
      <w:r w:rsidR="00991B7A">
        <w:rPr>
          <w:highlight w:val="white"/>
          <w:lang w:val="sv-SE"/>
        </w:rPr>
        <w:t>method</w:t>
      </w:r>
      <w:proofErr w:type="spellEnd"/>
      <w:r w:rsidR="00991B7A">
        <w:rPr>
          <w:highlight w:val="white"/>
          <w:lang w:val="sv-SE"/>
        </w:rPr>
        <w:t xml:space="preserve">. </w:t>
      </w:r>
    </w:p>
    <w:p w14:paraId="3442421C" w14:textId="760229DE" w:rsidR="00DB7ED7" w:rsidRPr="009013A8" w:rsidRDefault="00CC2173" w:rsidP="00CC2173">
      <w:pPr>
        <w:pStyle w:val="CodeHeader"/>
        <w:rPr>
          <w:highlight w:val="white"/>
        </w:rPr>
      </w:pPr>
      <w:proofErr w:type="spellStart"/>
      <w:r>
        <w:rPr>
          <w:highlight w:val="white"/>
        </w:rPr>
        <w:t>MainParser.gppg</w:t>
      </w:r>
      <w:proofErr w:type="spellEnd"/>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069D5435" w:rsidR="0013125E" w:rsidRDefault="0013125E" w:rsidP="009013A8">
      <w:pPr>
        <w:pStyle w:val="Code"/>
        <w:rPr>
          <w:highlight w:val="white"/>
        </w:rPr>
      </w:pPr>
      <w:r w:rsidRPr="009013A8">
        <w:rPr>
          <w:highlight w:val="white"/>
        </w:rPr>
        <w:t xml:space="preserve">    };</w:t>
      </w:r>
    </w:p>
    <w:p w14:paraId="5CB41938" w14:textId="5E2EC180" w:rsidR="00806795" w:rsidRDefault="008D1660" w:rsidP="008D1660">
      <w:pPr>
        <w:pStyle w:val="CodeHeader"/>
        <w:rPr>
          <w:highlight w:val="white"/>
        </w:rPr>
      </w:pPr>
      <w:proofErr w:type="spellStart"/>
      <w:r>
        <w:rPr>
          <w:highlight w:val="white"/>
        </w:rPr>
        <w:t>MiddleCodeGenerator.cs</w:t>
      </w:r>
      <w:proofErr w:type="spellEnd"/>
    </w:p>
    <w:p w14:paraId="314D5351" w14:textId="762DBBEF" w:rsidR="005C422F" w:rsidRPr="005C422F" w:rsidRDefault="005C422F" w:rsidP="005C422F">
      <w:pPr>
        <w:pStyle w:val="Code"/>
        <w:rPr>
          <w:highlight w:val="white"/>
        </w:rPr>
      </w:pPr>
      <w:r w:rsidRPr="005C422F">
        <w:rPr>
          <w:highlight w:val="white"/>
        </w:rPr>
        <w:t xml:space="preserve">    public static void Declarator(Specifier specifier, Declarator declarator){</w:t>
      </w:r>
    </w:p>
    <w:p w14:paraId="7E822409" w14:textId="77777777" w:rsidR="005C422F" w:rsidRPr="005C422F" w:rsidRDefault="005C422F" w:rsidP="005C422F">
      <w:pPr>
        <w:pStyle w:val="Code"/>
        <w:rPr>
          <w:highlight w:val="white"/>
        </w:rPr>
      </w:pPr>
      <w:r w:rsidRPr="005C422F">
        <w:rPr>
          <w:highlight w:val="white"/>
        </w:rPr>
        <w:t xml:space="preserve">      Storage? storage = specifier.StorageX;</w:t>
      </w:r>
    </w:p>
    <w:p w14:paraId="61AD76C3" w14:textId="77777777" w:rsidR="005C422F" w:rsidRPr="005C422F" w:rsidRDefault="005C422F" w:rsidP="005C422F">
      <w:pPr>
        <w:pStyle w:val="Code"/>
        <w:rPr>
          <w:highlight w:val="white"/>
        </w:rPr>
      </w:pPr>
      <w:r w:rsidRPr="005C422F">
        <w:rPr>
          <w:highlight w:val="white"/>
        </w:rPr>
        <w:t xml:space="preserve">      declarator.Add(specifier.Type);</w:t>
      </w:r>
    </w:p>
    <w:p w14:paraId="56B1FCAB" w14:textId="77777777" w:rsidR="005C422F" w:rsidRPr="005C422F" w:rsidRDefault="005C422F" w:rsidP="005C422F">
      <w:pPr>
        <w:pStyle w:val="Code"/>
        <w:rPr>
          <w:highlight w:val="white"/>
        </w:rPr>
      </w:pPr>
    </w:p>
    <w:p w14:paraId="05370032" w14:textId="77777777" w:rsidR="005C422F" w:rsidRPr="005C422F" w:rsidRDefault="005C422F" w:rsidP="005C422F">
      <w:pPr>
        <w:pStyle w:val="Code"/>
        <w:rPr>
          <w:highlight w:val="white"/>
        </w:rPr>
      </w:pPr>
      <w:r w:rsidRPr="005C422F">
        <w:rPr>
          <w:highlight w:val="white"/>
        </w:rPr>
        <w:t xml:space="preserve">      if (declarator.Type.IsFunction()) {</w:t>
      </w:r>
    </w:p>
    <w:p w14:paraId="4CE91CBD" w14:textId="77777777" w:rsidR="005C422F" w:rsidRDefault="005C422F" w:rsidP="005C422F">
      <w:pPr>
        <w:pStyle w:val="Code"/>
        <w:rPr>
          <w:highlight w:val="white"/>
        </w:rPr>
      </w:pPr>
      <w:r w:rsidRPr="005C422F">
        <w:rPr>
          <w:highlight w:val="white"/>
        </w:rPr>
        <w:t xml:space="preserve">        Assert.Error((storage == Storage.Static) || (storage == Storage.Extern)</w:t>
      </w:r>
    </w:p>
    <w:p w14:paraId="22CAFF71" w14:textId="22E2CE6C" w:rsidR="005C422F" w:rsidRPr="005C422F" w:rsidRDefault="005C422F" w:rsidP="005C422F">
      <w:pPr>
        <w:pStyle w:val="Code"/>
        <w:rPr>
          <w:highlight w:val="white"/>
        </w:rPr>
      </w:pPr>
      <w:r>
        <w:rPr>
          <w:highlight w:val="white"/>
        </w:rPr>
        <w:t xml:space="preserve">                    </w:t>
      </w:r>
      <w:r w:rsidRPr="005C422F">
        <w:rPr>
          <w:highlight w:val="white"/>
        </w:rPr>
        <w:t xml:space="preserve"> ||</w:t>
      </w:r>
      <w:r>
        <w:rPr>
          <w:highlight w:val="white"/>
        </w:rPr>
        <w:t xml:space="preserve"> </w:t>
      </w:r>
      <w:r w:rsidRPr="005C422F">
        <w:rPr>
          <w:highlight w:val="white"/>
        </w:rPr>
        <w:t>(storage == Storage.Typedef),  storage, Message.</w:t>
      </w:r>
    </w:p>
    <w:p w14:paraId="60B669CA" w14:textId="15722DAE" w:rsidR="005C422F" w:rsidRPr="005C422F" w:rsidRDefault="00571936" w:rsidP="005C422F">
      <w:pPr>
        <w:pStyle w:val="Code"/>
        <w:rPr>
          <w:highlight w:val="white"/>
        </w:rPr>
      </w:pPr>
      <w:r>
        <w:rPr>
          <w:highlight w:val="white"/>
        </w:rPr>
        <w:t xml:space="preserve">            </w:t>
      </w:r>
      <w:r w:rsidR="005C422F" w:rsidRPr="005C422F">
        <w:rPr>
          <w:highlight w:val="white"/>
        </w:rPr>
        <w:t>Only_static___extern_or_typedef_storage_allowed_for_functions);</w:t>
      </w:r>
    </w:p>
    <w:p w14:paraId="51055F1F" w14:textId="77777777" w:rsidR="005C422F" w:rsidRPr="005C422F" w:rsidRDefault="005C422F" w:rsidP="005C422F">
      <w:pPr>
        <w:pStyle w:val="Code"/>
        <w:rPr>
          <w:highlight w:val="white"/>
        </w:rPr>
      </w:pPr>
      <w:r w:rsidRPr="005C422F">
        <w:rPr>
          <w:highlight w:val="white"/>
        </w:rPr>
        <w:t xml:space="preserve">      }</w:t>
      </w:r>
    </w:p>
    <w:p w14:paraId="561F01F3" w14:textId="77777777" w:rsidR="005C422F" w:rsidRPr="005C422F" w:rsidRDefault="005C422F" w:rsidP="005C422F">
      <w:pPr>
        <w:pStyle w:val="Code"/>
        <w:rPr>
          <w:highlight w:val="white"/>
        </w:rPr>
      </w:pPr>
    </w:p>
    <w:p w14:paraId="52807267" w14:textId="132A908B" w:rsidR="00571936" w:rsidRDefault="005C422F" w:rsidP="005C422F">
      <w:pPr>
        <w:pStyle w:val="Code"/>
        <w:rPr>
          <w:highlight w:val="white"/>
        </w:rPr>
      </w:pPr>
      <w:r w:rsidRPr="005C422F">
        <w:rPr>
          <w:highlight w:val="white"/>
        </w:rPr>
        <w:t xml:space="preserve">      Symbol symbol =</w:t>
      </w:r>
      <w:r w:rsidR="00571936">
        <w:rPr>
          <w:highlight w:val="white"/>
        </w:rPr>
        <w:t xml:space="preserve"> </w:t>
      </w:r>
      <w:r w:rsidRPr="005C422F">
        <w:rPr>
          <w:highlight w:val="white"/>
        </w:rPr>
        <w:t>new Symbol(declarator.Name, specifier.ExternalLinkage,</w:t>
      </w:r>
    </w:p>
    <w:p w14:paraId="7E9AB15F" w14:textId="0EE66C3C" w:rsidR="005C422F" w:rsidRPr="005C422F" w:rsidRDefault="00571936" w:rsidP="005C422F">
      <w:pPr>
        <w:pStyle w:val="Code"/>
        <w:rPr>
          <w:highlight w:val="white"/>
        </w:rPr>
      </w:pPr>
      <w:r>
        <w:rPr>
          <w:highlight w:val="white"/>
        </w:rPr>
        <w:t xml:space="preserve">                     </w:t>
      </w:r>
      <w:r w:rsidR="005C422F" w:rsidRPr="005C422F">
        <w:rPr>
          <w:highlight w:val="white"/>
        </w:rPr>
        <w:t xml:space="preserve"> </w:t>
      </w:r>
      <w:r>
        <w:rPr>
          <w:highlight w:val="white"/>
        </w:rPr>
        <w:t xml:space="preserve">           </w:t>
      </w:r>
      <w:r w:rsidR="005C422F" w:rsidRPr="005C422F">
        <w:rPr>
          <w:highlight w:val="white"/>
        </w:rPr>
        <w:t>storage.Value, declarator.Type);</w:t>
      </w:r>
    </w:p>
    <w:p w14:paraId="0F939183" w14:textId="77777777" w:rsidR="005C422F" w:rsidRPr="005C422F" w:rsidRDefault="005C422F" w:rsidP="005C422F">
      <w:pPr>
        <w:pStyle w:val="Code"/>
        <w:rPr>
          <w:highlight w:val="white"/>
        </w:rPr>
      </w:pPr>
      <w:r w:rsidRPr="005C422F">
        <w:rPr>
          <w:highlight w:val="white"/>
        </w:rPr>
        <w:t xml:space="preserve">      SymbolTable.CurrentTable.AddSymbol(symbol);</w:t>
      </w:r>
    </w:p>
    <w:p w14:paraId="2B41F5C7" w14:textId="77777777" w:rsidR="005C422F" w:rsidRPr="005C422F" w:rsidRDefault="005C422F" w:rsidP="005C422F">
      <w:pPr>
        <w:pStyle w:val="Code"/>
        <w:rPr>
          <w:highlight w:val="white"/>
        </w:rPr>
      </w:pPr>
    </w:p>
    <w:p w14:paraId="1C7EAD0F" w14:textId="77777777" w:rsidR="005C422F" w:rsidRPr="005C422F" w:rsidRDefault="005C422F" w:rsidP="005C422F">
      <w:pPr>
        <w:pStyle w:val="Code"/>
        <w:rPr>
          <w:highlight w:val="white"/>
        </w:rPr>
      </w:pPr>
      <w:r w:rsidRPr="005C422F">
        <w:rPr>
          <w:highlight w:val="white"/>
        </w:rPr>
        <w:t xml:space="preserve">      if (symbol.IsStatic() &amp;&amp; !symbol.Type.IsFunction()) {</w:t>
      </w:r>
    </w:p>
    <w:p w14:paraId="42C1E327" w14:textId="77777777" w:rsidR="005C422F" w:rsidRPr="005C422F" w:rsidRDefault="005C422F" w:rsidP="005C422F">
      <w:pPr>
        <w:pStyle w:val="Code"/>
        <w:rPr>
          <w:highlight w:val="white"/>
        </w:rPr>
      </w:pPr>
      <w:r w:rsidRPr="005C422F">
        <w:rPr>
          <w:highlight w:val="white"/>
        </w:rPr>
        <w:t xml:space="preserve">        SymbolTable.StaticSet.Add(ConstantExpression.Value(symbol));</w:t>
      </w:r>
    </w:p>
    <w:p w14:paraId="23342CAE" w14:textId="77777777" w:rsidR="005C422F" w:rsidRPr="005C422F" w:rsidRDefault="005C422F" w:rsidP="005C422F">
      <w:pPr>
        <w:pStyle w:val="Code"/>
        <w:rPr>
          <w:highlight w:val="white"/>
        </w:rPr>
      </w:pPr>
      <w:r w:rsidRPr="005C422F">
        <w:rPr>
          <w:highlight w:val="white"/>
        </w:rPr>
        <w:t xml:space="preserve">      }</w:t>
      </w:r>
    </w:p>
    <w:p w14:paraId="23A2DD10" w14:textId="77777777" w:rsidR="005C422F" w:rsidRPr="005C422F" w:rsidRDefault="005C422F" w:rsidP="005C422F">
      <w:pPr>
        <w:pStyle w:val="Code"/>
        <w:rPr>
          <w:highlight w:val="white"/>
        </w:rPr>
      </w:pPr>
      <w:r w:rsidRPr="005C422F">
        <w:rPr>
          <w:highlight w:val="white"/>
        </w:rPr>
        <w:t xml:space="preserve">    }</w:t>
      </w:r>
    </w:p>
    <w:p w14:paraId="3A077E16" w14:textId="77777777" w:rsidR="005C422F" w:rsidRPr="005C422F" w:rsidRDefault="005C422F" w:rsidP="005C422F">
      <w:pPr>
        <w:pStyle w:val="Code"/>
        <w:rPr>
          <w:highlight w:val="white"/>
        </w:rPr>
      </w:pPr>
      <w:r w:rsidRPr="005C422F">
        <w:rPr>
          <w:highlight w:val="white"/>
        </w:rPr>
        <w:t xml:space="preserve">  </w:t>
      </w:r>
    </w:p>
    <w:p w14:paraId="4C7CF293" w14:textId="77777777" w:rsidR="005C422F" w:rsidRPr="005C422F" w:rsidRDefault="005C422F" w:rsidP="005C422F">
      <w:pPr>
        <w:pStyle w:val="Code"/>
        <w:rPr>
          <w:highlight w:val="white"/>
        </w:rPr>
      </w:pPr>
      <w:r w:rsidRPr="005C422F">
        <w:rPr>
          <w:highlight w:val="white"/>
        </w:rPr>
        <w:t xml:space="preserve">    public static List&lt;MiddleCode&gt; AssignmentDeclarator(Specifier specifier,</w:t>
      </w:r>
    </w:p>
    <w:p w14:paraId="7072D069" w14:textId="3A4BC868" w:rsidR="005C422F" w:rsidRPr="005C422F" w:rsidRDefault="005C422F" w:rsidP="005C422F">
      <w:pPr>
        <w:pStyle w:val="Code"/>
        <w:rPr>
          <w:highlight w:val="white"/>
        </w:rPr>
      </w:pPr>
      <w:r w:rsidRPr="005C422F">
        <w:rPr>
          <w:highlight w:val="white"/>
        </w:rPr>
        <w:t xml:space="preserve">                                   Declarator declarator, object initializer){</w:t>
      </w:r>
    </w:p>
    <w:p w14:paraId="7FB23245" w14:textId="77777777" w:rsidR="005C422F" w:rsidRPr="005C422F" w:rsidRDefault="005C422F" w:rsidP="005C422F">
      <w:pPr>
        <w:pStyle w:val="Code"/>
        <w:rPr>
          <w:highlight w:val="white"/>
        </w:rPr>
      </w:pPr>
      <w:r w:rsidRPr="005C422F">
        <w:rPr>
          <w:highlight w:val="white"/>
        </w:rPr>
        <w:t xml:space="preserve">      Storage? storage = specifier.StorageX;</w:t>
      </w:r>
    </w:p>
    <w:p w14:paraId="723F7115" w14:textId="77777777" w:rsidR="005C422F" w:rsidRPr="005C422F" w:rsidRDefault="005C422F" w:rsidP="005C422F">
      <w:pPr>
        <w:pStyle w:val="Code"/>
        <w:rPr>
          <w:highlight w:val="white"/>
        </w:rPr>
      </w:pPr>
      <w:r w:rsidRPr="005C422F">
        <w:rPr>
          <w:highlight w:val="white"/>
        </w:rPr>
        <w:t xml:space="preserve">      Type specifierType = specifier.Type;</w:t>
      </w:r>
    </w:p>
    <w:p w14:paraId="06E221C0" w14:textId="77777777" w:rsidR="005C422F" w:rsidRPr="005C422F" w:rsidRDefault="005C422F" w:rsidP="005C422F">
      <w:pPr>
        <w:pStyle w:val="Code"/>
        <w:rPr>
          <w:highlight w:val="white"/>
        </w:rPr>
      </w:pPr>
    </w:p>
    <w:p w14:paraId="2C35849D" w14:textId="77777777" w:rsidR="005C422F" w:rsidRPr="005C422F" w:rsidRDefault="005C422F" w:rsidP="005C422F">
      <w:pPr>
        <w:pStyle w:val="Code"/>
        <w:rPr>
          <w:highlight w:val="white"/>
        </w:rPr>
      </w:pPr>
      <w:r w:rsidRPr="005C422F">
        <w:rPr>
          <w:highlight w:val="white"/>
        </w:rPr>
        <w:t xml:space="preserve">      declarator.Add(specifierType);</w:t>
      </w:r>
    </w:p>
    <w:p w14:paraId="1C2D47EA" w14:textId="77777777" w:rsidR="005C422F" w:rsidRPr="005C422F" w:rsidRDefault="005C422F" w:rsidP="005C422F">
      <w:pPr>
        <w:pStyle w:val="Code"/>
        <w:rPr>
          <w:highlight w:val="white"/>
        </w:rPr>
      </w:pPr>
      <w:r w:rsidRPr="005C422F">
        <w:rPr>
          <w:highlight w:val="white"/>
        </w:rPr>
        <w:t xml:space="preserve">      string name = declarator.Name;</w:t>
      </w:r>
    </w:p>
    <w:p w14:paraId="102C9D6C" w14:textId="77777777" w:rsidR="005C422F" w:rsidRPr="005C422F" w:rsidRDefault="005C422F" w:rsidP="005C422F">
      <w:pPr>
        <w:pStyle w:val="Code"/>
        <w:rPr>
          <w:highlight w:val="white"/>
        </w:rPr>
      </w:pPr>
      <w:r w:rsidRPr="005C422F">
        <w:rPr>
          <w:highlight w:val="white"/>
        </w:rPr>
        <w:t xml:space="preserve">      Type type = declarator.Type;</w:t>
      </w:r>
    </w:p>
    <w:p w14:paraId="1AA001AB" w14:textId="77777777" w:rsidR="005C422F" w:rsidRPr="005C422F" w:rsidRDefault="005C422F" w:rsidP="005C422F">
      <w:pPr>
        <w:pStyle w:val="Code"/>
        <w:rPr>
          <w:highlight w:val="white"/>
        </w:rPr>
      </w:pPr>
    </w:p>
    <w:p w14:paraId="1D34DF46" w14:textId="77777777" w:rsidR="00571936" w:rsidRDefault="005C422F" w:rsidP="005C422F">
      <w:pPr>
        <w:pStyle w:val="Code"/>
        <w:rPr>
          <w:highlight w:val="white"/>
        </w:rPr>
      </w:pPr>
      <w:r w:rsidRPr="005C422F">
        <w:rPr>
          <w:highlight w:val="white"/>
        </w:rPr>
        <w:t xml:space="preserve">      Assert.Error(!type.IsFunction(), null,</w:t>
      </w:r>
    </w:p>
    <w:p w14:paraId="076CB0E6" w14:textId="0B2A7730" w:rsidR="005C422F" w:rsidRPr="005C422F" w:rsidRDefault="00571936" w:rsidP="005C422F">
      <w:pPr>
        <w:pStyle w:val="Code"/>
        <w:rPr>
          <w:highlight w:val="white"/>
        </w:rPr>
      </w:pPr>
      <w:r>
        <w:rPr>
          <w:highlight w:val="white"/>
        </w:rPr>
        <w:lastRenderedPageBreak/>
        <w:t xml:space="preserve">                  </w:t>
      </w:r>
      <w:r w:rsidR="005C422F" w:rsidRPr="005C422F">
        <w:rPr>
          <w:highlight w:val="white"/>
        </w:rPr>
        <w:t xml:space="preserve"> Message.Functions_cannot_be_initialized);</w:t>
      </w:r>
    </w:p>
    <w:p w14:paraId="4F540492" w14:textId="77777777" w:rsidR="00571936" w:rsidRDefault="005C422F" w:rsidP="005C422F">
      <w:pPr>
        <w:pStyle w:val="Code"/>
        <w:rPr>
          <w:highlight w:val="white"/>
        </w:rPr>
      </w:pPr>
      <w:r w:rsidRPr="005C422F">
        <w:rPr>
          <w:highlight w:val="white"/>
        </w:rPr>
        <w:t xml:space="preserve">      Assert.Error(storage != Storage.Typedef, name,</w:t>
      </w:r>
    </w:p>
    <w:p w14:paraId="6FCB2EBC" w14:textId="6E0A1515" w:rsidR="005C422F" w:rsidRPr="005C422F" w:rsidRDefault="00571936" w:rsidP="005C422F">
      <w:pPr>
        <w:pStyle w:val="Code"/>
        <w:rPr>
          <w:highlight w:val="white"/>
        </w:rPr>
      </w:pPr>
      <w:r>
        <w:rPr>
          <w:highlight w:val="white"/>
        </w:rPr>
        <w:t xml:space="preserve">                  </w:t>
      </w:r>
      <w:r w:rsidR="005C422F" w:rsidRPr="005C422F">
        <w:rPr>
          <w:highlight w:val="white"/>
        </w:rPr>
        <w:t xml:space="preserve"> Message.Typedef_cannot_be_initialized);</w:t>
      </w:r>
    </w:p>
    <w:p w14:paraId="53564034" w14:textId="77777777" w:rsidR="00571936" w:rsidRDefault="005C422F" w:rsidP="005C422F">
      <w:pPr>
        <w:pStyle w:val="Code"/>
        <w:rPr>
          <w:highlight w:val="white"/>
        </w:rPr>
      </w:pPr>
      <w:r w:rsidRPr="005C422F">
        <w:rPr>
          <w:highlight w:val="white"/>
        </w:rPr>
        <w:t xml:space="preserve">      Assert.Error(storage != Storage.Extern, name,</w:t>
      </w:r>
    </w:p>
    <w:p w14:paraId="60CCD190" w14:textId="47A3023A" w:rsidR="005C422F" w:rsidRPr="005C422F" w:rsidRDefault="00571936" w:rsidP="005C422F">
      <w:pPr>
        <w:pStyle w:val="Code"/>
        <w:rPr>
          <w:highlight w:val="white"/>
        </w:rPr>
      </w:pPr>
      <w:r>
        <w:rPr>
          <w:highlight w:val="white"/>
        </w:rPr>
        <w:t xml:space="preserve">                  </w:t>
      </w:r>
      <w:r w:rsidR="005C422F" w:rsidRPr="005C422F">
        <w:rPr>
          <w:highlight w:val="white"/>
        </w:rPr>
        <w:t xml:space="preserve"> Message.Extern_cannot_be_initialized);</w:t>
      </w:r>
    </w:p>
    <w:p w14:paraId="2C90777A" w14:textId="77777777" w:rsidR="005C422F" w:rsidRPr="005C422F" w:rsidRDefault="005C422F" w:rsidP="005C422F">
      <w:pPr>
        <w:pStyle w:val="Code"/>
        <w:rPr>
          <w:highlight w:val="white"/>
        </w:rPr>
      </w:pPr>
      <w:r w:rsidRPr="005C422F">
        <w:rPr>
          <w:highlight w:val="white"/>
        </w:rPr>
        <w:t xml:space="preserve">      Assert.Error((SymbolTable.CurrentTable.Scope != Scope.Struct) &amp;&amp;</w:t>
      </w:r>
    </w:p>
    <w:p w14:paraId="3D4447F5" w14:textId="77777777" w:rsidR="005C422F" w:rsidRPr="005C422F" w:rsidRDefault="005C422F" w:rsidP="005C422F">
      <w:pPr>
        <w:pStyle w:val="Code"/>
        <w:rPr>
          <w:highlight w:val="white"/>
        </w:rPr>
      </w:pPr>
      <w:r w:rsidRPr="005C422F">
        <w:rPr>
          <w:highlight w:val="white"/>
        </w:rPr>
        <w:t xml:space="preserve">                   (SymbolTable.CurrentTable.Scope != Scope.Union),</w:t>
      </w:r>
    </w:p>
    <w:p w14:paraId="7F894429" w14:textId="77777777" w:rsidR="005C422F" w:rsidRPr="005C422F" w:rsidRDefault="005C422F" w:rsidP="005C422F">
      <w:pPr>
        <w:pStyle w:val="Code"/>
        <w:rPr>
          <w:highlight w:val="white"/>
        </w:rPr>
      </w:pPr>
      <w:r w:rsidRPr="005C422F">
        <w:rPr>
          <w:highlight w:val="white"/>
        </w:rPr>
        <w:t xml:space="preserve">                   name, Message.Struct_or_union_field_cannot_be_initialized);</w:t>
      </w:r>
    </w:p>
    <w:p w14:paraId="5008E802" w14:textId="77777777" w:rsidR="005C422F" w:rsidRPr="005C422F" w:rsidRDefault="005C422F" w:rsidP="005C422F">
      <w:pPr>
        <w:pStyle w:val="Code"/>
        <w:rPr>
          <w:highlight w:val="white"/>
        </w:rPr>
      </w:pPr>
      <w:r w:rsidRPr="005C422F">
        <w:rPr>
          <w:highlight w:val="white"/>
        </w:rPr>
        <w:t xml:space="preserve">      Assert.Error((SymbolTable.CurrentTable.Scope != Scope.Global) ||</w:t>
      </w:r>
    </w:p>
    <w:p w14:paraId="3B2BE25A" w14:textId="77777777" w:rsidR="00571936" w:rsidRDefault="005C422F" w:rsidP="005C422F">
      <w:pPr>
        <w:pStyle w:val="Code"/>
        <w:rPr>
          <w:highlight w:val="white"/>
        </w:rPr>
      </w:pPr>
      <w:r w:rsidRPr="005C422F">
        <w:rPr>
          <w:highlight w:val="white"/>
        </w:rPr>
        <w:t xml:space="preserve">                   ((storage != Storage.Auto) &amp;&amp;</w:t>
      </w:r>
    </w:p>
    <w:p w14:paraId="00B96C2C" w14:textId="34951BE9" w:rsidR="005C422F" w:rsidRPr="005C422F" w:rsidRDefault="00571936" w:rsidP="005C422F">
      <w:pPr>
        <w:pStyle w:val="Code"/>
        <w:rPr>
          <w:highlight w:val="white"/>
        </w:rPr>
      </w:pPr>
      <w:r>
        <w:rPr>
          <w:highlight w:val="white"/>
        </w:rPr>
        <w:t xml:space="preserve">                   </w:t>
      </w:r>
      <w:r w:rsidR="005C422F" w:rsidRPr="005C422F">
        <w:rPr>
          <w:highlight w:val="white"/>
        </w:rPr>
        <w:t xml:space="preserve"> (storage != Storage.Register)),</w:t>
      </w:r>
    </w:p>
    <w:p w14:paraId="6477867C" w14:textId="151CF306" w:rsidR="005C422F" w:rsidRPr="005C422F" w:rsidRDefault="005C422F" w:rsidP="005C422F">
      <w:pPr>
        <w:pStyle w:val="Code"/>
        <w:rPr>
          <w:highlight w:val="white"/>
        </w:rPr>
      </w:pPr>
      <w:r w:rsidRPr="005C422F">
        <w:rPr>
          <w:highlight w:val="white"/>
        </w:rPr>
        <w:t xml:space="preserve">                   null, Message.Auto_or_register_storage_in_global_scope);</w:t>
      </w:r>
    </w:p>
    <w:p w14:paraId="586F2D38" w14:textId="77777777" w:rsidR="005C422F" w:rsidRPr="005C422F" w:rsidRDefault="005C422F" w:rsidP="005C422F">
      <w:pPr>
        <w:pStyle w:val="Code"/>
        <w:rPr>
          <w:highlight w:val="white"/>
        </w:rPr>
      </w:pPr>
    </w:p>
    <w:p w14:paraId="178B8F79" w14:textId="77777777" w:rsidR="001E2DDF" w:rsidRDefault="005C422F" w:rsidP="005C422F">
      <w:pPr>
        <w:pStyle w:val="Code"/>
        <w:rPr>
          <w:highlight w:val="white"/>
        </w:rPr>
      </w:pPr>
      <w:r w:rsidRPr="005C422F">
        <w:rPr>
          <w:highlight w:val="white"/>
        </w:rPr>
        <w:t xml:space="preserve">      if ((SymbolTable.CurrentTable.Scope == Scope.Global) ||</w:t>
      </w:r>
    </w:p>
    <w:p w14:paraId="3C26B169" w14:textId="1866DED0" w:rsidR="005C422F" w:rsidRPr="005C422F" w:rsidRDefault="001E2DDF" w:rsidP="005C422F">
      <w:pPr>
        <w:pStyle w:val="Code"/>
        <w:rPr>
          <w:highlight w:val="white"/>
        </w:rPr>
      </w:pPr>
      <w:r>
        <w:rPr>
          <w:highlight w:val="white"/>
        </w:rPr>
        <w:t xml:space="preserve">         </w:t>
      </w:r>
      <w:r w:rsidR="005C422F" w:rsidRPr="005C422F">
        <w:rPr>
          <w:highlight w:val="white"/>
        </w:rPr>
        <w:t xml:space="preserve"> (storage == Storage.Static)) {</w:t>
      </w:r>
    </w:p>
    <w:p w14:paraId="3D2F5ADC" w14:textId="77777777" w:rsidR="001E2DDF" w:rsidRDefault="005C422F" w:rsidP="005C422F">
      <w:pPr>
        <w:pStyle w:val="Code"/>
        <w:rPr>
          <w:highlight w:val="white"/>
        </w:rPr>
      </w:pPr>
      <w:r w:rsidRPr="005C422F">
        <w:rPr>
          <w:highlight w:val="white"/>
        </w:rPr>
        <w:t xml:space="preserve">        List&lt;MiddleCode&gt; middleCodeList =</w:t>
      </w:r>
    </w:p>
    <w:p w14:paraId="3370CA7C" w14:textId="0C8BC4F6" w:rsidR="005C422F" w:rsidRPr="005C422F" w:rsidRDefault="001E2DDF" w:rsidP="005C422F">
      <w:pPr>
        <w:pStyle w:val="Code"/>
        <w:rPr>
          <w:highlight w:val="white"/>
        </w:rPr>
      </w:pPr>
      <w:r>
        <w:rPr>
          <w:highlight w:val="white"/>
        </w:rPr>
        <w:t xml:space="preserve">         </w:t>
      </w:r>
      <w:r w:rsidR="005C422F" w:rsidRPr="005C422F">
        <w:rPr>
          <w:highlight w:val="white"/>
        </w:rPr>
        <w:t xml:space="preserve"> GenerateStaticInitializer.GenerateStatic(type, initializer);</w:t>
      </w:r>
    </w:p>
    <w:p w14:paraId="0914B983" w14:textId="77777777" w:rsidR="005C422F" w:rsidRPr="005C422F" w:rsidRDefault="005C422F" w:rsidP="005C422F">
      <w:pPr>
        <w:pStyle w:val="Code"/>
        <w:rPr>
          <w:highlight w:val="white"/>
        </w:rPr>
      </w:pPr>
    </w:p>
    <w:p w14:paraId="1EAE90BE" w14:textId="77777777" w:rsidR="001E2DDF" w:rsidRDefault="005C422F" w:rsidP="005C422F">
      <w:pPr>
        <w:pStyle w:val="Code"/>
        <w:rPr>
          <w:highlight w:val="white"/>
        </w:rPr>
      </w:pPr>
      <w:r w:rsidRPr="005C422F">
        <w:rPr>
          <w:highlight w:val="white"/>
        </w:rPr>
        <w:t xml:space="preserve">        Symbol symbol = new Symbol(name, specifier.ExternalLinkage,</w:t>
      </w:r>
    </w:p>
    <w:p w14:paraId="7B1D8E7C" w14:textId="518AB57A" w:rsidR="005C422F" w:rsidRPr="005C422F" w:rsidRDefault="001E2DDF" w:rsidP="005C422F">
      <w:pPr>
        <w:pStyle w:val="Code"/>
        <w:rPr>
          <w:highlight w:val="white"/>
        </w:rPr>
      </w:pPr>
      <w:r>
        <w:rPr>
          <w:highlight w:val="white"/>
        </w:rPr>
        <w:t xml:space="preserve">                                  </w:t>
      </w:r>
      <w:r w:rsidR="005C422F" w:rsidRPr="005C422F">
        <w:rPr>
          <w:highlight w:val="white"/>
        </w:rPr>
        <w:t xml:space="preserve"> storage.Value, type);</w:t>
      </w:r>
    </w:p>
    <w:p w14:paraId="37F01838" w14:textId="77777777" w:rsidR="005C422F" w:rsidRPr="005C422F" w:rsidRDefault="005C422F" w:rsidP="005C422F">
      <w:pPr>
        <w:pStyle w:val="Code"/>
        <w:rPr>
          <w:highlight w:val="white"/>
        </w:rPr>
      </w:pPr>
      <w:r w:rsidRPr="005C422F">
        <w:rPr>
          <w:highlight w:val="white"/>
        </w:rPr>
        <w:t xml:space="preserve">        SymbolTable.CurrentTable.AddSymbol(symbol);</w:t>
      </w:r>
    </w:p>
    <w:p w14:paraId="10DDE8D9" w14:textId="77777777" w:rsidR="005C422F" w:rsidRPr="005C422F" w:rsidRDefault="005C422F" w:rsidP="005C422F">
      <w:pPr>
        <w:pStyle w:val="Code"/>
        <w:rPr>
          <w:highlight w:val="white"/>
        </w:rPr>
      </w:pPr>
    </w:p>
    <w:p w14:paraId="0EA69A2C" w14:textId="77777777" w:rsidR="001E2DDF" w:rsidRDefault="005C422F" w:rsidP="005C422F">
      <w:pPr>
        <w:pStyle w:val="Code"/>
        <w:rPr>
          <w:highlight w:val="white"/>
        </w:rPr>
      </w:pPr>
      <w:r w:rsidRPr="005C422F">
        <w:rPr>
          <w:highlight w:val="white"/>
        </w:rPr>
        <w:t xml:space="preserve">        StaticSymbol staticSymbol =</w:t>
      </w:r>
    </w:p>
    <w:p w14:paraId="2C3A91C5" w14:textId="5C6E8893" w:rsidR="005C422F" w:rsidRPr="005C422F" w:rsidRDefault="001E2DDF" w:rsidP="005C422F">
      <w:pPr>
        <w:pStyle w:val="Code"/>
        <w:rPr>
          <w:highlight w:val="white"/>
        </w:rPr>
      </w:pPr>
      <w:r>
        <w:rPr>
          <w:highlight w:val="white"/>
        </w:rPr>
        <w:t xml:space="preserve">         </w:t>
      </w:r>
      <w:r w:rsidR="005C422F" w:rsidRPr="005C422F">
        <w:rPr>
          <w:highlight w:val="white"/>
        </w:rPr>
        <w:t xml:space="preserve"> ConstantExpression.Value(symbol.UniqueName, type, middleCodeList);</w:t>
      </w:r>
    </w:p>
    <w:p w14:paraId="5DF6EA3D" w14:textId="77777777" w:rsidR="005C422F" w:rsidRPr="005C422F" w:rsidRDefault="005C422F" w:rsidP="005C422F">
      <w:pPr>
        <w:pStyle w:val="Code"/>
        <w:rPr>
          <w:highlight w:val="white"/>
        </w:rPr>
      </w:pPr>
      <w:r w:rsidRPr="005C422F">
        <w:rPr>
          <w:highlight w:val="white"/>
        </w:rPr>
        <w:t xml:space="preserve">        SymbolTable.StaticSet.Add(staticSymbol);</w:t>
      </w:r>
    </w:p>
    <w:p w14:paraId="6484FE6C" w14:textId="77777777" w:rsidR="005C422F" w:rsidRPr="005C422F" w:rsidRDefault="005C422F" w:rsidP="005C422F">
      <w:pPr>
        <w:pStyle w:val="Code"/>
        <w:rPr>
          <w:highlight w:val="white"/>
        </w:rPr>
      </w:pPr>
      <w:r w:rsidRPr="005C422F">
        <w:rPr>
          <w:highlight w:val="white"/>
        </w:rPr>
        <w:t xml:space="preserve">        </w:t>
      </w:r>
    </w:p>
    <w:p w14:paraId="5D217463" w14:textId="77777777" w:rsidR="005C422F" w:rsidRPr="005C422F" w:rsidRDefault="005C422F" w:rsidP="005C422F">
      <w:pPr>
        <w:pStyle w:val="Code"/>
        <w:rPr>
          <w:highlight w:val="white"/>
        </w:rPr>
      </w:pPr>
      <w:r w:rsidRPr="005C422F">
        <w:rPr>
          <w:highlight w:val="white"/>
        </w:rPr>
        <w:t xml:space="preserve">        return (new List&lt;MiddleCode&gt;());</w:t>
      </w:r>
    </w:p>
    <w:p w14:paraId="677ADD2B" w14:textId="77777777" w:rsidR="005C422F" w:rsidRPr="005C422F" w:rsidRDefault="005C422F" w:rsidP="005C422F">
      <w:pPr>
        <w:pStyle w:val="Code"/>
        <w:rPr>
          <w:highlight w:val="white"/>
        </w:rPr>
      </w:pPr>
      <w:r w:rsidRPr="005C422F">
        <w:rPr>
          <w:highlight w:val="white"/>
        </w:rPr>
        <w:t xml:space="preserve">      }</w:t>
      </w:r>
    </w:p>
    <w:p w14:paraId="6F83A757" w14:textId="77777777" w:rsidR="005C422F" w:rsidRPr="005C422F" w:rsidRDefault="005C422F" w:rsidP="005C422F">
      <w:pPr>
        <w:pStyle w:val="Code"/>
        <w:rPr>
          <w:highlight w:val="white"/>
        </w:rPr>
      </w:pPr>
      <w:r w:rsidRPr="005C422F">
        <w:rPr>
          <w:highlight w:val="white"/>
        </w:rPr>
        <w:t xml:space="preserve">      else {</w:t>
      </w:r>
    </w:p>
    <w:p w14:paraId="494A41D7" w14:textId="77777777" w:rsidR="001E2DDF" w:rsidRDefault="005C422F" w:rsidP="005C422F">
      <w:pPr>
        <w:pStyle w:val="Code"/>
        <w:rPr>
          <w:highlight w:val="white"/>
        </w:rPr>
      </w:pPr>
      <w:r w:rsidRPr="005C422F">
        <w:rPr>
          <w:highlight w:val="white"/>
        </w:rPr>
        <w:t xml:space="preserve">        Symbol symbol =</w:t>
      </w:r>
    </w:p>
    <w:p w14:paraId="28B7A3F3" w14:textId="22C1499B" w:rsidR="005C422F" w:rsidRPr="005C422F" w:rsidRDefault="001E2DDF" w:rsidP="005C422F">
      <w:pPr>
        <w:pStyle w:val="Code"/>
        <w:rPr>
          <w:highlight w:val="white"/>
        </w:rPr>
      </w:pPr>
      <w:r>
        <w:rPr>
          <w:highlight w:val="white"/>
        </w:rPr>
        <w:t xml:space="preserve">         </w:t>
      </w:r>
      <w:r w:rsidR="005C422F" w:rsidRPr="005C422F">
        <w:rPr>
          <w:highlight w:val="white"/>
        </w:rPr>
        <w:t xml:space="preserve"> new Symbol(name, specifier.ExternalLinkage, storage.Value, type);</w:t>
      </w:r>
    </w:p>
    <w:p w14:paraId="2819781F" w14:textId="77777777" w:rsidR="005C422F" w:rsidRPr="005C422F" w:rsidRDefault="005C422F" w:rsidP="005C422F">
      <w:pPr>
        <w:pStyle w:val="Code"/>
        <w:rPr>
          <w:highlight w:val="white"/>
        </w:rPr>
      </w:pPr>
      <w:r w:rsidRPr="005C422F">
        <w:rPr>
          <w:highlight w:val="white"/>
        </w:rPr>
        <w:t xml:space="preserve">        symbol.Offset = SymbolTable.CurrentTable.CurrentOffset;</w:t>
      </w:r>
    </w:p>
    <w:p w14:paraId="4462E8C6" w14:textId="77777777" w:rsidR="001E2DDF" w:rsidRDefault="005C422F" w:rsidP="005C422F">
      <w:pPr>
        <w:pStyle w:val="Code"/>
        <w:rPr>
          <w:highlight w:val="white"/>
        </w:rPr>
      </w:pPr>
      <w:r w:rsidRPr="005C422F">
        <w:rPr>
          <w:highlight w:val="white"/>
        </w:rPr>
        <w:t xml:space="preserve">        List&lt;MiddleCode&gt; codeList =</w:t>
      </w:r>
    </w:p>
    <w:p w14:paraId="742204BE" w14:textId="1C18DA24" w:rsidR="005C422F" w:rsidRPr="005C422F" w:rsidRDefault="001E2DDF" w:rsidP="005C422F">
      <w:pPr>
        <w:pStyle w:val="Code"/>
        <w:rPr>
          <w:highlight w:val="white"/>
        </w:rPr>
      </w:pPr>
      <w:r>
        <w:rPr>
          <w:highlight w:val="white"/>
        </w:rPr>
        <w:t xml:space="preserve">         </w:t>
      </w:r>
      <w:r w:rsidR="005C422F" w:rsidRPr="005C422F">
        <w:rPr>
          <w:highlight w:val="white"/>
        </w:rPr>
        <w:t xml:space="preserve"> GenerateAutoInitializer.GenerateAuto(symbol, initializer);</w:t>
      </w:r>
    </w:p>
    <w:p w14:paraId="581CD1CD" w14:textId="77777777" w:rsidR="005C422F" w:rsidRPr="005C422F" w:rsidRDefault="005C422F" w:rsidP="005C422F">
      <w:pPr>
        <w:pStyle w:val="Code"/>
        <w:rPr>
          <w:highlight w:val="white"/>
        </w:rPr>
      </w:pPr>
      <w:r w:rsidRPr="005C422F">
        <w:rPr>
          <w:highlight w:val="white"/>
        </w:rPr>
        <w:t xml:space="preserve">        SymbolTable.CurrentTable.AddSymbol(symbol);</w:t>
      </w:r>
    </w:p>
    <w:p w14:paraId="64A98B26" w14:textId="77777777" w:rsidR="005C422F" w:rsidRPr="005C422F" w:rsidRDefault="005C422F" w:rsidP="005C422F">
      <w:pPr>
        <w:pStyle w:val="Code"/>
        <w:rPr>
          <w:highlight w:val="white"/>
        </w:rPr>
      </w:pPr>
      <w:r w:rsidRPr="005C422F">
        <w:rPr>
          <w:highlight w:val="white"/>
        </w:rPr>
        <w:t xml:space="preserve">        return codeList;</w:t>
      </w:r>
    </w:p>
    <w:p w14:paraId="574C1D4D" w14:textId="77777777" w:rsidR="005C422F" w:rsidRPr="005C422F" w:rsidRDefault="005C422F" w:rsidP="005C422F">
      <w:pPr>
        <w:pStyle w:val="Code"/>
        <w:rPr>
          <w:highlight w:val="white"/>
        </w:rPr>
      </w:pPr>
      <w:r w:rsidRPr="005C422F">
        <w:rPr>
          <w:highlight w:val="white"/>
        </w:rPr>
        <w:t xml:space="preserve">      }</w:t>
      </w:r>
    </w:p>
    <w:p w14:paraId="1E0CED6A" w14:textId="77777777" w:rsidR="005C422F" w:rsidRPr="005C422F" w:rsidRDefault="005C422F" w:rsidP="005C422F">
      <w:pPr>
        <w:pStyle w:val="Code"/>
        <w:rPr>
          <w:highlight w:val="white"/>
        </w:rPr>
      </w:pPr>
      <w:r w:rsidRPr="005C422F">
        <w:rPr>
          <w:highlight w:val="white"/>
        </w:rPr>
        <w:t xml:space="preserve">    }</w:t>
      </w:r>
    </w:p>
    <w:p w14:paraId="70FCB832" w14:textId="77777777" w:rsidR="005C422F" w:rsidRPr="005C422F" w:rsidRDefault="005C422F" w:rsidP="005C422F">
      <w:pPr>
        <w:pStyle w:val="Code"/>
        <w:rPr>
          <w:highlight w:val="white"/>
        </w:rPr>
      </w:pPr>
    </w:p>
    <w:p w14:paraId="2A335B50" w14:textId="77777777" w:rsidR="005C422F" w:rsidRPr="005C422F" w:rsidRDefault="005C422F" w:rsidP="005C422F">
      <w:pPr>
        <w:pStyle w:val="Code"/>
        <w:rPr>
          <w:highlight w:val="white"/>
        </w:rPr>
      </w:pPr>
      <w:r w:rsidRPr="005C422F">
        <w:rPr>
          <w:highlight w:val="white"/>
        </w:rPr>
        <w:t xml:space="preserve">    public static void BitfieldDeclarator(Specifier specifier,</w:t>
      </w:r>
    </w:p>
    <w:p w14:paraId="0F42DD5D" w14:textId="08E548CB" w:rsidR="005C422F" w:rsidRPr="005C422F" w:rsidRDefault="005C422F" w:rsidP="005C422F">
      <w:pPr>
        <w:pStyle w:val="Code"/>
        <w:rPr>
          <w:highlight w:val="white"/>
        </w:rPr>
      </w:pPr>
      <w:r w:rsidRPr="005C422F">
        <w:rPr>
          <w:highlight w:val="white"/>
        </w:rPr>
        <w:t xml:space="preserve">         </w:t>
      </w:r>
      <w:r w:rsidR="001E2DDF">
        <w:rPr>
          <w:highlight w:val="white"/>
        </w:rPr>
        <w:t xml:space="preserve">  </w:t>
      </w:r>
      <w:r w:rsidRPr="005C422F">
        <w:rPr>
          <w:highlight w:val="white"/>
        </w:rPr>
        <w:t xml:space="preserve">                        Declarator declarator, Symbol bitsSymbol) {</w:t>
      </w:r>
    </w:p>
    <w:p w14:paraId="1332EF56" w14:textId="77777777" w:rsidR="005C422F" w:rsidRPr="005C422F" w:rsidRDefault="005C422F" w:rsidP="005C422F">
      <w:pPr>
        <w:pStyle w:val="Code"/>
        <w:rPr>
          <w:highlight w:val="white"/>
        </w:rPr>
      </w:pPr>
      <w:r w:rsidRPr="005C422F">
        <w:rPr>
          <w:highlight w:val="white"/>
        </w:rPr>
        <w:t xml:space="preserve">      Storage? storage = specifier.StorageX;</w:t>
      </w:r>
    </w:p>
    <w:p w14:paraId="241472B6" w14:textId="77777777" w:rsidR="005C422F" w:rsidRPr="005C422F" w:rsidRDefault="005C422F" w:rsidP="005C422F">
      <w:pPr>
        <w:pStyle w:val="Code"/>
        <w:rPr>
          <w:highlight w:val="white"/>
        </w:rPr>
      </w:pPr>
      <w:r w:rsidRPr="005C422F">
        <w:rPr>
          <w:highlight w:val="white"/>
        </w:rPr>
        <w:t xml:space="preserve">      Type specifierType = specifier.Type;</w:t>
      </w:r>
    </w:p>
    <w:p w14:paraId="3F8179FF" w14:textId="77777777" w:rsidR="005C422F" w:rsidRPr="005C422F" w:rsidRDefault="005C422F" w:rsidP="005C422F">
      <w:pPr>
        <w:pStyle w:val="Code"/>
        <w:rPr>
          <w:highlight w:val="white"/>
        </w:rPr>
      </w:pPr>
    </w:p>
    <w:p w14:paraId="65320938" w14:textId="77777777" w:rsidR="005C422F" w:rsidRPr="005C422F" w:rsidRDefault="005C422F" w:rsidP="005C422F">
      <w:pPr>
        <w:pStyle w:val="Code"/>
        <w:rPr>
          <w:highlight w:val="white"/>
        </w:rPr>
      </w:pPr>
      <w:r w:rsidRPr="005C422F">
        <w:rPr>
          <w:highlight w:val="white"/>
        </w:rPr>
        <w:t xml:space="preserve">      Assert.Error(SymbolTable.CurrentTable.Scope == Scope.Struct,</w:t>
      </w:r>
    </w:p>
    <w:p w14:paraId="4B98A487" w14:textId="77777777" w:rsidR="005C422F" w:rsidRPr="005C422F" w:rsidRDefault="005C422F" w:rsidP="005C422F">
      <w:pPr>
        <w:pStyle w:val="Code"/>
        <w:rPr>
          <w:highlight w:val="white"/>
        </w:rPr>
      </w:pPr>
      <w:r w:rsidRPr="005C422F">
        <w:rPr>
          <w:highlight w:val="white"/>
        </w:rPr>
        <w:t xml:space="preserve">                   bitsSymbol, Message.Bitfields_only_allowed_on_structs);</w:t>
      </w:r>
    </w:p>
    <w:p w14:paraId="39EC9A32" w14:textId="77777777" w:rsidR="005C422F" w:rsidRPr="005C422F" w:rsidRDefault="005C422F" w:rsidP="005C422F">
      <w:pPr>
        <w:pStyle w:val="Code"/>
        <w:rPr>
          <w:highlight w:val="white"/>
        </w:rPr>
      </w:pPr>
    </w:p>
    <w:p w14:paraId="44E4511F" w14:textId="77777777" w:rsidR="005C422F" w:rsidRPr="005C422F" w:rsidRDefault="005C422F" w:rsidP="005C422F">
      <w:pPr>
        <w:pStyle w:val="Code"/>
        <w:rPr>
          <w:highlight w:val="white"/>
        </w:rPr>
      </w:pPr>
      <w:r w:rsidRPr="005C422F">
        <w:rPr>
          <w:highlight w:val="white"/>
        </w:rPr>
        <w:t xml:space="preserve">      Assert.Error((storage == Storage.Auto) || (storage == Storage.Register),</w:t>
      </w:r>
    </w:p>
    <w:p w14:paraId="5B395F5C" w14:textId="323F5E67" w:rsidR="001E2DDF" w:rsidRDefault="005C422F" w:rsidP="005C422F">
      <w:pPr>
        <w:pStyle w:val="Code"/>
        <w:rPr>
          <w:highlight w:val="white"/>
        </w:rPr>
      </w:pPr>
      <w:r w:rsidRPr="005C422F">
        <w:rPr>
          <w:highlight w:val="white"/>
        </w:rPr>
        <w:t xml:space="preserve">            </w:t>
      </w:r>
      <w:r w:rsidR="001E2DDF">
        <w:rPr>
          <w:highlight w:val="white"/>
        </w:rPr>
        <w:t xml:space="preserve">      </w:t>
      </w:r>
      <w:r w:rsidRPr="005C422F">
        <w:rPr>
          <w:highlight w:val="white"/>
        </w:rPr>
        <w:t xml:space="preserve"> null, Message.</w:t>
      </w:r>
    </w:p>
    <w:p w14:paraId="0608EDC1" w14:textId="7032FF33" w:rsidR="005C422F" w:rsidRPr="005C422F" w:rsidRDefault="001E2DDF" w:rsidP="005C422F">
      <w:pPr>
        <w:pStyle w:val="Code"/>
        <w:rPr>
          <w:highlight w:val="white"/>
        </w:rPr>
      </w:pPr>
      <w:r>
        <w:rPr>
          <w:highlight w:val="white"/>
        </w:rPr>
        <w:t xml:space="preserve">                   </w:t>
      </w:r>
      <w:r w:rsidR="005C422F" w:rsidRPr="005C422F">
        <w:rPr>
          <w:highlight w:val="white"/>
        </w:rPr>
        <w:t>Only_auto_or_register_storage_allowed_in_struct_or_union);</w:t>
      </w:r>
    </w:p>
    <w:p w14:paraId="1F95B046" w14:textId="77777777" w:rsidR="005C422F" w:rsidRPr="005C422F" w:rsidRDefault="005C422F" w:rsidP="005C422F">
      <w:pPr>
        <w:pStyle w:val="Code"/>
        <w:rPr>
          <w:highlight w:val="white"/>
        </w:rPr>
      </w:pPr>
    </w:p>
    <w:p w14:paraId="4C9838E2" w14:textId="77777777" w:rsidR="005C422F" w:rsidRPr="005C422F" w:rsidRDefault="005C422F" w:rsidP="005C422F">
      <w:pPr>
        <w:pStyle w:val="Code"/>
        <w:rPr>
          <w:highlight w:val="white"/>
        </w:rPr>
      </w:pPr>
      <w:r w:rsidRPr="005C422F">
        <w:rPr>
          <w:highlight w:val="white"/>
        </w:rPr>
        <w:t xml:space="preserve">      object bitsValue = bitsSymbol.Value;</w:t>
      </w:r>
    </w:p>
    <w:p w14:paraId="06CB0C93" w14:textId="77777777" w:rsidR="005C422F" w:rsidRPr="005C422F" w:rsidRDefault="005C422F" w:rsidP="005C422F">
      <w:pPr>
        <w:pStyle w:val="Code"/>
        <w:rPr>
          <w:highlight w:val="white"/>
        </w:rPr>
      </w:pPr>
      <w:r w:rsidRPr="005C422F">
        <w:rPr>
          <w:highlight w:val="white"/>
        </w:rPr>
        <w:t xml:space="preserve">      int bits = int.Parse(bitsValue.ToString());</w:t>
      </w:r>
    </w:p>
    <w:p w14:paraId="36AE080B" w14:textId="77777777" w:rsidR="005C422F" w:rsidRPr="005C422F" w:rsidRDefault="005C422F" w:rsidP="005C422F">
      <w:pPr>
        <w:pStyle w:val="Code"/>
        <w:rPr>
          <w:highlight w:val="white"/>
        </w:rPr>
      </w:pPr>
    </w:p>
    <w:p w14:paraId="4D776104" w14:textId="77777777" w:rsidR="005C422F" w:rsidRPr="005C422F" w:rsidRDefault="005C422F" w:rsidP="005C422F">
      <w:pPr>
        <w:pStyle w:val="Code"/>
        <w:rPr>
          <w:highlight w:val="white"/>
        </w:rPr>
      </w:pPr>
      <w:r w:rsidRPr="005C422F">
        <w:rPr>
          <w:highlight w:val="white"/>
        </w:rPr>
        <w:t xml:space="preserve">      if (declarator != null) {</w:t>
      </w:r>
    </w:p>
    <w:p w14:paraId="77D1BA2E" w14:textId="77777777" w:rsidR="005C422F" w:rsidRPr="005C422F" w:rsidRDefault="005C422F" w:rsidP="005C422F">
      <w:pPr>
        <w:pStyle w:val="Code"/>
        <w:rPr>
          <w:highlight w:val="white"/>
        </w:rPr>
      </w:pPr>
      <w:r w:rsidRPr="005C422F">
        <w:rPr>
          <w:highlight w:val="white"/>
        </w:rPr>
        <w:t xml:space="preserve">        declarator.Add(specifierType);</w:t>
      </w:r>
    </w:p>
    <w:p w14:paraId="43E06DD9" w14:textId="77777777" w:rsidR="005C422F" w:rsidRPr="005C422F" w:rsidRDefault="005C422F" w:rsidP="005C422F">
      <w:pPr>
        <w:pStyle w:val="Code"/>
        <w:rPr>
          <w:highlight w:val="white"/>
        </w:rPr>
      </w:pPr>
      <w:r w:rsidRPr="005C422F">
        <w:rPr>
          <w:highlight w:val="white"/>
        </w:rPr>
        <w:t xml:space="preserve">        Type type = declarator.Type;</w:t>
      </w:r>
    </w:p>
    <w:p w14:paraId="1213B6B9" w14:textId="77777777" w:rsidR="00F04D5C" w:rsidRDefault="005C422F" w:rsidP="005C422F">
      <w:pPr>
        <w:pStyle w:val="Code"/>
        <w:rPr>
          <w:highlight w:val="white"/>
        </w:rPr>
      </w:pPr>
      <w:r w:rsidRPr="005C422F">
        <w:rPr>
          <w:highlight w:val="white"/>
        </w:rPr>
        <w:lastRenderedPageBreak/>
        <w:t xml:space="preserve">        Assert.Error(type.IsIntegral(), type,</w:t>
      </w:r>
    </w:p>
    <w:p w14:paraId="13E2F07B" w14:textId="400E4F48" w:rsidR="005C422F" w:rsidRPr="005C422F" w:rsidRDefault="00F04D5C" w:rsidP="005C422F">
      <w:pPr>
        <w:pStyle w:val="Code"/>
        <w:rPr>
          <w:highlight w:val="white"/>
        </w:rPr>
      </w:pPr>
      <w:r>
        <w:rPr>
          <w:highlight w:val="white"/>
        </w:rPr>
        <w:t xml:space="preserve">                    </w:t>
      </w:r>
      <w:r w:rsidR="005C422F" w:rsidRPr="005C422F">
        <w:rPr>
          <w:highlight w:val="white"/>
        </w:rPr>
        <w:t xml:space="preserve"> Message.Non__integral_bits_expression);</w:t>
      </w:r>
    </w:p>
    <w:p w14:paraId="3F59BF87" w14:textId="77777777" w:rsidR="00F04D5C" w:rsidRDefault="005C422F" w:rsidP="005C422F">
      <w:pPr>
        <w:pStyle w:val="Code"/>
        <w:rPr>
          <w:highlight w:val="white"/>
        </w:rPr>
      </w:pPr>
      <w:r w:rsidRPr="005C422F">
        <w:rPr>
          <w:highlight w:val="white"/>
        </w:rPr>
        <w:t xml:space="preserve">        Assert.Error((bits &gt;= 1) &amp;&amp; (bits &lt;= (8 * type.Size())),</w:t>
      </w:r>
    </w:p>
    <w:p w14:paraId="4ECF496B" w14:textId="7DEE0EEF" w:rsidR="005C422F" w:rsidRPr="005C422F" w:rsidRDefault="00F04D5C" w:rsidP="005C422F">
      <w:pPr>
        <w:pStyle w:val="Code"/>
        <w:rPr>
          <w:highlight w:val="white"/>
        </w:rPr>
      </w:pPr>
      <w:r>
        <w:rPr>
          <w:highlight w:val="white"/>
        </w:rPr>
        <w:t xml:space="preserve">                     </w:t>
      </w:r>
      <w:r w:rsidR="005C422F" w:rsidRPr="005C422F">
        <w:rPr>
          <w:highlight w:val="white"/>
        </w:rPr>
        <w:t xml:space="preserve"> bitsValue, Message.Bits_value_out_of_range);</w:t>
      </w:r>
    </w:p>
    <w:p w14:paraId="01405E80" w14:textId="77777777" w:rsidR="005C422F" w:rsidRPr="005C422F" w:rsidRDefault="005C422F" w:rsidP="005C422F">
      <w:pPr>
        <w:pStyle w:val="Code"/>
        <w:rPr>
          <w:highlight w:val="white"/>
        </w:rPr>
      </w:pPr>
      <w:r w:rsidRPr="005C422F">
        <w:rPr>
          <w:highlight w:val="white"/>
        </w:rPr>
        <w:t xml:space="preserve">      </w:t>
      </w:r>
    </w:p>
    <w:p w14:paraId="1D75F2B3" w14:textId="77777777" w:rsidR="005C422F" w:rsidRPr="005C422F" w:rsidRDefault="005C422F" w:rsidP="005C422F">
      <w:pPr>
        <w:pStyle w:val="Code"/>
        <w:rPr>
          <w:highlight w:val="white"/>
        </w:rPr>
      </w:pPr>
      <w:r w:rsidRPr="005C422F">
        <w:rPr>
          <w:highlight w:val="white"/>
        </w:rPr>
        <w:t xml:space="preserve">        if (bits &lt; (8 * type.Size())) {</w:t>
      </w:r>
    </w:p>
    <w:p w14:paraId="50EC7839" w14:textId="77777777" w:rsidR="005C422F" w:rsidRPr="005C422F" w:rsidRDefault="005C422F" w:rsidP="005C422F">
      <w:pPr>
        <w:pStyle w:val="Code"/>
        <w:rPr>
          <w:highlight w:val="white"/>
        </w:rPr>
      </w:pPr>
      <w:r w:rsidRPr="005C422F">
        <w:rPr>
          <w:highlight w:val="white"/>
        </w:rPr>
        <w:t xml:space="preserve">          type.SetBitfieldMask(bits);</w:t>
      </w:r>
    </w:p>
    <w:p w14:paraId="1ACCF4B8" w14:textId="77777777" w:rsidR="005C422F" w:rsidRPr="005C422F" w:rsidRDefault="005C422F" w:rsidP="005C422F">
      <w:pPr>
        <w:pStyle w:val="Code"/>
        <w:rPr>
          <w:highlight w:val="white"/>
        </w:rPr>
      </w:pPr>
      <w:r w:rsidRPr="005C422F">
        <w:rPr>
          <w:highlight w:val="white"/>
        </w:rPr>
        <w:t xml:space="preserve">        }</w:t>
      </w:r>
    </w:p>
    <w:p w14:paraId="43D4F615" w14:textId="77777777" w:rsidR="005C422F" w:rsidRPr="005C422F" w:rsidRDefault="005C422F" w:rsidP="005C422F">
      <w:pPr>
        <w:pStyle w:val="Code"/>
        <w:rPr>
          <w:highlight w:val="white"/>
        </w:rPr>
      </w:pPr>
    </w:p>
    <w:p w14:paraId="0AF84CA0" w14:textId="77777777" w:rsidR="00F04D5C" w:rsidRDefault="005C422F" w:rsidP="005C422F">
      <w:pPr>
        <w:pStyle w:val="Code"/>
        <w:rPr>
          <w:highlight w:val="white"/>
        </w:rPr>
      </w:pPr>
      <w:r w:rsidRPr="005C422F">
        <w:rPr>
          <w:highlight w:val="white"/>
        </w:rPr>
        <w:t xml:space="preserve">        Symbol symbol = new Symbol(declarator.Name, specifier.ExternalLinkage,</w:t>
      </w:r>
    </w:p>
    <w:p w14:paraId="5BF16928" w14:textId="72F0A406" w:rsidR="005C422F" w:rsidRPr="005C422F" w:rsidRDefault="00F04D5C" w:rsidP="005C422F">
      <w:pPr>
        <w:pStyle w:val="Code"/>
        <w:rPr>
          <w:highlight w:val="white"/>
        </w:rPr>
      </w:pPr>
      <w:r>
        <w:rPr>
          <w:highlight w:val="white"/>
        </w:rPr>
        <w:t xml:space="preserve">                                  </w:t>
      </w:r>
      <w:r w:rsidR="005C422F" w:rsidRPr="005C422F">
        <w:rPr>
          <w:highlight w:val="white"/>
        </w:rPr>
        <w:t xml:space="preserve"> storage.Value, type);</w:t>
      </w:r>
    </w:p>
    <w:p w14:paraId="575C0217" w14:textId="77777777" w:rsidR="005C422F" w:rsidRPr="005C422F" w:rsidRDefault="005C422F" w:rsidP="005C422F">
      <w:pPr>
        <w:pStyle w:val="Code"/>
        <w:rPr>
          <w:highlight w:val="white"/>
        </w:rPr>
      </w:pPr>
      <w:r w:rsidRPr="005C422F">
        <w:rPr>
          <w:highlight w:val="white"/>
        </w:rPr>
        <w:t xml:space="preserve">        SymbolTable.CurrentTable.AddSymbol(symbol);</w:t>
      </w:r>
    </w:p>
    <w:p w14:paraId="7FC90F08" w14:textId="77777777" w:rsidR="005C422F" w:rsidRPr="005C422F" w:rsidRDefault="005C422F" w:rsidP="005C422F">
      <w:pPr>
        <w:pStyle w:val="Code"/>
        <w:rPr>
          <w:highlight w:val="white"/>
        </w:rPr>
      </w:pPr>
    </w:p>
    <w:p w14:paraId="5F52AE93" w14:textId="77777777" w:rsidR="005C422F" w:rsidRPr="005C422F" w:rsidRDefault="005C422F" w:rsidP="005C422F">
      <w:pPr>
        <w:pStyle w:val="Code"/>
        <w:rPr>
          <w:highlight w:val="white"/>
        </w:rPr>
      </w:pPr>
      <w:r w:rsidRPr="005C422F">
        <w:rPr>
          <w:highlight w:val="white"/>
        </w:rPr>
        <w:t xml:space="preserve">        if (symbol.IsStatic()) {</w:t>
      </w:r>
    </w:p>
    <w:p w14:paraId="0200233C" w14:textId="77777777" w:rsidR="005C422F" w:rsidRPr="005C422F" w:rsidRDefault="005C422F" w:rsidP="005C422F">
      <w:pPr>
        <w:pStyle w:val="Code"/>
        <w:rPr>
          <w:highlight w:val="white"/>
        </w:rPr>
      </w:pPr>
      <w:r w:rsidRPr="005C422F">
        <w:rPr>
          <w:highlight w:val="white"/>
        </w:rPr>
        <w:t xml:space="preserve">          SymbolTable.StaticSet.Add(ConstantExpression.Value(symbol));</w:t>
      </w:r>
    </w:p>
    <w:p w14:paraId="5A546280" w14:textId="77777777" w:rsidR="005C422F" w:rsidRPr="005C422F" w:rsidRDefault="005C422F" w:rsidP="005C422F">
      <w:pPr>
        <w:pStyle w:val="Code"/>
        <w:rPr>
          <w:highlight w:val="white"/>
        </w:rPr>
      </w:pPr>
      <w:r w:rsidRPr="005C422F">
        <w:rPr>
          <w:highlight w:val="white"/>
        </w:rPr>
        <w:t xml:space="preserve">        }</w:t>
      </w:r>
    </w:p>
    <w:p w14:paraId="7253C10F" w14:textId="77777777" w:rsidR="005C422F" w:rsidRPr="005C422F" w:rsidRDefault="005C422F" w:rsidP="005C422F">
      <w:pPr>
        <w:pStyle w:val="Code"/>
        <w:rPr>
          <w:highlight w:val="white"/>
        </w:rPr>
      </w:pPr>
      <w:r w:rsidRPr="005C422F">
        <w:rPr>
          <w:highlight w:val="white"/>
        </w:rPr>
        <w:t xml:space="preserve">      }</w:t>
      </w:r>
    </w:p>
    <w:p w14:paraId="12225743" w14:textId="77777777" w:rsidR="005C422F" w:rsidRPr="005C422F" w:rsidRDefault="005C422F" w:rsidP="005C422F">
      <w:pPr>
        <w:pStyle w:val="Code"/>
        <w:rPr>
          <w:highlight w:val="white"/>
        </w:rPr>
      </w:pPr>
      <w:r w:rsidRPr="005C422F">
        <w:rPr>
          <w:highlight w:val="white"/>
        </w:rPr>
        <w:t xml:space="preserve">      else {</w:t>
      </w:r>
    </w:p>
    <w:p w14:paraId="4A7A4DBA" w14:textId="77777777" w:rsidR="005C422F" w:rsidRPr="005C422F" w:rsidRDefault="005C422F" w:rsidP="005C422F">
      <w:pPr>
        <w:pStyle w:val="Code"/>
        <w:rPr>
          <w:highlight w:val="white"/>
        </w:rPr>
      </w:pPr>
      <w:r w:rsidRPr="005C422F">
        <w:rPr>
          <w:highlight w:val="white"/>
        </w:rPr>
        <w:t xml:space="preserve">        Assert.Error((bits &gt;= 1) &amp;&amp; (bits &lt;= (8 * 4)), bitsValue,</w:t>
      </w:r>
    </w:p>
    <w:p w14:paraId="5104AEBD" w14:textId="77777777" w:rsidR="005C422F" w:rsidRPr="005C422F" w:rsidRDefault="005C422F" w:rsidP="005C422F">
      <w:pPr>
        <w:pStyle w:val="Code"/>
        <w:rPr>
          <w:highlight w:val="white"/>
        </w:rPr>
      </w:pPr>
      <w:r w:rsidRPr="005C422F">
        <w:rPr>
          <w:highlight w:val="white"/>
        </w:rPr>
        <w:t xml:space="preserve">                      Message.Bits_value_out_of_range);</w:t>
      </w:r>
    </w:p>
    <w:p w14:paraId="3BB05E27" w14:textId="77777777" w:rsidR="005C422F" w:rsidRPr="005C422F" w:rsidRDefault="005C422F" w:rsidP="005C422F">
      <w:pPr>
        <w:pStyle w:val="Code"/>
        <w:rPr>
          <w:highlight w:val="white"/>
        </w:rPr>
      </w:pPr>
      <w:r w:rsidRPr="005C422F">
        <w:rPr>
          <w:highlight w:val="white"/>
        </w:rPr>
        <w:t xml:space="preserve">      }</w:t>
      </w:r>
    </w:p>
    <w:p w14:paraId="42C2318D" w14:textId="62884DBD" w:rsidR="005C422F" w:rsidRPr="005C422F" w:rsidRDefault="005C422F" w:rsidP="005C422F">
      <w:pPr>
        <w:pStyle w:val="Code"/>
        <w:rPr>
          <w:highlight w:val="white"/>
        </w:rPr>
      </w:pPr>
      <w:r w:rsidRPr="005C422F">
        <w:rPr>
          <w:highlight w:val="white"/>
        </w:rPr>
        <w:t xml:space="preserve">    }</w:t>
      </w:r>
    </w:p>
    <w:p w14:paraId="7DFC5FF4" w14:textId="28725076" w:rsidR="00215100" w:rsidRPr="00DB3B82" w:rsidRDefault="0046223F" w:rsidP="008E06B1">
      <w:pPr>
        <w:pStyle w:val="Rubrik4"/>
        <w:rPr>
          <w:highlight w:val="white"/>
        </w:rPr>
      </w:pPr>
      <w:r>
        <w:rPr>
          <w:highlight w:val="white"/>
        </w:rPr>
        <w:t>Pointer Declarator</w:t>
      </w:r>
    </w:p>
    <w:p w14:paraId="165DE589" w14:textId="77777777" w:rsidR="003A31CE" w:rsidRDefault="003A31CE" w:rsidP="003A31CE">
      <w:pPr>
        <w:pStyle w:val="CodeHeader"/>
        <w:rPr>
          <w:highlight w:val="white"/>
        </w:rPr>
      </w:pPr>
      <w:proofErr w:type="spellStart"/>
      <w:r>
        <w:rPr>
          <w:highlight w:val="white"/>
        </w:rPr>
        <w:t>MainParser.gppg</w:t>
      </w:r>
      <w:proofErr w:type="spellEnd"/>
    </w:p>
    <w:p w14:paraId="76399011" w14:textId="5BE90B28"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lastRenderedPageBreak/>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796306D" w:rsidR="002B467E" w:rsidRDefault="002B467E" w:rsidP="002B467E">
      <w:pPr>
        <w:pStyle w:val="Code"/>
        <w:rPr>
          <w:highlight w:val="white"/>
          <w:lang w:val="sv-SE"/>
        </w:rPr>
      </w:pPr>
      <w:r>
        <w:rPr>
          <w:highlight w:val="white"/>
          <w:lang w:val="sv-SE"/>
        </w:rPr>
        <w:t xml:space="preserve">   VOLATILE { $$ = Mask.Volatile; };</w:t>
      </w:r>
    </w:p>
    <w:p w14:paraId="47CC9D43" w14:textId="0387BE41" w:rsidR="009D4820" w:rsidRDefault="009D4820" w:rsidP="009D4820">
      <w:pPr>
        <w:pStyle w:val="CodeHeader"/>
        <w:rPr>
          <w:highlight w:val="white"/>
          <w:lang w:val="sv-SE"/>
        </w:rPr>
      </w:pPr>
      <w:proofErr w:type="spellStart"/>
      <w:r>
        <w:rPr>
          <w:highlight w:val="white"/>
          <w:lang w:val="sv-SE"/>
        </w:rPr>
        <w:t>MiddleCodeGenerator.cs</w:t>
      </w:r>
      <w:proofErr w:type="spellEnd"/>
    </w:p>
    <w:p w14:paraId="71DC4767" w14:textId="77777777" w:rsidR="00DF17B4" w:rsidRPr="00DF17B4" w:rsidRDefault="00DF17B4" w:rsidP="00DF17B4">
      <w:pPr>
        <w:pStyle w:val="Code"/>
        <w:rPr>
          <w:highlight w:val="white"/>
        </w:rPr>
      </w:pPr>
      <w:r w:rsidRPr="00DF17B4">
        <w:rPr>
          <w:highlight w:val="white"/>
        </w:rPr>
        <w:t xml:space="preserve">    public static Declarator PointerDeclarator(List&lt;Type&gt; typeList,</w:t>
      </w:r>
    </w:p>
    <w:p w14:paraId="2AAC36F3" w14:textId="77777777" w:rsidR="00DF17B4" w:rsidRPr="00DF17B4" w:rsidRDefault="00DF17B4" w:rsidP="00DF17B4">
      <w:pPr>
        <w:pStyle w:val="Code"/>
        <w:rPr>
          <w:highlight w:val="white"/>
        </w:rPr>
      </w:pPr>
      <w:r w:rsidRPr="00DF17B4">
        <w:rPr>
          <w:highlight w:val="white"/>
        </w:rPr>
        <w:t xml:space="preserve">                                               Declarator declarator) {</w:t>
      </w:r>
    </w:p>
    <w:p w14:paraId="2BC4DDEC" w14:textId="77777777" w:rsidR="00DF17B4" w:rsidRPr="00DF17B4" w:rsidRDefault="00DF17B4" w:rsidP="00DF17B4">
      <w:pPr>
        <w:pStyle w:val="Code"/>
        <w:rPr>
          <w:highlight w:val="white"/>
        </w:rPr>
      </w:pPr>
      <w:r w:rsidRPr="00DF17B4">
        <w:rPr>
          <w:highlight w:val="white"/>
        </w:rPr>
        <w:t xml:space="preserve">      if (declarator == null) {</w:t>
      </w:r>
    </w:p>
    <w:p w14:paraId="3A8271D0" w14:textId="77777777" w:rsidR="00DF17B4" w:rsidRPr="00DF17B4" w:rsidRDefault="00DF17B4" w:rsidP="00DF17B4">
      <w:pPr>
        <w:pStyle w:val="Code"/>
        <w:rPr>
          <w:highlight w:val="white"/>
        </w:rPr>
      </w:pPr>
      <w:r w:rsidRPr="00DF17B4">
        <w:rPr>
          <w:highlight w:val="white"/>
        </w:rPr>
        <w:t xml:space="preserve">        declarator = new Declarator(null);</w:t>
      </w:r>
    </w:p>
    <w:p w14:paraId="3955128D" w14:textId="77777777" w:rsidR="00DF17B4" w:rsidRPr="00DF17B4" w:rsidRDefault="00DF17B4" w:rsidP="00DF17B4">
      <w:pPr>
        <w:pStyle w:val="Code"/>
        <w:rPr>
          <w:highlight w:val="white"/>
        </w:rPr>
      </w:pPr>
      <w:r w:rsidRPr="00DF17B4">
        <w:rPr>
          <w:highlight w:val="white"/>
        </w:rPr>
        <w:t xml:space="preserve">      }</w:t>
      </w:r>
    </w:p>
    <w:p w14:paraId="0FB58AD6" w14:textId="77777777" w:rsidR="00DF17B4" w:rsidRPr="00DF17B4" w:rsidRDefault="00DF17B4" w:rsidP="00DF17B4">
      <w:pPr>
        <w:pStyle w:val="Code"/>
        <w:rPr>
          <w:highlight w:val="white"/>
        </w:rPr>
      </w:pPr>
      <w:r w:rsidRPr="00DF17B4">
        <w:rPr>
          <w:highlight w:val="white"/>
        </w:rPr>
        <w:t xml:space="preserve">    </w:t>
      </w:r>
    </w:p>
    <w:p w14:paraId="429BDE87" w14:textId="77777777" w:rsidR="00DF17B4" w:rsidRPr="00DF17B4" w:rsidRDefault="00DF17B4" w:rsidP="00DF17B4">
      <w:pPr>
        <w:pStyle w:val="Code"/>
        <w:rPr>
          <w:highlight w:val="white"/>
        </w:rPr>
      </w:pPr>
      <w:r w:rsidRPr="00DF17B4">
        <w:rPr>
          <w:highlight w:val="white"/>
        </w:rPr>
        <w:t xml:space="preserve">      foreach (Type type in typeList) {</w:t>
      </w:r>
    </w:p>
    <w:p w14:paraId="70B4B004" w14:textId="77777777" w:rsidR="00DF17B4" w:rsidRPr="00DF17B4" w:rsidRDefault="00DF17B4" w:rsidP="00DF17B4">
      <w:pPr>
        <w:pStyle w:val="Code"/>
        <w:rPr>
          <w:highlight w:val="white"/>
        </w:rPr>
      </w:pPr>
      <w:r w:rsidRPr="00DF17B4">
        <w:rPr>
          <w:highlight w:val="white"/>
        </w:rPr>
        <w:t xml:space="preserve">        Type pointerType = new Type((Type) null);</w:t>
      </w:r>
    </w:p>
    <w:p w14:paraId="5ED17486" w14:textId="77777777" w:rsidR="00DF17B4" w:rsidRPr="00DF17B4" w:rsidRDefault="00DF17B4" w:rsidP="00DF17B4">
      <w:pPr>
        <w:pStyle w:val="Code"/>
        <w:rPr>
          <w:highlight w:val="white"/>
        </w:rPr>
      </w:pPr>
      <w:r w:rsidRPr="00DF17B4">
        <w:rPr>
          <w:highlight w:val="white"/>
        </w:rPr>
        <w:t xml:space="preserve">        pointerType.Constant = type.Constant;</w:t>
      </w:r>
    </w:p>
    <w:p w14:paraId="24702840" w14:textId="77777777" w:rsidR="00DF17B4" w:rsidRPr="00DF17B4" w:rsidRDefault="00DF17B4" w:rsidP="00DF17B4">
      <w:pPr>
        <w:pStyle w:val="Code"/>
        <w:rPr>
          <w:highlight w:val="white"/>
        </w:rPr>
      </w:pPr>
      <w:r w:rsidRPr="00DF17B4">
        <w:rPr>
          <w:highlight w:val="white"/>
        </w:rPr>
        <w:t xml:space="preserve">        pointerType.Volatile = type.Volatile;</w:t>
      </w:r>
    </w:p>
    <w:p w14:paraId="7DC4E47B" w14:textId="77777777" w:rsidR="00DF17B4" w:rsidRPr="00DF17B4" w:rsidRDefault="00DF17B4" w:rsidP="00DF17B4">
      <w:pPr>
        <w:pStyle w:val="Code"/>
        <w:rPr>
          <w:highlight w:val="white"/>
        </w:rPr>
      </w:pPr>
      <w:r w:rsidRPr="00DF17B4">
        <w:rPr>
          <w:highlight w:val="white"/>
        </w:rPr>
        <w:t xml:space="preserve">        declarator.Add(pointerType);</w:t>
      </w:r>
    </w:p>
    <w:p w14:paraId="057E3C99" w14:textId="77777777" w:rsidR="00DF17B4" w:rsidRPr="00DF17B4" w:rsidRDefault="00DF17B4" w:rsidP="00DF17B4">
      <w:pPr>
        <w:pStyle w:val="Code"/>
        <w:rPr>
          <w:highlight w:val="white"/>
        </w:rPr>
      </w:pPr>
      <w:r w:rsidRPr="00DF17B4">
        <w:rPr>
          <w:highlight w:val="white"/>
        </w:rPr>
        <w:t xml:space="preserve">      }</w:t>
      </w:r>
    </w:p>
    <w:p w14:paraId="56E75B13" w14:textId="77777777" w:rsidR="00DF17B4" w:rsidRPr="00DF17B4" w:rsidRDefault="00DF17B4" w:rsidP="00DF17B4">
      <w:pPr>
        <w:pStyle w:val="Code"/>
        <w:rPr>
          <w:highlight w:val="white"/>
        </w:rPr>
      </w:pPr>
    </w:p>
    <w:p w14:paraId="049DC92A" w14:textId="77777777" w:rsidR="00DF17B4" w:rsidRPr="00DF17B4" w:rsidRDefault="00DF17B4" w:rsidP="00DF17B4">
      <w:pPr>
        <w:pStyle w:val="Code"/>
        <w:rPr>
          <w:highlight w:val="white"/>
        </w:rPr>
      </w:pPr>
      <w:r w:rsidRPr="00DF17B4">
        <w:rPr>
          <w:highlight w:val="white"/>
        </w:rPr>
        <w:t xml:space="preserve">      return declarator;</w:t>
      </w:r>
    </w:p>
    <w:p w14:paraId="343AFAE5" w14:textId="77777777" w:rsidR="00DF17B4" w:rsidRPr="00DF17B4" w:rsidRDefault="00DF17B4" w:rsidP="00DF17B4">
      <w:pPr>
        <w:pStyle w:val="Code"/>
        <w:rPr>
          <w:highlight w:val="white"/>
        </w:rPr>
      </w:pPr>
      <w:r w:rsidRPr="00DF17B4">
        <w:rPr>
          <w:highlight w:val="white"/>
        </w:rPr>
        <w:t xml:space="preserve">    }</w:t>
      </w:r>
    </w:p>
    <w:p w14:paraId="417EAF5B" w14:textId="77777777" w:rsidR="004A5F41" w:rsidRDefault="004A5F41" w:rsidP="008E06B1">
      <w:pPr>
        <w:pStyle w:val="Rubrik4"/>
        <w:rPr>
          <w:highlight w:val="white"/>
          <w:lang w:val="sv-SE"/>
        </w:rPr>
      </w:pP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p>
    <w:p w14:paraId="058160B9" w14:textId="198C41A5" w:rsidR="00840DDD" w:rsidRDefault="00103A8E"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r w:rsidR="00BD02FC">
        <w:rPr>
          <w:highlight w:val="white"/>
          <w:lang w:val="sv-SE"/>
        </w:rPr>
        <w:t xml:space="preserve">is </w:t>
      </w:r>
      <w:r w:rsidR="00057667">
        <w:rPr>
          <w:highlight w:val="white"/>
          <w:lang w:val="sv-SE"/>
        </w:rPr>
        <w:t xml:space="preserve">a </w:t>
      </w:r>
      <w:proofErr w:type="spellStart"/>
      <w:r w:rsidR="00057667">
        <w:rPr>
          <w:highlight w:val="white"/>
          <w:lang w:val="sv-SE"/>
        </w:rPr>
        <w:t>name</w:t>
      </w:r>
      <w:proofErr w:type="spellEnd"/>
      <w:r w:rsidR="00057667">
        <w:rPr>
          <w:highlight w:val="white"/>
          <w:lang w:val="sv-SE"/>
        </w:rPr>
        <w:t xml:space="preserve">, a </w:t>
      </w:r>
      <w:proofErr w:type="spellStart"/>
      <w:r w:rsidR="00057667">
        <w:rPr>
          <w:highlight w:val="white"/>
          <w:lang w:val="sv-SE"/>
        </w:rPr>
        <w:t>declarator</w:t>
      </w:r>
      <w:proofErr w:type="spellEnd"/>
      <w:r w:rsidR="00057667">
        <w:rPr>
          <w:highlight w:val="white"/>
          <w:lang w:val="sv-SE"/>
        </w:rPr>
        <w:t xml:space="preserve"> inside a </w:t>
      </w:r>
      <w:proofErr w:type="spellStart"/>
      <w:r w:rsidR="00057667">
        <w:rPr>
          <w:highlight w:val="white"/>
          <w:lang w:val="sv-SE"/>
        </w:rPr>
        <w:t>parenthesis</w:t>
      </w:r>
      <w:proofErr w:type="spellEnd"/>
      <w:r w:rsidR="00057667">
        <w:rPr>
          <w:highlight w:val="white"/>
          <w:lang w:val="sv-SE"/>
        </w:rPr>
        <w:t xml:space="preserve"> pair, </w:t>
      </w:r>
      <w:proofErr w:type="spellStart"/>
      <w:r w:rsidR="00057667">
        <w:rPr>
          <w:highlight w:val="white"/>
          <w:lang w:val="sv-SE"/>
        </w:rPr>
        <w:t>another</w:t>
      </w:r>
      <w:proofErr w:type="spellEnd"/>
      <w:r w:rsidR="00057667">
        <w:rPr>
          <w:highlight w:val="white"/>
          <w:lang w:val="sv-SE"/>
        </w:rPr>
        <w:t xml:space="preserve"> </w:t>
      </w:r>
      <w:proofErr w:type="spellStart"/>
      <w:r w:rsidR="00057667">
        <w:rPr>
          <w:highlight w:val="white"/>
          <w:lang w:val="sv-SE"/>
        </w:rPr>
        <w:t>direct</w:t>
      </w:r>
      <w:proofErr w:type="spellEnd"/>
      <w:r w:rsidR="00057667">
        <w:rPr>
          <w:highlight w:val="white"/>
          <w:lang w:val="sv-SE"/>
        </w:rPr>
        <w:t xml:space="preserve"> </w:t>
      </w:r>
      <w:proofErr w:type="spellStart"/>
      <w:r w:rsidR="00057667">
        <w:rPr>
          <w:highlight w:val="white"/>
          <w:lang w:val="sv-SE"/>
        </w:rPr>
        <w:t>declarator</w:t>
      </w:r>
      <w:proofErr w:type="spellEnd"/>
      <w:r w:rsidR="00057667">
        <w:rPr>
          <w:highlight w:val="white"/>
          <w:lang w:val="sv-SE"/>
        </w:rPr>
        <w:t xml:space="preserve"> </w:t>
      </w:r>
      <w:proofErr w:type="spellStart"/>
      <w:r w:rsidR="00057667">
        <w:rPr>
          <w:highlight w:val="white"/>
          <w:lang w:val="sv-SE"/>
        </w:rPr>
        <w:t>followed</w:t>
      </w:r>
      <w:proofErr w:type="spellEnd"/>
      <w:r w:rsidR="00057667">
        <w:rPr>
          <w:highlight w:val="white"/>
          <w:lang w:val="sv-SE"/>
        </w:rPr>
        <w:t xml:space="preserve"> by </w:t>
      </w:r>
      <w:r w:rsidR="005771DF">
        <w:rPr>
          <w:highlight w:val="white"/>
          <w:lang w:val="sv-SE"/>
        </w:rPr>
        <w:t>a parameter-</w:t>
      </w:r>
      <w:proofErr w:type="spellStart"/>
      <w:r w:rsidR="005771DF">
        <w:rPr>
          <w:highlight w:val="white"/>
          <w:lang w:val="sv-SE"/>
        </w:rPr>
        <w:t>ellipse</w:t>
      </w:r>
      <w:proofErr w:type="spellEnd"/>
      <w:r w:rsidR="005771DF">
        <w:rPr>
          <w:highlight w:val="white"/>
          <w:lang w:val="sv-SE"/>
        </w:rPr>
        <w:t xml:space="preserve"> list inside a </w:t>
      </w:r>
      <w:proofErr w:type="spellStart"/>
      <w:r w:rsidR="005771DF">
        <w:rPr>
          <w:highlight w:val="white"/>
          <w:lang w:val="sv-SE"/>
        </w:rPr>
        <w:t>parenthesis</w:t>
      </w:r>
      <w:proofErr w:type="spellEnd"/>
      <w:r w:rsidR="005771DF">
        <w:rPr>
          <w:highlight w:val="white"/>
          <w:lang w:val="sv-SE"/>
        </w:rPr>
        <w:t xml:space="preserve"> pair. </w:t>
      </w:r>
    </w:p>
    <w:p w14:paraId="34BF0390" w14:textId="2AE88835" w:rsidR="0061106F" w:rsidRDefault="0061106F"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in </w:t>
      </w:r>
      <w:proofErr w:type="spellStart"/>
      <w:r>
        <w:rPr>
          <w:highlight w:val="white"/>
          <w:lang w:val="sv-SE"/>
        </w:rPr>
        <w:t>its</w:t>
      </w:r>
      <w:proofErr w:type="spellEnd"/>
      <w:r>
        <w:rPr>
          <w:highlight w:val="white"/>
          <w:lang w:val="sv-SE"/>
        </w:rPr>
        <w:t xml:space="preserve"> </w:t>
      </w:r>
      <w:proofErr w:type="spellStart"/>
      <w:r>
        <w:rPr>
          <w:highlight w:val="white"/>
          <w:lang w:val="sv-SE"/>
        </w:rPr>
        <w:t>simplest</w:t>
      </w:r>
      <w:proofErr w:type="spellEnd"/>
      <w:r>
        <w:rPr>
          <w:highlight w:val="white"/>
          <w:lang w:val="sv-SE"/>
        </w:rPr>
        <w:t xml:space="preserve"> form is just </w:t>
      </w:r>
      <w:proofErr w:type="spellStart"/>
      <w:r>
        <w:rPr>
          <w:highlight w:val="white"/>
          <w:lang w:val="sv-SE"/>
        </w:rPr>
        <w:t>name</w:t>
      </w:r>
      <w:proofErr w:type="spellEnd"/>
      <w:r>
        <w:rPr>
          <w:highlight w:val="white"/>
          <w:lang w:val="sv-SE"/>
        </w:rPr>
        <w:t xml:space="preserve">. </w:t>
      </w:r>
      <w:r w:rsidR="00EF478E">
        <w:rPr>
          <w:highlight w:val="white"/>
          <w:lang w:val="sv-SE"/>
        </w:rPr>
        <w:t xml:space="preserve">For </w:t>
      </w:r>
      <w:proofErr w:type="spellStart"/>
      <w:r w:rsidR="00EF478E">
        <w:rPr>
          <w:highlight w:val="white"/>
          <w:lang w:val="sv-SE"/>
        </w:rPr>
        <w:t>instance</w:t>
      </w:r>
      <w:proofErr w:type="spellEnd"/>
      <w:r w:rsidR="00EF478E">
        <w:rPr>
          <w:highlight w:val="white"/>
          <w:lang w:val="sv-SE"/>
        </w:rPr>
        <w:t xml:space="preserv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FD5814">
      <w:pPr>
        <w:rPr>
          <w:highlight w:val="white"/>
          <w:lang w:val="sv-SE"/>
        </w:rPr>
      </w:pPr>
      <w:r>
        <w:rPr>
          <w:highlight w:val="white"/>
          <w:lang w:val="sv-SE"/>
        </w:rPr>
        <w:t xml:space="preserve">Another form </w:t>
      </w:r>
      <w:proofErr w:type="spellStart"/>
      <w:r>
        <w:rPr>
          <w:highlight w:val="white"/>
          <w:lang w:val="sv-SE"/>
        </w:rPr>
        <w:t>of</w:t>
      </w:r>
      <w:proofErr w:type="spellEnd"/>
      <w:r>
        <w:rPr>
          <w:highlight w:val="white"/>
          <w:lang w:val="sv-SE"/>
        </w:rPr>
        <w:t xml:space="preserve">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is </w:t>
      </w:r>
      <w:proofErr w:type="spellStart"/>
      <w:r>
        <w:rPr>
          <w:highlight w:val="white"/>
          <w:lang w:val="sv-SE"/>
        </w:rPr>
        <w:t>another</w:t>
      </w:r>
      <w:proofErr w:type="spellEnd"/>
      <w:r>
        <w:rPr>
          <w:highlight w:val="white"/>
          <w:lang w:val="sv-SE"/>
        </w:rPr>
        <w:t xml:space="preserve"> </w:t>
      </w:r>
      <w:proofErr w:type="spellStart"/>
      <w:r>
        <w:rPr>
          <w:highlight w:val="white"/>
          <w:lang w:val="sv-SE"/>
        </w:rPr>
        <w:t>declarator</w:t>
      </w:r>
      <w:proofErr w:type="spellEnd"/>
      <w:r w:rsidR="00D57162">
        <w:rPr>
          <w:highlight w:val="white"/>
          <w:lang w:val="sv-SE"/>
        </w:rPr>
        <w:t xml:space="preserve">. In </w:t>
      </w:r>
      <w:proofErr w:type="spellStart"/>
      <w:r w:rsidR="00D57162">
        <w:rPr>
          <w:highlight w:val="white"/>
          <w:lang w:val="sv-SE"/>
        </w:rPr>
        <w:t>that</w:t>
      </w:r>
      <w:proofErr w:type="spellEnd"/>
      <w:r w:rsidR="00D57162">
        <w:rPr>
          <w:highlight w:val="white"/>
          <w:lang w:val="sv-SE"/>
        </w:rPr>
        <w:t xml:space="preserve"> </w:t>
      </w:r>
      <w:proofErr w:type="spellStart"/>
      <w:r w:rsidR="00D57162">
        <w:rPr>
          <w:highlight w:val="white"/>
          <w:lang w:val="sv-SE"/>
        </w:rPr>
        <w:t>case</w:t>
      </w:r>
      <w:proofErr w:type="spellEnd"/>
      <w:r w:rsidR="00D57162">
        <w:rPr>
          <w:highlight w:val="white"/>
          <w:lang w:val="sv-SE"/>
        </w:rPr>
        <w:t xml:space="preserve"> </w:t>
      </w:r>
      <w:proofErr w:type="spellStart"/>
      <w:r w:rsidR="00D57162">
        <w:rPr>
          <w:highlight w:val="white"/>
          <w:lang w:val="sv-SE"/>
        </w:rPr>
        <w:t>we</w:t>
      </w:r>
      <w:proofErr w:type="spellEnd"/>
      <w:r w:rsidR="00D57162">
        <w:rPr>
          <w:highlight w:val="white"/>
          <w:lang w:val="sv-SE"/>
        </w:rPr>
        <w:t xml:space="preserve"> </w:t>
      </w:r>
      <w:proofErr w:type="spellStart"/>
      <w:r w:rsidR="00D57162">
        <w:rPr>
          <w:highlight w:val="white"/>
          <w:lang w:val="sv-SE"/>
        </w:rPr>
        <w:t>simply</w:t>
      </w:r>
      <w:proofErr w:type="spellEnd"/>
      <w:r w:rsidR="00D57162">
        <w:rPr>
          <w:highlight w:val="white"/>
          <w:lang w:val="sv-SE"/>
        </w:rPr>
        <w:t xml:space="preserve"> </w:t>
      </w:r>
      <w:proofErr w:type="spellStart"/>
      <w:r w:rsidR="00D57162">
        <w:rPr>
          <w:highlight w:val="white"/>
          <w:lang w:val="sv-SE"/>
        </w:rPr>
        <w:t>return</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The </w:t>
      </w:r>
      <w:proofErr w:type="spellStart"/>
      <w:r w:rsidR="00D57162">
        <w:rPr>
          <w:highlight w:val="white"/>
          <w:lang w:val="sv-SE"/>
        </w:rPr>
        <w:t>parentheses</w:t>
      </w:r>
      <w:proofErr w:type="spellEnd"/>
      <w:r w:rsidR="00D57162">
        <w:rPr>
          <w:highlight w:val="white"/>
          <w:lang w:val="sv-SE"/>
        </w:rPr>
        <w:t xml:space="preserve"> is </w:t>
      </w:r>
      <w:proofErr w:type="spellStart"/>
      <w:r w:rsidR="00D57162">
        <w:rPr>
          <w:highlight w:val="white"/>
          <w:lang w:val="sv-SE"/>
        </w:rPr>
        <w:t>only</w:t>
      </w:r>
      <w:proofErr w:type="spellEnd"/>
      <w:r w:rsidR="00D57162">
        <w:rPr>
          <w:highlight w:val="white"/>
          <w:lang w:val="sv-SE"/>
        </w:rPr>
        <w:t xml:space="preserve"> present to </w:t>
      </w:r>
      <w:proofErr w:type="spellStart"/>
      <w:r w:rsidR="00D57162">
        <w:rPr>
          <w:highlight w:val="white"/>
          <w:lang w:val="sv-SE"/>
        </w:rPr>
        <w:t>change</w:t>
      </w:r>
      <w:proofErr w:type="spellEnd"/>
      <w:r w:rsidR="00D57162">
        <w:rPr>
          <w:highlight w:val="white"/>
          <w:lang w:val="sv-SE"/>
        </w:rPr>
        <w:t xml:space="preserve"> the </w:t>
      </w:r>
      <w:proofErr w:type="spellStart"/>
      <w:r w:rsidR="00D57162">
        <w:rPr>
          <w:highlight w:val="white"/>
          <w:lang w:val="sv-SE"/>
        </w:rPr>
        <w:t>precidence</w:t>
      </w:r>
      <w:proofErr w:type="spellEnd"/>
      <w:r w:rsidR="00D57162">
        <w:rPr>
          <w:highlight w:val="white"/>
          <w:lang w:val="sv-SE"/>
        </w:rPr>
        <w:t xml:space="preserve"> </w:t>
      </w:r>
      <w:proofErr w:type="spellStart"/>
      <w:r w:rsidR="00D57162">
        <w:rPr>
          <w:highlight w:val="white"/>
          <w:lang w:val="sv-SE"/>
        </w:rPr>
        <w:t>of</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For </w:t>
      </w:r>
      <w:proofErr w:type="spellStart"/>
      <w:r w:rsidR="00D57162">
        <w:rPr>
          <w:highlight w:val="white"/>
          <w:lang w:val="sv-SE"/>
        </w:rPr>
        <w:t>instance</w:t>
      </w:r>
      <w:proofErr w:type="spellEnd"/>
      <w:r w:rsidR="00D57162">
        <w:rPr>
          <w:highlight w:val="white"/>
          <w:lang w:val="sv-SE"/>
        </w:rPr>
        <w:t xml:space="preserv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2A02F6">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an </w:t>
      </w:r>
      <w:proofErr w:type="spellStart"/>
      <w:r>
        <w:rPr>
          <w:highlight w:val="white"/>
          <w:lang w:val="sv-SE"/>
        </w:rPr>
        <w:t>array</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proofErr w:type="spellStart"/>
      <w:r>
        <w:rPr>
          <w:highlight w:val="white"/>
          <w:lang w:val="sv-SE"/>
        </w:rPr>
        <w:t>that</w:t>
      </w:r>
      <w:proofErr w:type="spellEnd"/>
      <w:r>
        <w:rPr>
          <w:highlight w:val="white"/>
          <w:lang w:val="sv-SE"/>
        </w:rPr>
        <w:t xml:space="preserve">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0D80DFBC" w:rsidR="00840DDD" w:rsidRDefault="00840DDD" w:rsidP="00840DDD">
      <w:pPr>
        <w:pStyle w:val="Code"/>
        <w:rPr>
          <w:highlight w:val="white"/>
          <w:lang w:val="sv-SE"/>
        </w:rPr>
      </w:pPr>
      <w:r>
        <w:rPr>
          <w:highlight w:val="white"/>
          <w:lang w:val="sv-SE"/>
        </w:rPr>
        <w:t xml:space="preserve">    }</w:t>
      </w:r>
    </w:p>
    <w:p w14:paraId="2413D596" w14:textId="3DAF5554" w:rsidR="0030745E" w:rsidRDefault="0030745E" w:rsidP="0030745E">
      <w:pPr>
        <w:pStyle w:val="CodeHeader"/>
        <w:rPr>
          <w:highlight w:val="white"/>
          <w:lang w:val="sv-SE"/>
        </w:rPr>
      </w:pPr>
      <w:proofErr w:type="spellStart"/>
      <w:r>
        <w:rPr>
          <w:highlight w:val="white"/>
          <w:lang w:val="sv-SE"/>
        </w:rPr>
        <w:t>MiddleCodeGenerator.cs</w:t>
      </w:r>
      <w:proofErr w:type="spellEnd"/>
    </w:p>
    <w:p w14:paraId="010317DB" w14:textId="77777777" w:rsidR="00522BB0" w:rsidRPr="00522BB0" w:rsidRDefault="00522BB0" w:rsidP="00522BB0">
      <w:pPr>
        <w:pStyle w:val="Code"/>
        <w:rPr>
          <w:highlight w:val="white"/>
        </w:rPr>
      </w:pPr>
      <w:r w:rsidRPr="00522BB0">
        <w:rPr>
          <w:highlight w:val="white"/>
        </w:rPr>
        <w:t xml:space="preserve">    public static Declarator ArrayType(Declarator declarator,</w:t>
      </w:r>
    </w:p>
    <w:p w14:paraId="6EB6E0EE" w14:textId="04AF69E1" w:rsidR="00522BB0" w:rsidRPr="00522BB0" w:rsidRDefault="00522BB0" w:rsidP="00522BB0">
      <w:pPr>
        <w:pStyle w:val="Code"/>
        <w:rPr>
          <w:highlight w:val="white"/>
        </w:rPr>
      </w:pPr>
      <w:r w:rsidRPr="00522BB0">
        <w:rPr>
          <w:highlight w:val="white"/>
        </w:rPr>
        <w:t xml:space="preserve">                                       Expression optSizeExpression) {</w:t>
      </w:r>
    </w:p>
    <w:p w14:paraId="78E00963" w14:textId="77777777" w:rsidR="00522BB0" w:rsidRPr="00522BB0" w:rsidRDefault="00522BB0" w:rsidP="00522BB0">
      <w:pPr>
        <w:pStyle w:val="Code"/>
        <w:rPr>
          <w:highlight w:val="white"/>
        </w:rPr>
      </w:pPr>
      <w:r w:rsidRPr="00522BB0">
        <w:rPr>
          <w:highlight w:val="white"/>
        </w:rPr>
        <w:t xml:space="preserve">      if (declarator == null) {</w:t>
      </w:r>
    </w:p>
    <w:p w14:paraId="45D51B2B" w14:textId="77777777" w:rsidR="00522BB0" w:rsidRPr="00522BB0" w:rsidRDefault="00522BB0" w:rsidP="00522BB0">
      <w:pPr>
        <w:pStyle w:val="Code"/>
        <w:rPr>
          <w:highlight w:val="white"/>
        </w:rPr>
      </w:pPr>
      <w:r w:rsidRPr="00522BB0">
        <w:rPr>
          <w:highlight w:val="white"/>
        </w:rPr>
        <w:t xml:space="preserve">        declarator = new Declarator(null);</w:t>
      </w:r>
    </w:p>
    <w:p w14:paraId="1B80125F" w14:textId="77777777" w:rsidR="00522BB0" w:rsidRPr="00522BB0" w:rsidRDefault="00522BB0" w:rsidP="00522BB0">
      <w:pPr>
        <w:pStyle w:val="Code"/>
        <w:rPr>
          <w:highlight w:val="white"/>
        </w:rPr>
      </w:pPr>
      <w:r w:rsidRPr="00522BB0">
        <w:rPr>
          <w:highlight w:val="white"/>
        </w:rPr>
        <w:t xml:space="preserve">      }</w:t>
      </w:r>
    </w:p>
    <w:p w14:paraId="1B4D8082" w14:textId="77777777" w:rsidR="00522BB0" w:rsidRPr="00522BB0" w:rsidRDefault="00522BB0" w:rsidP="00522BB0">
      <w:pPr>
        <w:pStyle w:val="Code"/>
        <w:rPr>
          <w:highlight w:val="white"/>
        </w:rPr>
      </w:pPr>
      <w:r w:rsidRPr="00522BB0">
        <w:rPr>
          <w:highlight w:val="white"/>
        </w:rPr>
        <w:lastRenderedPageBreak/>
        <w:t xml:space="preserve">    </w:t>
      </w:r>
    </w:p>
    <w:p w14:paraId="0747C556" w14:textId="77777777" w:rsidR="00522BB0" w:rsidRPr="00522BB0" w:rsidRDefault="00522BB0" w:rsidP="00522BB0">
      <w:pPr>
        <w:pStyle w:val="Code"/>
        <w:rPr>
          <w:highlight w:val="white"/>
        </w:rPr>
      </w:pPr>
      <w:r w:rsidRPr="00522BB0">
        <w:rPr>
          <w:highlight w:val="white"/>
        </w:rPr>
        <w:t xml:space="preserve">      if (optSizeExpression != null) {</w:t>
      </w:r>
    </w:p>
    <w:p w14:paraId="676A1A01" w14:textId="77777777" w:rsidR="00522BB0" w:rsidRPr="00522BB0" w:rsidRDefault="00522BB0" w:rsidP="00522BB0">
      <w:pPr>
        <w:pStyle w:val="Code"/>
        <w:rPr>
          <w:highlight w:val="white"/>
        </w:rPr>
      </w:pPr>
      <w:r w:rsidRPr="00522BB0">
        <w:rPr>
          <w:highlight w:val="white"/>
        </w:rPr>
        <w:t xml:space="preserve">        Symbol optSizeSymbol = optSizeExpression.Symbol;</w:t>
      </w:r>
    </w:p>
    <w:p w14:paraId="6C74872E" w14:textId="77777777" w:rsidR="00522BB0" w:rsidRPr="00522BB0" w:rsidRDefault="00522BB0" w:rsidP="00522BB0">
      <w:pPr>
        <w:pStyle w:val="Code"/>
        <w:rPr>
          <w:highlight w:val="white"/>
        </w:rPr>
      </w:pPr>
      <w:r w:rsidRPr="00522BB0">
        <w:rPr>
          <w:highlight w:val="white"/>
        </w:rPr>
        <w:t xml:space="preserve">        int arraySize = (int) ((BigInteger) optSizeSymbol.Value);</w:t>
      </w:r>
    </w:p>
    <w:p w14:paraId="63FB60AF" w14:textId="77777777" w:rsidR="00522BB0" w:rsidRDefault="00522BB0" w:rsidP="00522BB0">
      <w:pPr>
        <w:pStyle w:val="Code"/>
        <w:rPr>
          <w:highlight w:val="white"/>
        </w:rPr>
      </w:pPr>
      <w:r w:rsidRPr="00522BB0">
        <w:rPr>
          <w:highlight w:val="white"/>
        </w:rPr>
        <w:t xml:space="preserve">        Assert.Error(arraySize &gt; 0, arraySize,</w:t>
      </w:r>
    </w:p>
    <w:p w14:paraId="4D72E25A" w14:textId="28F46367" w:rsidR="00522BB0" w:rsidRPr="00522BB0" w:rsidRDefault="00522BB0" w:rsidP="00522BB0">
      <w:pPr>
        <w:pStyle w:val="Code"/>
        <w:rPr>
          <w:highlight w:val="white"/>
        </w:rPr>
      </w:pPr>
      <w:r>
        <w:rPr>
          <w:highlight w:val="white"/>
        </w:rPr>
        <w:t xml:space="preserve">                    </w:t>
      </w:r>
      <w:r w:rsidRPr="00522BB0">
        <w:rPr>
          <w:highlight w:val="white"/>
        </w:rPr>
        <w:t xml:space="preserve"> Message.Non__positive_array_size);</w:t>
      </w:r>
    </w:p>
    <w:p w14:paraId="4B626D3D" w14:textId="77777777" w:rsidR="00522BB0" w:rsidRPr="00522BB0" w:rsidRDefault="00522BB0" w:rsidP="00522BB0">
      <w:pPr>
        <w:pStyle w:val="Code"/>
        <w:rPr>
          <w:highlight w:val="white"/>
        </w:rPr>
      </w:pPr>
      <w:r w:rsidRPr="00522BB0">
        <w:rPr>
          <w:highlight w:val="white"/>
        </w:rPr>
        <w:t xml:space="preserve">        Type arrayType = new Type(arraySize, null);</w:t>
      </w:r>
    </w:p>
    <w:p w14:paraId="1A058F22" w14:textId="77777777" w:rsidR="00522BB0" w:rsidRPr="00522BB0" w:rsidRDefault="00522BB0" w:rsidP="00522BB0">
      <w:pPr>
        <w:pStyle w:val="Code"/>
        <w:rPr>
          <w:highlight w:val="white"/>
        </w:rPr>
      </w:pPr>
      <w:r w:rsidRPr="00522BB0">
        <w:rPr>
          <w:highlight w:val="white"/>
        </w:rPr>
        <w:t xml:space="preserve">        declarator.Add(arrayType);</w:t>
      </w:r>
    </w:p>
    <w:p w14:paraId="6250DA40" w14:textId="77777777" w:rsidR="00522BB0" w:rsidRPr="00522BB0" w:rsidRDefault="00522BB0" w:rsidP="00522BB0">
      <w:pPr>
        <w:pStyle w:val="Code"/>
        <w:rPr>
          <w:highlight w:val="white"/>
        </w:rPr>
      </w:pPr>
      <w:r w:rsidRPr="00522BB0">
        <w:rPr>
          <w:highlight w:val="white"/>
        </w:rPr>
        <w:t xml:space="preserve">      }</w:t>
      </w:r>
    </w:p>
    <w:p w14:paraId="52D1AD5A" w14:textId="77777777" w:rsidR="00522BB0" w:rsidRPr="00522BB0" w:rsidRDefault="00522BB0" w:rsidP="00522BB0">
      <w:pPr>
        <w:pStyle w:val="Code"/>
        <w:rPr>
          <w:highlight w:val="white"/>
        </w:rPr>
      </w:pPr>
      <w:r w:rsidRPr="00522BB0">
        <w:rPr>
          <w:highlight w:val="white"/>
        </w:rPr>
        <w:t xml:space="preserve">      else {</w:t>
      </w:r>
    </w:p>
    <w:p w14:paraId="50F4494F" w14:textId="77777777" w:rsidR="00522BB0" w:rsidRPr="00522BB0" w:rsidRDefault="00522BB0" w:rsidP="00522BB0">
      <w:pPr>
        <w:pStyle w:val="Code"/>
        <w:rPr>
          <w:highlight w:val="white"/>
        </w:rPr>
      </w:pPr>
      <w:r w:rsidRPr="00522BB0">
        <w:rPr>
          <w:highlight w:val="white"/>
        </w:rPr>
        <w:t xml:space="preserve">        Type arrayType = new Type(0, null);</w:t>
      </w:r>
    </w:p>
    <w:p w14:paraId="46AD3FF4" w14:textId="77777777" w:rsidR="00522BB0" w:rsidRPr="00522BB0" w:rsidRDefault="00522BB0" w:rsidP="00522BB0">
      <w:pPr>
        <w:pStyle w:val="Code"/>
        <w:rPr>
          <w:highlight w:val="white"/>
        </w:rPr>
      </w:pPr>
      <w:r w:rsidRPr="00522BB0">
        <w:rPr>
          <w:highlight w:val="white"/>
        </w:rPr>
        <w:t xml:space="preserve">        declarator.Add(arrayType);</w:t>
      </w:r>
    </w:p>
    <w:p w14:paraId="7F7B4ED3" w14:textId="77777777" w:rsidR="00522BB0" w:rsidRPr="00522BB0" w:rsidRDefault="00522BB0" w:rsidP="00522BB0">
      <w:pPr>
        <w:pStyle w:val="Code"/>
        <w:rPr>
          <w:highlight w:val="white"/>
        </w:rPr>
      </w:pPr>
      <w:r w:rsidRPr="00522BB0">
        <w:rPr>
          <w:highlight w:val="white"/>
        </w:rPr>
        <w:t xml:space="preserve">      }</w:t>
      </w:r>
    </w:p>
    <w:p w14:paraId="388BF707" w14:textId="77777777" w:rsidR="00522BB0" w:rsidRPr="00522BB0" w:rsidRDefault="00522BB0" w:rsidP="00522BB0">
      <w:pPr>
        <w:pStyle w:val="Code"/>
        <w:rPr>
          <w:highlight w:val="white"/>
        </w:rPr>
      </w:pPr>
      <w:r w:rsidRPr="00522BB0">
        <w:rPr>
          <w:highlight w:val="white"/>
        </w:rPr>
        <w:t xml:space="preserve">    </w:t>
      </w:r>
    </w:p>
    <w:p w14:paraId="6C90A37A" w14:textId="77777777" w:rsidR="00522BB0" w:rsidRPr="00522BB0" w:rsidRDefault="00522BB0" w:rsidP="00522BB0">
      <w:pPr>
        <w:pStyle w:val="Code"/>
        <w:rPr>
          <w:highlight w:val="white"/>
        </w:rPr>
      </w:pPr>
      <w:r w:rsidRPr="00522BB0">
        <w:rPr>
          <w:highlight w:val="white"/>
        </w:rPr>
        <w:t xml:space="preserve">      return declarator;</w:t>
      </w:r>
    </w:p>
    <w:p w14:paraId="03DC7AA8" w14:textId="77777777" w:rsidR="00522BB0" w:rsidRPr="00522BB0" w:rsidRDefault="00522BB0" w:rsidP="00522BB0">
      <w:pPr>
        <w:pStyle w:val="Code"/>
        <w:rPr>
          <w:highlight w:val="white"/>
        </w:rPr>
      </w:pPr>
      <w:r w:rsidRPr="00522BB0">
        <w:rPr>
          <w:highlight w:val="white"/>
        </w:rPr>
        <w:t xml:space="preserve">    }</w:t>
      </w:r>
    </w:p>
    <w:p w14:paraId="0A693B7B" w14:textId="07C09B9E" w:rsidR="00522BB0" w:rsidRDefault="00522BB0" w:rsidP="0030745E">
      <w:pPr>
        <w:pStyle w:val="CodeHeader"/>
        <w:rPr>
          <w:highlight w:val="white"/>
          <w:lang w:val="sv-SE"/>
        </w:rPr>
      </w:pPr>
      <w:proofErr w:type="spellStart"/>
      <w:r>
        <w:rPr>
          <w:highlight w:val="white"/>
          <w:lang w:val="sv-SE"/>
        </w:rPr>
        <w:t>MainParser.gppg</w:t>
      </w:r>
      <w:proofErr w:type="spellEnd"/>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13E6E564" w:rsidR="00840DDD" w:rsidRDefault="00840DDD" w:rsidP="00840DDD">
      <w:pPr>
        <w:pStyle w:val="Code"/>
        <w:rPr>
          <w:highlight w:val="white"/>
          <w:lang w:val="sv-SE"/>
        </w:rPr>
      </w:pPr>
      <w:r>
        <w:rPr>
          <w:highlight w:val="white"/>
          <w:lang w:val="sv-SE"/>
        </w:rPr>
        <w:t xml:space="preserve">    }</w:t>
      </w:r>
    </w:p>
    <w:p w14:paraId="1BFAF5F0" w14:textId="2031A9BA" w:rsidR="008223BF" w:rsidRDefault="008223BF" w:rsidP="008223BF">
      <w:pPr>
        <w:pStyle w:val="CodeHeader"/>
        <w:rPr>
          <w:highlight w:val="white"/>
          <w:lang w:val="sv-SE"/>
        </w:rPr>
      </w:pPr>
      <w:proofErr w:type="spellStart"/>
      <w:r>
        <w:rPr>
          <w:highlight w:val="white"/>
          <w:lang w:val="sv-SE"/>
        </w:rPr>
        <w:t>MiddleCodeGenerator.cs</w:t>
      </w:r>
      <w:proofErr w:type="spellEnd"/>
    </w:p>
    <w:p w14:paraId="610302AF" w14:textId="77777777" w:rsidR="002C2E81" w:rsidRDefault="002C2E81" w:rsidP="002C2E81">
      <w:pPr>
        <w:pStyle w:val="Code"/>
        <w:rPr>
          <w:highlight w:val="white"/>
        </w:rPr>
      </w:pPr>
      <w:r w:rsidRPr="002C2E81">
        <w:rPr>
          <w:highlight w:val="white"/>
        </w:rPr>
        <w:t xml:space="preserve">    public static Declarator NewFunctionDeclaration(Declarator declarator,</w:t>
      </w:r>
    </w:p>
    <w:p w14:paraId="735BE3F6" w14:textId="3A234B90" w:rsidR="002C2E81" w:rsidRPr="002C2E81" w:rsidRDefault="002C2E81" w:rsidP="002C2E81">
      <w:pPr>
        <w:pStyle w:val="Code"/>
        <w:rPr>
          <w:highlight w:val="white"/>
        </w:rPr>
      </w:pPr>
      <w:r>
        <w:rPr>
          <w:highlight w:val="white"/>
        </w:rPr>
        <w:t xml:space="preserve">                                       </w:t>
      </w:r>
      <w:r w:rsidRPr="002C2E81">
        <w:rPr>
          <w:highlight w:val="white"/>
        </w:rPr>
        <w:t xml:space="preserve"> List&lt;Pair&lt;string,Symbol&gt;&gt; paramList,</w:t>
      </w:r>
    </w:p>
    <w:p w14:paraId="27454CB4" w14:textId="77777777" w:rsidR="002C2E81" w:rsidRPr="002C2E81" w:rsidRDefault="002C2E81" w:rsidP="002C2E81">
      <w:pPr>
        <w:pStyle w:val="Code"/>
        <w:rPr>
          <w:highlight w:val="white"/>
        </w:rPr>
      </w:pPr>
      <w:r w:rsidRPr="002C2E81">
        <w:rPr>
          <w:highlight w:val="white"/>
        </w:rPr>
        <w:t xml:space="preserve">                                                            bool ellipse) {</w:t>
      </w:r>
    </w:p>
    <w:p w14:paraId="289C6471" w14:textId="77777777" w:rsidR="002C2E81" w:rsidRPr="002C2E81" w:rsidRDefault="002C2E81" w:rsidP="002C2E81">
      <w:pPr>
        <w:pStyle w:val="Code"/>
        <w:rPr>
          <w:highlight w:val="white"/>
        </w:rPr>
      </w:pPr>
      <w:r w:rsidRPr="002C2E81">
        <w:rPr>
          <w:highlight w:val="white"/>
        </w:rPr>
        <w:t xml:space="preserve">      if (paramList.Count == 0) {</w:t>
      </w:r>
    </w:p>
    <w:p w14:paraId="12C60EBB" w14:textId="77169EFD" w:rsidR="002C2E81" w:rsidRDefault="002C2E81" w:rsidP="002C2E81">
      <w:pPr>
        <w:pStyle w:val="Code"/>
        <w:rPr>
          <w:highlight w:val="white"/>
        </w:rPr>
      </w:pPr>
      <w:r w:rsidRPr="002C2E81">
        <w:rPr>
          <w:highlight w:val="white"/>
        </w:rPr>
        <w:t xml:space="preserve">        Assert.Error(!ellipse, "...",</w:t>
      </w:r>
    </w:p>
    <w:p w14:paraId="532FE0F1" w14:textId="4A2A3547" w:rsidR="002C2E81" w:rsidRPr="002C2E81" w:rsidRDefault="002C2E81" w:rsidP="002C2E81">
      <w:pPr>
        <w:pStyle w:val="Code"/>
        <w:rPr>
          <w:highlight w:val="white"/>
        </w:rPr>
      </w:pPr>
      <w:r>
        <w:rPr>
          <w:highlight w:val="white"/>
        </w:rPr>
        <w:t xml:space="preserve">            </w:t>
      </w:r>
      <w:r w:rsidRPr="002C2E81">
        <w:rPr>
          <w:highlight w:val="white"/>
        </w:rPr>
        <w:t>Message.An_elliptic_function_must_have_at_least_one_parameter);</w:t>
      </w:r>
    </w:p>
    <w:p w14:paraId="6ED5628D" w14:textId="77777777" w:rsidR="002C2E81" w:rsidRPr="002C2E81" w:rsidRDefault="002C2E81" w:rsidP="002C2E81">
      <w:pPr>
        <w:pStyle w:val="Code"/>
        <w:rPr>
          <w:highlight w:val="white"/>
        </w:rPr>
      </w:pPr>
      <w:r w:rsidRPr="002C2E81">
        <w:rPr>
          <w:highlight w:val="white"/>
        </w:rPr>
        <w:t xml:space="preserve">      }</w:t>
      </w:r>
    </w:p>
    <w:p w14:paraId="0B32B5BC" w14:textId="77777777" w:rsidR="002C2E81" w:rsidRPr="002C2E81" w:rsidRDefault="002C2E81" w:rsidP="002C2E81">
      <w:pPr>
        <w:pStyle w:val="Code"/>
        <w:rPr>
          <w:highlight w:val="white"/>
        </w:rPr>
      </w:pPr>
      <w:r w:rsidRPr="002C2E81">
        <w:rPr>
          <w:highlight w:val="white"/>
        </w:rPr>
        <w:t xml:space="preserve">      else if ((paramList.Count == 1) &amp;&amp; paramList[0].Second.Type.IsVoid()) {</w:t>
      </w:r>
    </w:p>
    <w:p w14:paraId="4AB05091" w14:textId="77777777" w:rsidR="00BA3F23" w:rsidRDefault="002C2E81" w:rsidP="002C2E81">
      <w:pPr>
        <w:pStyle w:val="Code"/>
        <w:rPr>
          <w:highlight w:val="white"/>
        </w:rPr>
      </w:pPr>
      <w:r w:rsidRPr="002C2E81">
        <w:rPr>
          <w:highlight w:val="white"/>
        </w:rPr>
        <w:t xml:space="preserve">        Assert.Error(paramList[0].Second.Name == null,</w:t>
      </w:r>
    </w:p>
    <w:p w14:paraId="3372A02D" w14:textId="2390D098" w:rsidR="002C2E81" w:rsidRPr="002C2E81" w:rsidRDefault="00BA3F23" w:rsidP="002C2E81">
      <w:pPr>
        <w:pStyle w:val="Code"/>
        <w:rPr>
          <w:highlight w:val="white"/>
        </w:rPr>
      </w:pPr>
      <w:r>
        <w:rPr>
          <w:highlight w:val="white"/>
        </w:rPr>
        <w:t xml:space="preserve">                    </w:t>
      </w:r>
      <w:r w:rsidR="002C2E81" w:rsidRPr="002C2E81">
        <w:rPr>
          <w:highlight w:val="white"/>
        </w:rPr>
        <w:t xml:space="preserve"> paramList[0].Second.Name,</w:t>
      </w:r>
    </w:p>
    <w:p w14:paraId="4F779EA3" w14:textId="059F0E85" w:rsidR="002C2E81" w:rsidRPr="002C2E81" w:rsidRDefault="002C2E81" w:rsidP="002C2E81">
      <w:pPr>
        <w:pStyle w:val="Code"/>
        <w:rPr>
          <w:highlight w:val="white"/>
        </w:rPr>
      </w:pPr>
      <w:r w:rsidRPr="002C2E81">
        <w:rPr>
          <w:highlight w:val="white"/>
        </w:rPr>
        <w:t xml:space="preserve">                     Message.A_void_parameter_cannot_be_named);</w:t>
      </w:r>
    </w:p>
    <w:p w14:paraId="038D7B6C" w14:textId="0FD4C517" w:rsidR="00BA3F23" w:rsidRDefault="002C2E81" w:rsidP="002C2E81">
      <w:pPr>
        <w:pStyle w:val="Code"/>
        <w:rPr>
          <w:highlight w:val="white"/>
        </w:rPr>
      </w:pPr>
      <w:r w:rsidRPr="002C2E81">
        <w:rPr>
          <w:highlight w:val="white"/>
        </w:rPr>
        <w:t xml:space="preserve">        Assert.Error(!ellipse, "...",</w:t>
      </w:r>
      <w:r w:rsidR="005C5A88">
        <w:rPr>
          <w:highlight w:val="white"/>
        </w:rPr>
        <w:t xml:space="preserve"> </w:t>
      </w:r>
      <w:r w:rsidRPr="002C2E81">
        <w:rPr>
          <w:highlight w:val="white"/>
        </w:rPr>
        <w:t>Message.</w:t>
      </w:r>
    </w:p>
    <w:p w14:paraId="15D48DD9" w14:textId="385FE349" w:rsidR="002C2E81" w:rsidRPr="002C2E81" w:rsidRDefault="00BA3F23" w:rsidP="002C2E81">
      <w:pPr>
        <w:pStyle w:val="Code"/>
        <w:rPr>
          <w:highlight w:val="white"/>
        </w:rPr>
      </w:pPr>
      <w:r>
        <w:rPr>
          <w:highlight w:val="white"/>
        </w:rPr>
        <w:t xml:space="preserve">                     </w:t>
      </w:r>
      <w:r w:rsidR="002C2E81" w:rsidRPr="002C2E81">
        <w:rPr>
          <w:highlight w:val="white"/>
        </w:rPr>
        <w:t>An_elliptic_function_cannot_have_a_void_parameter);</w:t>
      </w:r>
    </w:p>
    <w:p w14:paraId="16527F66" w14:textId="77777777" w:rsidR="002C2E81" w:rsidRPr="002C2E81" w:rsidRDefault="002C2E81" w:rsidP="002C2E81">
      <w:pPr>
        <w:pStyle w:val="Code"/>
        <w:rPr>
          <w:highlight w:val="white"/>
        </w:rPr>
      </w:pPr>
      <w:r w:rsidRPr="002C2E81">
        <w:rPr>
          <w:highlight w:val="white"/>
        </w:rPr>
        <w:t xml:space="preserve">        paramList.Clear();</w:t>
      </w:r>
    </w:p>
    <w:p w14:paraId="75EE1D0E" w14:textId="77777777" w:rsidR="002C2E81" w:rsidRPr="002C2E81" w:rsidRDefault="002C2E81" w:rsidP="002C2E81">
      <w:pPr>
        <w:pStyle w:val="Code"/>
        <w:rPr>
          <w:highlight w:val="white"/>
        </w:rPr>
      </w:pPr>
      <w:r w:rsidRPr="002C2E81">
        <w:rPr>
          <w:highlight w:val="white"/>
        </w:rPr>
        <w:t xml:space="preserve">      }</w:t>
      </w:r>
    </w:p>
    <w:p w14:paraId="4ADD9A58" w14:textId="77777777" w:rsidR="002C2E81" w:rsidRPr="002C2E81" w:rsidRDefault="002C2E81" w:rsidP="002C2E81">
      <w:pPr>
        <w:pStyle w:val="Code"/>
        <w:rPr>
          <w:highlight w:val="white"/>
        </w:rPr>
      </w:pPr>
      <w:r w:rsidRPr="002C2E81">
        <w:rPr>
          <w:highlight w:val="white"/>
        </w:rPr>
        <w:t xml:space="preserve">      else {</w:t>
      </w:r>
    </w:p>
    <w:p w14:paraId="32771057" w14:textId="77777777" w:rsidR="002C2E81" w:rsidRPr="002C2E81" w:rsidRDefault="002C2E81" w:rsidP="002C2E81">
      <w:pPr>
        <w:pStyle w:val="Code"/>
        <w:rPr>
          <w:highlight w:val="white"/>
        </w:rPr>
      </w:pPr>
      <w:r w:rsidRPr="002C2E81">
        <w:rPr>
          <w:highlight w:val="white"/>
        </w:rPr>
        <w:t xml:space="preserve">        foreach (Pair&lt;string,Symbol&gt; pair in paramList) {</w:t>
      </w:r>
    </w:p>
    <w:p w14:paraId="36FF7B32" w14:textId="77777777" w:rsidR="00177752" w:rsidRDefault="002C2E81" w:rsidP="002C2E81">
      <w:pPr>
        <w:pStyle w:val="Code"/>
        <w:rPr>
          <w:highlight w:val="white"/>
        </w:rPr>
      </w:pPr>
      <w:r w:rsidRPr="002C2E81">
        <w:rPr>
          <w:highlight w:val="white"/>
        </w:rPr>
        <w:t xml:space="preserve">          Assert.Error(!pair.Second.Type.IsVoid(),</w:t>
      </w:r>
    </w:p>
    <w:p w14:paraId="1CBAA270" w14:textId="6F017C08" w:rsidR="002C2E81" w:rsidRPr="002C2E81" w:rsidRDefault="00177752" w:rsidP="002C2E81">
      <w:pPr>
        <w:pStyle w:val="Code"/>
        <w:rPr>
          <w:highlight w:val="white"/>
        </w:rPr>
      </w:pPr>
      <w:r>
        <w:rPr>
          <w:highlight w:val="white"/>
        </w:rPr>
        <w:t xml:space="preserve">                      </w:t>
      </w:r>
      <w:r w:rsidR="002C2E81" w:rsidRPr="002C2E81">
        <w:rPr>
          <w:highlight w:val="white"/>
        </w:rPr>
        <w:t xml:space="preserve"> Message.Invalid_void_parameter);</w:t>
      </w:r>
    </w:p>
    <w:p w14:paraId="3EF66B71" w14:textId="77777777" w:rsidR="002C2E81" w:rsidRPr="002C2E81" w:rsidRDefault="002C2E81" w:rsidP="002C2E81">
      <w:pPr>
        <w:pStyle w:val="Code"/>
        <w:rPr>
          <w:highlight w:val="white"/>
        </w:rPr>
      </w:pPr>
      <w:r w:rsidRPr="002C2E81">
        <w:rPr>
          <w:highlight w:val="white"/>
        </w:rPr>
        <w:t xml:space="preserve">        }</w:t>
      </w:r>
    </w:p>
    <w:p w14:paraId="0E84B634" w14:textId="77777777" w:rsidR="002C2E81" w:rsidRPr="002C2E81" w:rsidRDefault="002C2E81" w:rsidP="002C2E81">
      <w:pPr>
        <w:pStyle w:val="Code"/>
        <w:rPr>
          <w:highlight w:val="white"/>
        </w:rPr>
      </w:pPr>
      <w:r w:rsidRPr="002C2E81">
        <w:rPr>
          <w:highlight w:val="white"/>
        </w:rPr>
        <w:t xml:space="preserve">      }</w:t>
      </w:r>
    </w:p>
    <w:p w14:paraId="144EAECD" w14:textId="77777777" w:rsidR="002C2E81" w:rsidRPr="002C2E81" w:rsidRDefault="002C2E81" w:rsidP="002C2E81">
      <w:pPr>
        <w:pStyle w:val="Code"/>
        <w:rPr>
          <w:highlight w:val="white"/>
        </w:rPr>
      </w:pPr>
    </w:p>
    <w:p w14:paraId="2994B402" w14:textId="77777777" w:rsidR="002C2E81" w:rsidRPr="002C2E81" w:rsidRDefault="002C2E81" w:rsidP="002C2E81">
      <w:pPr>
        <w:pStyle w:val="Code"/>
        <w:rPr>
          <w:highlight w:val="white"/>
        </w:rPr>
      </w:pPr>
      <w:r w:rsidRPr="002C2E81">
        <w:rPr>
          <w:highlight w:val="white"/>
        </w:rPr>
        <w:t xml:space="preserve">      declarator.Add(new Type(null, paramList, ellipse));</w:t>
      </w:r>
    </w:p>
    <w:p w14:paraId="48CA79C8" w14:textId="77777777" w:rsidR="002C2E81" w:rsidRPr="002C2E81" w:rsidRDefault="002C2E81" w:rsidP="002C2E81">
      <w:pPr>
        <w:pStyle w:val="Code"/>
        <w:rPr>
          <w:highlight w:val="white"/>
        </w:rPr>
      </w:pPr>
      <w:r w:rsidRPr="002C2E81">
        <w:rPr>
          <w:highlight w:val="white"/>
        </w:rPr>
        <w:t xml:space="preserve">      return declarator;</w:t>
      </w:r>
    </w:p>
    <w:p w14:paraId="1AAECB52" w14:textId="77777777" w:rsidR="002C2E81" w:rsidRPr="002C2E81" w:rsidRDefault="002C2E81" w:rsidP="002C2E81">
      <w:pPr>
        <w:pStyle w:val="Code"/>
        <w:rPr>
          <w:highlight w:val="white"/>
        </w:rPr>
      </w:pPr>
      <w:r w:rsidRPr="002C2E81">
        <w:rPr>
          <w:highlight w:val="white"/>
        </w:rPr>
        <w:t xml:space="preserve">    }</w:t>
      </w:r>
    </w:p>
    <w:p w14:paraId="2C48FD71" w14:textId="0870630A" w:rsidR="008223BF" w:rsidRDefault="008223BF" w:rsidP="008223BF">
      <w:pPr>
        <w:pStyle w:val="CodeHeader"/>
        <w:rPr>
          <w:highlight w:val="white"/>
          <w:lang w:val="sv-SE"/>
        </w:rPr>
      </w:pPr>
      <w:proofErr w:type="spellStart"/>
      <w:r>
        <w:rPr>
          <w:highlight w:val="white"/>
          <w:lang w:val="sv-SE"/>
        </w:rPr>
        <w:t>MainParser.gppg</w:t>
      </w:r>
      <w:proofErr w:type="spellEnd"/>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573E9271" w14:textId="77777777" w:rsidR="008223BF" w:rsidRDefault="008223BF" w:rsidP="008223BF">
      <w:pPr>
        <w:pStyle w:val="CodeHeader"/>
        <w:rPr>
          <w:highlight w:val="white"/>
          <w:lang w:val="sv-SE"/>
        </w:rPr>
      </w:pPr>
      <w:proofErr w:type="spellStart"/>
      <w:r>
        <w:rPr>
          <w:highlight w:val="white"/>
          <w:lang w:val="sv-SE"/>
        </w:rPr>
        <w:t>MiddleCodeGenerator.cs</w:t>
      </w:r>
      <w:proofErr w:type="spellEnd"/>
    </w:p>
    <w:p w14:paraId="3DFE27FA" w14:textId="77777777" w:rsidR="002C2E81" w:rsidRPr="008223BF" w:rsidRDefault="002C2E81" w:rsidP="002C2E81">
      <w:pPr>
        <w:pStyle w:val="Code"/>
        <w:rPr>
          <w:highlight w:val="white"/>
        </w:rPr>
      </w:pPr>
      <w:r w:rsidRPr="008223BF">
        <w:rPr>
          <w:highlight w:val="white"/>
        </w:rPr>
        <w:lastRenderedPageBreak/>
        <w:t xml:space="preserve">    public static Declarator OldFunctionDeclaration(Declarator declarator,</w:t>
      </w:r>
    </w:p>
    <w:p w14:paraId="5A507AC2" w14:textId="77777777" w:rsidR="002C2E81" w:rsidRPr="008223BF" w:rsidRDefault="002C2E81" w:rsidP="002C2E81">
      <w:pPr>
        <w:pStyle w:val="Code"/>
        <w:rPr>
          <w:highlight w:val="white"/>
        </w:rPr>
      </w:pPr>
      <w:r w:rsidRPr="008223BF">
        <w:rPr>
          <w:highlight w:val="white"/>
        </w:rPr>
        <w:t xml:space="preserve">                                                    List&lt;string&gt; nameList) {</w:t>
      </w:r>
    </w:p>
    <w:p w14:paraId="5C82559E" w14:textId="77777777" w:rsidR="002C2E81" w:rsidRPr="008223BF" w:rsidRDefault="002C2E81" w:rsidP="002C2E81">
      <w:pPr>
        <w:pStyle w:val="Code"/>
        <w:rPr>
          <w:highlight w:val="white"/>
        </w:rPr>
      </w:pPr>
      <w:r w:rsidRPr="008223BF">
        <w:rPr>
          <w:highlight w:val="white"/>
        </w:rPr>
        <w:t xml:space="preserve">      ISet&lt;string&gt; nameSet = new HashSet&lt;string&gt;();</w:t>
      </w:r>
    </w:p>
    <w:p w14:paraId="0F1B72E1" w14:textId="77777777" w:rsidR="002C2E81" w:rsidRPr="008223BF" w:rsidRDefault="002C2E81" w:rsidP="002C2E81">
      <w:pPr>
        <w:pStyle w:val="Code"/>
        <w:rPr>
          <w:highlight w:val="white"/>
        </w:rPr>
      </w:pPr>
    </w:p>
    <w:p w14:paraId="2B12EB78" w14:textId="77777777" w:rsidR="002C2E81" w:rsidRPr="008223BF" w:rsidRDefault="002C2E81" w:rsidP="002C2E81">
      <w:pPr>
        <w:pStyle w:val="Code"/>
        <w:rPr>
          <w:highlight w:val="white"/>
        </w:rPr>
      </w:pPr>
      <w:r w:rsidRPr="008223BF">
        <w:rPr>
          <w:highlight w:val="white"/>
        </w:rPr>
        <w:t xml:space="preserve">      foreach (string name in nameList) {</w:t>
      </w:r>
    </w:p>
    <w:p w14:paraId="0FE02A3F" w14:textId="77777777" w:rsidR="002C2E81" w:rsidRPr="008223BF" w:rsidRDefault="002C2E81" w:rsidP="002C2E81">
      <w:pPr>
        <w:pStyle w:val="Code"/>
        <w:rPr>
          <w:highlight w:val="white"/>
        </w:rPr>
      </w:pPr>
      <w:r w:rsidRPr="008223BF">
        <w:rPr>
          <w:highlight w:val="white"/>
        </w:rPr>
        <w:t xml:space="preserve">        Assert.Error(nameSet.Add(name), name, Message.Name_already_defined);</w:t>
      </w:r>
    </w:p>
    <w:p w14:paraId="25C16996" w14:textId="77777777" w:rsidR="002C2E81" w:rsidRPr="008223BF" w:rsidRDefault="002C2E81" w:rsidP="002C2E81">
      <w:pPr>
        <w:pStyle w:val="Code"/>
        <w:rPr>
          <w:highlight w:val="white"/>
        </w:rPr>
      </w:pPr>
      <w:r w:rsidRPr="008223BF">
        <w:rPr>
          <w:highlight w:val="white"/>
        </w:rPr>
        <w:t xml:space="preserve">      }</w:t>
      </w:r>
    </w:p>
    <w:p w14:paraId="07FC69E6" w14:textId="77777777" w:rsidR="002C2E81" w:rsidRPr="008223BF" w:rsidRDefault="002C2E81" w:rsidP="002C2E81">
      <w:pPr>
        <w:pStyle w:val="Code"/>
        <w:rPr>
          <w:highlight w:val="white"/>
        </w:rPr>
      </w:pPr>
    </w:p>
    <w:p w14:paraId="79775E30" w14:textId="77777777" w:rsidR="002C2E81" w:rsidRPr="008223BF" w:rsidRDefault="002C2E81" w:rsidP="002C2E81">
      <w:pPr>
        <w:pStyle w:val="Code"/>
        <w:rPr>
          <w:highlight w:val="white"/>
        </w:rPr>
      </w:pPr>
      <w:r w:rsidRPr="008223BF">
        <w:rPr>
          <w:highlight w:val="white"/>
        </w:rPr>
        <w:t xml:space="preserve">      declarator.Add(new Type(null, nameList));</w:t>
      </w:r>
    </w:p>
    <w:p w14:paraId="73655C22" w14:textId="77777777" w:rsidR="002C2E81" w:rsidRPr="008223BF" w:rsidRDefault="002C2E81" w:rsidP="002C2E81">
      <w:pPr>
        <w:pStyle w:val="Code"/>
        <w:rPr>
          <w:highlight w:val="white"/>
        </w:rPr>
      </w:pPr>
      <w:r w:rsidRPr="008223BF">
        <w:rPr>
          <w:highlight w:val="white"/>
        </w:rPr>
        <w:t xml:space="preserve">      return declarator;</w:t>
      </w:r>
    </w:p>
    <w:p w14:paraId="0873844F" w14:textId="7C19512C" w:rsidR="002C2E81" w:rsidRDefault="002C2E81" w:rsidP="00840DDD">
      <w:pPr>
        <w:pStyle w:val="Code"/>
        <w:rPr>
          <w:highlight w:val="white"/>
          <w:lang w:val="sv-SE"/>
        </w:rPr>
      </w:pPr>
      <w:r w:rsidRPr="008223BF">
        <w:rPr>
          <w:highlight w:val="white"/>
        </w:rPr>
        <w:t xml:space="preserve">    }</w:t>
      </w:r>
    </w:p>
    <w:p w14:paraId="009FFF01" w14:textId="4C67627A" w:rsidR="002C2E81" w:rsidRDefault="0054137B" w:rsidP="0054137B">
      <w:pPr>
        <w:pStyle w:val="CodeHeader"/>
        <w:rPr>
          <w:highlight w:val="white"/>
          <w:lang w:val="sv-SE"/>
        </w:rPr>
      </w:pPr>
      <w:proofErr w:type="spellStart"/>
      <w:r>
        <w:rPr>
          <w:highlight w:val="white"/>
          <w:lang w:val="sv-SE"/>
        </w:rPr>
        <w:t>MainParser.gppg</w:t>
      </w:r>
      <w:proofErr w:type="spellEnd"/>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Pr="00DD1B23" w:rsidRDefault="00840DDD" w:rsidP="00DD1B23">
      <w:pPr>
        <w:pStyle w:val="Code"/>
        <w:rPr>
          <w:highlight w:val="white"/>
        </w:rPr>
      </w:pPr>
      <w:r w:rsidRPr="00DD1B23">
        <w:rPr>
          <w:highlight w:val="white"/>
        </w:rPr>
        <w:t xml:space="preserve">    };</w:t>
      </w:r>
    </w:p>
    <w:p w14:paraId="64F48FF6" w14:textId="77777777" w:rsidR="00840DDD" w:rsidRPr="00DD1B23" w:rsidRDefault="00840DDD" w:rsidP="00DD1B23">
      <w:pPr>
        <w:pStyle w:val="Code"/>
        <w:rPr>
          <w:highlight w:val="white"/>
        </w:rPr>
      </w:pPr>
    </w:p>
    <w:p w14:paraId="2FB1EAD0" w14:textId="77777777" w:rsidR="00DD1B23" w:rsidRPr="00DD1B23" w:rsidRDefault="00DD1B23" w:rsidP="00DD1B23">
      <w:pPr>
        <w:pStyle w:val="Code"/>
        <w:rPr>
          <w:highlight w:val="white"/>
        </w:rPr>
      </w:pPr>
      <w:r w:rsidRPr="00DD1B23">
        <w:rPr>
          <w:highlight w:val="white"/>
        </w:rPr>
        <w:t>parameter_list:</w:t>
      </w:r>
    </w:p>
    <w:p w14:paraId="5789EF0C" w14:textId="77777777" w:rsidR="00DD1B23" w:rsidRPr="00DD1B23" w:rsidRDefault="00DD1B23" w:rsidP="00DD1B23">
      <w:pPr>
        <w:pStyle w:val="Code"/>
        <w:rPr>
          <w:highlight w:val="white"/>
        </w:rPr>
      </w:pPr>
      <w:r w:rsidRPr="00DD1B23">
        <w:rPr>
          <w:highlight w:val="white"/>
        </w:rPr>
        <w:t xml:space="preserve">    { ScopeStack.Push(SymbolTable.CurrentTable.Scope);</w:t>
      </w:r>
    </w:p>
    <w:p w14:paraId="61A4961E" w14:textId="77777777" w:rsidR="00DD1B23" w:rsidRPr="00DD1B23" w:rsidRDefault="00DD1B23" w:rsidP="00DD1B23">
      <w:pPr>
        <w:pStyle w:val="Code"/>
        <w:rPr>
          <w:highlight w:val="white"/>
        </w:rPr>
      </w:pPr>
      <w:r w:rsidRPr="00DD1B23">
        <w:rPr>
          <w:highlight w:val="white"/>
        </w:rPr>
        <w:t xml:space="preserve">      SymbolTable.CurrentTable.Scope = Scope.Parameter;</w:t>
      </w:r>
    </w:p>
    <w:p w14:paraId="021FF949" w14:textId="77777777" w:rsidR="00DD1B23" w:rsidRPr="00DD1B23" w:rsidRDefault="00DD1B23" w:rsidP="00DD1B23">
      <w:pPr>
        <w:pStyle w:val="Code"/>
        <w:rPr>
          <w:highlight w:val="white"/>
        </w:rPr>
      </w:pPr>
      <w:r w:rsidRPr="00DD1B23">
        <w:rPr>
          <w:highlight w:val="white"/>
        </w:rPr>
        <w:t xml:space="preserve">    }</w:t>
      </w:r>
    </w:p>
    <w:p w14:paraId="1FAB06B7" w14:textId="77777777" w:rsidR="00DD1B23" w:rsidRPr="00DD1B23" w:rsidRDefault="00DD1B23" w:rsidP="00DD1B23">
      <w:pPr>
        <w:pStyle w:val="Code"/>
        <w:rPr>
          <w:highlight w:val="white"/>
        </w:rPr>
      </w:pPr>
      <w:r w:rsidRPr="00DD1B23">
        <w:rPr>
          <w:highlight w:val="white"/>
        </w:rPr>
        <w:t xml:space="preserve">    parameter_declaration {</w:t>
      </w:r>
    </w:p>
    <w:p w14:paraId="7F2D5FDD" w14:textId="77777777" w:rsidR="00DD1B23" w:rsidRPr="00DD1B23" w:rsidRDefault="00DD1B23" w:rsidP="00DD1B23">
      <w:pPr>
        <w:pStyle w:val="Code"/>
        <w:rPr>
          <w:highlight w:val="white"/>
        </w:rPr>
      </w:pPr>
      <w:r w:rsidRPr="00DD1B23">
        <w:rPr>
          <w:highlight w:val="white"/>
        </w:rPr>
        <w:t xml:space="preserve">      SymbolTable.CurrentTable.Scope = ScopeStack.Pop();</w:t>
      </w:r>
    </w:p>
    <w:p w14:paraId="0AC399C6" w14:textId="77777777" w:rsidR="00DD1B23" w:rsidRPr="00DD1B23" w:rsidRDefault="00DD1B23" w:rsidP="00DD1B23">
      <w:pPr>
        <w:pStyle w:val="Code"/>
        <w:rPr>
          <w:highlight w:val="white"/>
        </w:rPr>
      </w:pPr>
      <w:r w:rsidRPr="00DD1B23">
        <w:rPr>
          <w:highlight w:val="white"/>
        </w:rPr>
        <w:t xml:space="preserve">      $$ = new List&lt;Pair&lt;string,Symbol&gt;&gt;();</w:t>
      </w:r>
    </w:p>
    <w:p w14:paraId="0CEEF768" w14:textId="77777777" w:rsidR="00DD1B23" w:rsidRPr="00DD1B23" w:rsidRDefault="00DD1B23" w:rsidP="00DD1B23">
      <w:pPr>
        <w:pStyle w:val="Code"/>
        <w:rPr>
          <w:highlight w:val="white"/>
        </w:rPr>
      </w:pPr>
      <w:r w:rsidRPr="00DD1B23">
        <w:rPr>
          <w:highlight w:val="white"/>
        </w:rPr>
        <w:t xml:space="preserve">      $$.Add($2);</w:t>
      </w:r>
    </w:p>
    <w:p w14:paraId="46960648" w14:textId="77777777" w:rsidR="00DD1B23" w:rsidRPr="00DD1B23" w:rsidRDefault="00DD1B23" w:rsidP="00DD1B23">
      <w:pPr>
        <w:pStyle w:val="Code"/>
        <w:rPr>
          <w:highlight w:val="white"/>
        </w:rPr>
      </w:pPr>
      <w:r w:rsidRPr="00DD1B23">
        <w:rPr>
          <w:highlight w:val="white"/>
        </w:rPr>
        <w:t xml:space="preserve">    }</w:t>
      </w:r>
    </w:p>
    <w:p w14:paraId="047BC629" w14:textId="77777777" w:rsidR="00DD1B23" w:rsidRPr="00DD1B23" w:rsidRDefault="00DD1B23" w:rsidP="00DD1B23">
      <w:pPr>
        <w:pStyle w:val="Code"/>
        <w:rPr>
          <w:highlight w:val="white"/>
        </w:rPr>
      </w:pPr>
      <w:r w:rsidRPr="00DD1B23">
        <w:rPr>
          <w:highlight w:val="white"/>
        </w:rPr>
        <w:t xml:space="preserve">  | parameter_list COMMA {</w:t>
      </w:r>
    </w:p>
    <w:p w14:paraId="1B6DC9BF" w14:textId="77777777" w:rsidR="00DD1B23" w:rsidRPr="00DD1B23" w:rsidRDefault="00DD1B23" w:rsidP="00DD1B23">
      <w:pPr>
        <w:pStyle w:val="Code"/>
        <w:rPr>
          <w:highlight w:val="white"/>
        </w:rPr>
      </w:pPr>
      <w:r w:rsidRPr="00DD1B23">
        <w:rPr>
          <w:highlight w:val="white"/>
        </w:rPr>
        <w:t xml:space="preserve">      ScopeStack.Push(SymbolTable.CurrentTable.Scope);</w:t>
      </w:r>
    </w:p>
    <w:p w14:paraId="5DE1565D" w14:textId="77777777" w:rsidR="00DD1B23" w:rsidRPr="00DD1B23" w:rsidRDefault="00DD1B23" w:rsidP="00DD1B23">
      <w:pPr>
        <w:pStyle w:val="Code"/>
        <w:rPr>
          <w:highlight w:val="white"/>
        </w:rPr>
      </w:pPr>
      <w:r w:rsidRPr="00DD1B23">
        <w:rPr>
          <w:highlight w:val="white"/>
        </w:rPr>
        <w:t xml:space="preserve">      SymbolTable.CurrentTable.Scope = Scope.Parameter;</w:t>
      </w:r>
    </w:p>
    <w:p w14:paraId="28BB0D8C" w14:textId="77777777" w:rsidR="00DD1B23" w:rsidRPr="00DD1B23" w:rsidRDefault="00DD1B23" w:rsidP="00DD1B23">
      <w:pPr>
        <w:pStyle w:val="Code"/>
        <w:rPr>
          <w:highlight w:val="white"/>
        </w:rPr>
      </w:pPr>
      <w:r w:rsidRPr="00DD1B23">
        <w:rPr>
          <w:highlight w:val="white"/>
        </w:rPr>
        <w:t xml:space="preserve">    }</w:t>
      </w:r>
    </w:p>
    <w:p w14:paraId="2B036C95" w14:textId="77777777" w:rsidR="00DD1B23" w:rsidRPr="00DD1B23" w:rsidRDefault="00DD1B23" w:rsidP="00DD1B23">
      <w:pPr>
        <w:pStyle w:val="Code"/>
        <w:rPr>
          <w:highlight w:val="white"/>
        </w:rPr>
      </w:pPr>
      <w:r w:rsidRPr="00DD1B23">
        <w:rPr>
          <w:highlight w:val="white"/>
        </w:rPr>
        <w:t xml:space="preserve">    parameter_declaration {</w:t>
      </w:r>
    </w:p>
    <w:p w14:paraId="3D6956DD" w14:textId="77777777" w:rsidR="00DD1B23" w:rsidRPr="00DD1B23" w:rsidRDefault="00DD1B23" w:rsidP="00DD1B23">
      <w:pPr>
        <w:pStyle w:val="Code"/>
        <w:rPr>
          <w:highlight w:val="white"/>
        </w:rPr>
      </w:pPr>
      <w:r w:rsidRPr="00DD1B23">
        <w:rPr>
          <w:highlight w:val="white"/>
        </w:rPr>
        <w:t xml:space="preserve">      SymbolTable.CurrentTable.Scope = ScopeStack.Pop();</w:t>
      </w:r>
    </w:p>
    <w:p w14:paraId="0D3621BF" w14:textId="77777777" w:rsidR="00DD1B23" w:rsidRPr="00DD1B23" w:rsidRDefault="00DD1B23" w:rsidP="00DD1B23">
      <w:pPr>
        <w:pStyle w:val="Code"/>
        <w:rPr>
          <w:highlight w:val="white"/>
        </w:rPr>
      </w:pPr>
      <w:r w:rsidRPr="00DD1B23">
        <w:rPr>
          <w:highlight w:val="white"/>
        </w:rPr>
        <w:t xml:space="preserve">      $1.Add($4);</w:t>
      </w:r>
    </w:p>
    <w:p w14:paraId="70B95E79" w14:textId="77777777" w:rsidR="00DD1B23" w:rsidRPr="00DD1B23" w:rsidRDefault="00DD1B23" w:rsidP="00DD1B23">
      <w:pPr>
        <w:pStyle w:val="Code"/>
        <w:rPr>
          <w:highlight w:val="white"/>
        </w:rPr>
      </w:pPr>
      <w:r w:rsidRPr="00DD1B23">
        <w:rPr>
          <w:highlight w:val="white"/>
        </w:rPr>
        <w:t xml:space="preserve">      $$ = $1;</w:t>
      </w:r>
    </w:p>
    <w:p w14:paraId="126A29BE" w14:textId="77777777" w:rsidR="00DD1B23" w:rsidRPr="00DD1B23" w:rsidRDefault="00DD1B23" w:rsidP="00DD1B23">
      <w:pPr>
        <w:pStyle w:val="Code"/>
        <w:rPr>
          <w:highlight w:val="white"/>
        </w:rPr>
      </w:pPr>
      <w:r w:rsidRPr="00DD1B23">
        <w:rPr>
          <w:highlight w:val="white"/>
        </w:rPr>
        <w:t xml:space="preserve">    };</w:t>
      </w:r>
    </w:p>
    <w:p w14:paraId="215ACAAD" w14:textId="77777777" w:rsidR="00840DDD" w:rsidRPr="00DD1B23" w:rsidRDefault="00840DDD" w:rsidP="00DD1B23">
      <w:pPr>
        <w:pStyle w:val="Code"/>
        <w:rPr>
          <w:highlight w:val="whit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4D64FD8B" w14:textId="3F335C94" w:rsidR="007B537F" w:rsidRDefault="005D08C5" w:rsidP="005D08C5">
      <w:pPr>
        <w:pStyle w:val="CodeHeader"/>
        <w:rPr>
          <w:highlight w:val="white"/>
        </w:rPr>
      </w:pPr>
      <w:proofErr w:type="spellStart"/>
      <w:r>
        <w:rPr>
          <w:highlight w:val="white"/>
        </w:rPr>
        <w:t>MiddleCodeGenerator.cs</w:t>
      </w:r>
      <w:proofErr w:type="spellEnd"/>
    </w:p>
    <w:p w14:paraId="1C9CA2FF" w14:textId="77777777" w:rsidR="005D08C5" w:rsidRDefault="005D08C5" w:rsidP="005D08C5">
      <w:pPr>
        <w:pStyle w:val="Code"/>
        <w:rPr>
          <w:highlight w:val="white"/>
        </w:rPr>
      </w:pPr>
      <w:r w:rsidRPr="005D08C5">
        <w:rPr>
          <w:highlight w:val="white"/>
        </w:rPr>
        <w:t xml:space="preserve">    public static Pair&lt;string,Symbol&gt; Parameter(Specifier specifier,</w:t>
      </w:r>
    </w:p>
    <w:p w14:paraId="2032FC8E" w14:textId="455318D0" w:rsidR="005D08C5" w:rsidRPr="005D08C5" w:rsidRDefault="005D08C5" w:rsidP="005D08C5">
      <w:pPr>
        <w:pStyle w:val="Code"/>
        <w:rPr>
          <w:highlight w:val="white"/>
        </w:rPr>
      </w:pPr>
      <w:r>
        <w:rPr>
          <w:highlight w:val="white"/>
        </w:rPr>
        <w:lastRenderedPageBreak/>
        <w:t xml:space="preserve">                                     </w:t>
      </w:r>
      <w:r w:rsidRPr="005D08C5">
        <w:rPr>
          <w:highlight w:val="white"/>
        </w:rPr>
        <w:t xml:space="preserve"> </w:t>
      </w:r>
      <w:r>
        <w:rPr>
          <w:highlight w:val="white"/>
        </w:rPr>
        <w:t xml:space="preserve">          </w:t>
      </w:r>
      <w:r w:rsidRPr="005D08C5">
        <w:rPr>
          <w:highlight w:val="white"/>
        </w:rPr>
        <w:t>Declarator declarator) {</w:t>
      </w:r>
    </w:p>
    <w:p w14:paraId="5F0F8E67" w14:textId="77777777" w:rsidR="005D08C5" w:rsidRPr="005D08C5" w:rsidRDefault="005D08C5" w:rsidP="005D08C5">
      <w:pPr>
        <w:pStyle w:val="Code"/>
        <w:rPr>
          <w:highlight w:val="white"/>
        </w:rPr>
      </w:pPr>
      <w:r w:rsidRPr="005D08C5">
        <w:rPr>
          <w:highlight w:val="white"/>
        </w:rPr>
        <w:t xml:space="preserve">      Storage? storage = specifier.StorageX;</w:t>
      </w:r>
    </w:p>
    <w:p w14:paraId="72D6F5CF" w14:textId="77777777" w:rsidR="005D08C5" w:rsidRPr="005D08C5" w:rsidRDefault="005D08C5" w:rsidP="005D08C5">
      <w:pPr>
        <w:pStyle w:val="Code"/>
        <w:rPr>
          <w:highlight w:val="white"/>
        </w:rPr>
      </w:pPr>
      <w:r w:rsidRPr="005D08C5">
        <w:rPr>
          <w:highlight w:val="white"/>
        </w:rPr>
        <w:t xml:space="preserve">      Type specifierType = specifier.Type;</w:t>
      </w:r>
    </w:p>
    <w:p w14:paraId="3BA0F1B9" w14:textId="77777777" w:rsidR="005D08C5" w:rsidRPr="005D08C5" w:rsidRDefault="005D08C5" w:rsidP="005D08C5">
      <w:pPr>
        <w:pStyle w:val="Code"/>
        <w:rPr>
          <w:highlight w:val="white"/>
        </w:rPr>
      </w:pPr>
    </w:p>
    <w:p w14:paraId="286612DC" w14:textId="77777777" w:rsidR="005D08C5" w:rsidRPr="005D08C5" w:rsidRDefault="005D08C5" w:rsidP="005D08C5">
      <w:pPr>
        <w:pStyle w:val="Code"/>
        <w:rPr>
          <w:highlight w:val="white"/>
        </w:rPr>
      </w:pPr>
      <w:r w:rsidRPr="005D08C5">
        <w:rPr>
          <w:highlight w:val="white"/>
        </w:rPr>
        <w:t xml:space="preserve">      Assert.Error((storage == Storage.Auto) || (storage == Storage.Register),</w:t>
      </w:r>
    </w:p>
    <w:p w14:paraId="6EEE54CA" w14:textId="77777777" w:rsidR="005D08C5" w:rsidRPr="005D08C5" w:rsidRDefault="005D08C5" w:rsidP="005D08C5">
      <w:pPr>
        <w:pStyle w:val="Code"/>
        <w:rPr>
          <w:highlight w:val="white"/>
        </w:rPr>
      </w:pPr>
      <w:r w:rsidRPr="005D08C5">
        <w:rPr>
          <w:highlight w:val="white"/>
        </w:rPr>
        <w:t xml:space="preserve">                   Message.Parameters_must_have_auto_or_register_storage);</w:t>
      </w:r>
    </w:p>
    <w:p w14:paraId="4837C58A" w14:textId="77777777" w:rsidR="005D08C5" w:rsidRPr="005D08C5" w:rsidRDefault="005D08C5" w:rsidP="005D08C5">
      <w:pPr>
        <w:pStyle w:val="Code"/>
        <w:rPr>
          <w:highlight w:val="white"/>
        </w:rPr>
      </w:pPr>
    </w:p>
    <w:p w14:paraId="1EA2183A" w14:textId="77777777" w:rsidR="005D08C5" w:rsidRPr="005D08C5" w:rsidRDefault="005D08C5" w:rsidP="005D08C5">
      <w:pPr>
        <w:pStyle w:val="Code"/>
        <w:rPr>
          <w:highlight w:val="white"/>
        </w:rPr>
      </w:pPr>
      <w:r w:rsidRPr="005D08C5">
        <w:rPr>
          <w:highlight w:val="white"/>
        </w:rPr>
        <w:t xml:space="preserve">      string name;</w:t>
      </w:r>
    </w:p>
    <w:p w14:paraId="4B881B6C" w14:textId="77777777" w:rsidR="005D08C5" w:rsidRPr="005D08C5" w:rsidRDefault="005D08C5" w:rsidP="005D08C5">
      <w:pPr>
        <w:pStyle w:val="Code"/>
        <w:rPr>
          <w:highlight w:val="white"/>
        </w:rPr>
      </w:pPr>
      <w:r w:rsidRPr="005D08C5">
        <w:rPr>
          <w:highlight w:val="white"/>
        </w:rPr>
        <w:t xml:space="preserve">      Type type;</w:t>
      </w:r>
    </w:p>
    <w:p w14:paraId="3F90DA79" w14:textId="77777777" w:rsidR="005D08C5" w:rsidRPr="005D08C5" w:rsidRDefault="005D08C5" w:rsidP="005D08C5">
      <w:pPr>
        <w:pStyle w:val="Code"/>
        <w:rPr>
          <w:highlight w:val="white"/>
        </w:rPr>
      </w:pPr>
      <w:r w:rsidRPr="005D08C5">
        <w:rPr>
          <w:highlight w:val="white"/>
        </w:rPr>
        <w:t xml:space="preserve">          </w:t>
      </w:r>
    </w:p>
    <w:p w14:paraId="331A1E70" w14:textId="77777777" w:rsidR="005D08C5" w:rsidRPr="005D08C5" w:rsidRDefault="005D08C5" w:rsidP="005D08C5">
      <w:pPr>
        <w:pStyle w:val="Code"/>
        <w:rPr>
          <w:highlight w:val="white"/>
        </w:rPr>
      </w:pPr>
      <w:r w:rsidRPr="005D08C5">
        <w:rPr>
          <w:highlight w:val="white"/>
        </w:rPr>
        <w:t xml:space="preserve">      if (declarator != null) {</w:t>
      </w:r>
    </w:p>
    <w:p w14:paraId="0C0E774C" w14:textId="77777777" w:rsidR="005D08C5" w:rsidRPr="005D08C5" w:rsidRDefault="005D08C5" w:rsidP="005D08C5">
      <w:pPr>
        <w:pStyle w:val="Code"/>
        <w:rPr>
          <w:highlight w:val="white"/>
        </w:rPr>
      </w:pPr>
      <w:r w:rsidRPr="005D08C5">
        <w:rPr>
          <w:highlight w:val="white"/>
        </w:rPr>
        <w:t xml:space="preserve">        name = declarator.Name;</w:t>
      </w:r>
    </w:p>
    <w:p w14:paraId="22035276" w14:textId="77777777" w:rsidR="005D08C5" w:rsidRPr="005D08C5" w:rsidRDefault="005D08C5" w:rsidP="005D08C5">
      <w:pPr>
        <w:pStyle w:val="Code"/>
        <w:rPr>
          <w:highlight w:val="white"/>
        </w:rPr>
      </w:pPr>
      <w:r w:rsidRPr="005D08C5">
        <w:rPr>
          <w:highlight w:val="white"/>
        </w:rPr>
        <w:t xml:space="preserve">        declarator.Add(specifierType);</w:t>
      </w:r>
    </w:p>
    <w:p w14:paraId="747F4704" w14:textId="77777777" w:rsidR="005D08C5" w:rsidRPr="005D08C5" w:rsidRDefault="005D08C5" w:rsidP="005D08C5">
      <w:pPr>
        <w:pStyle w:val="Code"/>
        <w:rPr>
          <w:highlight w:val="white"/>
        </w:rPr>
      </w:pPr>
      <w:r w:rsidRPr="005D08C5">
        <w:rPr>
          <w:highlight w:val="white"/>
        </w:rPr>
        <w:t xml:space="preserve">        type = declarator.Type;</w:t>
      </w:r>
    </w:p>
    <w:p w14:paraId="51D44F9A" w14:textId="77777777" w:rsidR="005D08C5" w:rsidRPr="005D08C5" w:rsidRDefault="005D08C5" w:rsidP="005D08C5">
      <w:pPr>
        <w:pStyle w:val="Code"/>
        <w:rPr>
          <w:highlight w:val="white"/>
        </w:rPr>
      </w:pPr>
      <w:r w:rsidRPr="005D08C5">
        <w:rPr>
          <w:highlight w:val="white"/>
        </w:rPr>
        <w:t xml:space="preserve">      }</w:t>
      </w:r>
    </w:p>
    <w:p w14:paraId="58FE9731" w14:textId="77777777" w:rsidR="005D08C5" w:rsidRPr="005D08C5" w:rsidRDefault="005D08C5" w:rsidP="005D08C5">
      <w:pPr>
        <w:pStyle w:val="Code"/>
        <w:rPr>
          <w:highlight w:val="white"/>
        </w:rPr>
      </w:pPr>
      <w:r w:rsidRPr="005D08C5">
        <w:rPr>
          <w:highlight w:val="white"/>
        </w:rPr>
        <w:t xml:space="preserve">      else {</w:t>
      </w:r>
    </w:p>
    <w:p w14:paraId="39FB213F" w14:textId="77777777" w:rsidR="005D08C5" w:rsidRPr="005D08C5" w:rsidRDefault="005D08C5" w:rsidP="005D08C5">
      <w:pPr>
        <w:pStyle w:val="Code"/>
        <w:rPr>
          <w:highlight w:val="white"/>
        </w:rPr>
      </w:pPr>
      <w:r w:rsidRPr="005D08C5">
        <w:rPr>
          <w:highlight w:val="white"/>
        </w:rPr>
        <w:t xml:space="preserve">        name = null;</w:t>
      </w:r>
    </w:p>
    <w:p w14:paraId="72373DAF" w14:textId="77777777" w:rsidR="005D08C5" w:rsidRPr="005D08C5" w:rsidRDefault="005D08C5" w:rsidP="005D08C5">
      <w:pPr>
        <w:pStyle w:val="Code"/>
        <w:rPr>
          <w:highlight w:val="white"/>
        </w:rPr>
      </w:pPr>
      <w:r w:rsidRPr="005D08C5">
        <w:rPr>
          <w:highlight w:val="white"/>
        </w:rPr>
        <w:t xml:space="preserve">        type = specifierType;</w:t>
      </w:r>
    </w:p>
    <w:p w14:paraId="4C464D92" w14:textId="77777777" w:rsidR="005D08C5" w:rsidRPr="005D08C5" w:rsidRDefault="005D08C5" w:rsidP="005D08C5">
      <w:pPr>
        <w:pStyle w:val="Code"/>
        <w:rPr>
          <w:highlight w:val="white"/>
        </w:rPr>
      </w:pPr>
      <w:r w:rsidRPr="005D08C5">
        <w:rPr>
          <w:highlight w:val="white"/>
        </w:rPr>
        <w:t xml:space="preserve">      }</w:t>
      </w:r>
    </w:p>
    <w:p w14:paraId="401AC290" w14:textId="77777777" w:rsidR="005D08C5" w:rsidRPr="005D08C5" w:rsidRDefault="005D08C5" w:rsidP="005D08C5">
      <w:pPr>
        <w:pStyle w:val="Code"/>
        <w:rPr>
          <w:highlight w:val="white"/>
        </w:rPr>
      </w:pPr>
    </w:p>
    <w:p w14:paraId="5DA6F710" w14:textId="77777777" w:rsidR="005D08C5" w:rsidRPr="005D08C5" w:rsidRDefault="005D08C5" w:rsidP="005D08C5">
      <w:pPr>
        <w:pStyle w:val="Code"/>
        <w:rPr>
          <w:highlight w:val="white"/>
        </w:rPr>
      </w:pPr>
      <w:r w:rsidRPr="005D08C5">
        <w:rPr>
          <w:highlight w:val="white"/>
        </w:rPr>
        <w:t xml:space="preserve">      if (type.IsArray()) {</w:t>
      </w:r>
    </w:p>
    <w:p w14:paraId="6960F81A" w14:textId="77777777" w:rsidR="005D08C5" w:rsidRPr="005D08C5" w:rsidRDefault="005D08C5" w:rsidP="005D08C5">
      <w:pPr>
        <w:pStyle w:val="Code"/>
        <w:rPr>
          <w:highlight w:val="white"/>
        </w:rPr>
      </w:pPr>
      <w:r w:rsidRPr="005D08C5">
        <w:rPr>
          <w:highlight w:val="white"/>
        </w:rPr>
        <w:t xml:space="preserve">        type = new Type(type.ArrayType);</w:t>
      </w:r>
    </w:p>
    <w:p w14:paraId="481AEEBD" w14:textId="77777777" w:rsidR="005D08C5" w:rsidRPr="005D08C5" w:rsidRDefault="005D08C5" w:rsidP="005D08C5">
      <w:pPr>
        <w:pStyle w:val="Code"/>
        <w:rPr>
          <w:highlight w:val="white"/>
        </w:rPr>
      </w:pPr>
      <w:r w:rsidRPr="005D08C5">
        <w:rPr>
          <w:highlight w:val="white"/>
        </w:rPr>
        <w:t xml:space="preserve">        type.Constant = true;</w:t>
      </w:r>
    </w:p>
    <w:p w14:paraId="4C4594B6" w14:textId="77777777" w:rsidR="005D08C5" w:rsidRPr="005D08C5" w:rsidRDefault="005D08C5" w:rsidP="005D08C5">
      <w:pPr>
        <w:pStyle w:val="Code"/>
        <w:rPr>
          <w:highlight w:val="white"/>
        </w:rPr>
      </w:pPr>
      <w:r w:rsidRPr="005D08C5">
        <w:rPr>
          <w:highlight w:val="white"/>
        </w:rPr>
        <w:t xml:space="preserve">      }</w:t>
      </w:r>
    </w:p>
    <w:p w14:paraId="2466F1F8" w14:textId="77777777" w:rsidR="005D08C5" w:rsidRPr="005D08C5" w:rsidRDefault="005D08C5" w:rsidP="005D08C5">
      <w:pPr>
        <w:pStyle w:val="Code"/>
        <w:rPr>
          <w:highlight w:val="white"/>
        </w:rPr>
      </w:pPr>
      <w:r w:rsidRPr="005D08C5">
        <w:rPr>
          <w:highlight w:val="white"/>
        </w:rPr>
        <w:t xml:space="preserve">      else if (type.IsFunction()) {</w:t>
      </w:r>
    </w:p>
    <w:p w14:paraId="1C5D877F" w14:textId="77777777" w:rsidR="005D08C5" w:rsidRPr="005D08C5" w:rsidRDefault="005D08C5" w:rsidP="005D08C5">
      <w:pPr>
        <w:pStyle w:val="Code"/>
        <w:rPr>
          <w:highlight w:val="white"/>
        </w:rPr>
      </w:pPr>
      <w:r w:rsidRPr="005D08C5">
        <w:rPr>
          <w:highlight w:val="white"/>
        </w:rPr>
        <w:t xml:space="preserve">        type = new Type(type);</w:t>
      </w:r>
    </w:p>
    <w:p w14:paraId="4B23C2CA" w14:textId="77777777" w:rsidR="005D08C5" w:rsidRPr="005D08C5" w:rsidRDefault="005D08C5" w:rsidP="005D08C5">
      <w:pPr>
        <w:pStyle w:val="Code"/>
        <w:rPr>
          <w:highlight w:val="white"/>
        </w:rPr>
      </w:pPr>
      <w:r w:rsidRPr="005D08C5">
        <w:rPr>
          <w:highlight w:val="white"/>
        </w:rPr>
        <w:t xml:space="preserve">        type.Constant = true;</w:t>
      </w:r>
    </w:p>
    <w:p w14:paraId="35F4AD4E" w14:textId="77777777" w:rsidR="005D08C5" w:rsidRPr="005D08C5" w:rsidRDefault="005D08C5" w:rsidP="005D08C5">
      <w:pPr>
        <w:pStyle w:val="Code"/>
        <w:rPr>
          <w:highlight w:val="white"/>
        </w:rPr>
      </w:pPr>
      <w:r w:rsidRPr="005D08C5">
        <w:rPr>
          <w:highlight w:val="white"/>
        </w:rPr>
        <w:t xml:space="preserve">      }</w:t>
      </w:r>
    </w:p>
    <w:p w14:paraId="06A94EB9" w14:textId="77777777" w:rsidR="005D08C5" w:rsidRPr="005D08C5" w:rsidRDefault="005D08C5" w:rsidP="005D08C5">
      <w:pPr>
        <w:pStyle w:val="Code"/>
        <w:rPr>
          <w:highlight w:val="white"/>
        </w:rPr>
      </w:pPr>
    </w:p>
    <w:p w14:paraId="283DCA54" w14:textId="77777777" w:rsidR="005D08C5" w:rsidRPr="005D08C5" w:rsidRDefault="005D08C5" w:rsidP="005D08C5">
      <w:pPr>
        <w:pStyle w:val="Code"/>
        <w:rPr>
          <w:highlight w:val="white"/>
        </w:rPr>
      </w:pPr>
      <w:r w:rsidRPr="005D08C5">
        <w:rPr>
          <w:highlight w:val="white"/>
        </w:rPr>
        <w:t xml:space="preserve">      Symbol symbol = new Symbol(name, false, storage.Value, type, true);</w:t>
      </w:r>
    </w:p>
    <w:p w14:paraId="6587B80E" w14:textId="77777777" w:rsidR="005D08C5" w:rsidRPr="005D08C5" w:rsidRDefault="005D08C5" w:rsidP="005D08C5">
      <w:pPr>
        <w:pStyle w:val="Code"/>
        <w:rPr>
          <w:highlight w:val="white"/>
        </w:rPr>
      </w:pPr>
      <w:r w:rsidRPr="005D08C5">
        <w:rPr>
          <w:highlight w:val="white"/>
        </w:rPr>
        <w:t xml:space="preserve">      return (new Pair&lt;string, Symbol&gt;(name, symbol));</w:t>
      </w:r>
    </w:p>
    <w:p w14:paraId="22ACCC20" w14:textId="77777777" w:rsidR="005D08C5" w:rsidRPr="005D08C5" w:rsidRDefault="005D08C5" w:rsidP="005D08C5">
      <w:pPr>
        <w:pStyle w:val="Code"/>
        <w:rPr>
          <w:highlight w:val="white"/>
        </w:rPr>
      </w:pPr>
      <w:r w:rsidRPr="005D08C5">
        <w:rPr>
          <w:highlight w:val="white"/>
        </w:rPr>
        <w:t xml:space="preserve">    }</w:t>
      </w:r>
    </w:p>
    <w:p w14:paraId="30736778" w14:textId="5E3525EE" w:rsidR="005D08C5" w:rsidRPr="005D08C5" w:rsidRDefault="005D08C5" w:rsidP="005D08C5">
      <w:pPr>
        <w:pStyle w:val="CodeHeader"/>
        <w:rPr>
          <w:highlight w:val="white"/>
        </w:rPr>
      </w:pPr>
      <w:proofErr w:type="spellStart"/>
      <w:r>
        <w:rPr>
          <w:highlight w:val="white"/>
        </w:rPr>
        <w:t>MainParser.gppg</w:t>
      </w:r>
      <w:proofErr w:type="spellEnd"/>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lastRenderedPageBreak/>
        <w:t xml:space="preserve">The block </w:t>
      </w:r>
      <w:proofErr w:type="spellStart"/>
      <w:r w:rsidR="00272FE8">
        <w:rPr>
          <w:highlight w:val="white"/>
          <w:lang w:val="sv-SE"/>
        </w:rPr>
        <w:t>hold</w:t>
      </w:r>
      <w:r w:rsidR="00D216EE">
        <w:rPr>
          <w:highlight w:val="white"/>
          <w:lang w:val="sv-SE"/>
        </w:rPr>
        <w:t>s</w:t>
      </w:r>
      <w:proofErr w:type="spellEnd"/>
      <w:r w:rsidR="00272FE8">
        <w:rPr>
          <w:highlight w:val="white"/>
          <w:lang w:val="sv-SE"/>
        </w:rPr>
        <w:t xml:space="preserve"> a list </w:t>
      </w:r>
      <w:proofErr w:type="spellStart"/>
      <w:r w:rsidR="00272FE8">
        <w:rPr>
          <w:highlight w:val="white"/>
          <w:lang w:val="sv-SE"/>
        </w:rPr>
        <w:t>of</w:t>
      </w:r>
      <w:proofErr w:type="spellEnd"/>
      <w:r w:rsidR="00272FE8">
        <w:rPr>
          <w:highlight w:val="white"/>
          <w:lang w:val="sv-SE"/>
        </w:rPr>
        <w:t xml:space="preserve"> </w:t>
      </w:r>
      <w:proofErr w:type="spellStart"/>
      <w:r w:rsidR="002F35C1">
        <w:rPr>
          <w:highlight w:val="white"/>
          <w:lang w:val="sv-SE"/>
        </w:rPr>
        <w:t>initializer</w:t>
      </w:r>
      <w:proofErr w:type="spellEnd"/>
      <w:r w:rsidR="00272FE8">
        <w:rPr>
          <w:highlight w:val="white"/>
          <w:lang w:val="sv-SE"/>
        </w:rPr>
        <w:t xml:space="preserve">, </w:t>
      </w:r>
      <w:proofErr w:type="spellStart"/>
      <w:r w:rsidR="00272FE8">
        <w:rPr>
          <w:highlight w:val="white"/>
          <w:lang w:val="sv-SE"/>
        </w:rPr>
        <w:t>which</w:t>
      </w:r>
      <w:proofErr w:type="spellEnd"/>
      <w:r w:rsidR="00272FE8">
        <w:rPr>
          <w:highlight w:val="white"/>
          <w:lang w:val="sv-SE"/>
        </w:rPr>
        <w:t xml:space="preserve"> </w:t>
      </w:r>
      <w:proofErr w:type="spellStart"/>
      <w:r w:rsidR="00272FE8">
        <w:rPr>
          <w:highlight w:val="white"/>
          <w:lang w:val="sv-SE"/>
        </w:rPr>
        <w:t>means</w:t>
      </w:r>
      <w:proofErr w:type="spellEnd"/>
      <w:r w:rsidR="00272FE8">
        <w:rPr>
          <w:highlight w:val="white"/>
          <w:lang w:val="sv-SE"/>
        </w:rPr>
        <w:t xml:space="preserve"> </w:t>
      </w:r>
      <w:proofErr w:type="spellStart"/>
      <w:r w:rsidR="00272FE8">
        <w:rPr>
          <w:highlight w:val="white"/>
          <w:lang w:val="sv-SE"/>
        </w:rPr>
        <w:t>that</w:t>
      </w:r>
      <w:proofErr w:type="spellEnd"/>
      <w:r w:rsidR="00272FE8">
        <w:rPr>
          <w:highlight w:val="white"/>
          <w:lang w:val="sv-SE"/>
        </w:rPr>
        <w:t xml:space="preserve"> </w:t>
      </w:r>
      <w:proofErr w:type="spellStart"/>
      <w:r w:rsidR="002F35C1">
        <w:rPr>
          <w:highlight w:val="white"/>
          <w:lang w:val="sv-SE"/>
        </w:rPr>
        <w:t>initializer</w:t>
      </w:r>
      <w:r w:rsidR="00272FE8">
        <w:rPr>
          <w:highlight w:val="white"/>
          <w:lang w:val="sv-SE"/>
        </w:rPr>
        <w:t>alizer</w:t>
      </w:r>
      <w:proofErr w:type="spellEnd"/>
      <w:r w:rsidR="00272FE8">
        <w:rPr>
          <w:highlight w:val="white"/>
          <w:lang w:val="sv-SE"/>
        </w:rPr>
        <w:t xml:space="preserve"> lists </w:t>
      </w:r>
      <w:proofErr w:type="spellStart"/>
      <w:r w:rsidR="00272FE8">
        <w:rPr>
          <w:highlight w:val="white"/>
          <w:lang w:val="sv-SE"/>
        </w:rPr>
        <w:t>can</w:t>
      </w:r>
      <w:proofErr w:type="spellEnd"/>
      <w:r w:rsidR="00272FE8">
        <w:rPr>
          <w:highlight w:val="white"/>
          <w:lang w:val="sv-SE"/>
        </w:rPr>
        <w:t xml:space="preserve"> be </w:t>
      </w:r>
      <w:proofErr w:type="spellStart"/>
      <w:r w:rsidR="00272FE8">
        <w:rPr>
          <w:highlight w:val="white"/>
          <w:lang w:val="sv-SE"/>
        </w:rPr>
        <w:t>nested</w:t>
      </w:r>
      <w:proofErr w:type="spellEnd"/>
      <w:r w:rsidR="001F2E9D">
        <w:rPr>
          <w:highlight w:val="white"/>
          <w:lang w:val="sv-SE"/>
        </w:rPr>
        <w:t xml:space="preserve">. </w:t>
      </w:r>
      <w:proofErr w:type="spellStart"/>
      <w:r w:rsidR="001F2E9D">
        <w:rPr>
          <w:highlight w:val="white"/>
          <w:lang w:val="sv-SE"/>
        </w:rPr>
        <w:t>But</w:t>
      </w:r>
      <w:proofErr w:type="spellEnd"/>
      <w:r w:rsidR="001F2E9D">
        <w:rPr>
          <w:highlight w:val="white"/>
          <w:lang w:val="sv-SE"/>
        </w:rPr>
        <w:t xml:space="preserve"> in the end </w:t>
      </w:r>
      <w:proofErr w:type="spellStart"/>
      <w:r w:rsidR="001F2E9D">
        <w:rPr>
          <w:highlight w:val="white"/>
          <w:lang w:val="sv-SE"/>
        </w:rPr>
        <w:t>there</w:t>
      </w:r>
      <w:proofErr w:type="spellEnd"/>
      <w:r w:rsidR="001F2E9D">
        <w:rPr>
          <w:highlight w:val="white"/>
          <w:lang w:val="sv-SE"/>
        </w:rPr>
        <w:t xml:space="preserve"> is </w:t>
      </w:r>
      <w:proofErr w:type="spellStart"/>
      <w:r w:rsidR="001F2E9D">
        <w:rPr>
          <w:highlight w:val="white"/>
          <w:lang w:val="sv-SE"/>
        </w:rPr>
        <w:t>always</w:t>
      </w:r>
      <w:proofErr w:type="spellEnd"/>
      <w:r w:rsidR="001F2E9D">
        <w:rPr>
          <w:highlight w:val="white"/>
          <w:lang w:val="sv-SE"/>
        </w:rPr>
        <w:t xml:space="preserve"> expressions in the </w:t>
      </w:r>
      <w:proofErr w:type="spellStart"/>
      <w:r w:rsidR="00F4217C">
        <w:rPr>
          <w:highlight w:val="white"/>
          <w:lang w:val="sv-SE"/>
        </w:rPr>
        <w:t>initialization</w:t>
      </w:r>
      <w:proofErr w:type="spellEnd"/>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t xml:space="preserve">    };</w:t>
      </w:r>
    </w:p>
    <w:p w14:paraId="510E2938" w14:textId="751E3A80" w:rsidR="00840DDD" w:rsidRDefault="007E7175" w:rsidP="007E7175">
      <w:pPr>
        <w:pStyle w:val="Rubrik4"/>
        <w:rPr>
          <w:highlight w:val="white"/>
          <w:lang w:val="sv-SE"/>
        </w:rPr>
      </w:pPr>
      <w:r>
        <w:rPr>
          <w:highlight w:val="white"/>
          <w:lang w:val="sv-SE"/>
        </w:rPr>
        <w:t xml:space="preserve">Abstract </w:t>
      </w:r>
      <w:proofErr w:type="spellStart"/>
      <w:r>
        <w:rPr>
          <w:highlight w:val="white"/>
          <w:lang w:val="sv-SE"/>
        </w:rPr>
        <w:t>Declarator</w:t>
      </w:r>
      <w:proofErr w:type="spellEnd"/>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681AECC7" w:rsidR="00840DDD" w:rsidRDefault="00840DDD" w:rsidP="00840DDD">
      <w:pPr>
        <w:pStyle w:val="Code"/>
        <w:rPr>
          <w:highlight w:val="white"/>
          <w:lang w:val="sv-SE"/>
        </w:rPr>
      </w:pPr>
      <w:r>
        <w:rPr>
          <w:highlight w:val="white"/>
          <w:lang w:val="sv-SE"/>
        </w:rPr>
        <w:t xml:space="preserve">      $$ = MiddleCodeGenerator.</w:t>
      </w:r>
      <w:r w:rsidR="001815CD" w:rsidRPr="001815CD">
        <w:rPr>
          <w:highlight w:val="white"/>
          <w:lang w:val="sv-SE"/>
        </w:rPr>
        <w:t xml:space="preserve"> </w:t>
      </w:r>
      <w:r w:rsidR="001815CD">
        <w:rPr>
          <w:highlight w:val="white"/>
          <w:lang w:val="sv-SE"/>
        </w:rPr>
        <w:t xml:space="preserve">PointerDeclarator </w:t>
      </w:r>
      <w:r>
        <w:rPr>
          <w:highlight w:val="white"/>
          <w:lang w:val="sv-SE"/>
        </w:rPr>
        <w:t>($1,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36F9D3AA" w:rsidR="0087340E" w:rsidRDefault="00840DDD" w:rsidP="002B467E">
      <w:pPr>
        <w:pStyle w:val="Code"/>
        <w:rPr>
          <w:highlight w:val="white"/>
          <w:lang w:val="sv-SE"/>
        </w:rPr>
      </w:pPr>
      <w:r>
        <w:rPr>
          <w:highlight w:val="white"/>
          <w:lang w:val="sv-SE"/>
        </w:rPr>
        <w:t xml:space="preserve">    };</w:t>
      </w:r>
    </w:p>
    <w:p w14:paraId="2939F50E" w14:textId="2F7ADAD3" w:rsidR="00996971" w:rsidRDefault="00996971" w:rsidP="002B467E">
      <w:pPr>
        <w:pStyle w:val="Code"/>
        <w:rPr>
          <w:highlight w:val="white"/>
          <w:lang w:val="sv-SE"/>
        </w:rPr>
      </w:pPr>
    </w:p>
    <w:p w14:paraId="1729A819" w14:textId="77777777" w:rsidR="00996971" w:rsidRDefault="00996971" w:rsidP="002B467E">
      <w:pPr>
        <w:pStyle w:val="Code"/>
        <w:rPr>
          <w:highlight w:val="white"/>
          <w:lang w:val="sv-SE"/>
        </w:rPr>
      </w:pPr>
    </w:p>
    <w:p w14:paraId="407BF8AC" w14:textId="7140EFAF" w:rsidR="007E34E4" w:rsidRPr="00AC245B" w:rsidRDefault="00C42C18" w:rsidP="007E34E4">
      <w:pPr>
        <w:pStyle w:val="Rubrik2"/>
        <w:rPr>
          <w:highlight w:val="white"/>
          <w:lang w:val="sv-SE"/>
        </w:rPr>
      </w:pPr>
      <w:bookmarkStart w:id="28" w:name="_Toc53473489"/>
      <w:r>
        <w:rPr>
          <w:highlight w:val="white"/>
          <w:lang w:val="sv-SE"/>
        </w:rPr>
        <w:lastRenderedPageBreak/>
        <w:t>Stat</w:t>
      </w:r>
      <w:r w:rsidR="008E06B1">
        <w:rPr>
          <w:highlight w:val="white"/>
          <w:lang w:val="sv-SE"/>
        </w:rPr>
        <w:t>e</w:t>
      </w:r>
      <w:r>
        <w:rPr>
          <w:highlight w:val="white"/>
          <w:lang w:val="sv-SE"/>
        </w:rPr>
        <w:t>ments</w:t>
      </w:r>
      <w:bookmarkEnd w:id="28"/>
    </w:p>
    <w:p w14:paraId="1D5ED6B3" w14:textId="70D24D44" w:rsidR="00E40B78" w:rsidRPr="00EC76D5" w:rsidRDefault="00E40B78" w:rsidP="00C901A8">
      <w:r w:rsidRPr="00EC76D5">
        <w:t xml:space="preserve">The </w:t>
      </w:r>
      <w:proofErr w:type="spellStart"/>
      <w:r w:rsidRPr="00EC76D5">
        <w:rPr>
          <w:rStyle w:val="CodeInText"/>
        </w:rPr>
        <w:t>generateFunctionCode</w:t>
      </w:r>
      <w:proofErr w:type="spellEnd"/>
      <w:r w:rsidRPr="00EC76D5">
        <w:t xml:space="preserve"> is called after the middle code of the function has been generated. Its task is to </w:t>
      </w:r>
      <w:proofErr w:type="spellStart"/>
      <w:r w:rsidRPr="00EC76D5">
        <w:t>genereate</w:t>
      </w:r>
      <w:proofErr w:type="spellEnd"/>
      <w:r w:rsidRPr="00EC76D5">
        <w:t xml:space="preserv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proofErr w:type="spellStart"/>
      <w:r w:rsidRPr="00EC76D5">
        <w:rPr>
          <w:rStyle w:val="CodeInText"/>
        </w:rPr>
        <w:t>generateAssemblerText</w:t>
      </w:r>
      <w:proofErr w:type="spellEnd"/>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proofErr w:type="spellStart"/>
      <w:r w:rsidRPr="00EC76D5">
        <w:rPr>
          <w:rStyle w:val="CodeInText"/>
        </w:rPr>
        <w:t>goto</w:t>
      </w:r>
      <w:proofErr w:type="spellEnd"/>
      <w:r w:rsidRPr="00EC76D5">
        <w:t xml:space="preserve"> statements has been parsed, the addresses need to be set with the help of the label map.</w:t>
      </w:r>
    </w:p>
    <w:p w14:paraId="16DFFE45" w14:textId="6E5477A8" w:rsidR="00B075C3" w:rsidRDefault="00B141F0" w:rsidP="00E40B78">
      <w:pPr>
        <w:pStyle w:val="Rubrik3"/>
      </w:pPr>
      <w:bookmarkStart w:id="29" w:name="_Toc53473490"/>
      <w:bookmarkStart w:id="30" w:name="_Ref418259975"/>
      <w:r>
        <w:t xml:space="preserve">The </w:t>
      </w:r>
      <w:r w:rsidR="009916E4">
        <w:t>Nested</w:t>
      </w:r>
      <w:r w:rsidR="00027231">
        <w:t>-</w:t>
      </w:r>
      <w:r w:rsidR="009916E4">
        <w:t>I</w:t>
      </w:r>
      <w:r w:rsidR="00B075C3">
        <w:t>f</w:t>
      </w:r>
      <w:r w:rsidR="00027231">
        <w:t xml:space="preserve"> </w:t>
      </w:r>
      <w:r>
        <w:t>Problem</w:t>
      </w:r>
      <w:bookmarkEnd w:id="29"/>
    </w:p>
    <w:p w14:paraId="649A08E8" w14:textId="7701099C" w:rsidR="00516DD1" w:rsidRDefault="00516DD1">
      <w:pPr>
        <w:rPr>
          <w:ins w:id="31" w:author="Stefan Bjornander" w:date="2015-04-26T09:44:00Z"/>
        </w:rPr>
        <w:pPrChange w:id="32" w:author="Stefan Bjornander" w:date="2015-04-26T09:25:00Z">
          <w:pPr>
            <w:pStyle w:val="Code"/>
          </w:pPr>
        </w:pPrChange>
      </w:pPr>
      <w:ins w:id="33" w:author="Stefan Bjornander" w:date="2015-04-26T09:27:00Z">
        <w:r>
          <w:t xml:space="preserve">The </w:t>
        </w:r>
        <w:r>
          <w:rPr>
            <w:rStyle w:val="CodeInText"/>
            <w:i/>
            <w:noProof/>
            <w:rPrChange w:id="34" w:author="Stefan Bjornander" w:date="2015-04-26T09:43:00Z">
              <w:rPr>
                <w:rStyle w:val="CodeInText"/>
              </w:rPr>
            </w:rPrChange>
          </w:rPr>
          <w:t>if-else</w:t>
        </w:r>
        <w:r>
          <w:rPr>
            <w:noProof/>
          </w:rPr>
          <w:t xml:space="preserve"> problem</w:t>
        </w:r>
      </w:ins>
      <w:r w:rsidR="00577A23" w:rsidRPr="00577A23">
        <w:t xml:space="preserve"> </w:t>
      </w:r>
      <w:del w:id="35" w:author="Stefan Bjornander" w:date="2015-04-26T09:43:00Z">
        <w:r>
          <w:rPr>
            <w:noProof/>
          </w:rPr>
          <w:delText xml:space="preserve">In </w:delText>
        </w:r>
      </w:del>
      <w:ins w:id="36" w:author="Stefan Bjornander" w:date="2015-04-26T09:45:00Z">
        <w:r>
          <w:rPr>
            <w:noProof/>
          </w:rPr>
          <w:t xml:space="preserve">is the problem of </w:t>
        </w:r>
      </w:ins>
      <w:ins w:id="37" w:author="Stefan Bjornander" w:date="2015-04-26T09:51:00Z">
        <w:r>
          <w:rPr>
            <w:noProof/>
          </w:rPr>
          <w:t>syntac</w:t>
        </w:r>
      </w:ins>
      <w:ins w:id="38" w:author="Stefan Bjornander" w:date="2015-04-26T09:53:00Z">
        <w:r>
          <w:rPr>
            <w:noProof/>
          </w:rPr>
          <w:t xml:space="preserve">tically </w:t>
        </w:r>
      </w:ins>
      <w:ins w:id="39" w:author="Stefan Bjornander" w:date="2015-04-26T09:45:00Z">
        <w:r>
          <w:rPr>
            <w:noProof/>
          </w:rPr>
          <w:t xml:space="preserve">interpret </w:t>
        </w:r>
      </w:ins>
      <w:del w:id="40" w:author="Stefan Bjornander" w:date="2015-04-26T09:45:00Z">
        <w:r>
          <w:rPr>
            <w:noProof/>
          </w:rPr>
          <w:delText xml:space="preserve">the </w:delText>
        </w:r>
      </w:del>
      <w:ins w:id="41" w:author="Stefan Bjornander" w:date="2015-04-26T09:45:00Z">
        <w:r>
          <w:rPr>
            <w:noProof/>
          </w:rPr>
          <w:t>the leftmost source code below.</w:t>
        </w:r>
      </w:ins>
      <w:ins w:id="42" w:author="Stefan Bjornander" w:date="2015-04-26T09:47:00Z">
        <w:r>
          <w:rPr>
            <w:noProof/>
          </w:rPr>
          <w:t xml:space="preserve"> Semantically, the middle interpretation </w:t>
        </w:r>
      </w:ins>
      <w:r>
        <w:rPr>
          <w:noProof/>
        </w:rPr>
        <w:t xml:space="preserve">of the left statement </w:t>
      </w:r>
      <w:ins w:id="43" w:author="Stefan Bjornander" w:date="2015-04-26T09:47:00Z">
        <w:r>
          <w:rPr>
            <w:noProof/>
          </w:rPr>
          <w:t xml:space="preserve">is the correct one, each </w:t>
        </w:r>
        <w:r>
          <w:rPr>
            <w:rStyle w:val="CodeInText"/>
            <w:i/>
            <w:noProof/>
            <w:rPrChange w:id="44" w:author="Stefan Bjornander" w:date="2015-04-26T09:48:00Z">
              <w:rPr>
                <w:rStyle w:val="CodeInText"/>
              </w:rPr>
            </w:rPrChange>
          </w:rPr>
          <w:t>else</w:t>
        </w:r>
        <w:r>
          <w:rPr>
            <w:noProof/>
          </w:rPr>
          <w:t xml:space="preserve"> shall be</w:t>
        </w:r>
      </w:ins>
      <w:ins w:id="45" w:author="Stefan Bjornander" w:date="2015-04-26T09:58:00Z">
        <w:r>
          <w:rPr>
            <w:noProof/>
          </w:rPr>
          <w:t xml:space="preserve"> connected</w:t>
        </w:r>
      </w:ins>
      <w:ins w:id="46" w:author="Stefan Bjornander" w:date="2015-04-26T09:47:00Z">
        <w:r>
          <w:rPr>
            <w:noProof/>
          </w:rPr>
          <w:t xml:space="preserve"> to the </w:t>
        </w:r>
      </w:ins>
      <w:ins w:id="47" w:author="Stefan Bjornander" w:date="2015-04-26T09:59:00Z">
        <w:r>
          <w:rPr>
            <w:noProof/>
          </w:rPr>
          <w:t xml:space="preserve">latest preceding </w:t>
        </w:r>
      </w:ins>
      <w:ins w:id="48" w:author="Stefan Bjornander" w:date="2015-04-26T09:48:00Z">
        <w:r>
          <w:rPr>
            <w:rStyle w:val="CodeInText"/>
            <w:i/>
            <w:noProof/>
            <w:rPrChange w:id="49" w:author="Stefan Bjornander" w:date="2015-04-26T09:48:00Z">
              <w:rPr>
                <w:rStyle w:val="CodeInText"/>
              </w:rPr>
            </w:rPrChange>
          </w:rPr>
          <w:t>if</w:t>
        </w:r>
        <w:r>
          <w:rPr>
            <w:noProof/>
          </w:rPr>
          <w:t>.</w:t>
        </w:r>
      </w:ins>
      <w:r w:rsidR="00423247">
        <w:rPr>
          <w:noProof/>
        </w:rPr>
        <w:t xml:space="preserve"> </w:t>
      </w:r>
      <w:ins w:id="50" w:author="Stefan Bjornander" w:date="2015-04-26T09:28:00Z">
        <w:r w:rsidR="00423247">
          <w:t xml:space="preserve">In other </w:t>
        </w:r>
      </w:ins>
      <w:ins w:id="51" w:author="Stefan Bjornander" w:date="2015-04-26T09:29:00Z">
        <w:r w:rsidR="00423247">
          <w:t>languages</w:t>
        </w:r>
      </w:ins>
      <w:ins w:id="52" w:author="Stefan Bjornander" w:date="2015-04-26T09:41:00Z">
        <w:r w:rsidR="00423247">
          <w:t>,</w:t>
        </w:r>
      </w:ins>
      <w:ins w:id="53" w:author="Stefan Bjornander" w:date="2015-04-26T09:28:00Z">
        <w:r w:rsidR="00423247">
          <w:t xml:space="preserve"> </w:t>
        </w:r>
      </w:ins>
      <w:ins w:id="54" w:author="Stefan Bjornander" w:date="2015-04-26T09:41:00Z">
        <w:r w:rsidR="00423247">
          <w:t xml:space="preserve">which syntax includes </w:t>
        </w:r>
      </w:ins>
      <w:ins w:id="55" w:author="Stefan Bjornander" w:date="2015-04-26T09:28:00Z">
        <w:r w:rsidR="00423247">
          <w:t xml:space="preserve">the keyword </w:t>
        </w:r>
        <w:r w:rsidR="00423247">
          <w:rPr>
            <w:rStyle w:val="CodeInText"/>
            <w:i/>
            <w:rPrChange w:id="56" w:author="Stefan Bjornander" w:date="2015-04-26T09:29:00Z">
              <w:rPr>
                <w:rStyle w:val="CodeInText"/>
              </w:rPr>
            </w:rPrChange>
          </w:rPr>
          <w:t>then</w:t>
        </w:r>
        <w:r w:rsidR="00423247">
          <w:t xml:space="preserve">, </w:t>
        </w:r>
      </w:ins>
      <w:r w:rsidR="00423247">
        <w:t>the problem</w:t>
      </w:r>
      <w:ins w:id="57" w:author="Stefan Bjornander" w:date="2015-04-26T09:28:00Z">
        <w:r w:rsidR="00423247">
          <w:t xml:space="preserve"> is </w:t>
        </w:r>
      </w:ins>
      <w:ins w:id="58" w:author="Stefan Bjornander" w:date="2015-04-26T09:29:00Z">
        <w:r w:rsidR="00423247">
          <w:t xml:space="preserve">called </w:t>
        </w:r>
      </w:ins>
      <w:ins w:id="59" w:author="Stefan Bjornander" w:date="2015-04-26T09:28:00Z">
        <w:r w:rsidR="00423247">
          <w:t xml:space="preserve">as the </w:t>
        </w:r>
        <w:r w:rsidR="00423247">
          <w:rPr>
            <w:rStyle w:val="CodeInText"/>
            <w:i/>
            <w:rPrChange w:id="60" w:author="Stefan Bjornander" w:date="2015-04-26T09:29:00Z">
              <w:rPr>
                <w:rStyle w:val="CodeInText"/>
              </w:rPr>
            </w:rPrChange>
          </w:rPr>
          <w:t>if-then-els</w:t>
        </w:r>
      </w:ins>
      <w:ins w:id="61" w:author="Stefan Bjornander" w:date="2015-04-26T09:29:00Z">
        <w:r w:rsidR="00423247">
          <w:rPr>
            <w:rStyle w:val="CodeInText"/>
            <w:i/>
            <w:rPrChange w:id="62" w:author="Stefan Bjornander" w:date="2015-04-26T09:29:00Z">
              <w:rPr>
                <w:rStyle w:val="CodeInText"/>
              </w:rPr>
            </w:rPrChange>
          </w:rPr>
          <w:t>e</w:t>
        </w:r>
        <w:r w:rsidR="00423247">
          <w:t xml:space="preserve"> problem</w:t>
        </w:r>
      </w:ins>
      <w:r w:rsidR="00423247">
        <w:t>)</w:t>
      </w:r>
      <w:ins w:id="63" w:author="Stefan Bjornander" w:date="2015-04-26T09:29:00Z">
        <w:r w:rsidR="00423247">
          <w:t>.</w:t>
        </w:r>
      </w:ins>
    </w:p>
    <w:tbl>
      <w:tblPr>
        <w:tblStyle w:val="Tabellrutnt"/>
        <w:tblW w:w="0" w:type="auto"/>
        <w:tblLook w:val="04A0" w:firstRow="1" w:lastRow="0" w:firstColumn="1" w:lastColumn="0" w:noHBand="0" w:noVBand="1"/>
        <w:tblPrChange w:id="64"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5">
          <w:tblGrid>
            <w:gridCol w:w="3116"/>
            <w:gridCol w:w="3117"/>
            <w:gridCol w:w="3117"/>
          </w:tblGrid>
        </w:tblGridChange>
      </w:tblGrid>
      <w:tr w:rsidR="00516DD1" w14:paraId="306EE423" w14:textId="77777777" w:rsidTr="00516DD1">
        <w:trPr>
          <w:ins w:id="66" w:author="Stefan Bjornander" w:date="2015-04-26T09:44:00Z"/>
        </w:trPr>
        <w:tc>
          <w:tcPr>
            <w:tcW w:w="3116" w:type="dxa"/>
            <w:tcPrChange w:id="67"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Default="00516DD1">
            <w:pPr>
              <w:pStyle w:val="Code"/>
              <w:rPr>
                <w:ins w:id="68" w:author="Stefan Bjornander" w:date="2015-04-26T09:44:00Z"/>
              </w:rPr>
            </w:pPr>
            <w:ins w:id="69" w:author="Stefan Bjornander" w:date="2015-04-26T09:44:00Z">
              <w:r>
                <w:t>if (a &lt; b)</w:t>
              </w:r>
            </w:ins>
          </w:p>
          <w:p w14:paraId="3B9E4E6E" w14:textId="77777777" w:rsidR="00516DD1" w:rsidRDefault="00516DD1">
            <w:pPr>
              <w:pStyle w:val="Code"/>
              <w:rPr>
                <w:ins w:id="70" w:author="Stefan Bjornander" w:date="2015-04-26T09:44:00Z"/>
              </w:rPr>
            </w:pPr>
            <w:ins w:id="71" w:author="Stefan Bjornander" w:date="2015-04-26T09:44:00Z">
              <w:r>
                <w:t xml:space="preserve">  if (c &lt; d)</w:t>
              </w:r>
            </w:ins>
          </w:p>
          <w:p w14:paraId="4333B730" w14:textId="77777777" w:rsidR="00516DD1" w:rsidRDefault="00516DD1">
            <w:pPr>
              <w:pStyle w:val="Code"/>
              <w:rPr>
                <w:ins w:id="72" w:author="Stefan Bjornander" w:date="2015-04-26T09:44:00Z"/>
              </w:rPr>
            </w:pPr>
            <w:ins w:id="73" w:author="Stefan Bjornander" w:date="2015-04-26T09:44:00Z">
              <w:r>
                <w:t xml:space="preserve">    e = 1;</w:t>
              </w:r>
            </w:ins>
          </w:p>
          <w:p w14:paraId="3207957D" w14:textId="77777777" w:rsidR="00516DD1" w:rsidRDefault="00516DD1">
            <w:pPr>
              <w:pStyle w:val="Code"/>
              <w:rPr>
                <w:ins w:id="74" w:author="Stefan Bjornander" w:date="2015-04-26T09:44:00Z"/>
              </w:rPr>
            </w:pPr>
            <w:ins w:id="75" w:author="Stefan Bjornander" w:date="2015-04-26T09:44:00Z">
              <w:r>
                <w:t xml:space="preserve">  else</w:t>
              </w:r>
            </w:ins>
          </w:p>
          <w:p w14:paraId="67FEA936" w14:textId="77777777" w:rsidR="00516DD1" w:rsidRDefault="00516DD1">
            <w:pPr>
              <w:pStyle w:val="Code"/>
              <w:rPr>
                <w:ins w:id="76" w:author="Stefan Bjornander" w:date="2015-04-26T09:44:00Z"/>
                <w:del w:id="77" w:author="Stefan Bjornander" w:date="2015-04-26T09:44:00Z"/>
              </w:rPr>
            </w:pPr>
            <w:ins w:id="78" w:author="Stefan Bjornander" w:date="2015-04-26T09:44:00Z">
              <w:r>
                <w:t xml:space="preserve">    f = 2;</w:t>
              </w:r>
            </w:ins>
          </w:p>
          <w:p w14:paraId="2FAE5D6D" w14:textId="77777777" w:rsidR="00516DD1" w:rsidRDefault="00516DD1">
            <w:pPr>
              <w:pStyle w:val="Code"/>
              <w:rPr>
                <w:ins w:id="79" w:author="Stefan Bjornander" w:date="2015-04-26T09:44:00Z"/>
              </w:rPr>
            </w:pPr>
          </w:p>
        </w:tc>
        <w:tc>
          <w:tcPr>
            <w:tcW w:w="3117" w:type="dxa"/>
            <w:tcPrChange w:id="80"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Default="00516DD1">
            <w:pPr>
              <w:pStyle w:val="Code"/>
            </w:pPr>
            <w:ins w:id="81" w:author="Stefan Bjornander" w:date="2015-04-26T09:44:00Z">
              <w:r>
                <w:t>if (a &lt; b) {</w:t>
              </w:r>
            </w:ins>
          </w:p>
          <w:p w14:paraId="556A4791" w14:textId="77777777" w:rsidR="00516DD1" w:rsidRDefault="00516DD1">
            <w:pPr>
              <w:pStyle w:val="Code"/>
            </w:pPr>
            <w:ins w:id="82" w:author="Stefan Bjornander" w:date="2015-04-26T09:44:00Z">
              <w:r>
                <w:t xml:space="preserve">  if (c &lt; d)</w:t>
              </w:r>
            </w:ins>
          </w:p>
          <w:p w14:paraId="694876BE" w14:textId="77777777" w:rsidR="00516DD1" w:rsidRDefault="00516DD1">
            <w:pPr>
              <w:pStyle w:val="Code"/>
            </w:pPr>
            <w:ins w:id="83" w:author="Stefan Bjornander" w:date="2015-04-26T09:44:00Z">
              <w:r>
                <w:t xml:space="preserve">    e = 1;</w:t>
              </w:r>
            </w:ins>
          </w:p>
          <w:p w14:paraId="1C003489" w14:textId="77777777" w:rsidR="00516DD1" w:rsidRDefault="00516DD1">
            <w:pPr>
              <w:pStyle w:val="Code"/>
            </w:pPr>
            <w:ins w:id="84" w:author="Stefan Bjornander" w:date="2015-04-26T09:44:00Z">
              <w:r>
                <w:t xml:space="preserve">  else</w:t>
              </w:r>
            </w:ins>
          </w:p>
          <w:p w14:paraId="4EEC399F" w14:textId="77777777" w:rsidR="00516DD1" w:rsidRDefault="00516DD1">
            <w:pPr>
              <w:pStyle w:val="Code"/>
            </w:pPr>
            <w:ins w:id="85" w:author="Stefan Bjornander" w:date="2015-04-26T09:44:00Z">
              <w:r>
                <w:t xml:space="preserve">    f = 2;</w:t>
              </w:r>
            </w:ins>
          </w:p>
          <w:p w14:paraId="576B5809" w14:textId="77777777" w:rsidR="00516DD1" w:rsidRDefault="00516DD1">
            <w:pPr>
              <w:pStyle w:val="Code"/>
              <w:rPr>
                <w:del w:id="86" w:author="Stefan Bjornander" w:date="2015-04-26T09:45:00Z"/>
              </w:rPr>
            </w:pPr>
            <w:ins w:id="87" w:author="Stefan Bjornander" w:date="2015-04-26T09:44:00Z">
              <w:r>
                <w:t>}</w:t>
              </w:r>
            </w:ins>
          </w:p>
          <w:p w14:paraId="4C1D31DA" w14:textId="77777777" w:rsidR="00516DD1" w:rsidRDefault="00516DD1">
            <w:pPr>
              <w:pStyle w:val="Code"/>
              <w:rPr>
                <w:del w:id="88" w:author="Stefan Bjornander" w:date="2015-04-26T09:45:00Z"/>
              </w:rPr>
            </w:pPr>
          </w:p>
          <w:p w14:paraId="170E5735" w14:textId="77777777" w:rsidR="00516DD1" w:rsidRDefault="00516DD1">
            <w:pPr>
              <w:pStyle w:val="Code"/>
              <w:rPr>
                <w:ins w:id="89" w:author="Stefan Bjornander" w:date="2015-04-26T09:44:00Z"/>
              </w:rPr>
              <w:pPrChange w:id="90" w:author="Stefan Bjornander" w:date="2015-04-26T09:45:00Z">
                <w:pPr/>
              </w:pPrChange>
            </w:pPr>
          </w:p>
        </w:tc>
        <w:tc>
          <w:tcPr>
            <w:tcW w:w="3117" w:type="dxa"/>
            <w:tcPrChange w:id="91"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Default="00516DD1">
            <w:pPr>
              <w:pStyle w:val="Code"/>
            </w:pPr>
            <w:moveToRangeStart w:id="92" w:author="Stefan Bjornander" w:date="2015-04-26T09:45:00Z" w:name="move417804833"/>
            <w:ins w:id="93" w:author="Stefan Bjornander" w:date="2015-04-26T09:45:00Z">
              <w:r>
                <w:t>if (a &lt; b)</w:t>
              </w:r>
            </w:ins>
          </w:p>
          <w:p w14:paraId="1D552566" w14:textId="77777777" w:rsidR="00516DD1" w:rsidRDefault="00516DD1">
            <w:pPr>
              <w:pStyle w:val="Code"/>
            </w:pPr>
            <w:ins w:id="94" w:author="Stefan Bjornander" w:date="2015-04-26T09:45:00Z">
              <w:r>
                <w:t xml:space="preserve">  if (c &lt; d) {</w:t>
              </w:r>
            </w:ins>
          </w:p>
          <w:p w14:paraId="66887BC4" w14:textId="77777777" w:rsidR="00516DD1" w:rsidRDefault="00516DD1">
            <w:pPr>
              <w:pStyle w:val="Code"/>
            </w:pPr>
            <w:ins w:id="95" w:author="Stefan Bjornander" w:date="2015-04-26T09:45:00Z">
              <w:r>
                <w:t xml:space="preserve">    e = 1;</w:t>
              </w:r>
            </w:ins>
          </w:p>
          <w:p w14:paraId="1D00F382" w14:textId="77777777" w:rsidR="00516DD1" w:rsidRDefault="00516DD1">
            <w:pPr>
              <w:pStyle w:val="Code"/>
            </w:pPr>
            <w:ins w:id="96" w:author="Stefan Bjornander" w:date="2015-04-26T09:45:00Z">
              <w:r>
                <w:t xml:space="preserve">  }</w:t>
              </w:r>
            </w:ins>
          </w:p>
          <w:p w14:paraId="488A8BE2" w14:textId="77777777" w:rsidR="00516DD1" w:rsidRDefault="00516DD1">
            <w:pPr>
              <w:pStyle w:val="Code"/>
            </w:pPr>
            <w:ins w:id="97" w:author="Stefan Bjornander" w:date="2015-04-26T09:45:00Z">
              <w:r>
                <w:t>else</w:t>
              </w:r>
            </w:ins>
          </w:p>
          <w:p w14:paraId="062525C9" w14:textId="77777777" w:rsidR="00516DD1" w:rsidRDefault="00516DD1">
            <w:pPr>
              <w:pStyle w:val="Code"/>
              <w:rPr>
                <w:del w:id="98" w:author="Stefan Bjornander" w:date="2015-04-26T09:45:00Z"/>
              </w:rPr>
            </w:pPr>
            <w:ins w:id="99" w:author="Stefan Bjornander" w:date="2015-04-26T09:45:00Z">
              <w:r>
                <w:t xml:space="preserve">  f = 2;</w:t>
              </w:r>
            </w:ins>
            <w:moveToRangeEnd w:id="92"/>
          </w:p>
          <w:p w14:paraId="5A274AD6" w14:textId="77777777" w:rsidR="00516DD1" w:rsidRDefault="00516DD1">
            <w:pPr>
              <w:pStyle w:val="Code"/>
              <w:rPr>
                <w:ins w:id="100" w:author="Stefan Bjornander" w:date="2015-04-26T09:44:00Z"/>
              </w:rPr>
              <w:pPrChange w:id="101" w:author="Stefan Bjornander" w:date="2015-04-26T09:45:00Z">
                <w:pPr/>
              </w:pPrChange>
            </w:pPr>
          </w:p>
        </w:tc>
      </w:tr>
    </w:tbl>
    <w:p w14:paraId="2932D7E0" w14:textId="77777777" w:rsidR="00516DD1" w:rsidRDefault="00516DD1" w:rsidP="00516DD1">
      <w:pPr>
        <w:pStyle w:val="Code"/>
        <w:rPr>
          <w:ins w:id="102" w:author="Stefan Bjornander" w:date="2015-04-26T09:49:00Z"/>
        </w:rPr>
      </w:pPr>
    </w:p>
    <w:p w14:paraId="1E9078F4" w14:textId="77777777" w:rsidR="00516DD1" w:rsidRDefault="00516DD1">
      <w:pPr>
        <w:rPr>
          <w:ins w:id="103" w:author="Stefan Bjornander" w:date="2015-04-26T09:52:00Z"/>
        </w:rPr>
        <w:pPrChange w:id="104" w:author="Stefan Bjornander" w:date="2015-04-26T09:51:00Z">
          <w:pPr>
            <w:pStyle w:val="Code"/>
          </w:pPr>
        </w:pPrChange>
      </w:pPr>
      <w:r>
        <w:rPr>
          <w:noProof/>
        </w:rPr>
        <w:t xml:space="preserve">Below is a simple set of statement rules. Unfortunately, they are </w:t>
      </w:r>
      <w:ins w:id="105" w:author="Stefan Bjornander" w:date="2015-04-26T09:53:00Z">
        <w:r>
          <w:rPr>
            <w:noProof/>
          </w:rPr>
          <w:t>ambiguous</w:t>
        </w:r>
      </w:ins>
      <w:ins w:id="106" w:author="Stefan Bjornander" w:date="2015-04-26T09:50:00Z">
        <w:r>
          <w:rPr>
            <w:noProof/>
          </w:rPr>
          <w:t xml:space="preserve"> in that way that </w:t>
        </w:r>
      </w:ins>
      <w:ins w:id="107" w:author="Stefan Bjornander" w:date="2015-04-26T09:52:00Z">
        <w:r>
          <w:rPr>
            <w:noProof/>
          </w:rPr>
          <w:t xml:space="preserve">the </w:t>
        </w:r>
      </w:ins>
      <w:r>
        <w:rPr>
          <w:noProof/>
        </w:rPr>
        <w:t xml:space="preserve">an </w:t>
      </w:r>
      <w:ins w:id="108" w:author="Stefan Bjornander" w:date="2015-04-26T09:52:00Z">
        <w:r>
          <w:rPr>
            <w:rStyle w:val="CodeInText"/>
            <w:i/>
            <w:noProof/>
            <w:rPrChange w:id="109" w:author="Stefan Bjornander" w:date="2015-04-26T09:58:00Z">
              <w:rPr>
                <w:rStyle w:val="CodeInText"/>
              </w:rPr>
            </w:rPrChange>
          </w:rPr>
          <w:t>else</w:t>
        </w:r>
        <w:r>
          <w:rPr>
            <w:noProof/>
          </w:rPr>
          <w:t xml:space="preserve"> </w:t>
        </w:r>
      </w:ins>
      <w:r>
        <w:rPr>
          <w:noProof/>
        </w:rPr>
        <w:t>does not have to be connected to the latest preceding</w:t>
      </w:r>
      <w:ins w:id="110" w:author="Stefan Bjornander" w:date="2015-04-26T09:52:00Z">
        <w:r>
          <w:rPr>
            <w:noProof/>
          </w:rPr>
          <w:t xml:space="preserve"> </w:t>
        </w:r>
        <w:r>
          <w:rPr>
            <w:rStyle w:val="CodeInText"/>
            <w:i/>
            <w:noProof/>
            <w:rPrChange w:id="111" w:author="Stefan Bjornander" w:date="2015-04-26T09:58:00Z">
              <w:rPr>
                <w:rStyle w:val="CodeInText"/>
              </w:rPr>
            </w:rPrChange>
          </w:rPr>
          <w:t>if</w:t>
        </w:r>
        <w:r>
          <w:rPr>
            <w:noProof/>
          </w:rPr>
          <w:t xml:space="preserve">, </w:t>
        </w:r>
      </w:ins>
      <w:r>
        <w:rPr>
          <w:noProof/>
        </w:rPr>
        <w:t xml:space="preserve">resulting in both the middle and rightmost semantically interpretation above, </w:t>
      </w:r>
      <w:ins w:id="112" w:author="Stefan Bjornander" w:date="2015-04-26T09:52:00Z">
        <w:r>
          <w:rPr>
            <w:noProof/>
          </w:rPr>
          <w:t>depending in which order the rules are applied.</w:t>
        </w:r>
      </w:ins>
    </w:p>
    <w:p w14:paraId="277CF48B" w14:textId="77777777" w:rsidR="00516DD1" w:rsidRDefault="00516DD1" w:rsidP="00516DD1">
      <w:pPr>
        <w:pStyle w:val="Code"/>
        <w:rPr>
          <w:ins w:id="113" w:author="Stefan Bjornander" w:date="2015-04-26T09:49:00Z"/>
        </w:rPr>
      </w:pPr>
      <w:ins w:id="114" w:author="Stefan Bjornander" w:date="2015-04-26T09:47:00Z">
        <w:r>
          <w:t>statement ::=</w:t>
        </w:r>
      </w:ins>
    </w:p>
    <w:p w14:paraId="7FBE5268" w14:textId="77777777" w:rsidR="00516DD1" w:rsidRDefault="00516DD1" w:rsidP="00516DD1">
      <w:pPr>
        <w:pStyle w:val="Code"/>
        <w:rPr>
          <w:ins w:id="115" w:author="Stefan Bjornander" w:date="2015-04-26T09:47:00Z"/>
        </w:rPr>
      </w:pPr>
      <w:ins w:id="116" w:author="Stefan Bjornander" w:date="2015-04-26T09:49:00Z">
        <w:r>
          <w:t xml:space="preserve">   </w:t>
        </w:r>
      </w:ins>
      <w:r>
        <w:t xml:space="preserve"> </w:t>
      </w:r>
      <w:ins w:id="117" w:author="Stefan Bjornander" w:date="2015-04-26T09:49:00Z">
        <w:r>
          <w:t xml:space="preserve">IF LEFT_PAREN </w:t>
        </w:r>
      </w:ins>
      <w:ins w:id="118" w:author="Stefan Bjornander" w:date="2015-04-26T10:08:00Z">
        <w:r>
          <w:t xml:space="preserve">logical_expression </w:t>
        </w:r>
      </w:ins>
      <w:ins w:id="119" w:author="Stefan Bjornander" w:date="2015-04-26T09:49:00Z">
        <w:r>
          <w:t>RIGHT_PAREN statement</w:t>
        </w:r>
      </w:ins>
    </w:p>
    <w:p w14:paraId="436C5EC9" w14:textId="77777777" w:rsidR="00516DD1" w:rsidRDefault="00516DD1" w:rsidP="00516DD1">
      <w:pPr>
        <w:pStyle w:val="Code"/>
        <w:rPr>
          <w:ins w:id="120" w:author="Stefan Bjornander" w:date="2015-04-26T09:49:00Z"/>
        </w:rPr>
      </w:pPr>
      <w:ins w:id="121" w:author="Stefan Bjornander" w:date="2015-04-26T09:49:00Z">
        <w:r>
          <w:t xml:space="preserve"> </w:t>
        </w:r>
      </w:ins>
      <w:r>
        <w:t xml:space="preserve"> </w:t>
      </w:r>
      <w:ins w:id="122" w:author="Stefan Bjornander" w:date="2015-04-26T09:49:00Z">
        <w:r>
          <w:t>|</w:t>
        </w:r>
      </w:ins>
      <w:r>
        <w:t xml:space="preserve"> </w:t>
      </w:r>
      <w:ins w:id="123" w:author="Stefan Bjornander" w:date="2015-04-26T09:49:00Z">
        <w:r>
          <w:t xml:space="preserve">IF LEFT_PAREN </w:t>
        </w:r>
      </w:ins>
      <w:ins w:id="124" w:author="Stefan Bjornander" w:date="2015-04-26T10:08:00Z">
        <w:r>
          <w:t xml:space="preserve">logical_expression </w:t>
        </w:r>
      </w:ins>
      <w:ins w:id="125" w:author="Stefan Bjornander" w:date="2015-04-26T09:49:00Z">
        <w:r>
          <w:t>RIGHT_PAREN statement ELSE statement</w:t>
        </w:r>
      </w:ins>
    </w:p>
    <w:p w14:paraId="2F7D1A5D" w14:textId="77777777" w:rsidR="00516DD1" w:rsidRDefault="00516DD1" w:rsidP="00516DD1">
      <w:pPr>
        <w:pStyle w:val="Code"/>
      </w:pPr>
      <w:ins w:id="126" w:author="Stefan Bjornander" w:date="2015-04-26T10:08:00Z">
        <w:r>
          <w:t xml:space="preserve">  | </w:t>
        </w:r>
      </w:ins>
      <w:r>
        <w:t>...</w:t>
      </w:r>
    </w:p>
    <w:p w14:paraId="6D69375A" w14:textId="77777777" w:rsidR="00516DD1" w:rsidRDefault="00516DD1">
      <w:pPr>
        <w:rPr>
          <w:ins w:id="127" w:author="Stefan Bjornander" w:date="2015-04-26T09:47:00Z"/>
        </w:rPr>
        <w:pPrChange w:id="128" w:author="Stefan Bjornander" w:date="2015-04-26T09:25:00Z">
          <w:pPr>
            <w:pStyle w:val="Code"/>
          </w:pPr>
        </w:pPrChange>
      </w:pPr>
      <w:ins w:id="129" w:author="Stefan Bjornander" w:date="2015-04-26T09:51:00Z">
        <w:r>
          <w:rPr>
            <w:noProof/>
          </w:rPr>
          <w:t xml:space="preserve">To solve the problem, we need a more complicated </w:t>
        </w:r>
      </w:ins>
      <w:ins w:id="130" w:author="Stefan Bjornander" w:date="2015-04-26T09:53:00Z">
        <w:r>
          <w:rPr>
            <w:noProof/>
          </w:rPr>
          <w:t>set of rules</w:t>
        </w:r>
      </w:ins>
      <w:r>
        <w:rPr>
          <w:noProof/>
        </w:rPr>
        <w:t xml:space="preserve"> that works with open and closed statements.</w:t>
      </w:r>
      <w:ins w:id="131" w:author="Stefan Bjornander" w:date="2015-04-26T09:54:00Z">
        <w:r>
          <w:rPr>
            <w:noProof/>
          </w:rPr>
          <w:t xml:space="preserve"> The </w:t>
        </w:r>
      </w:ins>
      <w:ins w:id="132" w:author="Stefan Bjornander" w:date="2015-04-26T09:57:00Z">
        <w:r>
          <w:rPr>
            <w:noProof/>
          </w:rPr>
          <w:t xml:space="preserve">following set is unambiguous in that way that it always connects each </w:t>
        </w:r>
        <w:r>
          <w:rPr>
            <w:rStyle w:val="CodeInText"/>
            <w:i/>
            <w:noProof/>
            <w:rPrChange w:id="133" w:author="Stefan Bjornander" w:date="2015-04-26T09:58:00Z">
              <w:rPr>
                <w:rStyle w:val="CodeInText"/>
              </w:rPr>
            </w:rPrChange>
          </w:rPr>
          <w:t>else</w:t>
        </w:r>
        <w:r>
          <w:rPr>
            <w:noProof/>
          </w:rPr>
          <w:t xml:space="preserve"> with the</w:t>
        </w:r>
      </w:ins>
      <w:ins w:id="134" w:author="Stefan Bjornander" w:date="2015-04-26T09:58:00Z">
        <w:r>
          <w:rPr>
            <w:noProof/>
          </w:rPr>
          <w:t xml:space="preserve"> latest preceding</w:t>
        </w:r>
      </w:ins>
      <w:ins w:id="135" w:author="Stefan Bjornander" w:date="2015-04-26T09:57:00Z">
        <w:r>
          <w:rPr>
            <w:noProof/>
          </w:rPr>
          <w:t xml:space="preserve"> </w:t>
        </w:r>
      </w:ins>
      <w:ins w:id="136" w:author="Stefan Bjornander" w:date="2015-04-26T09:58:00Z">
        <w:r>
          <w:rPr>
            <w:rStyle w:val="CodeInText"/>
            <w:i/>
            <w:noProof/>
            <w:rPrChange w:id="137" w:author="Stefan Bjornander" w:date="2015-04-26T09:58:00Z">
              <w:rPr>
                <w:rStyle w:val="CodeInText"/>
              </w:rPr>
            </w:rPrChange>
          </w:rPr>
          <w:t>if</w:t>
        </w:r>
      </w:ins>
      <w:r>
        <w:rPr>
          <w:noProof/>
        </w:rPr>
        <w:t>, with compiles to the semantics of C. A theoretical explanation of the open-closed statement solution is beyond the scope of this book, but I recommend the Dragon Book by Aho et al. for a closer look.</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lastRenderedPageBreak/>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 xml:space="preserve">A theoretical explanation of the open-closed statement solution is beyond the scope of this book, but I recommend the Dragon Book by </w:t>
      </w:r>
      <w:proofErr w:type="spellStart"/>
      <w:r>
        <w:t>Aho</w:t>
      </w:r>
      <w:proofErr w:type="spellEnd"/>
      <w:r>
        <w:t xml:space="preserve"> et al. for a closer look.</w:t>
      </w:r>
    </w:p>
    <w:p w14:paraId="12B6CFB1" w14:textId="17AAC7D6" w:rsidR="00B3577D" w:rsidRDefault="006805DA" w:rsidP="00A12499">
      <w:r>
        <w:lastRenderedPageBreak/>
        <w:t>So, let us return to the if-else statement.</w:t>
      </w:r>
    </w:p>
    <w:p w14:paraId="0DC12A5F" w14:textId="671F864F" w:rsidR="007C08E0" w:rsidRDefault="007C08E0" w:rsidP="007C08E0">
      <w:pPr>
        <w:pStyle w:val="CodeHeader"/>
      </w:pPr>
      <w:proofErr w:type="spellStart"/>
      <w:r>
        <w:t>MainParser.cs</w:t>
      </w:r>
      <w:proofErr w:type="spellEnd"/>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proofErr w:type="spellStart"/>
      <w:r>
        <w:rPr>
          <w:highlight w:val="white"/>
        </w:rPr>
        <w:t>Statement.cs</w:t>
      </w:r>
      <w:proofErr w:type="spellEnd"/>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w:t>
      </w:r>
      <w:r w:rsidR="000F0CB9">
        <w:rPr>
          <w:highlight w:val="white"/>
        </w:rPr>
        <w:lastRenderedPageBreak/>
        <w:t xml:space="preserve">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proofErr w:type="spellStart"/>
      <w:r>
        <w:rPr>
          <w:highlight w:val="white"/>
        </w:rPr>
        <w:t>Expression.cs</w:t>
      </w:r>
      <w:proofErr w:type="spellEnd"/>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proofErr w:type="spellStart"/>
      <w:r>
        <w:rPr>
          <w:highlight w:val="white"/>
        </w:rPr>
        <w:lastRenderedPageBreak/>
        <w:t>MiddleCodeGenerator.cs</w:t>
      </w:r>
      <w:proofErr w:type="spellEnd"/>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lastRenderedPageBreak/>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2D85E45" w14:textId="77777777" w:rsidR="00B77708" w:rsidRDefault="00B77708" w:rsidP="00B77708">
      <w:pPr>
        <w:pStyle w:val="Rubrik3"/>
      </w:pPr>
      <w:bookmarkStart w:id="138" w:name="_Toc53473491"/>
      <w:r>
        <w:t>The Forward-Jump Problem (Backpatching)</w:t>
      </w:r>
      <w:bookmarkEnd w:id="138"/>
    </w:p>
    <w:p w14:paraId="11A53737" w14:textId="77777777" w:rsidR="00B77708" w:rsidRDefault="00B77708" w:rsidP="00B77708">
      <w:ins w:id="139" w:author="Stefan Bjornander" w:date="2015-04-26T09:25:00Z">
        <w:r>
          <w:t xml:space="preserve">When generating </w:t>
        </w:r>
      </w:ins>
      <w:r>
        <w:t xml:space="preserve">middle code instructions for </w:t>
      </w:r>
      <w:ins w:id="140" w:author="Stefan Bjornander" w:date="2015-04-26T09:25:00Z">
        <w:r>
          <w:t xml:space="preserve">expressions </w:t>
        </w:r>
      </w:ins>
      <w:r>
        <w:t>or</w:t>
      </w:r>
      <w:ins w:id="141" w:author="Stefan Bjornander" w:date="2015-04-26T09:25:00Z">
        <w:r>
          <w:t xml:space="preserve"> statement</w:t>
        </w:r>
      </w:ins>
      <w:r>
        <w:t>s</w:t>
      </w:r>
      <w:ins w:id="142" w:author="Stefan Bjornander" w:date="2015-04-26T09:25:00Z">
        <w:r>
          <w:t>, a common situation is that we</w:t>
        </w:r>
      </w:ins>
      <w:ins w:id="143" w:author="Stefan Bjornander" w:date="2015-04-26T09:26:00Z">
        <w:r>
          <w:t xml:space="preserve"> generate</w:t>
        </w:r>
      </w:ins>
      <w:r>
        <w:t xml:space="preserve"> forward jump instructions without yet knowing the target address. One way to solve the problem is to work with </w:t>
      </w:r>
      <w:r>
        <w:rPr>
          <w:rStyle w:val="CodeInText"/>
        </w:rPr>
        <w:t>backpatching</w:t>
      </w:r>
      <w:r>
        <w:t>, which means that we use sets to keep track of jump instructions with yet unknown target addresses that eventually becomes filled in when the target addresses have become known.</w:t>
      </w:r>
    </w:p>
    <w:p w14:paraId="0A43EAA9" w14:textId="77777777" w:rsidR="00B77708" w:rsidRDefault="00B77708" w:rsidP="00B77708">
      <w:r>
        <w:t xml:space="preserve">For instance, let us look at the while statement to the left. The parsing of expression  </w:t>
      </w:r>
      <w:r>
        <w:rPr>
          <w:rStyle w:val="CodeInText"/>
        </w:rPr>
        <w:t>a &lt; b</w:t>
      </w:r>
      <w: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15883798" w14:textId="77777777" w:rsidTr="00B77708">
        <w:tc>
          <w:tcPr>
            <w:tcW w:w="3116" w:type="dxa"/>
            <w:hideMark/>
          </w:tcPr>
          <w:p w14:paraId="6A8E1947" w14:textId="77777777" w:rsidR="00B77708" w:rsidRDefault="00B77708">
            <w:pPr>
              <w:pStyle w:val="Code"/>
            </w:pPr>
            <w:r>
              <w:t>while (a &lt; b)</w:t>
            </w:r>
          </w:p>
          <w:p w14:paraId="686CA85C" w14:textId="77777777" w:rsidR="00B77708" w:rsidRDefault="00B77708">
            <w:pPr>
              <w:pStyle w:val="Code"/>
            </w:pPr>
            <w:r>
              <w:t xml:space="preserve">  ++a;</w:t>
            </w:r>
          </w:p>
        </w:tc>
        <w:tc>
          <w:tcPr>
            <w:tcW w:w="3117" w:type="dxa"/>
            <w:hideMark/>
          </w:tcPr>
          <w:p w14:paraId="2B83BD05" w14:textId="77777777" w:rsidR="00B77708" w:rsidRDefault="00B77708">
            <w:pPr>
              <w:pStyle w:val="Code"/>
            </w:pPr>
            <w:r>
              <w:t>1. if a &lt; b goto ?</w:t>
            </w:r>
          </w:p>
          <w:p w14:paraId="77F73C5C" w14:textId="77777777" w:rsidR="00B77708" w:rsidRDefault="00B77708">
            <w:pPr>
              <w:pStyle w:val="Code"/>
            </w:pPr>
            <w:r>
              <w:t>2. goto ?</w:t>
            </w:r>
          </w:p>
        </w:tc>
        <w:tc>
          <w:tcPr>
            <w:tcW w:w="3117" w:type="dxa"/>
            <w:hideMark/>
          </w:tcPr>
          <w:p w14:paraId="62D38391" w14:textId="77777777" w:rsidR="00B77708" w:rsidRDefault="00B77708">
            <w:pPr>
              <w:pStyle w:val="Code"/>
            </w:pPr>
            <w:r>
              <w:t>a &lt; b: true set = {1}</w:t>
            </w:r>
          </w:p>
          <w:p w14:paraId="676B2C1D" w14:textId="77777777" w:rsidR="00B77708" w:rsidRDefault="00B77708">
            <w:pPr>
              <w:pStyle w:val="Code"/>
            </w:pPr>
            <w:r>
              <w:t xml:space="preserve">       false set = {2}</w:t>
            </w:r>
          </w:p>
        </w:tc>
      </w:tr>
    </w:tbl>
    <w:p w14:paraId="25C97AA4" w14:textId="77777777" w:rsidR="00B77708" w:rsidRDefault="00B77708" w:rsidP="00B77708">
      <w:r>
        <w:t xml:space="preserve">When parsing the while statement, the sets of the expression becomes backpatched:  If the </w:t>
      </w:r>
      <w:r>
        <w:rPr>
          <w:rStyle w:val="CodeInText"/>
        </w:rPr>
        <w:t>a &lt; b</w:t>
      </w:r>
      <w:r>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7AFBA8B" w14:textId="77777777" w:rsidTr="00B77708">
        <w:tc>
          <w:tcPr>
            <w:tcW w:w="3116" w:type="dxa"/>
            <w:hideMark/>
          </w:tcPr>
          <w:p w14:paraId="3D72B6CD" w14:textId="77777777" w:rsidR="00B77708" w:rsidRDefault="00B77708">
            <w:pPr>
              <w:pStyle w:val="Code"/>
            </w:pPr>
            <w:r>
              <w:t>1. if a &lt; b goto 3</w:t>
            </w:r>
          </w:p>
          <w:p w14:paraId="74DBAC6A" w14:textId="77777777" w:rsidR="00B77708" w:rsidRDefault="00B77708">
            <w:pPr>
              <w:pStyle w:val="Code"/>
            </w:pPr>
            <w:r>
              <w:t>2. goto 5</w:t>
            </w:r>
          </w:p>
          <w:p w14:paraId="2A724576" w14:textId="77777777" w:rsidR="00B77708" w:rsidRDefault="00B77708">
            <w:pPr>
              <w:pStyle w:val="Code"/>
            </w:pPr>
            <w:r>
              <w:t>3. ++a</w:t>
            </w:r>
          </w:p>
          <w:p w14:paraId="7CDF8985" w14:textId="77777777" w:rsidR="00B77708" w:rsidRDefault="00B77708">
            <w:pPr>
              <w:pStyle w:val="Code"/>
            </w:pPr>
            <w:r>
              <w:t>4. goto 1</w:t>
            </w:r>
          </w:p>
          <w:p w14:paraId="26ABA25D" w14:textId="77777777" w:rsidR="00B77708" w:rsidRDefault="00B77708">
            <w:pPr>
              <w:pStyle w:val="Code"/>
            </w:pPr>
            <w:r>
              <w:t>5. ...</w:t>
            </w:r>
          </w:p>
        </w:tc>
        <w:tc>
          <w:tcPr>
            <w:tcW w:w="3117" w:type="dxa"/>
          </w:tcPr>
          <w:p w14:paraId="218084C2" w14:textId="77777777" w:rsidR="00B77708" w:rsidRDefault="00B77708">
            <w:pPr>
              <w:pStyle w:val="Code"/>
            </w:pPr>
          </w:p>
        </w:tc>
        <w:tc>
          <w:tcPr>
            <w:tcW w:w="3117" w:type="dxa"/>
          </w:tcPr>
          <w:p w14:paraId="5A71B814" w14:textId="77777777" w:rsidR="00B77708" w:rsidRDefault="00B77708">
            <w:pPr>
              <w:pStyle w:val="Code"/>
            </w:pPr>
          </w:p>
        </w:tc>
      </w:tr>
    </w:tbl>
    <w:p w14:paraId="0B945A30" w14:textId="77777777" w:rsidR="00B77708" w:rsidRDefault="00B77708" w:rsidP="00B77708">
      <w:r>
        <w:t xml:space="preserve">If we instead let the while statement be surrounded by an </w:t>
      </w:r>
      <w:r>
        <w:rPr>
          <w:rStyle w:val="CodeInText"/>
        </w:rPr>
        <w:t>if-else</w:t>
      </w:r>
      <w:r>
        <w:t xml:space="preserve"> statement, we have both the true and false sets of the if expression </w:t>
      </w:r>
      <w:r>
        <w:rPr>
          <w:rStyle w:val="CodeInText"/>
        </w:rPr>
        <w:t>x &lt; y</w:t>
      </w:r>
      <w:r>
        <w:t xml:space="preserve"> and the sets of the while expression </w:t>
      </w:r>
      <w:r>
        <w:rPr>
          <w:rStyle w:val="CodeInText"/>
        </w:rPr>
        <w:t>a &lt; b</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F8D5B46" w14:textId="77777777" w:rsidTr="00B77708">
        <w:tc>
          <w:tcPr>
            <w:tcW w:w="3116" w:type="dxa"/>
          </w:tcPr>
          <w:p w14:paraId="5554A84C" w14:textId="77777777" w:rsidR="00B77708" w:rsidRDefault="00B77708">
            <w:pPr>
              <w:pStyle w:val="Code"/>
            </w:pPr>
            <w:r>
              <w:t>if (x &lt; y)</w:t>
            </w:r>
          </w:p>
          <w:p w14:paraId="2BC942AD" w14:textId="77777777" w:rsidR="00B77708" w:rsidRDefault="00B77708">
            <w:pPr>
              <w:pStyle w:val="Code"/>
            </w:pPr>
            <w:r>
              <w:t xml:space="preserve">  while (a &lt; b)</w:t>
            </w:r>
          </w:p>
          <w:p w14:paraId="630FC33C" w14:textId="77777777" w:rsidR="00B77708" w:rsidRDefault="00B77708">
            <w:pPr>
              <w:pStyle w:val="Code"/>
            </w:pPr>
            <w:r>
              <w:t xml:space="preserve">    ++a;</w:t>
            </w:r>
          </w:p>
          <w:p w14:paraId="6EC1AD36" w14:textId="77777777" w:rsidR="00B77708" w:rsidRDefault="00B77708">
            <w:pPr>
              <w:pStyle w:val="Code"/>
            </w:pPr>
            <w:r>
              <w:t>else</w:t>
            </w:r>
          </w:p>
          <w:p w14:paraId="171ED759" w14:textId="77777777" w:rsidR="00B77708" w:rsidRDefault="00B77708">
            <w:pPr>
              <w:pStyle w:val="Code"/>
            </w:pPr>
            <w:r>
              <w:t xml:space="preserve">  ++b;</w:t>
            </w:r>
          </w:p>
          <w:p w14:paraId="15382602" w14:textId="77777777" w:rsidR="00B77708" w:rsidRDefault="00B77708">
            <w:pPr>
              <w:pStyle w:val="Code"/>
            </w:pPr>
          </w:p>
        </w:tc>
        <w:tc>
          <w:tcPr>
            <w:tcW w:w="3117" w:type="dxa"/>
          </w:tcPr>
          <w:p w14:paraId="2616E8CE" w14:textId="77777777" w:rsidR="00B77708" w:rsidRDefault="00B77708">
            <w:pPr>
              <w:pStyle w:val="Code"/>
            </w:pPr>
            <w:r>
              <w:t>1. if x &lt; y goto ?</w:t>
            </w:r>
          </w:p>
          <w:p w14:paraId="57EDE4A7" w14:textId="77777777" w:rsidR="00B77708" w:rsidRDefault="00B77708">
            <w:pPr>
              <w:pStyle w:val="Code"/>
            </w:pPr>
            <w:r>
              <w:t>2. goto ?</w:t>
            </w:r>
          </w:p>
          <w:p w14:paraId="5C69AEE3" w14:textId="77777777" w:rsidR="00B77708" w:rsidRDefault="00B77708">
            <w:pPr>
              <w:pStyle w:val="Code"/>
            </w:pPr>
            <w:r>
              <w:t>3. if a &lt; b goto ?</w:t>
            </w:r>
          </w:p>
          <w:p w14:paraId="5D671A99" w14:textId="77777777" w:rsidR="00B77708" w:rsidRDefault="00B77708">
            <w:pPr>
              <w:pStyle w:val="Code"/>
            </w:pPr>
            <w:r>
              <w:t>4. goto ?</w:t>
            </w:r>
          </w:p>
          <w:p w14:paraId="57743B25" w14:textId="77777777" w:rsidR="00B77708" w:rsidRDefault="00B77708">
            <w:pPr>
              <w:pStyle w:val="Code"/>
            </w:pPr>
            <w:r>
              <w:t>5. ++a</w:t>
            </w:r>
          </w:p>
          <w:p w14:paraId="210DD2EF" w14:textId="77777777" w:rsidR="00B77708" w:rsidRDefault="00B77708">
            <w:pPr>
              <w:pStyle w:val="Code"/>
            </w:pPr>
            <w:r>
              <w:t>6. goto 3</w:t>
            </w:r>
          </w:p>
          <w:p w14:paraId="2A61E228" w14:textId="77777777" w:rsidR="00B77708" w:rsidRDefault="00B77708">
            <w:pPr>
              <w:pStyle w:val="Code"/>
            </w:pPr>
            <w:r>
              <w:t>7. goto 9</w:t>
            </w:r>
          </w:p>
          <w:p w14:paraId="082DEF60" w14:textId="77777777" w:rsidR="00B77708" w:rsidRDefault="00B77708">
            <w:pPr>
              <w:pStyle w:val="Code"/>
            </w:pPr>
            <w:r>
              <w:t>8. ++b</w:t>
            </w:r>
          </w:p>
          <w:p w14:paraId="6544FD5B" w14:textId="77777777" w:rsidR="00B77708" w:rsidRDefault="00B77708">
            <w:pPr>
              <w:pStyle w:val="Code"/>
            </w:pPr>
            <w:r>
              <w:t>9. ...</w:t>
            </w:r>
          </w:p>
          <w:p w14:paraId="22B870D7" w14:textId="77777777" w:rsidR="00B77708" w:rsidRDefault="00B77708">
            <w:pPr>
              <w:pStyle w:val="Code"/>
            </w:pPr>
          </w:p>
        </w:tc>
        <w:tc>
          <w:tcPr>
            <w:tcW w:w="3117" w:type="dxa"/>
            <w:hideMark/>
          </w:tcPr>
          <w:p w14:paraId="18CDA759" w14:textId="77777777" w:rsidR="00B77708" w:rsidRDefault="00B77708">
            <w:pPr>
              <w:pStyle w:val="Code"/>
            </w:pPr>
            <w:r>
              <w:t>x &lt; y: true set: {1}</w:t>
            </w:r>
          </w:p>
          <w:p w14:paraId="2499C080" w14:textId="77777777" w:rsidR="00B77708" w:rsidRDefault="00B77708">
            <w:pPr>
              <w:pStyle w:val="Code"/>
            </w:pPr>
            <w:r>
              <w:t xml:space="preserve">       false set: {2}</w:t>
            </w:r>
          </w:p>
          <w:p w14:paraId="397AA6B2" w14:textId="77777777" w:rsidR="00B77708" w:rsidRDefault="00B77708">
            <w:pPr>
              <w:pStyle w:val="Code"/>
            </w:pPr>
            <w:r>
              <w:t>a &lt; b: true set: {3}</w:t>
            </w:r>
          </w:p>
          <w:p w14:paraId="3159DD59" w14:textId="77777777" w:rsidR="00B77708" w:rsidRDefault="00B77708">
            <w:pPr>
              <w:pStyle w:val="Code"/>
            </w:pPr>
            <w:r>
              <w:t xml:space="preserve">       false set: {4}</w:t>
            </w:r>
          </w:p>
        </w:tc>
      </w:tr>
    </w:tbl>
    <w:p w14:paraId="4CF37242" w14:textId="77777777" w:rsidR="00B77708" w:rsidRDefault="00B77708" w:rsidP="00B77708">
      <w:r>
        <w:t xml:space="preserve">When the </w:t>
      </w:r>
      <w:r>
        <w:rPr>
          <w:rStyle w:val="CodeInText"/>
        </w:rPr>
        <w:t>if</w:t>
      </w:r>
      <w:r>
        <w:t xml:space="preserve"> and </w:t>
      </w:r>
      <w:r>
        <w:rPr>
          <w:rStyle w:val="CodeInText"/>
        </w:rPr>
        <w:t>while</w:t>
      </w:r>
      <w:r>
        <w:t xml:space="preserve"> statements become parsed the following call will occur:</w:t>
      </w:r>
    </w:p>
    <w:p w14:paraId="3273220C" w14:textId="77777777" w:rsidR="00B77708" w:rsidRDefault="00B77708" w:rsidP="00B77708">
      <w:pPr>
        <w:pStyle w:val="Code"/>
      </w:pPr>
      <w:r>
        <w:t>backpatch({1}, 3);</w:t>
      </w:r>
    </w:p>
    <w:p w14:paraId="05EDF88F" w14:textId="77777777" w:rsidR="00B77708" w:rsidRDefault="00B77708" w:rsidP="00B77708">
      <w:pPr>
        <w:pStyle w:val="Code"/>
      </w:pPr>
      <w:r>
        <w:t>backpatch({2}, 8);</w:t>
      </w:r>
    </w:p>
    <w:p w14:paraId="15654365" w14:textId="77777777" w:rsidR="00B77708" w:rsidRDefault="00B77708" w:rsidP="00B77708">
      <w:pPr>
        <w:pStyle w:val="Code"/>
      </w:pPr>
      <w:r>
        <w:t>backpatch({3}, 5);</w:t>
      </w:r>
    </w:p>
    <w:p w14:paraId="68D72B11" w14:textId="77777777" w:rsidR="00B77708" w:rsidRDefault="00B77708" w:rsidP="00B77708">
      <w:pPr>
        <w:pStyle w:val="Code"/>
      </w:pPr>
      <w:r>
        <w:t>backpatch({4}, 7);</w:t>
      </w:r>
    </w:p>
    <w:p w14:paraId="219C1FEB" w14:textId="77777777" w:rsidR="00B77708" w:rsidRDefault="00B77708" w:rsidP="00B7770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36B9225D" w14:textId="77777777" w:rsidTr="00B77708">
        <w:tc>
          <w:tcPr>
            <w:tcW w:w="3116" w:type="dxa"/>
            <w:hideMark/>
          </w:tcPr>
          <w:p w14:paraId="7D812DB2" w14:textId="77777777" w:rsidR="00B77708" w:rsidRDefault="00B77708">
            <w:pPr>
              <w:pStyle w:val="Code"/>
            </w:pPr>
            <w:r>
              <w:t>1. if x &lt; y goto 3</w:t>
            </w:r>
          </w:p>
          <w:p w14:paraId="5FC2EFC3" w14:textId="77777777" w:rsidR="00B77708" w:rsidRDefault="00B77708">
            <w:pPr>
              <w:pStyle w:val="Code"/>
              <w:tabs>
                <w:tab w:val="left" w:pos="1620"/>
              </w:tabs>
            </w:pPr>
            <w:r>
              <w:lastRenderedPageBreak/>
              <w:t>2. goto 8</w:t>
            </w:r>
            <w:r>
              <w:tab/>
            </w:r>
          </w:p>
          <w:p w14:paraId="5474ED78" w14:textId="77777777" w:rsidR="00B77708" w:rsidRDefault="00B77708">
            <w:pPr>
              <w:pStyle w:val="Code"/>
            </w:pPr>
            <w:r>
              <w:t>3. if a &lt; b goto 5</w:t>
            </w:r>
          </w:p>
          <w:p w14:paraId="24C7086F" w14:textId="77777777" w:rsidR="00B77708" w:rsidRDefault="00B77708">
            <w:pPr>
              <w:pStyle w:val="Code"/>
            </w:pPr>
            <w:r>
              <w:t>4. goto 7</w:t>
            </w:r>
          </w:p>
          <w:p w14:paraId="029B5D20" w14:textId="77777777" w:rsidR="00B77708" w:rsidRDefault="00B77708">
            <w:pPr>
              <w:pStyle w:val="Code"/>
            </w:pPr>
            <w:r>
              <w:t>5. ++a</w:t>
            </w:r>
          </w:p>
          <w:p w14:paraId="1D503D17" w14:textId="77777777" w:rsidR="00B77708" w:rsidRDefault="00B77708">
            <w:pPr>
              <w:pStyle w:val="Code"/>
            </w:pPr>
            <w:r>
              <w:t>6. goto 3</w:t>
            </w:r>
          </w:p>
          <w:p w14:paraId="2A445222" w14:textId="77777777" w:rsidR="00B77708" w:rsidRDefault="00B77708">
            <w:pPr>
              <w:pStyle w:val="Code"/>
            </w:pPr>
            <w:r>
              <w:t>7. goto 9</w:t>
            </w:r>
          </w:p>
          <w:p w14:paraId="1A0FA45E" w14:textId="77777777" w:rsidR="00B77708" w:rsidRDefault="00B77708">
            <w:pPr>
              <w:pStyle w:val="Code"/>
            </w:pPr>
            <w:r>
              <w:t>8. ++b</w:t>
            </w:r>
          </w:p>
          <w:p w14:paraId="65215E99" w14:textId="77777777" w:rsidR="00B77708" w:rsidRDefault="00B77708">
            <w:pPr>
              <w:pStyle w:val="Code"/>
            </w:pPr>
            <w:r>
              <w:t>9. ...</w:t>
            </w:r>
          </w:p>
        </w:tc>
        <w:tc>
          <w:tcPr>
            <w:tcW w:w="3117" w:type="dxa"/>
          </w:tcPr>
          <w:p w14:paraId="4C36F31D" w14:textId="77777777" w:rsidR="00B77708" w:rsidRDefault="00B77708">
            <w:pPr>
              <w:pStyle w:val="Code"/>
            </w:pPr>
          </w:p>
        </w:tc>
        <w:tc>
          <w:tcPr>
            <w:tcW w:w="3117" w:type="dxa"/>
          </w:tcPr>
          <w:p w14:paraId="73199013" w14:textId="77777777" w:rsidR="00B77708" w:rsidRDefault="00B77708">
            <w:pPr>
              <w:pStyle w:val="Code"/>
            </w:pPr>
          </w:p>
        </w:tc>
      </w:tr>
    </w:tbl>
    <w:p w14:paraId="77680E31" w14:textId="58CC0137" w:rsidR="00B77708" w:rsidRDefault="00B77708" w:rsidP="00B77708">
      <w:r>
        <w:t xml:space="preserve">The generated middle code above may appear ineffective, but the middle code optimizer of Chapter </w:t>
      </w:r>
      <w:r>
        <w:fldChar w:fldCharType="begin"/>
      </w:r>
      <w:r>
        <w:instrText xml:space="preserve"> REF _Ref417813097 \r \h </w:instrText>
      </w:r>
      <w:r>
        <w:fldChar w:fldCharType="separate"/>
      </w:r>
      <w:r w:rsidR="00D46DBD">
        <w:t>7</w:t>
      </w:r>
      <w:r>
        <w:fldChar w:fldCharType="end"/>
      </w:r>
      <w: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64EB4CE4" w14:textId="77777777" w:rsidTr="00B77708">
        <w:tc>
          <w:tcPr>
            <w:tcW w:w="3116" w:type="dxa"/>
            <w:hideMark/>
          </w:tcPr>
          <w:p w14:paraId="6DF567C8" w14:textId="77777777" w:rsidR="00B77708" w:rsidRDefault="00B77708">
            <w:pPr>
              <w:pStyle w:val="Code"/>
            </w:pPr>
            <w:r>
              <w:t>1. if x &gt;= y goto 5</w:t>
            </w:r>
          </w:p>
          <w:p w14:paraId="7A9B58C4" w14:textId="77777777" w:rsidR="00B77708" w:rsidRDefault="00B77708">
            <w:pPr>
              <w:pStyle w:val="Code"/>
            </w:pPr>
            <w:r>
              <w:t>2. if a &gt;= b goto 6</w:t>
            </w:r>
          </w:p>
          <w:p w14:paraId="34A953CF" w14:textId="77777777" w:rsidR="00B77708" w:rsidRDefault="00B77708">
            <w:pPr>
              <w:pStyle w:val="Code"/>
            </w:pPr>
            <w:r>
              <w:t>3. ++a</w:t>
            </w:r>
          </w:p>
          <w:p w14:paraId="5F0108BC" w14:textId="77777777" w:rsidR="00B77708" w:rsidRDefault="00B77708">
            <w:pPr>
              <w:pStyle w:val="Code"/>
            </w:pPr>
            <w:r>
              <w:t>4. goto 2</w:t>
            </w:r>
          </w:p>
          <w:p w14:paraId="45B8FAA6" w14:textId="77777777" w:rsidR="00B77708" w:rsidRDefault="00B77708">
            <w:pPr>
              <w:pStyle w:val="Code"/>
            </w:pPr>
            <w:r>
              <w:t>5. ++b</w:t>
            </w:r>
          </w:p>
          <w:p w14:paraId="647490CA" w14:textId="77777777" w:rsidR="00B77708" w:rsidRDefault="00B77708">
            <w:pPr>
              <w:pStyle w:val="Code"/>
            </w:pPr>
            <w:r>
              <w:t>6. ...</w:t>
            </w:r>
          </w:p>
        </w:tc>
        <w:tc>
          <w:tcPr>
            <w:tcW w:w="3117" w:type="dxa"/>
          </w:tcPr>
          <w:p w14:paraId="66E37118" w14:textId="77777777" w:rsidR="00B77708" w:rsidRDefault="00B77708">
            <w:pPr>
              <w:pStyle w:val="Code"/>
            </w:pPr>
          </w:p>
        </w:tc>
        <w:tc>
          <w:tcPr>
            <w:tcW w:w="3117" w:type="dxa"/>
          </w:tcPr>
          <w:p w14:paraId="3E768C25" w14:textId="77777777" w:rsidR="00B77708" w:rsidRDefault="00B77708">
            <w:pPr>
              <w:pStyle w:val="Code"/>
            </w:pPr>
          </w:p>
        </w:tc>
      </w:tr>
    </w:tbl>
    <w:p w14:paraId="31F1C4C9" w14:textId="77777777" w:rsidR="00B77708" w:rsidRDefault="00B77708" w:rsidP="00B77708">
      <w: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B363219" w14:textId="77777777" w:rsidTr="00B77708">
        <w:tc>
          <w:tcPr>
            <w:tcW w:w="3116" w:type="dxa"/>
            <w:hideMark/>
          </w:tcPr>
          <w:p w14:paraId="23171376" w14:textId="77777777" w:rsidR="00B77708" w:rsidRDefault="00B77708">
            <w:pPr>
              <w:pStyle w:val="Code"/>
            </w:pPr>
            <w:r>
              <w:t>if ((a &lt; b) &amp;&amp; (c &lt; d))</w:t>
            </w:r>
          </w:p>
          <w:p w14:paraId="4752516F" w14:textId="77777777" w:rsidR="00B77708" w:rsidRDefault="00B77708">
            <w:pPr>
              <w:pStyle w:val="Code"/>
            </w:pPr>
            <w:r>
              <w:t xml:space="preserve">  ++a;</w:t>
            </w:r>
          </w:p>
          <w:p w14:paraId="3C0AF8AD" w14:textId="77777777" w:rsidR="00B77708" w:rsidRDefault="00B77708">
            <w:pPr>
              <w:pStyle w:val="Code"/>
            </w:pPr>
            <w:r>
              <w:t xml:space="preserve">else </w:t>
            </w:r>
          </w:p>
          <w:p w14:paraId="0BF2C72A" w14:textId="77777777" w:rsidR="00B77708" w:rsidRDefault="00B77708">
            <w:pPr>
              <w:pStyle w:val="Code"/>
            </w:pPr>
            <w:r>
              <w:t xml:space="preserve">  ++b;</w:t>
            </w:r>
          </w:p>
        </w:tc>
        <w:tc>
          <w:tcPr>
            <w:tcW w:w="3117" w:type="dxa"/>
            <w:hideMark/>
          </w:tcPr>
          <w:p w14:paraId="7BCF4037" w14:textId="77777777" w:rsidR="00B77708" w:rsidRDefault="00B77708">
            <w:pPr>
              <w:pStyle w:val="Code"/>
            </w:pPr>
            <w:r>
              <w:t>1. if a &lt; b goto ?</w:t>
            </w:r>
          </w:p>
          <w:p w14:paraId="58DF7364" w14:textId="77777777" w:rsidR="00B77708" w:rsidRDefault="00B77708">
            <w:pPr>
              <w:pStyle w:val="Code"/>
            </w:pPr>
            <w:r>
              <w:t>2. goto ?</w:t>
            </w:r>
          </w:p>
          <w:p w14:paraId="0F5AB572" w14:textId="77777777" w:rsidR="00B77708" w:rsidRDefault="00B77708">
            <w:pPr>
              <w:pStyle w:val="Code"/>
            </w:pPr>
            <w:r>
              <w:t>3. if c &lt; d goto ?</w:t>
            </w:r>
          </w:p>
          <w:p w14:paraId="25EFA265" w14:textId="77777777" w:rsidR="00B77708" w:rsidRDefault="00B77708">
            <w:pPr>
              <w:pStyle w:val="Code"/>
            </w:pPr>
            <w:r>
              <w:t>4. goto ?</w:t>
            </w:r>
          </w:p>
          <w:p w14:paraId="7535B735" w14:textId="77777777" w:rsidR="00B77708" w:rsidRDefault="00B77708">
            <w:pPr>
              <w:pStyle w:val="Code"/>
            </w:pPr>
            <w:r>
              <w:t>5. ++a</w:t>
            </w:r>
          </w:p>
          <w:p w14:paraId="28C26723" w14:textId="77777777" w:rsidR="00B77708" w:rsidRDefault="00B77708">
            <w:pPr>
              <w:pStyle w:val="Code"/>
            </w:pPr>
            <w:r>
              <w:t>6. goto 7</w:t>
            </w:r>
          </w:p>
          <w:p w14:paraId="44FB7F5C" w14:textId="77777777" w:rsidR="00B77708" w:rsidRDefault="00B77708">
            <w:pPr>
              <w:pStyle w:val="Code"/>
            </w:pPr>
            <w:r>
              <w:t>7. ++b</w:t>
            </w:r>
          </w:p>
          <w:p w14:paraId="7F51B77F" w14:textId="77777777" w:rsidR="00B77708" w:rsidRDefault="00B77708">
            <w:pPr>
              <w:pStyle w:val="Code"/>
            </w:pPr>
            <w:r>
              <w:t>8. ...</w:t>
            </w:r>
          </w:p>
        </w:tc>
        <w:tc>
          <w:tcPr>
            <w:tcW w:w="3117" w:type="dxa"/>
          </w:tcPr>
          <w:p w14:paraId="7CF9837C" w14:textId="77777777" w:rsidR="00B77708" w:rsidRDefault="00B77708">
            <w:pPr>
              <w:pStyle w:val="Code"/>
            </w:pPr>
          </w:p>
        </w:tc>
      </w:tr>
    </w:tbl>
    <w:p w14:paraId="392C9AE9" w14:textId="77777777" w:rsidR="00B77708" w:rsidRDefault="00B77708" w:rsidP="00B77708">
      <w:r>
        <w:t>When the first expression (</w:t>
      </w:r>
      <w:r>
        <w:rPr>
          <w:rStyle w:val="CodeInText"/>
        </w:rPr>
        <w:t>a &lt; b</w:t>
      </w:r>
      <w:r>
        <w:t xml:space="preserve">)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t>falses</w:t>
      </w:r>
      <w:proofErr w:type="spellEnd"/>
      <w:r>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A8AA41E" w14:textId="77777777" w:rsidTr="00B77708">
        <w:tc>
          <w:tcPr>
            <w:tcW w:w="3116" w:type="dxa"/>
            <w:hideMark/>
          </w:tcPr>
          <w:p w14:paraId="7F3FAE76" w14:textId="77777777" w:rsidR="00B77708" w:rsidRDefault="00B77708">
            <w:pPr>
              <w:pStyle w:val="Code"/>
            </w:pPr>
            <w:r>
              <w:t>1. if a &lt; b goto 3</w:t>
            </w:r>
          </w:p>
          <w:p w14:paraId="4914F28E" w14:textId="77777777" w:rsidR="00B77708" w:rsidRDefault="00B77708">
            <w:pPr>
              <w:pStyle w:val="Code"/>
            </w:pPr>
            <w:r>
              <w:t>2. goto ?</w:t>
            </w:r>
          </w:p>
          <w:p w14:paraId="43AA1E02" w14:textId="77777777" w:rsidR="00B77708" w:rsidRDefault="00B77708">
            <w:pPr>
              <w:pStyle w:val="Code"/>
            </w:pPr>
            <w:r>
              <w:t>3. if c &lt; d goto ?</w:t>
            </w:r>
          </w:p>
          <w:p w14:paraId="704E0632" w14:textId="77777777" w:rsidR="00B77708" w:rsidRDefault="00B77708">
            <w:pPr>
              <w:pStyle w:val="Code"/>
            </w:pPr>
            <w:r>
              <w:t>4. goto ?</w:t>
            </w:r>
          </w:p>
          <w:p w14:paraId="7C509356" w14:textId="77777777" w:rsidR="00B77708" w:rsidRDefault="00B77708">
            <w:pPr>
              <w:pStyle w:val="Code"/>
            </w:pPr>
            <w:r>
              <w:t>5. ++a</w:t>
            </w:r>
          </w:p>
          <w:p w14:paraId="3A314F17" w14:textId="77777777" w:rsidR="00B77708" w:rsidRDefault="00B77708">
            <w:pPr>
              <w:pStyle w:val="Code"/>
            </w:pPr>
            <w:r>
              <w:t>6. goto 7</w:t>
            </w:r>
          </w:p>
          <w:p w14:paraId="10B40125" w14:textId="77777777" w:rsidR="00B77708" w:rsidRDefault="00B77708">
            <w:pPr>
              <w:pStyle w:val="Code"/>
            </w:pPr>
            <w:r>
              <w:t>7. ++b</w:t>
            </w:r>
          </w:p>
        </w:tc>
        <w:tc>
          <w:tcPr>
            <w:tcW w:w="3117" w:type="dxa"/>
            <w:hideMark/>
          </w:tcPr>
          <w:p w14:paraId="649CAF79" w14:textId="77777777" w:rsidR="00B77708" w:rsidRDefault="00B77708">
            <w:pPr>
              <w:pStyle w:val="Code"/>
            </w:pPr>
            <w:r>
              <w:t>true set: {3}</w:t>
            </w:r>
          </w:p>
          <w:p w14:paraId="6A049649" w14:textId="77777777" w:rsidR="00B77708" w:rsidRDefault="00B77708">
            <w:pPr>
              <w:pStyle w:val="Code"/>
            </w:pPr>
            <w:r>
              <w:t>false set: {2, 4}</w:t>
            </w:r>
          </w:p>
        </w:tc>
        <w:tc>
          <w:tcPr>
            <w:tcW w:w="3117" w:type="dxa"/>
          </w:tcPr>
          <w:p w14:paraId="4D066CD9" w14:textId="77777777" w:rsidR="00B77708" w:rsidRDefault="00B77708">
            <w:pPr>
              <w:pStyle w:val="Code"/>
            </w:pPr>
          </w:p>
        </w:tc>
      </w:tr>
    </w:tbl>
    <w:p w14:paraId="03C6B9DD" w14:textId="77777777" w:rsidR="00B77708" w:rsidRDefault="00B77708" w:rsidP="00B77708">
      <w: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7CD10B2" w14:textId="77777777" w:rsidTr="00B77708">
        <w:tc>
          <w:tcPr>
            <w:tcW w:w="3116" w:type="dxa"/>
            <w:hideMark/>
          </w:tcPr>
          <w:p w14:paraId="79D51824" w14:textId="77777777" w:rsidR="00B77708" w:rsidRDefault="00B77708">
            <w:pPr>
              <w:pStyle w:val="Code"/>
            </w:pPr>
            <w:r>
              <w:t>if ((a &lt; b) || (c &lt; d))</w:t>
            </w:r>
          </w:p>
          <w:p w14:paraId="7F0C1A81" w14:textId="77777777" w:rsidR="00B77708" w:rsidRDefault="00B77708">
            <w:pPr>
              <w:pStyle w:val="Code"/>
            </w:pPr>
            <w:r>
              <w:t xml:space="preserve">  ++a;</w:t>
            </w:r>
          </w:p>
          <w:p w14:paraId="0E61C9C4" w14:textId="77777777" w:rsidR="00B77708" w:rsidRDefault="00B77708">
            <w:pPr>
              <w:pStyle w:val="Code"/>
            </w:pPr>
            <w:r>
              <w:t xml:space="preserve">else </w:t>
            </w:r>
          </w:p>
          <w:p w14:paraId="58862444" w14:textId="77777777" w:rsidR="00B77708" w:rsidRDefault="00B77708">
            <w:pPr>
              <w:pStyle w:val="Code"/>
            </w:pPr>
            <w:r>
              <w:t xml:space="preserve">  ++b;</w:t>
            </w:r>
          </w:p>
        </w:tc>
        <w:tc>
          <w:tcPr>
            <w:tcW w:w="3117" w:type="dxa"/>
            <w:hideMark/>
          </w:tcPr>
          <w:p w14:paraId="2D2A2A28" w14:textId="77777777" w:rsidR="00B77708" w:rsidRDefault="00B77708">
            <w:pPr>
              <w:pStyle w:val="Code"/>
            </w:pPr>
            <w:r>
              <w:t>1. if a &lt; b goto ?</w:t>
            </w:r>
          </w:p>
          <w:p w14:paraId="45A0181F" w14:textId="77777777" w:rsidR="00B77708" w:rsidRDefault="00B77708">
            <w:pPr>
              <w:pStyle w:val="Code"/>
            </w:pPr>
            <w:r>
              <w:t>2. goto 3</w:t>
            </w:r>
          </w:p>
          <w:p w14:paraId="29CA4411" w14:textId="77777777" w:rsidR="00B77708" w:rsidRDefault="00B77708">
            <w:pPr>
              <w:pStyle w:val="Code"/>
            </w:pPr>
            <w:r>
              <w:t>3. if c &lt; d goto ?</w:t>
            </w:r>
          </w:p>
          <w:p w14:paraId="4FA1FBBE" w14:textId="77777777" w:rsidR="00B77708" w:rsidRDefault="00B77708">
            <w:pPr>
              <w:pStyle w:val="Code"/>
            </w:pPr>
            <w:r>
              <w:t>4. goto ?</w:t>
            </w:r>
          </w:p>
          <w:p w14:paraId="14439160" w14:textId="77777777" w:rsidR="00B77708" w:rsidRDefault="00B77708">
            <w:pPr>
              <w:pStyle w:val="Code"/>
            </w:pPr>
            <w:r>
              <w:t>5. ++a</w:t>
            </w:r>
          </w:p>
          <w:p w14:paraId="7F2CD22F" w14:textId="77777777" w:rsidR="00B77708" w:rsidRDefault="00B77708">
            <w:pPr>
              <w:pStyle w:val="Code"/>
            </w:pPr>
            <w:r>
              <w:t>6. goto 7</w:t>
            </w:r>
          </w:p>
          <w:p w14:paraId="75884BC2" w14:textId="77777777" w:rsidR="00B77708" w:rsidRDefault="00B77708">
            <w:pPr>
              <w:pStyle w:val="Code"/>
            </w:pPr>
            <w:r>
              <w:t>7. ++b</w:t>
            </w:r>
          </w:p>
          <w:p w14:paraId="08CF46E5" w14:textId="77777777" w:rsidR="00B77708" w:rsidRDefault="00B77708">
            <w:pPr>
              <w:pStyle w:val="Code"/>
            </w:pPr>
            <w:r>
              <w:t>8. ...</w:t>
            </w:r>
          </w:p>
        </w:tc>
        <w:tc>
          <w:tcPr>
            <w:tcW w:w="3117" w:type="dxa"/>
            <w:hideMark/>
          </w:tcPr>
          <w:p w14:paraId="12DF6495" w14:textId="77777777" w:rsidR="00B77708" w:rsidRDefault="00B77708">
            <w:pPr>
              <w:pStyle w:val="Code"/>
            </w:pPr>
            <w:r>
              <w:t>true set: {1, 3}</w:t>
            </w:r>
          </w:p>
          <w:p w14:paraId="1F22741C" w14:textId="77777777" w:rsidR="00B77708" w:rsidRDefault="00B77708">
            <w:pPr>
              <w:pStyle w:val="Code"/>
            </w:pPr>
            <w:r>
              <w:t>false set: {4}</w:t>
            </w:r>
          </w:p>
        </w:tc>
      </w:tr>
    </w:tbl>
    <w:p w14:paraId="26983A1A" w14:textId="77777777" w:rsidR="00B77708" w:rsidRDefault="00B77708" w:rsidP="00B77708">
      <w:r>
        <w:lastRenderedPageBreak/>
        <w:t xml:space="preserve">The </w:t>
      </w:r>
      <w:r>
        <w:rPr>
          <w:rStyle w:val="CodeInText"/>
        </w:rPr>
        <w:t>Backpatch</w:t>
      </w:r>
      <w:r>
        <w:t xml:space="preserve"> class holds a set of static methods that backpatch a single address or a set of addresses. The first two methods call the last two methods with the current size of </w:t>
      </w:r>
      <w:proofErr w:type="spellStart"/>
      <w:r>
        <w:t>ther</w:t>
      </w:r>
      <w:proofErr w:type="spellEnd"/>
      <w:r>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3560AAE4" w14:textId="3ADF60FA" w:rsidR="009D3EA8" w:rsidRDefault="009D3EA8" w:rsidP="009D3EA8">
      <w:pPr>
        <w:pStyle w:val="Rubrik3"/>
        <w:numPr>
          <w:ilvl w:val="2"/>
          <w:numId w:val="145"/>
        </w:numPr>
      </w:pPr>
      <w:bookmarkStart w:id="144" w:name="_Toc53473492"/>
      <w:r>
        <w:t>Header Rules</w:t>
      </w:r>
      <w:bookmarkEnd w:id="144"/>
    </w:p>
    <w:p w14:paraId="5888BF2C" w14:textId="77777777" w:rsidR="009D3EA8" w:rsidRDefault="009D3EA8" w:rsidP="009D3EA8">
      <w: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Pr>
          <w:rStyle w:val="CodeInText"/>
        </w:rPr>
        <w:t>Generate</w:t>
      </w:r>
      <w:r>
        <w:t xml:space="preserve"> class that does the actual work of type checking and middle code generation.</w:t>
      </w:r>
    </w:p>
    <w:p w14:paraId="1766D78F" w14:textId="5D9064EA" w:rsidR="007175D9" w:rsidRDefault="008B6F4B" w:rsidP="007175D9">
      <w:pPr>
        <w:pStyle w:val="Rubrik3"/>
      </w:pPr>
      <w:bookmarkStart w:id="145" w:name="_Toc53473493"/>
      <w:r>
        <w:t xml:space="preserve">The </w:t>
      </w:r>
      <w:r w:rsidR="004B7BC0">
        <w:t>Switch S</w:t>
      </w:r>
      <w:r>
        <w:t>tatement</w:t>
      </w:r>
      <w:bookmarkEnd w:id="145"/>
    </w:p>
    <w:p w14:paraId="47A018AE" w14:textId="77777777" w:rsidR="00F420E3" w:rsidRDefault="00F420E3" w:rsidP="00F420E3">
      <w:r>
        <w:t xml:space="preserve">The </w:t>
      </w:r>
      <w:proofErr w:type="spellStart"/>
      <w:r w:rsidRPr="000D3429">
        <w:rPr>
          <w:rStyle w:val="CodeInText"/>
        </w:rPr>
        <w:t>generateSwitchStatement</w:t>
      </w:r>
      <w:proofErr w:type="spellEnd"/>
      <w:r>
        <w:t xml:space="preserve"> method generates middle code jump instructions for each of the case statements, which are stored in the </w:t>
      </w:r>
      <w:proofErr w:type="spellStart"/>
      <w:r w:rsidRPr="00195C09">
        <w:rPr>
          <w:rStyle w:val="CodeInText"/>
        </w:rPr>
        <w:t>Main.CaseMapStack</w:t>
      </w:r>
      <w:proofErr w:type="spellEnd"/>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proofErr w:type="spellStart"/>
      <w:r>
        <w:t>MainParser.gppg</w:t>
      </w:r>
      <w:proofErr w:type="spellEnd"/>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t xml:space="preserve">    // ...</w:t>
      </w:r>
    </w:p>
    <w:p w14:paraId="0BA19401" w14:textId="49E274B3" w:rsidR="00E914E9" w:rsidRDefault="00B65F66" w:rsidP="00E914E9">
      <w:pPr>
        <w:rPr>
          <w:highlight w:val="white"/>
        </w:rPr>
      </w:pPr>
      <w:r>
        <w:rPr>
          <w:highlight w:val="white"/>
        </w:rPr>
        <w:lastRenderedPageBreak/>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proofErr w:type="spellStart"/>
      <w:r w:rsidR="00737D78" w:rsidRPr="00B65F66">
        <w:rPr>
          <w:rStyle w:val="KeyWord0"/>
          <w:highlight w:val="white"/>
        </w:rPr>
        <w:t>m_caseMapStack</w:t>
      </w:r>
      <w:proofErr w:type="spellEnd"/>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proofErr w:type="spellStart"/>
      <w:r w:rsidR="008B4BF6" w:rsidRPr="00B65F66">
        <w:rPr>
          <w:rStyle w:val="KeyWord0"/>
          <w:highlight w:val="white"/>
        </w:rPr>
        <w:t>m_caseMapStack</w:t>
      </w:r>
      <w:proofErr w:type="spellEnd"/>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proofErr w:type="spellStart"/>
      <w:r w:rsidR="00036BC6" w:rsidRPr="00B65F66">
        <w:rPr>
          <w:rStyle w:val="KeyWord0"/>
          <w:highlight w:val="white"/>
        </w:rPr>
        <w:t>m_breakStack</w:t>
      </w:r>
      <w:proofErr w:type="spellEnd"/>
      <w:r w:rsidR="007B5F11">
        <w:rPr>
          <w:highlight w:val="white"/>
        </w:rPr>
        <w:t>)</w:t>
      </w:r>
      <w:r>
        <w:rPr>
          <w:highlight w:val="white"/>
        </w:rPr>
        <w:t>.</w:t>
      </w:r>
    </w:p>
    <w:p w14:paraId="2A1F9A35" w14:textId="48C4EB48" w:rsidR="00F24D05" w:rsidRDefault="00642BA0" w:rsidP="00F24D05">
      <w:pPr>
        <w:pStyle w:val="CodeHeader"/>
      </w:pPr>
      <w:proofErr w:type="spellStart"/>
      <w:r>
        <w:t>MiddleCodeGenerator.cs</w:t>
      </w:r>
      <w:proofErr w:type="spellEnd"/>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240E9DA9" w:rsidR="00CD348D" w:rsidRDefault="00CD348D" w:rsidP="00CD348D">
      <w:pPr>
        <w:pStyle w:val="Code"/>
        <w:rPr>
          <w:highlight w:val="white"/>
        </w:rPr>
      </w:pPr>
      <w:r w:rsidRPr="00CD348D">
        <w:rPr>
          <w:highlight w:val="white"/>
        </w:rPr>
        <w:t xml:space="preserve">    }</w:t>
      </w:r>
    </w:p>
    <w:p w14:paraId="5FC314AA" w14:textId="0F30922D" w:rsidR="006445C4" w:rsidRDefault="006445C4" w:rsidP="006445C4">
      <w:pPr>
        <w:pStyle w:val="Rubrik3"/>
        <w:rPr>
          <w:highlight w:val="white"/>
        </w:rPr>
      </w:pPr>
      <w:bookmarkStart w:id="146" w:name="_Toc53473494"/>
      <w:r>
        <w:rPr>
          <w:highlight w:val="white"/>
        </w:rPr>
        <w:t>The Case Statement</w:t>
      </w:r>
      <w:bookmarkEnd w:id="146"/>
    </w:p>
    <w:p w14:paraId="01B0E396" w14:textId="77777777" w:rsidR="006445C4" w:rsidRDefault="006445C4" w:rsidP="006445C4">
      <w:pPr>
        <w:pStyle w:val="CodeHeader"/>
      </w:pPr>
      <w:proofErr w:type="spellStart"/>
      <w:r>
        <w:t>MainParser.gppg</w:t>
      </w:r>
      <w:proofErr w:type="spellEnd"/>
    </w:p>
    <w:p w14:paraId="60B86B1B" w14:textId="77777777" w:rsidR="00F14066" w:rsidRDefault="00F14066" w:rsidP="00F14066">
      <w:pPr>
        <w:pStyle w:val="Code"/>
        <w:rPr>
          <w:highlight w:val="white"/>
          <w:lang w:val="sv-SE"/>
        </w:rPr>
      </w:pPr>
      <w:r>
        <w:rPr>
          <w:highlight w:val="white"/>
          <w:lang w:val="sv-SE"/>
        </w:rPr>
        <w:t xml:space="preserve">  | CASE constant_integral_expression COLON closed_statement {</w:t>
      </w:r>
    </w:p>
    <w:p w14:paraId="1DF1CAF2" w14:textId="77777777" w:rsidR="00F14066" w:rsidRDefault="00F14066" w:rsidP="00F14066">
      <w:pPr>
        <w:pStyle w:val="Code"/>
        <w:rPr>
          <w:highlight w:val="white"/>
          <w:lang w:val="sv-SE"/>
        </w:rPr>
      </w:pPr>
      <w:r>
        <w:rPr>
          <w:highlight w:val="white"/>
          <w:lang w:val="sv-SE"/>
        </w:rPr>
        <w:t xml:space="preserve">      $$ = MiddleCodeGenerator.CaseStatement($2, $4);</w:t>
      </w:r>
    </w:p>
    <w:p w14:paraId="60035B1D" w14:textId="77777777" w:rsidR="00F14066" w:rsidRDefault="00F14066" w:rsidP="00F14066">
      <w:pPr>
        <w:pStyle w:val="Code"/>
        <w:rPr>
          <w:highlight w:val="white"/>
          <w:lang w:val="sv-SE"/>
        </w:rPr>
      </w:pPr>
      <w:r>
        <w:rPr>
          <w:highlight w:val="white"/>
          <w:lang w:val="sv-S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proofErr w:type="spellStart"/>
      <w:r w:rsidRPr="00B23C47">
        <w:rPr>
          <w:rStyle w:val="CodeInText"/>
        </w:rPr>
        <w:t>Main.CaseMapStack</w:t>
      </w:r>
      <w:proofErr w:type="spellEnd"/>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proofErr w:type="spellStart"/>
      <w:r w:rsidRPr="00B23C47">
        <w:rPr>
          <w:rStyle w:val="CodeInText"/>
        </w:rPr>
        <w:t>Main.CaseMapStack</w:t>
      </w:r>
      <w:proofErr w:type="spellEnd"/>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1"/>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lastRenderedPageBreak/>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t xml:space="preserve">      BigInteger caseValue = (BigInteger) </w:t>
      </w:r>
      <w:r>
        <w:rPr>
          <w:highlight w:val="white"/>
        </w:rPr>
        <w:t>expression</w:t>
      </w:r>
      <w:r w:rsidRPr="00CD348D">
        <w:rPr>
          <w:highlight w:val="white"/>
        </w:rPr>
        <w:t>.Symbol.Value;</w:t>
      </w:r>
    </w:p>
    <w:p w14:paraId="2BFCA2B2" w14:textId="226D72A8" w:rsidR="006C29C6" w:rsidRDefault="006C29C6" w:rsidP="006C29C6">
      <w:pPr>
        <w:rPr>
          <w:highlight w:val="white"/>
        </w:rPr>
      </w:pPr>
      <w:r>
        <w:rPr>
          <w:highlight w:val="white"/>
        </w:rPr>
        <w:t xml:space="preserve">We </w:t>
      </w:r>
      <w:r w:rsidR="002B152F">
        <w:rPr>
          <w:highlight w:val="white"/>
        </w:rPr>
        <w:t>extract</w:t>
      </w:r>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2052E780" w:rsidR="00CD348D" w:rsidRDefault="00CD348D" w:rsidP="00CD348D">
      <w:pPr>
        <w:pStyle w:val="Code"/>
        <w:rPr>
          <w:highlight w:val="white"/>
        </w:rPr>
      </w:pPr>
      <w:r w:rsidRPr="00CD348D">
        <w:rPr>
          <w:highlight w:val="white"/>
        </w:rPr>
        <w:t xml:space="preserve">    }</w:t>
      </w:r>
    </w:p>
    <w:p w14:paraId="079611F8" w14:textId="77777777" w:rsidR="0097551C" w:rsidRDefault="0097551C" w:rsidP="0097551C">
      <w:pPr>
        <w:pStyle w:val="Rubrik3"/>
        <w:numPr>
          <w:ilvl w:val="2"/>
          <w:numId w:val="120"/>
        </w:numPr>
      </w:pPr>
      <w:bookmarkStart w:id="147" w:name="_Toc53473495"/>
      <w:r>
        <w:t>The Default Statement</w:t>
      </w:r>
      <w:bookmarkEnd w:id="147"/>
    </w:p>
    <w:p w14:paraId="233BFF8F" w14:textId="77777777" w:rsidR="0097551C" w:rsidRDefault="0097551C" w:rsidP="0097551C">
      <w:r>
        <w:t>The default statement have to comply with the following demands:</w:t>
      </w:r>
    </w:p>
    <w:p w14:paraId="4FC7C7B9" w14:textId="77777777" w:rsidR="0097551C" w:rsidRDefault="0097551C" w:rsidP="0097551C">
      <w:pPr>
        <w:pStyle w:val="Liststycke"/>
        <w:numPr>
          <w:ilvl w:val="0"/>
          <w:numId w:val="146"/>
        </w:numPr>
        <w:spacing w:line="256" w:lineRule="auto"/>
      </w:pPr>
      <w:proofErr w:type="spellStart"/>
      <w:r>
        <w:rPr>
          <w:rStyle w:val="CodeInText"/>
        </w:rPr>
        <w:t>Main.m_defaultStack</w:t>
      </w:r>
      <w:proofErr w:type="spellEnd"/>
      <w:r>
        <w:rPr>
          <w:rStyle w:val="CodeInText"/>
        </w:rPr>
        <w:t xml:space="preserve"> </w:t>
      </w:r>
      <w:r>
        <w:t>must not be empty. If it is empty, the default statements misses a surrounding switch statements.</w:t>
      </w:r>
    </w:p>
    <w:p w14:paraId="3E45D594" w14:textId="77777777" w:rsidR="0097551C" w:rsidRDefault="0097551C" w:rsidP="0097551C">
      <w:pPr>
        <w:pStyle w:val="Liststycke"/>
        <w:numPr>
          <w:ilvl w:val="0"/>
          <w:numId w:val="146"/>
        </w:numPr>
        <w:spacing w:line="256" w:lineRule="auto"/>
      </w:pPr>
      <w:r>
        <w:t xml:space="preserve">Since </w:t>
      </w:r>
      <w:proofErr w:type="spellStart"/>
      <w:r>
        <w:rPr>
          <w:rStyle w:val="CodeInText"/>
        </w:rPr>
        <w:t>Main.m_defaultStack</w:t>
      </w:r>
      <w:proofErr w:type="spellEnd"/>
      <w:r>
        <w:rPr>
          <w:rStyle w:val="CodeInText"/>
        </w:rPr>
        <w:t xml:space="preserve"> </w:t>
      </w:r>
      <w:r>
        <w:t xml:space="preserve">is not empty, there is at least one surrounding switch statement. We call </w:t>
      </w:r>
      <w:r>
        <w:rPr>
          <w:rStyle w:val="CodeInText"/>
        </w:rPr>
        <w:t>pop</w:t>
      </w:r>
      <w:r>
        <w:t xml:space="preserve"> to see if the top value is minus one. If it is not, there has already been a default statement in the closest surrounding switch statement. If it is minus one, there has not been </w:t>
      </w:r>
      <w:proofErr w:type="spellStart"/>
      <w:r>
        <w:t>a</w:t>
      </w:r>
      <w:proofErr w:type="spellEnd"/>
      <w:r>
        <w:t xml:space="preserve"> earlier default statement and we push the line number at the beginning of the statement following the default statement. Since the line numbers are numbered from zero, it cannot be minus one.</w:t>
      </w:r>
    </w:p>
    <w:p w14:paraId="07203506" w14:textId="77777777" w:rsidR="0097551C" w:rsidRDefault="0097551C" w:rsidP="0097551C">
      <w:pPr>
        <w:pStyle w:val="CodeHeader"/>
      </w:pPr>
      <w:proofErr w:type="spellStart"/>
      <w:r>
        <w:t>MainParser.gppg</w:t>
      </w:r>
      <w:proofErr w:type="spellEnd"/>
    </w:p>
    <w:p w14:paraId="097E02A8" w14:textId="77777777" w:rsidR="0097551C" w:rsidRPr="0097551C" w:rsidRDefault="0097551C" w:rsidP="0097551C">
      <w:pPr>
        <w:pStyle w:val="Code"/>
        <w:rPr>
          <w:highlight w:val="white"/>
        </w:rPr>
      </w:pPr>
      <w:r w:rsidRPr="0097551C">
        <w:rPr>
          <w:highlight w:val="white"/>
        </w:rPr>
        <w:t xml:space="preserve">  | DEFAULT COLON closed_statement {</w:t>
      </w:r>
    </w:p>
    <w:p w14:paraId="42388AEC" w14:textId="77777777" w:rsidR="0097551C" w:rsidRPr="0097551C" w:rsidRDefault="0097551C" w:rsidP="0097551C">
      <w:pPr>
        <w:pStyle w:val="Code"/>
        <w:rPr>
          <w:highlight w:val="white"/>
        </w:rPr>
      </w:pPr>
      <w:r w:rsidRPr="0097551C">
        <w:rPr>
          <w:highlight w:val="white"/>
        </w:rPr>
        <w:t xml:space="preserve">      $$ = MiddleCodeGenerator.DefaultStatement($3);</w:t>
      </w:r>
    </w:p>
    <w:p w14:paraId="2787DD89" w14:textId="2129CE2C" w:rsidR="0097551C" w:rsidRPr="00CD348D" w:rsidRDefault="0097551C" w:rsidP="00CD348D">
      <w:pPr>
        <w:pStyle w:val="Code"/>
        <w:rPr>
          <w:highlight w:val="white"/>
        </w:rPr>
      </w:pPr>
      <w:r w:rsidRPr="0097551C">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lastRenderedPageBreak/>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4CC3D808" w14:textId="50AC9327" w:rsidR="0097551C" w:rsidRPr="0097551C" w:rsidRDefault="00CD348D" w:rsidP="0097551C">
      <w:pPr>
        <w:pStyle w:val="Code"/>
        <w:rPr>
          <w:highlight w:val="white"/>
        </w:rPr>
      </w:pPr>
      <w:r w:rsidRPr="00CD348D">
        <w:rPr>
          <w:highlight w:val="white"/>
        </w:rPr>
        <w:t xml:space="preserve">    }</w:t>
      </w:r>
    </w:p>
    <w:p w14:paraId="3694DC85" w14:textId="0DE5A9F4" w:rsidR="000D017D" w:rsidRDefault="000D017D" w:rsidP="000D017D">
      <w:pPr>
        <w:pStyle w:val="Rubrik3"/>
        <w:numPr>
          <w:ilvl w:val="2"/>
          <w:numId w:val="120"/>
        </w:numPr>
      </w:pPr>
      <w:bookmarkStart w:id="148" w:name="_Toc53473496"/>
      <w:r>
        <w:t>The While Statement</w:t>
      </w:r>
      <w:bookmarkEnd w:id="148"/>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9755A9">
        <w:rPr>
          <w:rStyle w:val="CodeInText"/>
        </w:rPr>
        <w:t>jump_marker</w:t>
      </w:r>
      <w:proofErr w:type="spellEnd"/>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proofErr w:type="spellStart"/>
      <w:r>
        <w:t>MainParser.gppg</w:t>
      </w:r>
      <w:proofErr w:type="spellEnd"/>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 xml:space="preserve">Similar to the break set stack above, we also need a continue set </w:t>
      </w:r>
      <w:proofErr w:type="spellStart"/>
      <w:r>
        <w:rPr>
          <w:highlight w:val="white"/>
        </w:rPr>
        <w:t>satck</w:t>
      </w:r>
      <w:proofErr w:type="spellEnd"/>
      <w:r>
        <w:rPr>
          <w:highlight w:val="white"/>
        </w:rPr>
        <w:t>.</w:t>
      </w:r>
    </w:p>
    <w:p w14:paraId="4CB7213E" w14:textId="19707767" w:rsidR="008576CD" w:rsidRDefault="008576CD" w:rsidP="00AA5558">
      <w:pPr>
        <w:pStyle w:val="CodeHeader"/>
      </w:pPr>
      <w:proofErr w:type="spellStart"/>
      <w:r>
        <w:t>MiddleCodeGenerator.cs</w:t>
      </w:r>
      <w:proofErr w:type="spellEnd"/>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lastRenderedPageBreak/>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w:t>
      </w:r>
      <w:proofErr w:type="spellStart"/>
      <w:r>
        <w:rPr>
          <w:highlight w:val="white"/>
        </w:rPr>
        <w:t>backpatchar</w:t>
      </w:r>
      <w:proofErr w:type="spellEnd"/>
      <w:r>
        <w:rPr>
          <w:highlight w:val="white"/>
        </w:rPr>
        <w:t xml:space="preserve">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bookmarkStart w:id="149" w:name="_Toc53473497"/>
      <w:r>
        <w:t>The Do Statement</w:t>
      </w:r>
      <w:bookmarkEnd w:id="149"/>
    </w:p>
    <w:p w14:paraId="0C66EB6A" w14:textId="77777777" w:rsidR="00AB1522" w:rsidRDefault="00AB1522" w:rsidP="00AB1522">
      <w: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Default="00AB1522" w:rsidP="00AB1522">
      <w: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Default="0083355E" w:rsidP="0083355E">
      <w:pPr>
        <w:pStyle w:val="CodeHeader"/>
      </w:pPr>
      <w:proofErr w:type="spellStart"/>
      <w:r>
        <w:t>MainParser.cs</w:t>
      </w:r>
      <w:proofErr w:type="spellEnd"/>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proofErr w:type="spellStart"/>
      <w:r>
        <w:t>MiddleCodeGenerator.cs</w:t>
      </w:r>
      <w:proofErr w:type="spellEnd"/>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lastRenderedPageBreak/>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bookmarkStart w:id="150" w:name="_Toc53473498"/>
      <w:r>
        <w:t>The For Statement</w:t>
      </w:r>
      <w:bookmarkEnd w:id="150"/>
    </w:p>
    <w:p w14:paraId="58DDE9F3" w14:textId="77777777" w:rsidR="002E4EB4" w:rsidRDefault="002E4EB4" w:rsidP="002E4EB4">
      <w:r>
        <w:t xml:space="preserve">The </w:t>
      </w:r>
      <w:r>
        <w:rPr>
          <w:rStyle w:val="KeyWord0"/>
        </w:rPr>
        <w:t>for</w:t>
      </w:r>
      <w: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Pr>
          <w:rStyle w:val="CodeInText"/>
        </w:rPr>
        <w:t>jump_marker</w:t>
      </w:r>
      <w:proofErr w:type="spellEnd"/>
      <w: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Default="002E4EB4" w:rsidP="002E4EB4">
      <w:r>
        <w:t>Finally, like the while case, the continue set is backpatched to the beginning of the test expression and the break set is backpatched to the beginning of the statement following the while statement.</w:t>
      </w:r>
    </w:p>
    <w:p w14:paraId="6A965189" w14:textId="002A27C3" w:rsidR="00564E09" w:rsidRDefault="00564E09" w:rsidP="00564E09">
      <w:r>
        <w:t xml:space="preserve">The for statement is more complicated than </w:t>
      </w:r>
      <w:proofErr w:type="spellStart"/>
      <w:r>
        <w:t>the</w:t>
      </w:r>
      <w:proofErr w:type="spellEnd"/>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w:t>
      </w:r>
      <w:proofErr w:type="spellStart"/>
      <w:r>
        <w:t>inf</w:t>
      </w:r>
      <w:r w:rsidR="002F35C1">
        <w:t>initializer</w:t>
      </w:r>
      <w:r>
        <w:t>e</w:t>
      </w:r>
      <w:proofErr w:type="spellEnd"/>
      <w:r>
        <w:t xml:space="preserv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lastRenderedPageBreak/>
        <w:t xml:space="preserve">In the </w:t>
      </w:r>
      <w:r w:rsidRPr="001D46CF">
        <w:rPr>
          <w:rStyle w:val="KeyWord0"/>
          <w:highlight w:val="white"/>
        </w:rPr>
        <w:t>ForStatement</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make </w:t>
      </w:r>
      <w:proofErr w:type="spellStart"/>
      <w:r>
        <w:rPr>
          <w:highlight w:val="white"/>
          <w:lang w:val="sv-SE"/>
        </w:rPr>
        <w:t>difference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short and long list </w:t>
      </w:r>
      <w:proofErr w:type="spellStart"/>
      <w:r>
        <w:rPr>
          <w:highlight w:val="white"/>
          <w:lang w:val="sv-SE"/>
        </w:rPr>
        <w:t>of</w:t>
      </w:r>
      <w:proofErr w:type="spellEnd"/>
      <w:r>
        <w:rPr>
          <w:highlight w:val="white"/>
          <w:lang w:val="sv-SE"/>
        </w:rPr>
        <w:t xml:space="preserve"> the expressions.</w:t>
      </w:r>
      <w:r w:rsidR="001F0552">
        <w:rPr>
          <w:highlight w:val="white"/>
          <w:lang w:val="sv-SE"/>
        </w:rPr>
        <w:t xml:space="preserve"> </w:t>
      </w:r>
      <w:r w:rsidR="003D12F1">
        <w:rPr>
          <w:highlight w:val="white"/>
          <w:lang w:val="sv-SE"/>
        </w:rPr>
        <w:t xml:space="preserve">If the test expression is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want</w:t>
      </w:r>
      <w:proofErr w:type="spellEnd"/>
      <w:r w:rsidR="003D12F1">
        <w:rPr>
          <w:highlight w:val="white"/>
          <w:lang w:val="sv-SE"/>
        </w:rPr>
        <w:t xml:space="preserve"> </w:t>
      </w:r>
      <w:proofErr w:type="spellStart"/>
      <w:r w:rsidR="003D12F1">
        <w:rPr>
          <w:highlight w:val="white"/>
          <w:lang w:val="sv-SE"/>
        </w:rPr>
        <w:t>its</w:t>
      </w:r>
      <w:proofErr w:type="spellEnd"/>
      <w:r w:rsidR="003D12F1">
        <w:rPr>
          <w:highlight w:val="white"/>
          <w:lang w:val="sv-SE"/>
        </w:rPr>
        <w:t xml:space="preserve"> </w:t>
      </w:r>
      <w:proofErr w:type="spellStart"/>
      <w:r w:rsidR="003D12F1">
        <w:rPr>
          <w:highlight w:val="white"/>
          <w:lang w:val="sv-SE"/>
        </w:rPr>
        <w:t>value</w:t>
      </w:r>
      <w:proofErr w:type="spellEnd"/>
      <w:r w:rsidR="003D12F1">
        <w:rPr>
          <w:highlight w:val="white"/>
          <w:lang w:val="sv-SE"/>
        </w:rPr>
        <w:t xml:space="preserve">, and </w:t>
      </w:r>
      <w:proofErr w:type="spellStart"/>
      <w:r w:rsidR="003D12F1">
        <w:rPr>
          <w:highlight w:val="white"/>
          <w:lang w:val="sv-SE"/>
        </w:rPr>
        <w:t>therefore</w:t>
      </w:r>
      <w:proofErr w:type="spellEnd"/>
      <w:r w:rsidR="003D12F1">
        <w:rPr>
          <w:highlight w:val="white"/>
          <w:lang w:val="sv-SE"/>
        </w:rPr>
        <w:t xml:space="preserve"> </w:t>
      </w:r>
      <w:proofErr w:type="spellStart"/>
      <w:r w:rsidR="003D12F1">
        <w:rPr>
          <w:highlight w:val="white"/>
          <w:lang w:val="sv-SE"/>
        </w:rPr>
        <w:t>we</w:t>
      </w:r>
      <w:proofErr w:type="spellEnd"/>
      <w:r w:rsidR="003D12F1">
        <w:rPr>
          <w:highlight w:val="white"/>
          <w:lang w:val="sv-SE"/>
        </w:rPr>
        <w:t xml:space="preserve"> re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its</w:t>
      </w:r>
      <w:proofErr w:type="spellEnd"/>
      <w:r w:rsidR="003D12F1">
        <w:rPr>
          <w:highlight w:val="white"/>
          <w:lang w:val="sv-SE"/>
        </w:rPr>
        <w:t xml:space="preserve"> long list. On the </w:t>
      </w:r>
      <w:proofErr w:type="spellStart"/>
      <w:r w:rsidR="003D12F1">
        <w:rPr>
          <w:highlight w:val="white"/>
          <w:lang w:val="sv-SE"/>
        </w:rPr>
        <w:t>other</w:t>
      </w:r>
      <w:proofErr w:type="spellEnd"/>
      <w:r w:rsidR="003D12F1">
        <w:rPr>
          <w:highlight w:val="white"/>
          <w:lang w:val="sv-SE"/>
        </w:rPr>
        <w:t xml:space="preserve"> hand, </w:t>
      </w:r>
      <w:proofErr w:type="spellStart"/>
      <w:r w:rsidR="003D12F1">
        <w:rPr>
          <w:highlight w:val="white"/>
          <w:lang w:val="sv-SE"/>
        </w:rPr>
        <w:t>if</w:t>
      </w:r>
      <w:proofErr w:type="spellEnd"/>
      <w:r w:rsidR="003D12F1">
        <w:rPr>
          <w:highlight w:val="white"/>
          <w:lang w:val="sv-SE"/>
        </w:rPr>
        <w:t xml:space="preserve"> the </w:t>
      </w:r>
      <w:proofErr w:type="spellStart"/>
      <w:r w:rsidR="002F35C1">
        <w:rPr>
          <w:highlight w:val="white"/>
          <w:lang w:val="sv-SE"/>
        </w:rPr>
        <w:t>initializer</w:t>
      </w:r>
      <w:proofErr w:type="spellEnd"/>
      <w:r w:rsidR="003D12F1">
        <w:rPr>
          <w:highlight w:val="white"/>
          <w:lang w:val="sv-SE"/>
        </w:rPr>
        <w:t xml:space="preserve"> or </w:t>
      </w:r>
      <w:proofErr w:type="spellStart"/>
      <w:r w:rsidR="003D12F1">
        <w:rPr>
          <w:highlight w:val="white"/>
          <w:lang w:val="sv-SE"/>
        </w:rPr>
        <w:t>next</w:t>
      </w:r>
      <w:proofErr w:type="spellEnd"/>
      <w:r w:rsidR="003D12F1">
        <w:rPr>
          <w:highlight w:val="white"/>
          <w:lang w:val="sv-SE"/>
        </w:rPr>
        <w:t xml:space="preserve"> expressions </w:t>
      </w:r>
      <w:proofErr w:type="spellStart"/>
      <w:r w:rsidR="003D12F1">
        <w:rPr>
          <w:highlight w:val="white"/>
          <w:lang w:val="sv-SE"/>
        </w:rPr>
        <w:t>are</w:t>
      </w:r>
      <w:proofErr w:type="spellEnd"/>
      <w:r w:rsidR="003D12F1">
        <w:rPr>
          <w:highlight w:val="white"/>
          <w:lang w:val="sv-SE"/>
        </w:rPr>
        <w:t xml:space="preserve">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are</w:t>
      </w:r>
      <w:proofErr w:type="spellEnd"/>
      <w:r w:rsidR="003D12F1">
        <w:rPr>
          <w:highlight w:val="white"/>
          <w:lang w:val="sv-SE"/>
        </w:rPr>
        <w:t xml:space="preserve"> </w:t>
      </w:r>
      <w:proofErr w:type="spellStart"/>
      <w:r w:rsidR="003D12F1">
        <w:rPr>
          <w:highlight w:val="white"/>
          <w:lang w:val="sv-SE"/>
        </w:rPr>
        <w:t>only</w:t>
      </w:r>
      <w:proofErr w:type="spellEnd"/>
      <w:r w:rsidR="003D12F1">
        <w:rPr>
          <w:highlight w:val="white"/>
          <w:lang w:val="sv-SE"/>
        </w:rPr>
        <w:t xml:space="preserv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their</w:t>
      </w:r>
      <w:proofErr w:type="spellEnd"/>
      <w:r w:rsidR="003D12F1">
        <w:rPr>
          <w:highlight w:val="white"/>
          <w:lang w:val="sv-SE"/>
        </w:rPr>
        <w:t xml:space="preserve"> potential </w:t>
      </w:r>
      <w:proofErr w:type="spellStart"/>
      <w:r w:rsidR="003D12F1">
        <w:rPr>
          <w:highlight w:val="white"/>
          <w:lang w:val="sv-SE"/>
        </w:rPr>
        <w:t>side</w:t>
      </w:r>
      <w:proofErr w:type="spellEnd"/>
      <w:r w:rsidR="003D12F1">
        <w:rPr>
          <w:highlight w:val="white"/>
          <w:lang w:val="sv-SE"/>
        </w:rPr>
        <w:t xml:space="preserve"> effekts.</w:t>
      </w:r>
    </w:p>
    <w:p w14:paraId="7BD65007" w14:textId="6CAA7A1E" w:rsidR="006737CD" w:rsidRDefault="006737CD" w:rsidP="006737CD">
      <w:pPr>
        <w:pStyle w:val="CodeHeader"/>
        <w:rPr>
          <w:highlight w:val="white"/>
          <w:lang w:val="sv-SE"/>
        </w:rPr>
      </w:pPr>
      <w:proofErr w:type="spellStart"/>
      <w:r>
        <w:rPr>
          <w:highlight w:val="white"/>
          <w:lang w:val="sv-SE"/>
        </w:rPr>
        <w:t>MiddleCodeGenerator.cs</w:t>
      </w:r>
      <w:proofErr w:type="spellEnd"/>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lastRenderedPageBreak/>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bookmarkStart w:id="151" w:name="_Toc53473499"/>
      <w:r>
        <w:t xml:space="preserve">Label and </w:t>
      </w:r>
      <w:proofErr w:type="spellStart"/>
      <w:r>
        <w:t>Goto</w:t>
      </w:r>
      <w:proofErr w:type="spellEnd"/>
      <w:r>
        <w:t xml:space="preserve"> Statement</w:t>
      </w:r>
      <w:bookmarkEnd w:id="151"/>
    </w:p>
    <w:p w14:paraId="3D4A6642" w14:textId="0A759161" w:rsidR="009845B3" w:rsidRPr="00B41019" w:rsidRDefault="009845B3" w:rsidP="009845B3">
      <w:r>
        <w:t xml:space="preserve">The label statement is quite simple, we just add the name of the label together with the line number of the beginning of the statement following the label to </w:t>
      </w:r>
      <w:proofErr w:type="spellStart"/>
      <w:r>
        <w:t>Main.LabelMap</w:t>
      </w:r>
      <w:proofErr w:type="spellEnd"/>
      <w:r>
        <w:t xml:space="preserve"> and check that the label has not been added already. The labels are used as targets of</w:t>
      </w:r>
      <w:r w:rsidR="002D6FCA">
        <w:t xml:space="preserve"> the</w:t>
      </w:r>
      <w:r>
        <w:t xml:space="preserve"> </w:t>
      </w:r>
      <w:r w:rsidRPr="002D6FCA">
        <w:rPr>
          <w:rStyle w:val="KeyWord0"/>
        </w:rPr>
        <w:t>goto</w:t>
      </w:r>
      <w:r>
        <w:t xml:space="preserve"> statements.</w:t>
      </w:r>
      <w:r w:rsidR="002D6FCA">
        <w:rPr>
          <w:rStyle w:val="Fotnotsreferens"/>
        </w:rPr>
        <w:footnoteReference w:id="2"/>
      </w:r>
    </w:p>
    <w:p w14:paraId="786481CA" w14:textId="537F5369" w:rsidR="00932FB0" w:rsidRDefault="00932FB0" w:rsidP="00932FB0">
      <w:pPr>
        <w:pStyle w:val="CodeHeader"/>
      </w:pPr>
      <w:proofErr w:type="spellStart"/>
      <w:r>
        <w:t>MainParser.cs</w:t>
      </w:r>
      <w:proofErr w:type="spellEnd"/>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proofErr w:type="spellStart"/>
      <w:r>
        <w:t>MiddleCodeGenerator.cs</w:t>
      </w:r>
      <w:proofErr w:type="spellEnd"/>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w:t>
      </w:r>
      <w:proofErr w:type="spellStart"/>
      <w:r>
        <w:t>goto</w:t>
      </w:r>
      <w:proofErr w:type="spellEnd"/>
      <w:r>
        <w:t xml:space="preserve"> set map</w:t>
      </w:r>
      <w:r w:rsidR="00567F5C">
        <w:t xml:space="preserve"> </w:t>
      </w:r>
      <w:r w:rsidR="00567F5C" w:rsidRPr="00567F5C">
        <w:rPr>
          <w:rStyle w:val="KeyWord0"/>
          <w:highlight w:val="white"/>
        </w:rPr>
        <w:t>m_gotoSetMap</w:t>
      </w:r>
      <w:r>
        <w:t xml:space="preserve"> </w:t>
      </w:r>
      <w:r w:rsidR="00567F5C">
        <w:t xml:space="preserve">with the label name as key and the </w:t>
      </w:r>
      <w:proofErr w:type="spellStart"/>
      <w:r w:rsidR="00567F5C">
        <w:t>goto</w:t>
      </w:r>
      <w:proofErr w:type="spellEnd"/>
      <w:r w:rsidR="00567F5C">
        <w:t xml:space="preserve"> middle code instruction as value.</w:t>
      </w:r>
      <w:r>
        <w:t xml:space="preserve"> </w:t>
      </w:r>
    </w:p>
    <w:p w14:paraId="34FCB677" w14:textId="77777777" w:rsidR="004006F9" w:rsidRDefault="004006F9" w:rsidP="004006F9">
      <w:pPr>
        <w:pStyle w:val="Code"/>
        <w:rPr>
          <w:highlight w:val="white"/>
        </w:rPr>
      </w:pPr>
      <w:r w:rsidRPr="002B02D5">
        <w:rPr>
          <w:highlight w:val="white"/>
        </w:rPr>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 xml:space="preserve">start by adding middle code holding a </w:t>
      </w:r>
      <w:proofErr w:type="spellStart"/>
      <w:r w:rsidR="00D371A3">
        <w:rPr>
          <w:highlight w:val="white"/>
        </w:rPr>
        <w:t>goto</w:t>
      </w:r>
      <w:proofErr w:type="spellEnd"/>
      <w:r w:rsidR="00D371A3">
        <w:rPr>
          <w:highlight w:val="white"/>
        </w:rPr>
        <w:t xml:space="preserve">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lastRenderedPageBreak/>
        <w:t>If the label name</w:t>
      </w:r>
      <w:r w:rsidR="00757F3E">
        <w:rPr>
          <w:highlight w:val="white"/>
        </w:rPr>
        <w:t xml:space="preserve"> is</w:t>
      </w:r>
      <w:r>
        <w:rPr>
          <w:highlight w:val="white"/>
        </w:rPr>
        <w:t xml:space="preserve"> already a key in the </w:t>
      </w:r>
      <w:proofErr w:type="spellStart"/>
      <w:r>
        <w:rPr>
          <w:highlight w:val="white"/>
        </w:rPr>
        <w:t>goto</w:t>
      </w:r>
      <w:proofErr w:type="spellEnd"/>
      <w:r>
        <w:rPr>
          <w:highlight w:val="white"/>
        </w:rPr>
        <w:t xml:space="preserve"> set map, we </w:t>
      </w:r>
      <w:r w:rsidR="00C04A59">
        <w:rPr>
          <w:highlight w:val="white"/>
        </w:rPr>
        <w:t xml:space="preserve">look up the </w:t>
      </w:r>
      <w:proofErr w:type="spellStart"/>
      <w:r w:rsidR="00C04A59">
        <w:rPr>
          <w:highlight w:val="white"/>
        </w:rPr>
        <w:t>goto</w:t>
      </w:r>
      <w:proofErr w:type="spellEnd"/>
      <w:r w:rsidR="00C04A59">
        <w:rPr>
          <w:highlight w:val="white"/>
        </w:rPr>
        <w:t xml:space="preserve"> set and a the </w:t>
      </w:r>
      <w:proofErr w:type="spellStart"/>
      <w:r w:rsidR="00C04A59">
        <w:rPr>
          <w:highlight w:val="white"/>
        </w:rPr>
        <w:t>goto</w:t>
      </w:r>
      <w:proofErr w:type="spellEnd"/>
      <w:r w:rsidR="00C04A59">
        <w:rPr>
          <w:highlight w:val="white"/>
        </w:rPr>
        <w:t xml:space="preserve">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w:t>
      </w:r>
      <w:proofErr w:type="spellStart"/>
      <w:r>
        <w:rPr>
          <w:highlight w:val="white"/>
        </w:rPr>
        <w:t>goto</w:t>
      </w:r>
      <w:proofErr w:type="spellEnd"/>
      <w:r>
        <w:rPr>
          <w:highlight w:val="white"/>
        </w:rPr>
        <w:t xml:space="preserve"> set map, we create a new </w:t>
      </w:r>
      <w:proofErr w:type="spellStart"/>
      <w:r>
        <w:rPr>
          <w:highlight w:val="white"/>
        </w:rPr>
        <w:t>goto</w:t>
      </w:r>
      <w:proofErr w:type="spellEnd"/>
      <w:r>
        <w:rPr>
          <w:highlight w:val="white"/>
        </w:rPr>
        <w:t xml:space="preserve"> set to which we add the </w:t>
      </w:r>
      <w:proofErr w:type="spellStart"/>
      <w:r>
        <w:rPr>
          <w:highlight w:val="white"/>
        </w:rPr>
        <w:t>goto</w:t>
      </w:r>
      <w:proofErr w:type="spellEnd"/>
      <w:r>
        <w:rPr>
          <w:highlight w:val="white"/>
        </w:rPr>
        <w:t xml:space="preserve"> instruction, and then we add the label name and </w:t>
      </w:r>
      <w:proofErr w:type="spellStart"/>
      <w:r>
        <w:rPr>
          <w:highlight w:val="white"/>
        </w:rPr>
        <w:t>goto</w:t>
      </w:r>
      <w:proofErr w:type="spellEnd"/>
      <w:r>
        <w:rPr>
          <w:highlight w:val="white"/>
        </w:rPr>
        <w:t xml:space="preserve"> set to the </w:t>
      </w:r>
      <w:proofErr w:type="spellStart"/>
      <w:r>
        <w:rPr>
          <w:highlight w:val="white"/>
        </w:rPr>
        <w:t>the</w:t>
      </w:r>
      <w:proofErr w:type="spellEnd"/>
      <w:r>
        <w:rPr>
          <w:highlight w:val="white"/>
        </w:rPr>
        <w:t xml:space="preserve"> </w:t>
      </w:r>
      <w:proofErr w:type="spellStart"/>
      <w:r>
        <w:rPr>
          <w:highlight w:val="white"/>
        </w:rPr>
        <w:t>goto</w:t>
      </w:r>
      <w:proofErr w:type="spellEnd"/>
      <w:r>
        <w:rPr>
          <w:highlight w:val="white"/>
        </w:rPr>
        <w:t xml:space="preserve"> set map. </w:t>
      </w:r>
      <w:r w:rsidR="009B4D10">
        <w:rPr>
          <w:highlight w:val="white"/>
        </w:rPr>
        <w:t xml:space="preserve">This situation occurs </w:t>
      </w:r>
      <w:r w:rsidR="004919A7">
        <w:rPr>
          <w:highlight w:val="white"/>
        </w:rPr>
        <w:t xml:space="preserve">when we encounter the </w:t>
      </w:r>
      <w:proofErr w:type="spellStart"/>
      <w:r w:rsidR="004919A7">
        <w:rPr>
          <w:highlight w:val="white"/>
        </w:rPr>
        <w:t>the</w:t>
      </w:r>
      <w:proofErr w:type="spellEnd"/>
      <w:r w:rsidR="004919A7">
        <w:rPr>
          <w:highlight w:val="white"/>
        </w:rPr>
        <w:t xml:space="preserv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 xml:space="preserve">ith the </w:t>
      </w:r>
      <w:proofErr w:type="spellStart"/>
      <w:r w:rsidR="005441CF">
        <w:rPr>
          <w:highlight w:val="white"/>
        </w:rPr>
        <w:t>goto</w:t>
      </w:r>
      <w:proofErr w:type="spellEnd"/>
      <w:r w:rsidR="005441CF">
        <w:rPr>
          <w:highlight w:val="white"/>
        </w:rPr>
        <w:t xml:space="preserve">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 xml:space="preserve">Its iterates through the </w:t>
      </w:r>
      <w:proofErr w:type="spellStart"/>
      <w:r w:rsidR="00CD3573">
        <w:rPr>
          <w:highlight w:val="white"/>
        </w:rPr>
        <w:t>goto</w:t>
      </w:r>
      <w:proofErr w:type="spellEnd"/>
      <w:r w:rsidR="00CD3573">
        <w:rPr>
          <w:highlight w:val="white"/>
        </w:rPr>
        <w:t xml:space="preserve"> set map</w:t>
      </w:r>
      <w:r w:rsidR="00535E66">
        <w:rPr>
          <w:highlight w:val="white"/>
        </w:rPr>
        <w:t xml:space="preserve"> and, for each label name, we look up the label middle code instruction and backpatch the </w:t>
      </w:r>
      <w:proofErr w:type="spellStart"/>
      <w:r w:rsidR="00535E66">
        <w:rPr>
          <w:highlight w:val="white"/>
        </w:rPr>
        <w:t>goto</w:t>
      </w:r>
      <w:proofErr w:type="spellEnd"/>
      <w:r w:rsidR="00535E66">
        <w:rPr>
          <w:highlight w:val="white"/>
        </w:rPr>
        <w:t xml:space="preserve">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 xml:space="preserve">a key in the label map, we have a </w:t>
      </w:r>
      <w:proofErr w:type="spellStart"/>
      <w:r w:rsidR="00DD2FB6">
        <w:rPr>
          <w:highlight w:val="white"/>
        </w:rPr>
        <w:t>goto</w:t>
      </w:r>
      <w:proofErr w:type="spellEnd"/>
      <w:r w:rsidR="00DD2FB6">
        <w:rPr>
          <w:highlight w:val="white"/>
        </w:rPr>
        <w:t xml:space="preserve">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bookmarkStart w:id="152" w:name="_Toc53473500"/>
      <w:r>
        <w:t>Return Statement</w:t>
      </w:r>
      <w:bookmarkEnd w:id="152"/>
    </w:p>
    <w:p w14:paraId="57E8894B" w14:textId="77777777" w:rsidR="00B57EC7" w:rsidRDefault="001B22B5" w:rsidP="00017213">
      <w:pPr>
        <w:rPr>
          <w:lang w:val="sv-SE"/>
        </w:rPr>
      </w:pPr>
      <w:r>
        <w:rPr>
          <w:highlight w:val="white"/>
          <w:lang w:val="sv-SE"/>
        </w:rPr>
        <w:t xml:space="preserve">The </w:t>
      </w:r>
      <w:proofErr w:type="spellStart"/>
      <w:r>
        <w:rPr>
          <w:highlight w:val="white"/>
          <w:lang w:val="sv-SE"/>
        </w:rPr>
        <w:t>return</w:t>
      </w:r>
      <w:proofErr w:type="spellEnd"/>
      <w:r>
        <w:rPr>
          <w:highlight w:val="white"/>
          <w:lang w:val="sv-SE"/>
        </w:rPr>
        <w:t xml:space="preserve"> </w:t>
      </w:r>
      <w:proofErr w:type="spellStart"/>
      <w:r>
        <w:rPr>
          <w:highlight w:val="white"/>
          <w:lang w:val="sv-SE"/>
        </w:rPr>
        <w:t>statement</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sidR="00A7245A">
        <w:rPr>
          <w:highlight w:val="white"/>
          <w:lang w:val="sv-SE"/>
        </w:rPr>
        <w:t>have</w:t>
      </w:r>
      <w:proofErr w:type="spellEnd"/>
      <w:r w:rsidR="00A7245A">
        <w:rPr>
          <w:highlight w:val="white"/>
          <w:lang w:val="sv-SE"/>
        </w:rPr>
        <w:t xml:space="preserve"> an </w:t>
      </w:r>
      <w:proofErr w:type="spellStart"/>
      <w:r w:rsidR="00A7245A">
        <w:rPr>
          <w:highlight w:val="white"/>
          <w:lang w:val="sv-SE"/>
        </w:rPr>
        <w:t>optional</w:t>
      </w:r>
      <w:proofErr w:type="spellEnd"/>
      <w:r w:rsidR="00A7245A">
        <w:rPr>
          <w:highlight w:val="white"/>
          <w:lang w:val="sv-SE"/>
        </w:rPr>
        <w:t xml:space="preserve"> expression.</w:t>
      </w:r>
    </w:p>
    <w:p w14:paraId="7F53F331" w14:textId="0EE7DAF7" w:rsidR="00017213" w:rsidRDefault="00017213" w:rsidP="00017213">
      <w:r>
        <w:t xml:space="preserve">The </w:t>
      </w:r>
      <w:proofErr w:type="spellStart"/>
      <w:r>
        <w:rPr>
          <w:rStyle w:val="CodeInText"/>
        </w:rPr>
        <w:t>generateReturnStatement</w:t>
      </w:r>
      <w:proofErr w:type="spellEnd"/>
      <w:r>
        <w:t xml:space="preserve"> method is </w:t>
      </w:r>
      <w:proofErr w:type="spellStart"/>
      <w:r>
        <w:t>surprisely</w:t>
      </w:r>
      <w:proofErr w:type="spellEnd"/>
      <w:r>
        <w:t xml:space="preserve"> complicated, which due to the fact the return statement shall be interpreted as an exit statement in case of the main function.</w:t>
      </w:r>
    </w:p>
    <w:p w14:paraId="36F34C12" w14:textId="77777777" w:rsidR="00B57EC7" w:rsidRDefault="00B57EC7" w:rsidP="00B57EC7">
      <w: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Default="00B57EC7" w:rsidP="00B57EC7">
      <w:r>
        <w:t xml:space="preserve">If the </w:t>
      </w:r>
      <w:proofErr w:type="spellStart"/>
      <w:r>
        <w:t>sorrounding</w:t>
      </w:r>
      <w:proofErr w:type="spellEnd"/>
      <w:r>
        <w:t xml:space="preserve">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Default="00B57EC7" w:rsidP="00B57EC7">
      <w:r>
        <w:t xml:space="preserve">If the surrounding function is the </w:t>
      </w:r>
      <w:r>
        <w:rPr>
          <w:rStyle w:val="CodeInText"/>
        </w:rPr>
        <w:t>main</w:t>
      </w:r>
      <w:r>
        <w:t xml:space="preserve"> function, we cast the return expression to a signed short integer, since we already checked that </w:t>
      </w:r>
      <w:r>
        <w:rPr>
          <w:rStyle w:val="CodeInText"/>
        </w:rPr>
        <w:t>main</w:t>
      </w:r>
      <w:r>
        <w:t xml:space="preserve"> does not return </w:t>
      </w:r>
      <w:r>
        <w:rPr>
          <w:rStyle w:val="CodeInText"/>
        </w:rPr>
        <w:t>void</w:t>
      </w:r>
      <w:r>
        <w:t xml:space="preserve">, it has to return an integral type. If the surrounding </w:t>
      </w:r>
      <w:r>
        <w:lastRenderedPageBreak/>
        <w:t xml:space="preserve">function is not </w:t>
      </w:r>
      <w:r>
        <w:rPr>
          <w:rStyle w:val="CodeInText"/>
        </w:rPr>
        <w:t>main</w:t>
      </w:r>
      <w: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Default="00B57EC7" w:rsidP="00B57EC7">
      <w:r>
        <w:t xml:space="preserve">On the other hand, if there is no return expression we check that the surrounding function returns </w:t>
      </w:r>
      <w:r>
        <w:rPr>
          <w:rStyle w:val="CodeInText"/>
        </w:rPr>
        <w:t>void</w:t>
      </w:r>
      <w:r>
        <w:t xml:space="preserve">. If it is the main function, we add the </w:t>
      </w:r>
      <w:r>
        <w:rPr>
          <w:rStyle w:val="CodeInText"/>
        </w:rPr>
        <w:t>exit</w:t>
      </w:r>
      <w:r>
        <w:t xml:space="preserve"> middle code instruction with argument zero. If it is not, we just add the </w:t>
      </w:r>
      <w:r>
        <w:rPr>
          <w:rStyle w:val="CodeInText"/>
        </w:rPr>
        <w:t>return</w:t>
      </w:r>
      <w:r>
        <w:t xml:space="preserve"> middle code instruction without precede it with the setting of a return value.</w:t>
      </w:r>
    </w:p>
    <w:p w14:paraId="57CF0D52" w14:textId="2BBDCB2F" w:rsidR="00AC571D" w:rsidRDefault="00AC571D" w:rsidP="00AC571D">
      <w:pPr>
        <w:pStyle w:val="CodeHeader"/>
      </w:pPr>
      <w:proofErr w:type="spellStart"/>
      <w:r>
        <w:t>MainParser.cs</w:t>
      </w:r>
      <w:proofErr w:type="spellEnd"/>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to </w:t>
      </w:r>
      <w:proofErr w:type="spellStart"/>
      <w:r>
        <w:rPr>
          <w:highlight w:val="white"/>
          <w:lang w:val="sv-SE"/>
        </w:rPr>
        <w:t>regard</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an expression</w:t>
      </w:r>
      <w:r w:rsidR="00216396">
        <w:rPr>
          <w:highlight w:val="white"/>
          <w:lang w:val="sv-SE"/>
        </w:rPr>
        <w:t xml:space="preserve"> and </w:t>
      </w:r>
      <w:proofErr w:type="spellStart"/>
      <w:r w:rsidR="00216396">
        <w:rPr>
          <w:highlight w:val="white"/>
          <w:lang w:val="sv-SE"/>
        </w:rPr>
        <w:t>whether</w:t>
      </w:r>
      <w:proofErr w:type="spellEnd"/>
      <w:r w:rsidR="00216396">
        <w:rPr>
          <w:highlight w:val="white"/>
          <w:lang w:val="sv-SE"/>
        </w:rPr>
        <w:t xml:space="preserve"> the </w:t>
      </w:r>
      <w:proofErr w:type="spellStart"/>
      <w:r w:rsidR="00216396">
        <w:rPr>
          <w:highlight w:val="white"/>
          <w:lang w:val="sv-SE"/>
        </w:rPr>
        <w:t>return</w:t>
      </w:r>
      <w:proofErr w:type="spellEnd"/>
      <w:r w:rsidR="00216396">
        <w:rPr>
          <w:highlight w:val="white"/>
          <w:lang w:val="sv-SE"/>
        </w:rPr>
        <w:t xml:space="preserve"> </w:t>
      </w:r>
      <w:proofErr w:type="spellStart"/>
      <w:r w:rsidR="00216396">
        <w:rPr>
          <w:highlight w:val="white"/>
          <w:lang w:val="sv-SE"/>
        </w:rPr>
        <w:t>statement</w:t>
      </w:r>
      <w:proofErr w:type="spellEnd"/>
      <w:r w:rsidR="00216396">
        <w:rPr>
          <w:highlight w:val="white"/>
          <w:lang w:val="sv-SE"/>
        </w:rPr>
        <w:t xml:space="preserve"> is </w:t>
      </w:r>
      <w:proofErr w:type="spellStart"/>
      <w:r w:rsidR="00216396">
        <w:rPr>
          <w:highlight w:val="white"/>
          <w:lang w:val="sv-SE"/>
        </w:rPr>
        <w:t>located</w:t>
      </w:r>
      <w:proofErr w:type="spellEnd"/>
      <w:r w:rsidR="00216396">
        <w:rPr>
          <w:highlight w:val="white"/>
          <w:lang w:val="sv-SE"/>
        </w:rPr>
        <w:t xml:space="preserve"> inside the </w:t>
      </w:r>
      <w:proofErr w:type="spellStart"/>
      <w:r w:rsidR="00216396">
        <w:rPr>
          <w:highlight w:val="white"/>
          <w:lang w:val="sv-SE"/>
        </w:rPr>
        <w:t>main</w:t>
      </w:r>
      <w:proofErr w:type="spellEnd"/>
      <w:r w:rsidR="00216396">
        <w:rPr>
          <w:highlight w:val="white"/>
          <w:lang w:val="sv-SE"/>
        </w:rPr>
        <w:t xml:space="preserve"> </w:t>
      </w:r>
      <w:proofErr w:type="spellStart"/>
      <w:r w:rsidR="00216396">
        <w:rPr>
          <w:highlight w:val="white"/>
          <w:lang w:val="sv-SE"/>
        </w:rPr>
        <w:t>function</w:t>
      </w:r>
      <w:proofErr w:type="spellEnd"/>
      <w:r w:rsidR="00216396">
        <w:rPr>
          <w:highlight w:val="white"/>
          <w:lang w:val="sv-SE"/>
        </w:rPr>
        <w:t>.</w:t>
      </w:r>
      <w:r w:rsidR="007A1B82">
        <w:rPr>
          <w:highlight w:val="white"/>
          <w:lang w:val="sv-SE"/>
        </w:rPr>
        <w:t xml:space="preserve"> </w:t>
      </w:r>
    </w:p>
    <w:p w14:paraId="2B289E38" w14:textId="09D92B51" w:rsidR="00AC571D" w:rsidRDefault="00AC571D" w:rsidP="00AC571D">
      <w:pPr>
        <w:pStyle w:val="CodeHeader"/>
      </w:pPr>
      <w:proofErr w:type="spellStart"/>
      <w:r>
        <w:t>MiddleCodeGenerator.cs</w:t>
      </w:r>
      <w:proofErr w:type="spellEnd"/>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266DBC30" w14:textId="77777777" w:rsidR="005762AE" w:rsidRPr="00AC571D" w:rsidRDefault="005762AE" w:rsidP="005762AE">
      <w:pPr>
        <w:rPr>
          <w:highlight w:val="white"/>
        </w:rPr>
      </w:pPr>
      <w:r>
        <w:rPr>
          <w:highlight w:val="white"/>
        </w:rPr>
        <w:t>If the function is not the main function, we return the value of the expression.</w:t>
      </w:r>
    </w:p>
    <w:p w14:paraId="3907E238" w14:textId="77777777" w:rsidR="005762AE" w:rsidRDefault="005762AE" w:rsidP="005762AE">
      <w:pPr>
        <w:pStyle w:val="Code"/>
        <w:rPr>
          <w:highlight w:val="white"/>
        </w:rPr>
      </w:pPr>
      <w:r w:rsidRPr="005762AE">
        <w:rPr>
          <w:highlight w:val="white"/>
        </w:rPr>
        <w:t xml:space="preserve">        AddMiddleCode(codeList, MiddleOperator.Return,</w:t>
      </w:r>
    </w:p>
    <w:p w14:paraId="1C80F730" w14:textId="711DFAF2" w:rsidR="005762AE" w:rsidRPr="005762AE" w:rsidRDefault="005762AE" w:rsidP="005762AE">
      <w:pPr>
        <w:pStyle w:val="Code"/>
        <w:rPr>
          <w:highlight w:val="white"/>
        </w:rPr>
      </w:pPr>
      <w:r>
        <w:rPr>
          <w:highlight w:val="white"/>
        </w:rPr>
        <w:t xml:space="preserve">                     </w:t>
      </w:r>
      <w:r w:rsidRPr="005762AE">
        <w:rPr>
          <w:highlight w:val="white"/>
        </w:rPr>
        <w:t xml:space="preserve"> null, expression.Symbol);</w:t>
      </w:r>
    </w:p>
    <w:p w14:paraId="4B8188B5" w14:textId="56CA1781" w:rsidR="00AC571D" w:rsidRPr="005762AE" w:rsidRDefault="00AC571D" w:rsidP="005762AE">
      <w:pPr>
        <w:pStyle w:val="Code"/>
        <w:rPr>
          <w:highlight w:val="white"/>
        </w:rPr>
      </w:pPr>
      <w:r w:rsidRPr="005762AE">
        <w:rPr>
          <w:highlight w:val="white"/>
        </w:rPr>
        <w:t xml:space="preserve">      }</w:t>
      </w:r>
    </w:p>
    <w:p w14:paraId="21F49FCF" w14:textId="17CB6E12"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w:t>
      </w:r>
      <w:r w:rsidR="00430DF5">
        <w:rPr>
          <w:highlight w:val="white"/>
        </w:rPr>
        <w:t>,</w:t>
      </w:r>
      <w:r w:rsidR="0058319B">
        <w:rPr>
          <w:highlight w:val="white"/>
        </w:rPr>
        <w:t xml:space="preserve">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6FCEF40C" w14:textId="77777777" w:rsidR="00CB4B89" w:rsidRPr="00CB4B89" w:rsidRDefault="00CB4B89" w:rsidP="00CB4B89">
      <w:pPr>
        <w:pStyle w:val="Code"/>
        <w:rPr>
          <w:highlight w:val="white"/>
        </w:rPr>
      </w:pPr>
      <w:r w:rsidRPr="00CB4B89">
        <w:rPr>
          <w:highlight w:val="white"/>
        </w:rPr>
        <w:t xml:space="preserve">        AddMiddleCode(codeList, MiddleOperator.Return);</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bookmarkStart w:id="153" w:name="_Toc53473501"/>
      <w:r w:rsidRPr="00866410">
        <w:lastRenderedPageBreak/>
        <w:t>Optional</w:t>
      </w:r>
      <w:r>
        <w:t xml:space="preserve"> Expression Statement</w:t>
      </w:r>
      <w:bookmarkEnd w:id="153"/>
    </w:p>
    <w:p w14:paraId="5E863082" w14:textId="4275A904" w:rsidR="00866410" w:rsidRDefault="00866410" w:rsidP="00866410">
      <w:r>
        <w:t>A statement can also be made up by an optional expression; that is, the statement is an expression followed by a semicolon, or simply a semicolon.</w:t>
      </w:r>
    </w:p>
    <w:p w14:paraId="5C6AAE1E" w14:textId="27B087E2" w:rsidR="006A7B9E" w:rsidRDefault="006A7B9E" w:rsidP="006A7B9E">
      <w:r>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fldChar w:fldCharType="begin"/>
      </w:r>
      <w:r>
        <w:instrText xml:space="preserve"> REF _Ref417813097 \r \h </w:instrText>
      </w:r>
      <w:r>
        <w:fldChar w:fldCharType="separate"/>
      </w:r>
      <w:r w:rsidR="00D46DBD">
        <w:t>7</w:t>
      </w:r>
      <w:r>
        <w:fldChar w:fldCharType="end"/>
      </w:r>
      <w:r>
        <w:t>.</w:t>
      </w:r>
    </w:p>
    <w:p w14:paraId="5CFFC49D" w14:textId="77777777" w:rsidR="00866410" w:rsidRDefault="00866410" w:rsidP="00866410">
      <w:pPr>
        <w:pStyle w:val="CodeHeader"/>
        <w:rPr>
          <w:highlight w:val="white"/>
          <w:lang w:val="sv-SE"/>
        </w:rPr>
      </w:pPr>
      <w:proofErr w:type="spellStart"/>
      <w:r>
        <w:rPr>
          <w:highlight w:val="white"/>
          <w:lang w:val="sv-SE"/>
        </w:rPr>
        <w:t>MainParser.gppg</w:t>
      </w:r>
      <w:proofErr w:type="spellEnd"/>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proofErr w:type="spellStart"/>
      <w:r>
        <w:t>MiddleCodeGenerator.cs</w:t>
      </w:r>
      <w:proofErr w:type="spellEnd"/>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bookmarkStart w:id="154" w:name="_Toc53473502"/>
      <w:r>
        <w:t>Block Statement</w:t>
      </w:r>
      <w:bookmarkEnd w:id="154"/>
    </w:p>
    <w:p w14:paraId="00836A31" w14:textId="438E8691"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DCD3ED8" w14:textId="50700BD5" w:rsidR="00FC1185" w:rsidRDefault="00FC1185" w:rsidP="004D298F">
      <w: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Default="002C67F5" w:rsidP="002C67F5">
      <w:pPr>
        <w:pStyle w:val="CodeHeader"/>
      </w:pPr>
      <w:proofErr w:type="spellStart"/>
      <w:r>
        <w:t>MainParser.cs</w:t>
      </w:r>
      <w:proofErr w:type="spellEnd"/>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lastRenderedPageBreak/>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bookmarkStart w:id="155" w:name="_Toc53473503"/>
      <w:r>
        <w:t>Declaration Statement</w:t>
      </w:r>
      <w:bookmarkEnd w:id="155"/>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proofErr w:type="spellStart"/>
      <w:r>
        <w:t>MainParser.cs</w:t>
      </w:r>
      <w:proofErr w:type="spellEnd"/>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0A738E58" w14:textId="77777777" w:rsidR="00017213" w:rsidRDefault="00017213" w:rsidP="00017213">
      <w:pPr>
        <w:pStyle w:val="Rubrik3"/>
        <w:tabs>
          <w:tab w:val="num" w:pos="360"/>
        </w:tabs>
      </w:pPr>
      <w:bookmarkStart w:id="156" w:name="_Toc53473504"/>
      <w:r>
        <w:t>Jump Register Statements</w:t>
      </w:r>
      <w:bookmarkEnd w:id="156"/>
    </w:p>
    <w:p w14:paraId="0E286EA8" w14:textId="77777777" w:rsidR="00017213" w:rsidRDefault="00017213" w:rsidP="00017213">
      <w:r>
        <w:t>When performing a call to a function which address is stored in a pointer variables we need to store the address in a register and jump to that register.</w:t>
      </w:r>
    </w:p>
    <w:p w14:paraId="4029EEB6" w14:textId="77777777" w:rsidR="00017213" w:rsidRDefault="00017213" w:rsidP="00017213">
      <w:pPr>
        <w:pStyle w:val="CodeHeader"/>
      </w:pPr>
      <w:proofErr w:type="spellStart"/>
      <w:r>
        <w:t>MainParser.gppg</w:t>
      </w:r>
      <w:proofErr w:type="spellEnd"/>
    </w:p>
    <w:p w14:paraId="7D7578A4" w14:textId="77777777" w:rsidR="008F3C6A" w:rsidRPr="008F3C6A" w:rsidRDefault="008F3C6A" w:rsidP="008F3C6A">
      <w:pPr>
        <w:pStyle w:val="Code"/>
        <w:rPr>
          <w:highlight w:val="white"/>
        </w:rPr>
      </w:pPr>
      <w:r w:rsidRPr="008F3C6A">
        <w:rPr>
          <w:highlight w:val="white"/>
        </w:rPr>
        <w:t xml:space="preserve">  | JUMP_REGISTER LEFT_PARENTHESIS REGISTER_NAME RIGHT_PARENTHESIS SEMICOLON {</w:t>
      </w:r>
    </w:p>
    <w:p w14:paraId="1EA21814" w14:textId="77777777" w:rsidR="008F3C6A" w:rsidRPr="008F3C6A" w:rsidRDefault="008F3C6A" w:rsidP="008F3C6A">
      <w:pPr>
        <w:pStyle w:val="Code"/>
        <w:rPr>
          <w:highlight w:val="white"/>
        </w:rPr>
      </w:pPr>
      <w:r w:rsidRPr="008F3C6A">
        <w:rPr>
          <w:highlight w:val="white"/>
        </w:rPr>
        <w:t xml:space="preserve">      $$ = MiddleCodeGenerator.JumpRegisterStatement($3);</w:t>
      </w:r>
    </w:p>
    <w:p w14:paraId="4B826B57" w14:textId="77777777" w:rsidR="008F3C6A" w:rsidRPr="008F3C6A" w:rsidRDefault="008F3C6A" w:rsidP="008F3C6A">
      <w:pPr>
        <w:pStyle w:val="Code"/>
        <w:rPr>
          <w:highlight w:val="white"/>
        </w:rPr>
      </w:pPr>
      <w:r w:rsidRPr="008F3C6A">
        <w:rPr>
          <w:highlight w:val="white"/>
        </w:rPr>
        <w:t xml:space="preserve">    }</w:t>
      </w:r>
    </w:p>
    <w:p w14:paraId="75FA7903" w14:textId="73C38DF9" w:rsidR="00017213" w:rsidRPr="00B9668A" w:rsidRDefault="00B9668A" w:rsidP="00B9668A">
      <w:pPr>
        <w:pStyle w:val="CodeHeader"/>
      </w:pPr>
      <w:proofErr w:type="spellStart"/>
      <w:r>
        <w:rPr>
          <w:highlight w:val="white"/>
          <w:lang w:val="sv-SE"/>
        </w:rPr>
        <w:t>MiddleCodeGenerator</w:t>
      </w:r>
      <w:r>
        <w:rPr>
          <w:lang w:val="sv-SE"/>
        </w:rPr>
        <w:t>.cs</w:t>
      </w:r>
      <w:proofErr w:type="spellEnd"/>
    </w:p>
    <w:p w14:paraId="32A23815" w14:textId="77777777" w:rsidR="008F3C6A" w:rsidRPr="008F3C6A" w:rsidRDefault="008F3C6A" w:rsidP="008F3C6A">
      <w:pPr>
        <w:pStyle w:val="Code"/>
        <w:rPr>
          <w:highlight w:val="white"/>
        </w:rPr>
      </w:pPr>
      <w:r w:rsidRPr="008F3C6A">
        <w:rPr>
          <w:highlight w:val="white"/>
        </w:rPr>
        <w:t xml:space="preserve">    public static Statement JumpRegisterStatement(Register register) {</w:t>
      </w:r>
    </w:p>
    <w:p w14:paraId="144E47BC" w14:textId="77777777" w:rsidR="008F3C6A" w:rsidRPr="008F3C6A" w:rsidRDefault="008F3C6A" w:rsidP="008F3C6A">
      <w:pPr>
        <w:pStyle w:val="Code"/>
        <w:rPr>
          <w:highlight w:val="white"/>
        </w:rPr>
      </w:pPr>
      <w:r w:rsidRPr="008F3C6A">
        <w:rPr>
          <w:highlight w:val="white"/>
        </w:rPr>
        <w:t xml:space="preserve">      List&lt;MiddleCode&gt; codeList = new List&lt;MiddleCode&gt;();</w:t>
      </w:r>
    </w:p>
    <w:p w14:paraId="1A22C36D" w14:textId="77777777" w:rsidR="008F3C6A" w:rsidRPr="008F3C6A" w:rsidRDefault="008F3C6A" w:rsidP="008F3C6A">
      <w:pPr>
        <w:pStyle w:val="Code"/>
        <w:rPr>
          <w:highlight w:val="white"/>
        </w:rPr>
      </w:pPr>
      <w:r w:rsidRPr="008F3C6A">
        <w:rPr>
          <w:highlight w:val="white"/>
        </w:rPr>
        <w:t xml:space="preserve">      AddMiddleCode(codeList, MiddleOperator.JumpRegister, register);</w:t>
      </w:r>
    </w:p>
    <w:p w14:paraId="42AFF50E" w14:textId="77777777" w:rsidR="008F3C6A" w:rsidRPr="008F3C6A" w:rsidRDefault="008F3C6A" w:rsidP="008F3C6A">
      <w:pPr>
        <w:pStyle w:val="Code"/>
        <w:rPr>
          <w:highlight w:val="white"/>
        </w:rPr>
      </w:pPr>
      <w:r w:rsidRPr="008F3C6A">
        <w:rPr>
          <w:highlight w:val="white"/>
        </w:rPr>
        <w:t xml:space="preserve">      return (new Statement(codeList));</w:t>
      </w:r>
    </w:p>
    <w:p w14:paraId="7358E65C" w14:textId="77777777" w:rsidR="008F3C6A" w:rsidRPr="008F3C6A" w:rsidRDefault="008F3C6A" w:rsidP="008F3C6A">
      <w:pPr>
        <w:pStyle w:val="Code"/>
        <w:rPr>
          <w:highlight w:val="white"/>
        </w:rPr>
      </w:pPr>
      <w:r w:rsidRPr="008F3C6A">
        <w:rPr>
          <w:highlight w:val="white"/>
        </w:rPr>
        <w:t xml:space="preserve">    }</w:t>
      </w:r>
    </w:p>
    <w:p w14:paraId="15917951" w14:textId="77777777" w:rsidR="00C36B35" w:rsidRDefault="00C36B35" w:rsidP="00C36B35">
      <w:pPr>
        <w:pStyle w:val="Rubrik3"/>
        <w:numPr>
          <w:ilvl w:val="2"/>
          <w:numId w:val="151"/>
        </w:numPr>
      </w:pPr>
      <w:bookmarkStart w:id="157" w:name="_Toc53473505"/>
      <w:r>
        <w:t>Interrupt Statements</w:t>
      </w:r>
      <w:bookmarkEnd w:id="157"/>
    </w:p>
    <w:p w14:paraId="08E7D160" w14:textId="77777777" w:rsidR="00C36B35" w:rsidRDefault="00C36B35" w:rsidP="00C36B35">
      <w:r>
        <w:t>When making system calls, an interrupt occurs. The operand is an integral value of short size (1 byte).</w:t>
      </w:r>
    </w:p>
    <w:p w14:paraId="40580526" w14:textId="77777777" w:rsidR="00C36B35" w:rsidRDefault="00C36B35" w:rsidP="00C36B35">
      <w:pPr>
        <w:pStyle w:val="CodeHeader"/>
      </w:pPr>
      <w:proofErr w:type="spellStart"/>
      <w:r>
        <w:t>MainParser.gppg</w:t>
      </w:r>
      <w:proofErr w:type="spellEnd"/>
    </w:p>
    <w:p w14:paraId="0BCA6244" w14:textId="77777777" w:rsidR="00C36B35" w:rsidRPr="00E077FB" w:rsidRDefault="00C36B35" w:rsidP="00C36B35">
      <w:pPr>
        <w:pStyle w:val="Code"/>
        <w:rPr>
          <w:highlight w:val="white"/>
        </w:rPr>
      </w:pPr>
      <w:r w:rsidRPr="00E077FB">
        <w:rPr>
          <w:highlight w:val="white"/>
        </w:rPr>
        <w:t xml:space="preserve">  | INTERRUPT LEFT_PARENTHESIS constant_integral_expression RIGHT_PARENTHESIS</w:t>
      </w:r>
    </w:p>
    <w:p w14:paraId="6E288DE9" w14:textId="77777777" w:rsidR="00C36B35" w:rsidRPr="00E077FB" w:rsidRDefault="00C36B35" w:rsidP="00C36B35">
      <w:pPr>
        <w:pStyle w:val="Code"/>
        <w:rPr>
          <w:highlight w:val="white"/>
        </w:rPr>
      </w:pPr>
      <w:r w:rsidRPr="00E077FB">
        <w:rPr>
          <w:highlight w:val="white"/>
        </w:rPr>
        <w:t xml:space="preserve">    SEMICOLON {</w:t>
      </w:r>
    </w:p>
    <w:p w14:paraId="24D9213A" w14:textId="77777777" w:rsidR="00C36B35" w:rsidRPr="00E077FB" w:rsidRDefault="00C36B35" w:rsidP="00C36B35">
      <w:pPr>
        <w:pStyle w:val="Code"/>
        <w:rPr>
          <w:highlight w:val="white"/>
        </w:rPr>
      </w:pPr>
      <w:r w:rsidRPr="00E077FB">
        <w:rPr>
          <w:highlight w:val="white"/>
        </w:rPr>
        <w:t xml:space="preserve">      $$ = MiddleCodeGenerator.InterruptStatement($3);</w:t>
      </w:r>
    </w:p>
    <w:p w14:paraId="38DC7208" w14:textId="77777777" w:rsidR="00C36B35" w:rsidRPr="00E077FB" w:rsidRDefault="00C36B35" w:rsidP="00C36B35">
      <w:pPr>
        <w:pStyle w:val="Code"/>
        <w:rPr>
          <w:highlight w:val="white"/>
        </w:rPr>
      </w:pPr>
      <w:r w:rsidRPr="00E077FB">
        <w:rPr>
          <w:highlight w:val="white"/>
        </w:rPr>
        <w:t xml:space="preserve">    }</w:t>
      </w:r>
    </w:p>
    <w:p w14:paraId="1A3D8D7C" w14:textId="77777777" w:rsidR="00B9668A" w:rsidRPr="00B9668A" w:rsidRDefault="00B9668A" w:rsidP="00B9668A">
      <w:pPr>
        <w:pStyle w:val="CodeHeader"/>
      </w:pPr>
      <w:proofErr w:type="spellStart"/>
      <w:r>
        <w:rPr>
          <w:highlight w:val="white"/>
          <w:lang w:val="sv-SE"/>
        </w:rPr>
        <w:t>MiddleCodeGenerator</w:t>
      </w:r>
      <w:r>
        <w:rPr>
          <w:lang w:val="sv-SE"/>
        </w:rPr>
        <w:t>.cs</w:t>
      </w:r>
      <w:proofErr w:type="spellEnd"/>
    </w:p>
    <w:p w14:paraId="76D87FBD" w14:textId="77777777" w:rsidR="00C36B35" w:rsidRPr="00E077FB" w:rsidRDefault="00C36B35" w:rsidP="00C36B35">
      <w:pPr>
        <w:pStyle w:val="Code"/>
        <w:rPr>
          <w:highlight w:val="white"/>
        </w:rPr>
      </w:pPr>
      <w:r w:rsidRPr="00E077FB">
        <w:rPr>
          <w:highlight w:val="white"/>
        </w:rPr>
        <w:t xml:space="preserve">    public static Statement InterruptStatement(Expression expression) {</w:t>
      </w:r>
    </w:p>
    <w:p w14:paraId="6AA97004" w14:textId="77777777" w:rsidR="00C36B35" w:rsidRPr="00E077FB" w:rsidRDefault="00C36B35" w:rsidP="00C36B35">
      <w:pPr>
        <w:pStyle w:val="Code"/>
        <w:rPr>
          <w:highlight w:val="white"/>
        </w:rPr>
      </w:pPr>
      <w:r w:rsidRPr="00E077FB">
        <w:rPr>
          <w:highlight w:val="white"/>
        </w:rPr>
        <w:t xml:space="preserve">      List&lt;MiddleCode&gt; codeList = new List&lt;MiddleCode&gt;();</w:t>
      </w:r>
    </w:p>
    <w:p w14:paraId="013B3B20" w14:textId="77777777" w:rsidR="00C36B35" w:rsidRDefault="00C36B35" w:rsidP="00C36B35">
      <w:pPr>
        <w:pStyle w:val="Code"/>
        <w:rPr>
          <w:highlight w:val="white"/>
        </w:rPr>
      </w:pPr>
      <w:r w:rsidRPr="00E077FB">
        <w:rPr>
          <w:highlight w:val="white"/>
        </w:rPr>
        <w:t xml:space="preserve">      AddMiddleCode(codeList, MiddleOperator.Interrupt,</w:t>
      </w:r>
    </w:p>
    <w:p w14:paraId="5857DCCB" w14:textId="77777777" w:rsidR="00C36B35" w:rsidRPr="00E077FB" w:rsidRDefault="00C36B35" w:rsidP="00C36B35">
      <w:pPr>
        <w:pStyle w:val="Code"/>
        <w:rPr>
          <w:highlight w:val="white"/>
        </w:rPr>
      </w:pPr>
      <w:r>
        <w:rPr>
          <w:highlight w:val="white"/>
        </w:rPr>
        <w:t xml:space="preserve">                   </w:t>
      </w:r>
      <w:r w:rsidRPr="00E077FB">
        <w:rPr>
          <w:highlight w:val="white"/>
        </w:rPr>
        <w:t xml:space="preserve"> expression.Symbol.Value);</w:t>
      </w:r>
    </w:p>
    <w:p w14:paraId="3DBE2AFE" w14:textId="77777777" w:rsidR="00C36B35" w:rsidRPr="00E077FB" w:rsidRDefault="00C36B35" w:rsidP="00C36B35">
      <w:pPr>
        <w:pStyle w:val="Code"/>
        <w:rPr>
          <w:highlight w:val="white"/>
        </w:rPr>
      </w:pPr>
      <w:r w:rsidRPr="00E077FB">
        <w:rPr>
          <w:highlight w:val="white"/>
        </w:rPr>
        <w:t xml:space="preserve">      return (new Statement(codeList));</w:t>
      </w:r>
    </w:p>
    <w:p w14:paraId="2AE99C9C" w14:textId="77777777" w:rsidR="00C36B35" w:rsidRDefault="00C36B35" w:rsidP="00C36B35">
      <w:pPr>
        <w:pStyle w:val="Code"/>
      </w:pPr>
      <w:r w:rsidRPr="00C36B35">
        <w:rPr>
          <w:highlight w:val="white"/>
        </w:rPr>
        <w:t xml:space="preserve">    }</w:t>
      </w:r>
    </w:p>
    <w:p w14:paraId="6BE5E668" w14:textId="50BD2226" w:rsidR="00C36B35" w:rsidRDefault="00C36B35" w:rsidP="00C36B35">
      <w:pPr>
        <w:pStyle w:val="Rubrik3"/>
        <w:numPr>
          <w:ilvl w:val="2"/>
          <w:numId w:val="152"/>
        </w:numPr>
      </w:pPr>
      <w:r w:rsidRPr="00C36B35">
        <w:lastRenderedPageBreak/>
        <w:t xml:space="preserve"> </w:t>
      </w:r>
      <w:bookmarkStart w:id="158" w:name="_Toc53473506"/>
      <w:r>
        <w:t>System Call Statements</w:t>
      </w:r>
      <w:bookmarkEnd w:id="158"/>
    </w:p>
    <w:p w14:paraId="4327418D" w14:textId="77777777" w:rsidR="00876CC7" w:rsidRDefault="00876CC7" w:rsidP="00C36B35">
      <w:r>
        <w:t>System calls for Linux.</w:t>
      </w:r>
    </w:p>
    <w:p w14:paraId="3D5BBF3B" w14:textId="77777777" w:rsidR="00C36B35" w:rsidRDefault="00C36B35" w:rsidP="00C36B35">
      <w:pPr>
        <w:pStyle w:val="CodeHeader"/>
      </w:pPr>
      <w:proofErr w:type="spellStart"/>
      <w:r>
        <w:t>MainParser.gppg</w:t>
      </w:r>
      <w:proofErr w:type="spellEnd"/>
    </w:p>
    <w:p w14:paraId="2FE83F82" w14:textId="77777777" w:rsidR="00C36B35" w:rsidRDefault="00C36B35" w:rsidP="00C36B35">
      <w:pPr>
        <w:pStyle w:val="Code"/>
        <w:rPr>
          <w:highlight w:val="white"/>
          <w:lang w:val="sv-SE"/>
        </w:rPr>
      </w:pPr>
      <w:r>
        <w:rPr>
          <w:highlight w:val="white"/>
          <w:lang w:val="sv-SE"/>
        </w:rPr>
        <w:t xml:space="preserve">  | SYSCALL LEFT_PARENTHESIS RIGHT_PARENTHESIS SEMICOLON {</w:t>
      </w:r>
    </w:p>
    <w:p w14:paraId="7BD934C4" w14:textId="77777777" w:rsidR="00C36B35" w:rsidRDefault="00C36B35" w:rsidP="00C36B35">
      <w:pPr>
        <w:pStyle w:val="Code"/>
        <w:rPr>
          <w:highlight w:val="white"/>
          <w:lang w:val="sv-SE"/>
        </w:rPr>
      </w:pPr>
      <w:r>
        <w:rPr>
          <w:highlight w:val="white"/>
          <w:lang w:val="sv-SE"/>
        </w:rPr>
        <w:t xml:space="preserve">      $$ = MiddleCodeGenerator.SyscallStatement();</w:t>
      </w:r>
    </w:p>
    <w:p w14:paraId="56CA3B89" w14:textId="77777777" w:rsidR="00C36B35" w:rsidRDefault="00C36B35" w:rsidP="00C36B35">
      <w:pPr>
        <w:pStyle w:val="Code"/>
        <w:rPr>
          <w:highlight w:val="white"/>
          <w:lang w:val="sv-SE"/>
        </w:rPr>
      </w:pPr>
      <w:r>
        <w:rPr>
          <w:highlight w:val="white"/>
          <w:lang w:val="sv-SE"/>
        </w:rPr>
        <w:t xml:space="preserve">    };</w:t>
      </w:r>
    </w:p>
    <w:p w14:paraId="466986C4" w14:textId="77777777" w:rsidR="00B9668A" w:rsidRPr="00B9668A" w:rsidRDefault="00B9668A" w:rsidP="00B9668A">
      <w:pPr>
        <w:pStyle w:val="CodeHeader"/>
      </w:pPr>
      <w:proofErr w:type="spellStart"/>
      <w:r>
        <w:rPr>
          <w:highlight w:val="white"/>
          <w:lang w:val="sv-SE"/>
        </w:rPr>
        <w:t>MiddleCodeGenerator</w:t>
      </w:r>
      <w:r>
        <w:rPr>
          <w:lang w:val="sv-SE"/>
        </w:rPr>
        <w:t>.cs</w:t>
      </w:r>
      <w:proofErr w:type="spellEnd"/>
    </w:p>
    <w:p w14:paraId="7CF2DA4C" w14:textId="77777777" w:rsidR="001C76A8" w:rsidRPr="001C76A8" w:rsidRDefault="001C76A8" w:rsidP="001C76A8">
      <w:pPr>
        <w:pStyle w:val="Code"/>
        <w:rPr>
          <w:highlight w:val="white"/>
        </w:rPr>
      </w:pPr>
      <w:r w:rsidRPr="001C76A8">
        <w:rPr>
          <w:highlight w:val="white"/>
        </w:rPr>
        <w:t xml:space="preserve">    public static Statement SyscallStatement() {</w:t>
      </w:r>
    </w:p>
    <w:p w14:paraId="0BAD845B" w14:textId="77777777" w:rsidR="001C76A8" w:rsidRPr="001C76A8" w:rsidRDefault="001C76A8" w:rsidP="001C76A8">
      <w:pPr>
        <w:pStyle w:val="Code"/>
        <w:rPr>
          <w:highlight w:val="white"/>
        </w:rPr>
      </w:pPr>
      <w:r w:rsidRPr="001C76A8">
        <w:rPr>
          <w:highlight w:val="white"/>
        </w:rPr>
        <w:t xml:space="preserve">      List&lt;MiddleCode&gt; codeList = new List&lt;MiddleCode&gt;();</w:t>
      </w:r>
    </w:p>
    <w:p w14:paraId="1ABB5C85" w14:textId="77777777" w:rsidR="001C76A8" w:rsidRPr="001C76A8" w:rsidRDefault="001C76A8" w:rsidP="001C76A8">
      <w:pPr>
        <w:pStyle w:val="Code"/>
        <w:rPr>
          <w:highlight w:val="white"/>
        </w:rPr>
      </w:pPr>
      <w:r w:rsidRPr="001C76A8">
        <w:rPr>
          <w:highlight w:val="white"/>
        </w:rPr>
        <w:t xml:space="preserve">      AddMiddleCode(codeList, MiddleOperator.SysCall);</w:t>
      </w:r>
    </w:p>
    <w:p w14:paraId="20D91C68" w14:textId="77777777" w:rsidR="001C76A8" w:rsidRPr="001C76A8" w:rsidRDefault="001C76A8" w:rsidP="001C76A8">
      <w:pPr>
        <w:pStyle w:val="Code"/>
        <w:rPr>
          <w:highlight w:val="white"/>
        </w:rPr>
      </w:pPr>
      <w:r w:rsidRPr="001C76A8">
        <w:rPr>
          <w:highlight w:val="white"/>
        </w:rPr>
        <w:t xml:space="preserve">      return (new Statement(codeList));</w:t>
      </w:r>
    </w:p>
    <w:p w14:paraId="44237D33" w14:textId="77777777" w:rsidR="001C76A8" w:rsidRPr="001C76A8" w:rsidRDefault="001C76A8" w:rsidP="001C76A8">
      <w:pPr>
        <w:pStyle w:val="Code"/>
        <w:rPr>
          <w:highlight w:val="white"/>
        </w:rPr>
      </w:pPr>
      <w:r w:rsidRPr="001C76A8">
        <w:rPr>
          <w:highlight w:val="white"/>
        </w:rPr>
        <w:t xml:space="preserve">    }</w:t>
      </w:r>
    </w:p>
    <w:p w14:paraId="13696776" w14:textId="33D65715" w:rsidR="00895D52" w:rsidRPr="00895D52" w:rsidRDefault="00895D52" w:rsidP="00895D52">
      <w:pPr>
        <w:pStyle w:val="Rubrik2"/>
      </w:pPr>
      <w:bookmarkStart w:id="159" w:name="_Toc53473507"/>
      <w:r>
        <w:t>Expression</w:t>
      </w:r>
      <w:r w:rsidR="00FE4E0C">
        <w:t>s</w:t>
      </w:r>
      <w:bookmarkEnd w:id="159"/>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proofErr w:type="spellStart"/>
      <w:r>
        <w:rPr>
          <w:highlight w:val="white"/>
          <w:lang w:val="sv-SE"/>
        </w:rPr>
        <w:t>MainParser.cs</w:t>
      </w:r>
      <w:proofErr w:type="spellEnd"/>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 xml:space="preserve">An expression </w:t>
      </w:r>
      <w:proofErr w:type="spellStart"/>
      <w:r>
        <w:rPr>
          <w:highlight w:val="white"/>
          <w:lang w:val="sv-SE"/>
        </w:rPr>
        <w:t>may</w:t>
      </w:r>
      <w:proofErr w:type="spellEnd"/>
      <w:r>
        <w:rPr>
          <w:highlight w:val="white"/>
          <w:lang w:val="sv-SE"/>
        </w:rPr>
        <w:t xml:space="preserve"> be an </w:t>
      </w:r>
      <w:proofErr w:type="spellStart"/>
      <w:r>
        <w:rPr>
          <w:highlight w:val="white"/>
          <w:lang w:val="sv-SE"/>
        </w:rPr>
        <w:t>assignment</w:t>
      </w:r>
      <w:proofErr w:type="spellEnd"/>
      <w:r w:rsidR="00B02A39">
        <w:rPr>
          <w:highlight w:val="white"/>
          <w:lang w:val="sv-SE"/>
        </w:rPr>
        <w:t xml:space="preserve"> </w:t>
      </w:r>
      <w:r>
        <w:rPr>
          <w:highlight w:val="white"/>
          <w:lang w:val="sv-SE"/>
        </w:rPr>
        <w:t xml:space="preserve">expression or </w:t>
      </w:r>
      <w:proofErr w:type="spellStart"/>
      <w:r>
        <w:rPr>
          <w:highlight w:val="white"/>
          <w:lang w:val="sv-SE"/>
        </w:rPr>
        <w:t>two</w:t>
      </w:r>
      <w:proofErr w:type="spellEnd"/>
      <w:r>
        <w:rPr>
          <w:highlight w:val="white"/>
          <w:lang w:val="sv-SE"/>
        </w:rPr>
        <w:t xml:space="preserve"> expression</w:t>
      </w:r>
      <w:r w:rsidR="00322B02">
        <w:rPr>
          <w:highlight w:val="white"/>
          <w:lang w:val="sv-SE"/>
        </w:rPr>
        <w:t>s</w:t>
      </w:r>
      <w:r>
        <w:rPr>
          <w:highlight w:val="white"/>
          <w:lang w:val="sv-SE"/>
        </w:rPr>
        <w:t xml:space="preserve"> </w:t>
      </w:r>
      <w:proofErr w:type="spellStart"/>
      <w:r>
        <w:rPr>
          <w:highlight w:val="white"/>
          <w:lang w:val="sv-SE"/>
        </w:rPr>
        <w:t>separated</w:t>
      </w:r>
      <w:proofErr w:type="spellEnd"/>
      <w:r>
        <w:rPr>
          <w:highlight w:val="white"/>
          <w:lang w:val="sv-SE"/>
        </w:rPr>
        <w:t xml:space="preserve"> by a </w:t>
      </w:r>
      <w:proofErr w:type="spellStart"/>
      <w:r>
        <w:rPr>
          <w:highlight w:val="white"/>
          <w:lang w:val="sv-SE"/>
        </w:rPr>
        <w:t>comma</w:t>
      </w:r>
      <w:proofErr w:type="spellEnd"/>
      <w:r>
        <w:rPr>
          <w:highlight w:val="white"/>
          <w:lang w:val="sv-SE"/>
        </w:rPr>
        <w:t>.</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comma</w:t>
      </w:r>
      <w:proofErr w:type="spellEnd"/>
      <w:r>
        <w:rPr>
          <w:highlight w:val="white"/>
          <w:lang w:val="sv-SE"/>
        </w:rPr>
        <w:t xml:space="preserve"> expression is 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right expression, </w:t>
      </w:r>
      <w:r w:rsidR="00AB7158">
        <w:rPr>
          <w:highlight w:val="white"/>
          <w:lang w:val="sv-SE"/>
        </w:rPr>
        <w:t xml:space="preserve">the </w:t>
      </w:r>
      <w:proofErr w:type="spellStart"/>
      <w:r w:rsidR="00AB7158">
        <w:rPr>
          <w:highlight w:val="white"/>
          <w:lang w:val="sv-SE"/>
        </w:rPr>
        <w:t>value</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expression is </w:t>
      </w:r>
      <w:proofErr w:type="spellStart"/>
      <w:r w:rsidR="00AB7158">
        <w:rPr>
          <w:highlight w:val="white"/>
          <w:lang w:val="sv-SE"/>
        </w:rPr>
        <w:t>discarded</w:t>
      </w:r>
      <w:proofErr w:type="spellEnd"/>
      <w:r w:rsidR="00AB7158">
        <w:rPr>
          <w:highlight w:val="white"/>
          <w:lang w:val="sv-SE"/>
        </w:rPr>
        <w:t xml:space="preserve">. </w:t>
      </w:r>
      <w:proofErr w:type="spellStart"/>
      <w:r w:rsidR="00AB7158">
        <w:rPr>
          <w:highlight w:val="white"/>
          <w:lang w:val="sv-SE"/>
        </w:rPr>
        <w:t>However</w:t>
      </w:r>
      <w:proofErr w:type="spellEnd"/>
      <w:r w:rsidR="00AB7158">
        <w:rPr>
          <w:highlight w:val="white"/>
          <w:lang w:val="sv-SE"/>
        </w:rPr>
        <w:t xml:space="preserve">, </w:t>
      </w:r>
      <w:proofErr w:type="spellStart"/>
      <w:r w:rsidR="00AB7158">
        <w:rPr>
          <w:highlight w:val="white"/>
          <w:lang w:val="sv-SE"/>
        </w:rPr>
        <w:t>we</w:t>
      </w:r>
      <w:proofErr w:type="spellEnd"/>
      <w:r w:rsidR="00AB7158">
        <w:rPr>
          <w:highlight w:val="white"/>
          <w:lang w:val="sv-SE"/>
        </w:rPr>
        <w:t xml:space="preserve"> </w:t>
      </w:r>
      <w:proofErr w:type="spellStart"/>
      <w:r w:rsidR="00AB7158">
        <w:rPr>
          <w:highlight w:val="white"/>
          <w:lang w:val="sv-SE"/>
        </w:rPr>
        <w:t>keep</w:t>
      </w:r>
      <w:proofErr w:type="spellEnd"/>
      <w:r w:rsidR="00AB7158">
        <w:rPr>
          <w:highlight w:val="white"/>
          <w:lang w:val="sv-SE"/>
        </w:rPr>
        <w:t xml:space="preserve"> the </w:t>
      </w:r>
      <w:proofErr w:type="spellStart"/>
      <w:r w:rsidR="00AB7158">
        <w:rPr>
          <w:highlight w:val="white"/>
          <w:lang w:val="sv-SE"/>
        </w:rPr>
        <w:t>side</w:t>
      </w:r>
      <w:proofErr w:type="spellEnd"/>
      <w:r w:rsidR="00AB7158">
        <w:rPr>
          <w:highlight w:val="white"/>
          <w:lang w:val="sv-SE"/>
        </w:rPr>
        <w:t xml:space="preserve"> </w:t>
      </w:r>
      <w:proofErr w:type="spellStart"/>
      <w:r w:rsidR="00AB7158">
        <w:rPr>
          <w:highlight w:val="white"/>
          <w:lang w:val="sv-SE"/>
        </w:rPr>
        <w:t>effects</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w:t>
      </w:r>
      <w:proofErr w:type="spellStart"/>
      <w:r w:rsidR="00AB7158">
        <w:rPr>
          <w:highlight w:val="white"/>
          <w:lang w:val="sv-SE"/>
        </w:rPr>
        <w:t>both</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and right expressions.</w:t>
      </w:r>
    </w:p>
    <w:p w14:paraId="303F7F45" w14:textId="670B5AC1" w:rsidR="00A963C6" w:rsidRDefault="00B32FC6" w:rsidP="00B32FC6">
      <w:pPr>
        <w:pStyle w:val="CodeHeader"/>
        <w:rPr>
          <w:highlight w:val="white"/>
          <w:lang w:val="sv-SE"/>
        </w:rPr>
      </w:pPr>
      <w:proofErr w:type="spellStart"/>
      <w:r>
        <w:rPr>
          <w:highlight w:val="white"/>
          <w:lang w:val="sv-SE"/>
        </w:rPr>
        <w:t>MiddleCodeGenerator.cs</w:t>
      </w:r>
      <w:proofErr w:type="spellEnd"/>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562B20BE" w:rsidR="00B05CB1" w:rsidRDefault="00FE4E0C" w:rsidP="00152085">
      <w:pPr>
        <w:pStyle w:val="Rubrik3"/>
      </w:pPr>
      <w:bookmarkStart w:id="160" w:name="_Toc53473508"/>
      <w:r>
        <w:lastRenderedPageBreak/>
        <w:t xml:space="preserve">The </w:t>
      </w:r>
      <w:r w:rsidR="009E1435">
        <w:t>Assignment Expression</w:t>
      </w:r>
      <w:bookmarkEnd w:id="160"/>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proofErr w:type="spellStart"/>
      <w:r>
        <w:rPr>
          <w:highlight w:val="white"/>
        </w:rPr>
        <w:t>MainParser.cs</w:t>
      </w:r>
      <w:proofErr w:type="spellEnd"/>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0976D3CA"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 xml:space="preserve">_ASSIGN     </w:t>
      </w:r>
      <w:r w:rsidR="001C3E1B">
        <w:rPr>
          <w:highlight w:val="white"/>
          <w:lang w:val="sv-SE"/>
        </w:rPr>
        <w:t xml:space="preserve"> </w:t>
      </w:r>
      <w:r>
        <w:rPr>
          <w:highlight w:val="white"/>
          <w:lang w:val="sv-SE"/>
        </w:rPr>
        <w:t xml:space="preserve">    { $$ = MiddleOperator.Bitwise</w:t>
      </w:r>
      <w:r w:rsidR="00414C74">
        <w:rPr>
          <w:highlight w:val="white"/>
          <w:lang w:val="sv-SE"/>
        </w:rPr>
        <w:t>Or</w:t>
      </w:r>
      <w:r>
        <w:rPr>
          <w:highlight w:val="white"/>
          <w:lang w:val="sv-SE"/>
        </w:rPr>
        <w:t xml:space="preserve">; </w:t>
      </w:r>
      <w:r w:rsidR="001C3E1B">
        <w:rPr>
          <w:highlight w:val="white"/>
          <w:lang w:val="sv-SE"/>
        </w:rPr>
        <w:t xml:space="preserve"> </w:t>
      </w:r>
      <w:r>
        <w:rPr>
          <w:highlight w:val="white"/>
          <w:lang w:val="sv-SE"/>
        </w:rPr>
        <w:t xml:space="preserve">    }</w:t>
      </w:r>
    </w:p>
    <w:p w14:paraId="481455EC" w14:textId="7307B34F"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proofErr w:type="spellStart"/>
      <w:r>
        <w:rPr>
          <w:highlight w:val="white"/>
        </w:rPr>
        <w:t>MiddleCodeGenerator.cs</w:t>
      </w:r>
      <w:proofErr w:type="spellEnd"/>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5B312B0B" w:rsidR="00974137" w:rsidRPr="00974137" w:rsidRDefault="00974137" w:rsidP="00974137">
      <w:pPr>
        <w:pStyle w:val="Code"/>
        <w:rPr>
          <w:highlight w:val="white"/>
        </w:rPr>
      </w:pPr>
      <w:r w:rsidRPr="00974137">
        <w:rPr>
          <w:highlight w:val="white"/>
        </w:rPr>
        <w:t xml:space="preserve">                     leftExpression.Symbol.Type.</w:t>
      </w:r>
      <w:r w:rsidR="001A34D2">
        <w:rPr>
          <w:highlight w:val="white"/>
        </w:rPr>
        <w:t>Get</w:t>
      </w:r>
      <w:r w:rsidRPr="00974137">
        <w:rPr>
          <w:highlight w:val="white"/>
        </w:rPr>
        <w:t>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bookmarkStart w:id="161" w:name="_Toc53473509"/>
      <w:r>
        <w:t>The Condition Expression</w:t>
      </w:r>
      <w:bookmarkEnd w:id="161"/>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proofErr w:type="spellStart"/>
      <w:r>
        <w:t>MainParser.gppg</w:t>
      </w:r>
      <w:proofErr w:type="spellEnd"/>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proofErr w:type="spellStart"/>
      <w:r>
        <w:rPr>
          <w:highlight w:val="white"/>
        </w:rPr>
        <w:t>MiddleCodeGenerator.cs</w:t>
      </w:r>
      <w:proofErr w:type="spellEnd"/>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w:t>
      </w:r>
      <w:proofErr w:type="spellStart"/>
      <w:r>
        <w:rPr>
          <w:highlight w:val="white"/>
        </w:rPr>
        <w:t>backpathing</w:t>
      </w:r>
      <w:proofErr w:type="spellEnd"/>
      <w:r>
        <w:rPr>
          <w:highlight w:val="white"/>
        </w:rPr>
        <w:t xml:space="preserve">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bookmarkStart w:id="162" w:name="_Toc53473510"/>
      <w:r>
        <w:t>Constant Expression</w:t>
      </w:r>
      <w:bookmarkEnd w:id="162"/>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proofErr w:type="spellStart"/>
      <w:r>
        <w:t>MainParser.cs</w:t>
      </w:r>
      <w:proofErr w:type="spellEnd"/>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r w:rsidRPr="005C43AA">
        <w:rPr>
          <w:rStyle w:val="KeyWord0"/>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proofErr w:type="spellStart"/>
      <w:r>
        <w:rPr>
          <w:highlight w:val="white"/>
          <w:lang w:val="sv-SE"/>
        </w:rPr>
        <w:t>MiddleCodeGenerator.cs</w:t>
      </w:r>
      <w:proofErr w:type="spellEnd"/>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bookmarkStart w:id="163" w:name="_Toc53473511"/>
      <w:r>
        <w:t>Logical Expression</w:t>
      </w:r>
      <w:r w:rsidR="00F4495B">
        <w:t>s</w:t>
      </w:r>
      <w:bookmarkEnd w:id="163"/>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proofErr w:type="spellStart"/>
      <w:r>
        <w:t>MainParser.cs</w:t>
      </w:r>
      <w:proofErr w:type="spellEnd"/>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sidR="00A774D0">
        <w:rPr>
          <w:highlight w:val="white"/>
          <w:lang w:val="sv-SE"/>
        </w:rPr>
        <w:t>return</w:t>
      </w:r>
      <w:r w:rsidR="0006127F">
        <w:rPr>
          <w:highlight w:val="white"/>
          <w:lang w:val="sv-SE"/>
        </w:rPr>
        <w:t>s</w:t>
      </w:r>
      <w:proofErr w:type="spellEnd"/>
      <w:r w:rsidR="00A774D0">
        <w:rPr>
          <w:highlight w:val="white"/>
          <w:lang w:val="sv-SE"/>
        </w:rPr>
        <w:t xml:space="preserve"> a </w:t>
      </w:r>
      <w:proofErr w:type="spellStart"/>
      <w:r w:rsidR="002B1DB0">
        <w:rPr>
          <w:highlight w:val="white"/>
          <w:lang w:val="sv-SE"/>
        </w:rPr>
        <w:t>true</w:t>
      </w:r>
      <w:proofErr w:type="spellEnd"/>
      <w:r w:rsidR="002B1DB0">
        <w:rPr>
          <w:highlight w:val="white"/>
          <w:lang w:val="sv-SE"/>
        </w:rPr>
        <w:t xml:space="preserve"> </w:t>
      </w:r>
      <w:r w:rsidR="00A774D0">
        <w:rPr>
          <w:highlight w:val="white"/>
          <w:lang w:val="sv-SE"/>
        </w:rPr>
        <w:t xml:space="preserve">expression is </w:t>
      </w:r>
      <w:r w:rsidR="002B1DB0">
        <w:rPr>
          <w:highlight w:val="white"/>
          <w:lang w:val="sv-SE"/>
        </w:rPr>
        <w:t xml:space="preserve">at </w:t>
      </w:r>
      <w:proofErr w:type="spellStart"/>
      <w:r w:rsidR="00A774D0">
        <w:rPr>
          <w:highlight w:val="white"/>
          <w:lang w:val="sv-SE"/>
        </w:rPr>
        <w:t>least</w:t>
      </w:r>
      <w:proofErr w:type="spellEnd"/>
      <w:r w:rsidR="00A774D0">
        <w:rPr>
          <w:highlight w:val="white"/>
          <w:lang w:val="sv-SE"/>
        </w:rPr>
        <w:t xml:space="preserve"> </w:t>
      </w:r>
      <w:proofErr w:type="spellStart"/>
      <w:r w:rsidR="00A774D0">
        <w:rPr>
          <w:highlight w:val="white"/>
          <w:lang w:val="sv-SE"/>
        </w:rPr>
        <w:t>one</w:t>
      </w:r>
      <w:proofErr w:type="spellEnd"/>
      <w:r w:rsidR="00A774D0">
        <w:rPr>
          <w:highlight w:val="white"/>
          <w:lang w:val="sv-SE"/>
        </w:rPr>
        <w:t xml:space="preserve"> </w:t>
      </w:r>
      <w:proofErr w:type="spellStart"/>
      <w:r w:rsidR="00A774D0">
        <w:rPr>
          <w:highlight w:val="white"/>
          <w:lang w:val="sv-SE"/>
        </w:rPr>
        <w:t>of</w:t>
      </w:r>
      <w:proofErr w:type="spellEnd"/>
      <w:r w:rsidR="00A774D0">
        <w:rPr>
          <w:highlight w:val="white"/>
          <w:lang w:val="sv-SE"/>
        </w:rPr>
        <w:t xml:space="preserve"> the </w:t>
      </w:r>
      <w:proofErr w:type="spellStart"/>
      <w:r w:rsidR="00A774D0">
        <w:rPr>
          <w:highlight w:val="white"/>
          <w:lang w:val="sv-SE"/>
        </w:rPr>
        <w:t>left</w:t>
      </w:r>
      <w:proofErr w:type="spellEnd"/>
      <w:r w:rsidR="00A774D0">
        <w:rPr>
          <w:highlight w:val="white"/>
          <w:lang w:val="sv-SE"/>
        </w:rPr>
        <w:t xml:space="preserve"> </w:t>
      </w:r>
      <w:r w:rsidR="0074181A">
        <w:rPr>
          <w:highlight w:val="white"/>
          <w:lang w:val="sv-SE"/>
        </w:rPr>
        <w:t>or</w:t>
      </w:r>
      <w:r w:rsidR="00A774D0">
        <w:rPr>
          <w:highlight w:val="white"/>
          <w:lang w:val="sv-SE"/>
        </w:rPr>
        <w:t xml:space="preserve"> right expression is </w:t>
      </w:r>
      <w:proofErr w:type="spellStart"/>
      <w:r w:rsidR="00A774D0">
        <w:rPr>
          <w:highlight w:val="white"/>
          <w:lang w:val="sv-SE"/>
        </w:rPr>
        <w:t>true</w:t>
      </w:r>
      <w:proofErr w:type="spellEnd"/>
      <w:r w:rsidR="00CC63DA">
        <w:rPr>
          <w:highlight w:val="white"/>
          <w:lang w:val="sv-SE"/>
        </w:rPr>
        <w:t xml:space="preserve">, and a </w:t>
      </w:r>
      <w:proofErr w:type="spellStart"/>
      <w:r w:rsidR="00CC63DA">
        <w:rPr>
          <w:highlight w:val="white"/>
          <w:lang w:val="sv-SE"/>
        </w:rPr>
        <w:t>false</w:t>
      </w:r>
      <w:proofErr w:type="spellEnd"/>
      <w:r w:rsidR="00CC63DA">
        <w:rPr>
          <w:highlight w:val="white"/>
          <w:lang w:val="sv-SE"/>
        </w:rPr>
        <w:t xml:space="preserve"> expression </w:t>
      </w:r>
      <w:proofErr w:type="spellStart"/>
      <w:r w:rsidR="00CC63DA">
        <w:rPr>
          <w:highlight w:val="white"/>
          <w:lang w:val="sv-SE"/>
        </w:rPr>
        <w:t>if</w:t>
      </w:r>
      <w:proofErr w:type="spellEnd"/>
      <w:r w:rsidR="00CC63DA">
        <w:rPr>
          <w:highlight w:val="white"/>
          <w:lang w:val="sv-SE"/>
        </w:rPr>
        <w:t xml:space="preserve"> </w:t>
      </w:r>
      <w:proofErr w:type="spellStart"/>
      <w:r w:rsidR="00CC63DA">
        <w:rPr>
          <w:highlight w:val="white"/>
          <w:lang w:val="sv-SE"/>
        </w:rPr>
        <w:t>both</w:t>
      </w:r>
      <w:proofErr w:type="spellEnd"/>
      <w:r w:rsidR="00CC63DA">
        <w:rPr>
          <w:highlight w:val="white"/>
          <w:lang w:val="sv-SE"/>
        </w:rPr>
        <w:t xml:space="preserve"> the </w:t>
      </w:r>
      <w:proofErr w:type="spellStart"/>
      <w:r w:rsidR="00CC63DA">
        <w:rPr>
          <w:highlight w:val="white"/>
          <w:lang w:val="sv-SE"/>
        </w:rPr>
        <w:t>left</w:t>
      </w:r>
      <w:proofErr w:type="spellEnd"/>
      <w:r w:rsidR="00CC63DA">
        <w:rPr>
          <w:highlight w:val="white"/>
          <w:lang w:val="sv-SE"/>
        </w:rPr>
        <w:t xml:space="preserve"> and right expression is </w:t>
      </w:r>
      <w:proofErr w:type="spellStart"/>
      <w:r w:rsidR="00CC63DA">
        <w:rPr>
          <w:highlight w:val="white"/>
          <w:lang w:val="sv-SE"/>
        </w:rPr>
        <w:t>false</w:t>
      </w:r>
      <w:proofErr w:type="spellEnd"/>
      <w:r w:rsidR="00CC63DA">
        <w:rPr>
          <w:highlight w:val="white"/>
          <w:lang w:val="sv-SE"/>
        </w:rPr>
        <w:t>.</w:t>
      </w:r>
    </w:p>
    <w:p w14:paraId="41B51A02" w14:textId="77777777" w:rsidR="0027377B" w:rsidRDefault="0027377B" w:rsidP="0027377B">
      <w:pPr>
        <w:pStyle w:val="CodeHeader"/>
        <w:rPr>
          <w:highlight w:val="white"/>
          <w:lang w:val="sv-SE"/>
        </w:rPr>
      </w:pPr>
      <w:proofErr w:type="spellStart"/>
      <w:r>
        <w:rPr>
          <w:highlight w:val="white"/>
          <w:lang w:val="sv-SE"/>
        </w:rPr>
        <w:t>MiddleCodeGenerator.cs</w:t>
      </w:r>
      <w:proofErr w:type="spellEnd"/>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proofErr w:type="spellStart"/>
      <w:r>
        <w:t>MainParser.cs</w:t>
      </w:r>
      <w:proofErr w:type="spellEnd"/>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returns</w:t>
      </w:r>
      <w:proofErr w:type="spellEnd"/>
      <w:r>
        <w:rPr>
          <w:highlight w:val="white"/>
          <w:lang w:val="sv-SE"/>
        </w:rPr>
        <w:t xml:space="preserve"> a </w:t>
      </w:r>
      <w:proofErr w:type="spellStart"/>
      <w:r>
        <w:rPr>
          <w:highlight w:val="white"/>
          <w:lang w:val="sv-SE"/>
        </w:rPr>
        <w:t>true</w:t>
      </w:r>
      <w:proofErr w:type="spellEnd"/>
      <w:r>
        <w:rPr>
          <w:highlight w:val="white"/>
          <w:lang w:val="sv-SE"/>
        </w:rPr>
        <w:t xml:space="preserve"> expression </w:t>
      </w:r>
      <w:proofErr w:type="spellStart"/>
      <w:r w:rsidR="00861B37">
        <w:rPr>
          <w:highlight w:val="white"/>
          <w:lang w:val="sv-SE"/>
        </w:rPr>
        <w:t>both</w:t>
      </w:r>
      <w:proofErr w:type="spellEnd"/>
      <w:r w:rsidR="00861B37">
        <w:rPr>
          <w:highlight w:val="white"/>
          <w:lang w:val="sv-SE"/>
        </w:rPr>
        <w:t xml:space="preserve"> </w:t>
      </w:r>
      <w:r>
        <w:rPr>
          <w:highlight w:val="white"/>
          <w:lang w:val="sv-SE"/>
        </w:rPr>
        <w:t xml:space="preserve">the </w:t>
      </w:r>
      <w:proofErr w:type="spellStart"/>
      <w:r>
        <w:rPr>
          <w:highlight w:val="white"/>
          <w:lang w:val="sv-SE"/>
        </w:rPr>
        <w:t>left</w:t>
      </w:r>
      <w:proofErr w:type="spellEnd"/>
      <w:r>
        <w:rPr>
          <w:highlight w:val="white"/>
          <w:lang w:val="sv-SE"/>
        </w:rPr>
        <w:t xml:space="preserve"> and right expression is </w:t>
      </w:r>
      <w:proofErr w:type="spellStart"/>
      <w:r>
        <w:rPr>
          <w:highlight w:val="white"/>
          <w:lang w:val="sv-SE"/>
        </w:rPr>
        <w:t>true</w:t>
      </w:r>
      <w:proofErr w:type="spellEnd"/>
      <w:r>
        <w:rPr>
          <w:highlight w:val="white"/>
          <w:lang w:val="sv-SE"/>
        </w:rPr>
        <w:t xml:space="preserve">, and a </w:t>
      </w:r>
      <w:proofErr w:type="spellStart"/>
      <w:r>
        <w:rPr>
          <w:highlight w:val="white"/>
          <w:lang w:val="sv-SE"/>
        </w:rPr>
        <w:t>false</w:t>
      </w:r>
      <w:proofErr w:type="spellEnd"/>
      <w:r>
        <w:rPr>
          <w:highlight w:val="white"/>
          <w:lang w:val="sv-SE"/>
        </w:rPr>
        <w:t xml:space="preserve"> expression </w:t>
      </w:r>
      <w:proofErr w:type="spellStart"/>
      <w:r>
        <w:rPr>
          <w:highlight w:val="white"/>
          <w:lang w:val="sv-SE"/>
        </w:rPr>
        <w:t>if</w:t>
      </w:r>
      <w:proofErr w:type="spellEnd"/>
      <w:r>
        <w:rPr>
          <w:highlight w:val="white"/>
          <w:lang w:val="sv-SE"/>
        </w:rPr>
        <w:t xml:space="preserve"> </w:t>
      </w:r>
      <w:r w:rsidR="00861B37">
        <w:rPr>
          <w:highlight w:val="white"/>
          <w:lang w:val="sv-SE"/>
        </w:rPr>
        <w:t xml:space="preserve">at </w:t>
      </w:r>
      <w:proofErr w:type="spellStart"/>
      <w:r w:rsidR="00861B37">
        <w:rPr>
          <w:highlight w:val="white"/>
          <w:lang w:val="sv-SE"/>
        </w:rPr>
        <w:t>least</w:t>
      </w:r>
      <w:proofErr w:type="spellEnd"/>
      <w:r w:rsidR="00861B37">
        <w:rPr>
          <w:highlight w:val="white"/>
          <w:lang w:val="sv-SE"/>
        </w:rPr>
        <w:t xml:space="preserve"> </w:t>
      </w:r>
      <w:proofErr w:type="spellStart"/>
      <w:r w:rsidR="00861B37">
        <w:rPr>
          <w:highlight w:val="white"/>
          <w:lang w:val="sv-SE"/>
        </w:rPr>
        <w:t>one</w:t>
      </w:r>
      <w:proofErr w:type="spellEnd"/>
      <w:r w:rsidR="00861B37">
        <w:rPr>
          <w:highlight w:val="white"/>
          <w:lang w:val="sv-SE"/>
        </w:rPr>
        <w:t xml:space="preserve"> </w:t>
      </w:r>
      <w:proofErr w:type="spellStart"/>
      <w:r w:rsidR="00861B37">
        <w:rPr>
          <w:highlight w:val="white"/>
          <w:lang w:val="sv-SE"/>
        </w:rPr>
        <w:t>of</w:t>
      </w:r>
      <w:proofErr w:type="spellEnd"/>
      <w:r w:rsidR="00861B37">
        <w:rPr>
          <w:highlight w:val="white"/>
          <w:lang w:val="sv-SE"/>
        </w:rPr>
        <w:t xml:space="preserve"> the</w:t>
      </w:r>
      <w:r>
        <w:rPr>
          <w:highlight w:val="white"/>
          <w:lang w:val="sv-SE"/>
        </w:rPr>
        <w:t xml:space="preserve"> </w:t>
      </w:r>
      <w:proofErr w:type="spellStart"/>
      <w:r>
        <w:rPr>
          <w:highlight w:val="white"/>
          <w:lang w:val="sv-SE"/>
        </w:rPr>
        <w:t>left</w:t>
      </w:r>
      <w:proofErr w:type="spellEnd"/>
      <w:r>
        <w:rPr>
          <w:highlight w:val="white"/>
          <w:lang w:val="sv-SE"/>
        </w:rPr>
        <w:t xml:space="preserve"> </w:t>
      </w:r>
      <w:r w:rsidR="00861B37">
        <w:rPr>
          <w:highlight w:val="white"/>
          <w:lang w:val="sv-SE"/>
        </w:rPr>
        <w:t>or</w:t>
      </w:r>
      <w:r>
        <w:rPr>
          <w:highlight w:val="white"/>
          <w:lang w:val="sv-SE"/>
        </w:rPr>
        <w:t xml:space="preserve"> right expression is </w:t>
      </w:r>
      <w:proofErr w:type="spellStart"/>
      <w:r>
        <w:rPr>
          <w:highlight w:val="white"/>
          <w:lang w:val="sv-SE"/>
        </w:rPr>
        <w:t>false</w:t>
      </w:r>
      <w:proofErr w:type="spellEnd"/>
      <w:r>
        <w:rPr>
          <w:highlight w:val="white"/>
          <w:lang w:val="sv-SE"/>
        </w:rPr>
        <w:t>.</w:t>
      </w:r>
    </w:p>
    <w:p w14:paraId="44D106E1" w14:textId="77777777" w:rsidR="00CD5D84" w:rsidRDefault="00CD5D84" w:rsidP="00CD5D84">
      <w:pPr>
        <w:pStyle w:val="CodeHeader"/>
        <w:rPr>
          <w:highlight w:val="white"/>
          <w:lang w:val="sv-SE"/>
        </w:rPr>
      </w:pPr>
      <w:proofErr w:type="spellStart"/>
      <w:r>
        <w:rPr>
          <w:highlight w:val="white"/>
          <w:lang w:val="sv-SE"/>
        </w:rPr>
        <w:t>MiddleCodeGenerator.cs</w:t>
      </w:r>
      <w:proofErr w:type="spellEnd"/>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bookmarkStart w:id="164" w:name="_Toc53473512"/>
      <w:r>
        <w:rPr>
          <w:highlight w:val="white"/>
        </w:rPr>
        <w:t>Bitwise Expression</w:t>
      </w:r>
      <w:r w:rsidR="00A26FB4">
        <w:rPr>
          <w:highlight w:val="white"/>
        </w:rPr>
        <w:t>s</w:t>
      </w:r>
      <w:bookmarkEnd w:id="164"/>
    </w:p>
    <w:p w14:paraId="77CB902D" w14:textId="56CA34D5" w:rsidR="00276604" w:rsidRDefault="00276604" w:rsidP="00276604">
      <w:pPr>
        <w:rPr>
          <w:color w:val="auto"/>
        </w:rPr>
      </w:pPr>
      <w:r>
        <w:t xml:space="preserve">Unlike the logical expressions in the previous section, the </w:t>
      </w:r>
      <w:proofErr w:type="spellStart"/>
      <w:r>
        <w:rPr>
          <w:rStyle w:val="CodeInText"/>
        </w:rPr>
        <w:t>inclucise</w:t>
      </w:r>
      <w:proofErr w:type="spellEnd"/>
      <w:r>
        <w:rPr>
          <w:rStyle w:val="CodeInText"/>
        </w:rPr>
        <w:t>-or</w:t>
      </w:r>
      <w:r>
        <w:t xml:space="preserve">, </w:t>
      </w:r>
      <w:r>
        <w:rPr>
          <w:rStyle w:val="CodeInText"/>
        </w:rPr>
        <w:t>exclusive-or</w:t>
      </w:r>
      <w:r>
        <w:t xml:space="preserve"> and </w:t>
      </w:r>
      <w:proofErr w:type="spellStart"/>
      <w:r>
        <w:rPr>
          <w:rStyle w:val="CodeInText"/>
        </w:rPr>
        <w:t>and</w:t>
      </w:r>
      <w:proofErr w:type="spellEnd"/>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proofErr w:type="spellStart"/>
      <w:r>
        <w:rPr>
          <w:highlight w:val="white"/>
        </w:rPr>
        <w:t>The</w:t>
      </w:r>
      <w:proofErr w:type="spellEnd"/>
      <w:r>
        <w:rPr>
          <w:highlight w:val="white"/>
        </w:rPr>
        <w:t xml:space="preserv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proofErr w:type="spellStart"/>
      <w:r>
        <w:rPr>
          <w:highlight w:val="white"/>
        </w:rPr>
        <w:t>xor</w:t>
      </w:r>
      <w:proofErr w:type="spellEnd"/>
      <w:r>
        <w:rPr>
          <w:highlight w:val="white"/>
        </w:rPr>
        <w:t xml:space="preserve">: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proofErr w:type="spellStart"/>
      <w:r>
        <w:rPr>
          <w:highlight w:val="white"/>
        </w:rPr>
        <w:t>MainParser.gppg</w:t>
      </w:r>
      <w:proofErr w:type="spellEnd"/>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proofErr w:type="spellStart"/>
      <w:r>
        <w:rPr>
          <w:highlight w:val="white"/>
        </w:rPr>
        <w:t>MiddleCodeGenerator.cs</w:t>
      </w:r>
      <w:proofErr w:type="spellEnd"/>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 xml:space="preserve">If the </w:t>
      </w:r>
      <w:proofErr w:type="spellStart"/>
      <w:r>
        <w:rPr>
          <w:highlight w:val="white"/>
        </w:rPr>
        <w:t>expresion</w:t>
      </w:r>
      <w:proofErr w:type="spellEnd"/>
      <w:r>
        <w:rPr>
          <w:highlight w:val="white"/>
        </w:rPr>
        <w:t xml:space="preserve">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p w14:paraId="7BEBDE2B" w14:textId="6912D1EC" w:rsidR="00B045AA" w:rsidRDefault="00E863B5" w:rsidP="00B045AA">
      <w:pPr>
        <w:pStyle w:val="Rubrik3"/>
        <w:numPr>
          <w:ilvl w:val="2"/>
          <w:numId w:val="126"/>
        </w:numPr>
      </w:pPr>
      <w:bookmarkStart w:id="165" w:name="_Toc53473513"/>
      <w:bookmarkEnd w:id="30"/>
      <w:r>
        <w:lastRenderedPageBreak/>
        <w:t>Shift Expression</w:t>
      </w:r>
      <w:bookmarkEnd w:id="165"/>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proofErr w:type="spellStart"/>
      <w:r>
        <w:t>MainParser.gppg</w:t>
      </w:r>
      <w:proofErr w:type="spellEnd"/>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 xml:space="preserve">First we check that the left expression </w:t>
      </w:r>
      <w:proofErr w:type="spellStart"/>
      <w:r>
        <w:rPr>
          <w:highlight w:val="white"/>
        </w:rPr>
        <w:t>hols</w:t>
      </w:r>
      <w:proofErr w:type="spellEnd"/>
      <w:r>
        <w:rPr>
          <w:highlight w:val="white"/>
        </w:rPr>
        <w:t xml:space="preserve">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bookmarkStart w:id="166" w:name="_Toc53473514"/>
      <w:r>
        <w:t>Equality and Relation Expressions</w:t>
      </w:r>
      <w:bookmarkEnd w:id="166"/>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proofErr w:type="spellStart"/>
      <w:r>
        <w:t>MainParser.gppg</w:t>
      </w:r>
      <w:proofErr w:type="spellEnd"/>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proofErr w:type="spellStart"/>
      <w:r>
        <w:t>MiddleCodeGenerator.cs</w:t>
      </w:r>
      <w:proofErr w:type="spellEnd"/>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w:t>
      </w:r>
      <w:proofErr w:type="spellStart"/>
      <w:r w:rsidR="009B63FF">
        <w:rPr>
          <w:highlight w:val="white"/>
        </w:rPr>
        <w:t>goto</w:t>
      </w:r>
      <w:proofErr w:type="spellEnd"/>
      <w:r w:rsidR="009B63FF">
        <w:rPr>
          <w:highlight w:val="white"/>
        </w:rPr>
        <w:t xml:space="preserve">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w:t>
      </w:r>
      <w:proofErr w:type="spellStart"/>
      <w:r w:rsidR="006B1357">
        <w:rPr>
          <w:highlight w:val="white"/>
        </w:rPr>
        <w:t>goto</w:t>
      </w:r>
      <w:proofErr w:type="spellEnd"/>
      <w:r w:rsidR="006B1357">
        <w:rPr>
          <w:highlight w:val="white"/>
        </w:rPr>
        <w:t xml:space="preserve">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bookmarkStart w:id="167" w:name="_Toc53473515"/>
      <w:r>
        <w:t xml:space="preserve">Addition </w:t>
      </w:r>
      <w:r w:rsidR="009D2617">
        <w:t xml:space="preserve">and Subtraction </w:t>
      </w:r>
      <w:r>
        <w:t>Expression</w:t>
      </w:r>
      <w:bookmarkEnd w:id="167"/>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proofErr w:type="spellStart"/>
      <w:r>
        <w:t>MainParser.gppg</w:t>
      </w:r>
      <w:proofErr w:type="spellEnd"/>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proofErr w:type="spellStart"/>
      <w:r>
        <w:lastRenderedPageBreak/>
        <w:t>MiddleCodeGenerator.cs</w:t>
      </w:r>
      <w:proofErr w:type="spellEnd"/>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7FFBD3E" w14:textId="64E8B46F" w:rsidR="006D1C7B" w:rsidRPr="00A361FE" w:rsidRDefault="006D1C7B" w:rsidP="006D1C7B">
      <w:pPr>
        <w:rPr>
          <w:highlight w:val="white"/>
        </w:rPr>
      </w:pPr>
      <w:r>
        <w:rPr>
          <w:highlight w:val="white"/>
        </w:rPr>
        <w:t xml:space="preserve">In the right expression has pointer type, the operator must be addition, not subtraction. Note that we swap the expressions in the call to </w:t>
      </w:r>
      <w:r>
        <w:rPr>
          <w:rStyle w:val="KeyWord0"/>
          <w:highlight w:val="white"/>
        </w:rPr>
        <w:t>PointerArithmetic</w:t>
      </w:r>
      <w:r>
        <w:rPr>
          <w:highlight w:val="white"/>
        </w:rPr>
        <w:t>, so that the pointer is the first expression</w:t>
      </w:r>
      <w:r w:rsidR="00CC7093">
        <w:rPr>
          <w:highlight w:val="white"/>
        </w:rPr>
        <w:t>. XXX</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bookmarkStart w:id="168" w:name="_Toc53473516"/>
      <w:r>
        <w:rPr>
          <w:highlight w:val="white"/>
        </w:rPr>
        <w:t>Multiplication Expressions</w:t>
      </w:r>
      <w:bookmarkEnd w:id="168"/>
    </w:p>
    <w:p w14:paraId="0C6E35DE" w14:textId="77777777" w:rsidR="0062119D" w:rsidRPr="00EC76D5" w:rsidRDefault="0062119D" w:rsidP="0062119D">
      <w:pPr>
        <w:pStyle w:val="CodeHeader"/>
      </w:pPr>
      <w:proofErr w:type="spellStart"/>
      <w:r>
        <w:t>MainParser.gppg</w:t>
      </w:r>
      <w:proofErr w:type="spellEnd"/>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 xml:space="preserve">The </w:t>
      </w:r>
      <w:proofErr w:type="spellStart"/>
      <w:r>
        <w:rPr>
          <w:highlight w:val="white"/>
          <w:lang w:val="sv-SE"/>
        </w:rPr>
        <w:t>multiplcation</w:t>
      </w:r>
      <w:proofErr w:type="spellEnd"/>
      <w:r>
        <w:rPr>
          <w:highlight w:val="white"/>
          <w:lang w:val="sv-SE"/>
        </w:rPr>
        <w:t xml:space="preserve"> operators </w:t>
      </w:r>
      <w:proofErr w:type="spellStart"/>
      <w:r>
        <w:rPr>
          <w:highlight w:val="white"/>
          <w:lang w:val="sv-SE"/>
        </w:rPr>
        <w:t>are</w:t>
      </w:r>
      <w:proofErr w:type="spellEnd"/>
      <w:r>
        <w:rPr>
          <w:highlight w:val="white"/>
          <w:lang w:val="sv-SE"/>
        </w:rPr>
        <w:t xml:space="preserve"> </w:t>
      </w:r>
      <w:proofErr w:type="spellStart"/>
      <w:r>
        <w:rPr>
          <w:highlight w:val="white"/>
          <w:lang w:val="sv-SE"/>
        </w:rPr>
        <w:t>multiply</w:t>
      </w:r>
      <w:proofErr w:type="spellEnd"/>
      <w:r>
        <w:rPr>
          <w:highlight w:val="white"/>
          <w:lang w:val="sv-SE"/>
        </w:rPr>
        <w:t xml:space="preserve">, division, and </w:t>
      </w:r>
      <w:proofErr w:type="spellStart"/>
      <w:r>
        <w:rPr>
          <w:highlight w:val="white"/>
          <w:lang w:val="sv-SE"/>
        </w:rPr>
        <w:t>modulo</w:t>
      </w:r>
      <w:proofErr w:type="spellEnd"/>
      <w:r>
        <w:rPr>
          <w:highlight w:val="white"/>
          <w:lang w:val="sv-SE"/>
        </w:rPr>
        <w:t>.</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proofErr w:type="spellStart"/>
      <w:r>
        <w:t>MiddleCodeGenerator.cs</w:t>
      </w:r>
      <w:proofErr w:type="spellEnd"/>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bookmarkStart w:id="169" w:name="_Toc53473517"/>
      <w:r>
        <w:t>Cast</w:t>
      </w:r>
      <w:r w:rsidR="00F158B0">
        <w:t xml:space="preserve"> Expressions</w:t>
      </w:r>
      <w:bookmarkEnd w:id="169"/>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proofErr w:type="spellStart"/>
      <w:r>
        <w:t>MainParser.gppg</w:t>
      </w:r>
      <w:proofErr w:type="spellEnd"/>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proofErr w:type="spellStart"/>
      <w:r>
        <w:t>MiddleCodeGenerator.cs</w:t>
      </w:r>
      <w:proofErr w:type="spellEnd"/>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 xml:space="preserve">If the declarator is null, we just return the </w:t>
      </w:r>
      <w:proofErr w:type="spellStart"/>
      <w:r>
        <w:rPr>
          <w:highlight w:val="white"/>
        </w:rPr>
        <w:t>specifer’s</w:t>
      </w:r>
      <w:proofErr w:type="spellEnd"/>
      <w:r>
        <w:rPr>
          <w:highlight w:val="white"/>
        </w:rPr>
        <w:t xml:space="preserve">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7BC035C3" w14:textId="77777777" w:rsidR="00636360" w:rsidRDefault="00636360" w:rsidP="00636360">
      <w:pPr>
        <w:pStyle w:val="Rubrik3"/>
      </w:pPr>
      <w:bookmarkStart w:id="170" w:name="_Toc53473518"/>
      <w:r>
        <w:t>Prefix Expression</w:t>
      </w:r>
      <w:bookmarkEnd w:id="170"/>
    </w:p>
    <w:p w14:paraId="17DB7A32" w14:textId="77777777" w:rsidR="00636360" w:rsidRDefault="00636360" w:rsidP="00636360">
      <w:r>
        <w:t>In C, there are several prefix expressions:</w:t>
      </w:r>
    </w:p>
    <w:p w14:paraId="59EB897C" w14:textId="77777777" w:rsidR="00636360" w:rsidRDefault="00636360" w:rsidP="00636360">
      <w:pPr>
        <w:pStyle w:val="Liststycke"/>
        <w:numPr>
          <w:ilvl w:val="0"/>
          <w:numId w:val="148"/>
        </w:numPr>
        <w:spacing w:line="256" w:lineRule="auto"/>
      </w:pPr>
      <w:r>
        <w:t>Unary add and minus</w:t>
      </w:r>
    </w:p>
    <w:p w14:paraId="3C06322A" w14:textId="77777777" w:rsidR="00636360" w:rsidRDefault="00636360" w:rsidP="00636360">
      <w:pPr>
        <w:pStyle w:val="Liststycke"/>
        <w:numPr>
          <w:ilvl w:val="0"/>
          <w:numId w:val="148"/>
        </w:numPr>
        <w:spacing w:line="256" w:lineRule="auto"/>
      </w:pPr>
      <w:r>
        <w:t>Logical not</w:t>
      </w:r>
    </w:p>
    <w:p w14:paraId="54BF401C" w14:textId="77777777" w:rsidR="00636360" w:rsidRDefault="00636360" w:rsidP="00636360">
      <w:pPr>
        <w:pStyle w:val="Liststycke"/>
        <w:numPr>
          <w:ilvl w:val="0"/>
          <w:numId w:val="148"/>
        </w:numPr>
        <w:spacing w:line="256" w:lineRule="auto"/>
      </w:pPr>
      <w:r>
        <w:t>Bitwise not</w:t>
      </w:r>
    </w:p>
    <w:p w14:paraId="480B5D9E" w14:textId="77777777" w:rsidR="00636360" w:rsidRDefault="00636360" w:rsidP="00636360">
      <w:pPr>
        <w:pStyle w:val="Liststycke"/>
        <w:numPr>
          <w:ilvl w:val="0"/>
          <w:numId w:val="148"/>
        </w:numPr>
        <w:spacing w:line="256" w:lineRule="auto"/>
      </w:pPr>
      <w:r>
        <w:t xml:space="preserve">The </w:t>
      </w:r>
      <w:proofErr w:type="spellStart"/>
      <w:r>
        <w:rPr>
          <w:rStyle w:val="CodeInText"/>
        </w:rPr>
        <w:t>sizeof</w:t>
      </w:r>
      <w:proofErr w:type="spellEnd"/>
      <w:r>
        <w:t xml:space="preserve"> operator</w:t>
      </w:r>
    </w:p>
    <w:p w14:paraId="7713625E" w14:textId="77777777" w:rsidR="00636360" w:rsidRDefault="00636360" w:rsidP="00636360">
      <w:pPr>
        <w:pStyle w:val="Liststycke"/>
        <w:numPr>
          <w:ilvl w:val="0"/>
          <w:numId w:val="148"/>
        </w:numPr>
        <w:spacing w:line="256" w:lineRule="auto"/>
      </w:pPr>
      <w:r>
        <w:t>The address operator</w:t>
      </w:r>
    </w:p>
    <w:p w14:paraId="3DB1A689" w14:textId="77777777" w:rsidR="00636360" w:rsidRDefault="00636360" w:rsidP="00636360">
      <w:pPr>
        <w:pStyle w:val="Liststycke"/>
        <w:numPr>
          <w:ilvl w:val="0"/>
          <w:numId w:val="148"/>
        </w:numPr>
        <w:spacing w:line="256" w:lineRule="auto"/>
      </w:pPr>
      <w:r>
        <w:lastRenderedPageBreak/>
        <w:t xml:space="preserve">The </w:t>
      </w:r>
      <w:proofErr w:type="spellStart"/>
      <w:r>
        <w:t>dereferenceence</w:t>
      </w:r>
      <w:proofErr w:type="spellEnd"/>
      <w:r>
        <w:t xml:space="preserve"> operator</w:t>
      </w:r>
    </w:p>
    <w:p w14:paraId="37D9CCAC" w14:textId="1684234A" w:rsidR="00516130" w:rsidRDefault="00ED52B2" w:rsidP="006342B0">
      <w:pPr>
        <w:pStyle w:val="Rubrik3"/>
      </w:pPr>
      <w:bookmarkStart w:id="171" w:name="_Toc53473519"/>
      <w:r>
        <w:t xml:space="preserve">Unary Addition </w:t>
      </w:r>
      <w:r w:rsidR="006342B0">
        <w:t>Expressions</w:t>
      </w:r>
      <w:bookmarkEnd w:id="171"/>
    </w:p>
    <w:p w14:paraId="769EA068" w14:textId="0BAD61DE" w:rsidR="006342B0" w:rsidRDefault="006342B0" w:rsidP="006342B0">
      <w:pPr>
        <w:pStyle w:val="CodeHeader"/>
      </w:pPr>
      <w:proofErr w:type="spellStart"/>
      <w:r>
        <w:t>MainParser.gppg</w:t>
      </w:r>
      <w:proofErr w:type="spellEnd"/>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proofErr w:type="spellStart"/>
      <w:r>
        <w:t>MiddleCodeGenerator.cs</w:t>
      </w:r>
      <w:proofErr w:type="spellEnd"/>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5C3F5614" w:rsidR="003F2683" w:rsidRDefault="003F2683" w:rsidP="003F2683">
      <w:pPr>
        <w:pStyle w:val="Rubrik3"/>
        <w:rPr>
          <w:highlight w:val="white"/>
        </w:rPr>
      </w:pPr>
      <w:bookmarkStart w:id="172" w:name="_Toc53473520"/>
      <w:r>
        <w:rPr>
          <w:highlight w:val="white"/>
        </w:rPr>
        <w:t>Logical Not Expression</w:t>
      </w:r>
      <w:bookmarkEnd w:id="172"/>
    </w:p>
    <w:p w14:paraId="7CE7C86D" w14:textId="77777777" w:rsidR="00C63ED3" w:rsidRDefault="00C63ED3" w:rsidP="00C63ED3">
      <w:r>
        <w:t>The logical-not operator just swaps the true and false sets of its operand.</w:t>
      </w:r>
    </w:p>
    <w:p w14:paraId="724EAF0B" w14:textId="77777777" w:rsidR="004C6676" w:rsidRDefault="004C6676" w:rsidP="004C6676">
      <w:pPr>
        <w:pStyle w:val="CodeHeader"/>
      </w:pPr>
      <w:proofErr w:type="spellStart"/>
      <w:r>
        <w:t>MainParser.gppg</w:t>
      </w:r>
      <w:proofErr w:type="spellEnd"/>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proofErr w:type="spellStart"/>
      <w:r>
        <w:t>MiddleCodeGenerator.cs</w:t>
      </w:r>
      <w:proofErr w:type="spellEnd"/>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lastRenderedPageBreak/>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bookmarkStart w:id="173" w:name="_Toc53473521"/>
      <w:r>
        <w:rPr>
          <w:highlight w:val="white"/>
        </w:rPr>
        <w:t>Bitwise Not Expression</w:t>
      </w:r>
      <w:bookmarkEnd w:id="173"/>
    </w:p>
    <w:p w14:paraId="5235A8D0" w14:textId="77777777" w:rsidR="00D12D93" w:rsidRDefault="00D12D93" w:rsidP="00D12D93">
      <w:pPr>
        <w:pStyle w:val="CodeHeader"/>
      </w:pPr>
      <w:proofErr w:type="spellStart"/>
      <w:r>
        <w:t>MainParser.gppg</w:t>
      </w:r>
      <w:proofErr w:type="spellEnd"/>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proofErr w:type="spellStart"/>
      <w:r>
        <w:t>MiddleCodeGenerator.cs</w:t>
      </w:r>
      <w:proofErr w:type="spellEnd"/>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6BFB0E03" w:rsidR="00A23642" w:rsidRDefault="00A23642" w:rsidP="00A23642">
      <w:pPr>
        <w:pStyle w:val="Rubrik3"/>
        <w:rPr>
          <w:highlight w:val="white"/>
        </w:rPr>
      </w:pPr>
      <w:bookmarkStart w:id="174" w:name="_Toc53473522"/>
      <w:r>
        <w:rPr>
          <w:highlight w:val="white"/>
        </w:rPr>
        <w:t xml:space="preserve">The </w:t>
      </w:r>
      <w:proofErr w:type="spellStart"/>
      <w:r w:rsidR="00C71031">
        <w:rPr>
          <w:highlight w:val="white"/>
        </w:rPr>
        <w:t>S</w:t>
      </w:r>
      <w:r>
        <w:rPr>
          <w:highlight w:val="white"/>
        </w:rPr>
        <w:t>izeof</w:t>
      </w:r>
      <w:proofErr w:type="spellEnd"/>
      <w:r>
        <w:rPr>
          <w:highlight w:val="white"/>
        </w:rPr>
        <w:t xml:space="preserve"> Expression</w:t>
      </w:r>
      <w:bookmarkEnd w:id="174"/>
    </w:p>
    <w:p w14:paraId="46FE60BA" w14:textId="77777777" w:rsidR="003C67C0" w:rsidRDefault="003C67C0" w:rsidP="003C67C0">
      <w:r>
        <w:t xml:space="preserve">The </w:t>
      </w:r>
      <w:proofErr w:type="spellStart"/>
      <w:r>
        <w:rPr>
          <w:rStyle w:val="CodeInText"/>
        </w:rPr>
        <w:t>sizeof</w:t>
      </w:r>
      <w:proofErr w:type="spellEnd"/>
      <w:r>
        <w:rPr>
          <w:rStyle w:val="CodeInText"/>
        </w:rPr>
        <w:t>-operator</w:t>
      </w:r>
      <w:r>
        <w:t xml:space="preserve"> takes an expression or a type inside parenthesis as operand. The operator is not allowed on function or bitfields.</w:t>
      </w:r>
    </w:p>
    <w:p w14:paraId="3AF17821" w14:textId="77777777" w:rsidR="00E80C07" w:rsidRDefault="00E80C07" w:rsidP="00E80C07">
      <w:pPr>
        <w:pStyle w:val="CodeHeader"/>
      </w:pPr>
      <w:proofErr w:type="spellStart"/>
      <w:r>
        <w:t>MainParser.gppg</w:t>
      </w:r>
      <w:proofErr w:type="spellEnd"/>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proofErr w:type="spellStart"/>
      <w:r>
        <w:t>MiddleCodeGenerator.cs</w:t>
      </w:r>
      <w:proofErr w:type="spellEnd"/>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expression is not </w:t>
      </w:r>
      <w:r w:rsidRPr="00821723">
        <w:rPr>
          <w:rStyle w:val="KeyWord0"/>
          <w:highlight w:val="white"/>
        </w:rPr>
        <w:t>register</w:t>
      </w:r>
      <w:r>
        <w:rPr>
          <w:highlight w:val="white"/>
          <w:lang w:val="sv-SE"/>
        </w:rPr>
        <w:t xml:space="preserve">, </w:t>
      </w:r>
      <w:proofErr w:type="spellStart"/>
      <w:r>
        <w:rPr>
          <w:highlight w:val="white"/>
          <w:lang w:val="sv-SE"/>
        </w:rPr>
        <w:t>since</w:t>
      </w:r>
      <w:proofErr w:type="spellEnd"/>
      <w:r>
        <w:rPr>
          <w:highlight w:val="white"/>
          <w:lang w:val="sv-SE"/>
        </w:rPr>
        <w:t xml:space="preserve"> it is not </w:t>
      </w:r>
      <w:proofErr w:type="spellStart"/>
      <w:r>
        <w:rPr>
          <w:highlight w:val="white"/>
          <w:lang w:val="sv-SE"/>
        </w:rPr>
        <w:t>allowed</w:t>
      </w:r>
      <w:proofErr w:type="spellEnd"/>
      <w:r>
        <w:rPr>
          <w:highlight w:val="white"/>
          <w:lang w:val="sv-SE"/>
        </w:rPr>
        <w:t>.</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proofErr w:type="spellStart"/>
      <w:r>
        <w:rPr>
          <w:highlight w:val="white"/>
          <w:lang w:val="sv-SE"/>
        </w:rPr>
        <w:t>Moreover</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it is not a </w:t>
      </w:r>
      <w:proofErr w:type="spellStart"/>
      <w:r>
        <w:rPr>
          <w:highlight w:val="white"/>
          <w:lang w:val="sv-SE"/>
        </w:rPr>
        <w:t>function</w:t>
      </w:r>
      <w:proofErr w:type="spellEnd"/>
      <w:r>
        <w:rPr>
          <w:highlight w:val="white"/>
          <w:lang w:val="sv-SE"/>
        </w:rPr>
        <w:t xml:space="preserve"> or a </w:t>
      </w:r>
      <w:proofErr w:type="spellStart"/>
      <w:r>
        <w:rPr>
          <w:highlight w:val="white"/>
          <w:lang w:val="sv-SE"/>
        </w:rPr>
        <w:t>bitfield</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do not </w:t>
      </w:r>
      <w:proofErr w:type="spellStart"/>
      <w:r>
        <w:rPr>
          <w:highlight w:val="white"/>
          <w:lang w:val="sv-SE"/>
        </w:rPr>
        <w:t>have</w:t>
      </w:r>
      <w:proofErr w:type="spellEnd"/>
      <w:r>
        <w:rPr>
          <w:highlight w:val="white"/>
          <w:lang w:val="sv-SE"/>
        </w:rPr>
        <w:t xml:space="preserve"> </w:t>
      </w:r>
      <w:proofErr w:type="spellStart"/>
      <w:r>
        <w:rPr>
          <w:highlight w:val="white"/>
          <w:lang w:val="sv-SE"/>
        </w:rPr>
        <w:t>sizes</w:t>
      </w:r>
      <w:proofErr w:type="spellEnd"/>
      <w:r>
        <w:rPr>
          <w:highlight w:val="white"/>
          <w:lang w:val="sv-SE"/>
        </w:rPr>
        <w:t>.</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lastRenderedPageBreak/>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proofErr w:type="spellStart"/>
      <w:r>
        <w:t>MainParser.gppg</w:t>
      </w:r>
      <w:proofErr w:type="spellEnd"/>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t xml:space="preserve">In the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sidR="00381A6D">
        <w:rPr>
          <w:highlight w:val="white"/>
          <w:lang w:val="sv-SE"/>
        </w:rPr>
        <w:t>type</w:t>
      </w:r>
      <w:proofErr w:type="spellEnd"/>
      <w:r w:rsidR="00381A6D">
        <w:rPr>
          <w:highlight w:val="white"/>
          <w:lang w:val="sv-SE"/>
        </w:rPr>
        <w:t xml:space="preserve"> </w:t>
      </w:r>
      <w:proofErr w:type="spellStart"/>
      <w:r w:rsidR="00381A6D">
        <w:rPr>
          <w:highlight w:val="white"/>
          <w:lang w:val="sv-SE"/>
        </w:rPr>
        <w:t>name</w:t>
      </w:r>
      <w:proofErr w:type="spellEnd"/>
      <w:r w:rsidR="00381A6D">
        <w:rPr>
          <w:highlight w:val="white"/>
          <w:lang w:val="sv-SE"/>
        </w:rPr>
        <w:t xml:space="preserve">, </w:t>
      </w:r>
      <w:proofErr w:type="spellStart"/>
      <w:r w:rsidR="00381A6D">
        <w:rPr>
          <w:highlight w:val="white"/>
          <w:lang w:val="sv-SE"/>
        </w:rPr>
        <w:t>we</w:t>
      </w:r>
      <w:proofErr w:type="spellEnd"/>
      <w:r w:rsidR="00381A6D">
        <w:rPr>
          <w:highlight w:val="white"/>
          <w:lang w:val="sv-SE"/>
        </w:rPr>
        <w:t xml:space="preserve"> </w:t>
      </w:r>
      <w:proofErr w:type="spellStart"/>
      <w:r w:rsidR="00D27D74">
        <w:rPr>
          <w:highlight w:val="white"/>
          <w:lang w:val="sv-SE"/>
        </w:rPr>
        <w:t>alsoe</w:t>
      </w:r>
      <w:proofErr w:type="spellEnd"/>
      <w:r w:rsidR="00D27D74">
        <w:rPr>
          <w:highlight w:val="white"/>
          <w:lang w:val="sv-SE"/>
        </w:rPr>
        <w:t xml:space="preserve"> </w:t>
      </w:r>
      <w:r w:rsidR="00381A6D">
        <w:rPr>
          <w:highlight w:val="white"/>
          <w:lang w:val="sv-SE"/>
        </w:rPr>
        <w:t xml:space="preserve">check </w:t>
      </w:r>
      <w:proofErr w:type="spellStart"/>
      <w:r w:rsidR="00381A6D">
        <w:rPr>
          <w:highlight w:val="white"/>
          <w:lang w:val="sv-SE"/>
        </w:rPr>
        <w:t>that</w:t>
      </w:r>
      <w:proofErr w:type="spellEnd"/>
      <w:r w:rsidR="00381A6D">
        <w:rPr>
          <w:highlight w:val="white"/>
          <w:lang w:val="sv-SE"/>
        </w:rPr>
        <w:t xml:space="preserve"> the expression is not a </w:t>
      </w:r>
      <w:proofErr w:type="spellStart"/>
      <w:r w:rsidR="00381A6D">
        <w:rPr>
          <w:highlight w:val="white"/>
          <w:lang w:val="sv-SE"/>
        </w:rPr>
        <w:t>function</w:t>
      </w:r>
      <w:proofErr w:type="spellEnd"/>
      <w:r w:rsidR="00381A6D">
        <w:rPr>
          <w:highlight w:val="white"/>
          <w:lang w:val="sv-SE"/>
        </w:rPr>
        <w:t xml:space="preserve"> or </w:t>
      </w:r>
      <w:r w:rsidR="006F5C7B">
        <w:rPr>
          <w:highlight w:val="white"/>
          <w:lang w:val="sv-SE"/>
        </w:rPr>
        <w:t xml:space="preserve">a </w:t>
      </w:r>
      <w:proofErr w:type="spellStart"/>
      <w:r w:rsidR="006F5C7B">
        <w:rPr>
          <w:highlight w:val="white"/>
          <w:lang w:val="sv-SE"/>
        </w:rPr>
        <w:t>bitfield</w:t>
      </w:r>
      <w:proofErr w:type="spellEnd"/>
      <w:r w:rsidR="00D27D74">
        <w:rPr>
          <w:highlight w:val="white"/>
          <w:lang w:val="sv-SE"/>
        </w:rPr>
        <w:t>.</w:t>
      </w:r>
    </w:p>
    <w:p w14:paraId="7D256E67" w14:textId="13E802DC" w:rsidR="00270E94" w:rsidRPr="00C72A73" w:rsidRDefault="00C72A73" w:rsidP="00C72A73">
      <w:pPr>
        <w:pStyle w:val="CodeHeader"/>
      </w:pPr>
      <w:proofErr w:type="spellStart"/>
      <w:r>
        <w:t>MiddleCodeGenerator.cs</w:t>
      </w:r>
      <w:proofErr w:type="spellEnd"/>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bookmarkStart w:id="175" w:name="_Toc53473523"/>
      <w:r>
        <w:rPr>
          <w:highlight w:val="white"/>
        </w:rPr>
        <w:t>Address Expression</w:t>
      </w:r>
      <w:bookmarkEnd w:id="175"/>
    </w:p>
    <w:p w14:paraId="4E45171D" w14:textId="77777777" w:rsidR="00E22A3B" w:rsidRDefault="00E22A3B" w:rsidP="00E22A3B">
      <w: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Default="00641589" w:rsidP="00641589">
      <w:pPr>
        <w:pStyle w:val="CodeHeader"/>
      </w:pPr>
      <w:proofErr w:type="spellStart"/>
      <w:r>
        <w:t>MainParser.gppg</w:t>
      </w:r>
      <w:proofErr w:type="spellEnd"/>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38D5D087" w14:textId="07735C9C" w:rsidR="008B0FA0" w:rsidRPr="00013F62" w:rsidRDefault="00755F33" w:rsidP="008B0FA0">
      <w:pPr>
        <w:rPr>
          <w:highlight w:val="white"/>
        </w:rPr>
      </w:pPr>
      <w:r>
        <w:rPr>
          <w:highlight w:val="white"/>
        </w:rPr>
        <w:t>The address operator does not apply to bitfields symbols with register storage.</w:t>
      </w:r>
      <w:r w:rsidR="008B0FA0" w:rsidRPr="008B0FA0">
        <w:rPr>
          <w:highlight w:val="white"/>
        </w:rPr>
        <w:t xml:space="preserve"> </w:t>
      </w:r>
      <w:r w:rsidR="008B0FA0">
        <w:rPr>
          <w:highlight w:val="white"/>
        </w:rPr>
        <w:t>A symbol is addressable if it does not have register storage and is not a bitfield in a struct or union.</w:t>
      </w:r>
    </w:p>
    <w:p w14:paraId="7BA22535" w14:textId="77777777" w:rsidR="005E4444" w:rsidRPr="005E4444" w:rsidRDefault="005E4444" w:rsidP="005E4444">
      <w:pPr>
        <w:pStyle w:val="CodeHeader"/>
      </w:pPr>
      <w:proofErr w:type="spellStart"/>
      <w:r>
        <w:t>MiddleCodeGenerator.cs</w:t>
      </w:r>
      <w:proofErr w:type="spellEnd"/>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69BBC46A" w14:textId="77777777" w:rsidR="008B0FA0" w:rsidRPr="008B0FA0" w:rsidRDefault="008B0FA0" w:rsidP="008B0FA0">
      <w:pPr>
        <w:pStyle w:val="Code"/>
        <w:rPr>
          <w:highlight w:val="white"/>
        </w:rPr>
      </w:pPr>
      <w:r w:rsidRPr="008B0FA0">
        <w:rPr>
          <w:highlight w:val="white"/>
        </w:rPr>
        <w:t xml:space="preserve">      Assert.Error(!symbol.IsRegister() &amp;&amp; !symbol.Type.IsBitfield(),</w:t>
      </w:r>
    </w:p>
    <w:p w14:paraId="636B070C" w14:textId="77777777" w:rsidR="008B0FA0" w:rsidRPr="008B0FA0" w:rsidRDefault="008B0FA0" w:rsidP="008B0FA0">
      <w:pPr>
        <w:pStyle w:val="Code"/>
        <w:rPr>
          <w:highlight w:val="white"/>
        </w:rPr>
      </w:pPr>
      <w:r w:rsidRPr="008B0FA0">
        <w:rPr>
          <w:highlight w:val="white"/>
        </w:rPr>
        <w:t xml:space="preserve">                   expression,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lastRenderedPageBreak/>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bookmarkStart w:id="176" w:name="_Toc53473524"/>
      <w:r>
        <w:rPr>
          <w:highlight w:val="white"/>
        </w:rPr>
        <w:t>Dereference</w:t>
      </w:r>
      <w:r w:rsidR="00B47577">
        <w:rPr>
          <w:highlight w:val="white"/>
        </w:rPr>
        <w:t xml:space="preserve"> Expression</w:t>
      </w:r>
      <w:bookmarkEnd w:id="176"/>
    </w:p>
    <w:p w14:paraId="0A6FB5B7" w14:textId="77777777" w:rsidR="00F573E1" w:rsidRDefault="00F573E1" w:rsidP="00F573E1">
      <w:r>
        <w:t>The dereference operator takes a pointer or array as operand.</w:t>
      </w:r>
    </w:p>
    <w:p w14:paraId="178C81AE" w14:textId="77777777" w:rsidR="00A81A42" w:rsidRDefault="00A81A42" w:rsidP="00A81A42">
      <w:pPr>
        <w:pStyle w:val="CodeHeader"/>
      </w:pPr>
      <w:proofErr w:type="spellStart"/>
      <w:r>
        <w:t>MainParser.gppg</w:t>
      </w:r>
      <w:proofErr w:type="spellEnd"/>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proofErr w:type="spellStart"/>
      <w:r w:rsidR="00812BDA">
        <w:rPr>
          <w:highlight w:val="white"/>
          <w:lang w:val="sv-SE"/>
        </w:rPr>
        <w:t>dereference</w:t>
      </w:r>
      <w:proofErr w:type="spellEnd"/>
      <w:r>
        <w:rPr>
          <w:highlight w:val="white"/>
          <w:lang w:val="sv-SE"/>
        </w:rPr>
        <w:t xml:space="preserve"> operator </w:t>
      </w:r>
      <w:proofErr w:type="spellStart"/>
      <w:r>
        <w:rPr>
          <w:highlight w:val="white"/>
          <w:lang w:val="sv-SE"/>
        </w:rPr>
        <w:t>applies</w:t>
      </w:r>
      <w:proofErr w:type="spellEnd"/>
      <w:r>
        <w:rPr>
          <w:highlight w:val="white"/>
          <w:lang w:val="sv-SE"/>
        </w:rPr>
        <w:t xml:space="preserve"> to pointers, </w:t>
      </w:r>
      <w:proofErr w:type="spellStart"/>
      <w:r>
        <w:rPr>
          <w:highlight w:val="white"/>
          <w:lang w:val="sv-SE"/>
        </w:rPr>
        <w:t>arrays</w:t>
      </w:r>
      <w:proofErr w:type="spellEnd"/>
      <w:r>
        <w:rPr>
          <w:highlight w:val="white"/>
          <w:lang w:val="sv-SE"/>
        </w:rPr>
        <w:t xml:space="preserve">, strings, and </w:t>
      </w:r>
      <w:proofErr w:type="spellStart"/>
      <w:r>
        <w:rPr>
          <w:highlight w:val="white"/>
          <w:lang w:val="sv-SE"/>
        </w:rPr>
        <w:t>functions</w:t>
      </w:r>
      <w:proofErr w:type="spellEnd"/>
      <w:r>
        <w:rPr>
          <w:highlight w:val="white"/>
          <w:lang w:val="sv-SE"/>
        </w:rPr>
        <w:t xml:space="preserve">. In the </w:t>
      </w:r>
      <w:proofErr w:type="spellStart"/>
      <w:r>
        <w:rPr>
          <w:highlight w:val="white"/>
          <w:lang w:val="sv-SE"/>
        </w:rPr>
        <w:t>function</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the expression is </w:t>
      </w:r>
      <w:proofErr w:type="spellStart"/>
      <w:r>
        <w:rPr>
          <w:highlight w:val="white"/>
          <w:lang w:val="sv-SE"/>
        </w:rPr>
        <w:t>regarded</w:t>
      </w:r>
      <w:proofErr w:type="spellEnd"/>
      <w:r>
        <w:rPr>
          <w:highlight w:val="white"/>
          <w:lang w:val="sv-SE"/>
        </w:rPr>
        <w:t xml:space="preserve"> as a pointer to a </w:t>
      </w:r>
      <w:proofErr w:type="spellStart"/>
      <w:r>
        <w:rPr>
          <w:highlight w:val="white"/>
          <w:lang w:val="sv-SE"/>
        </w:rPr>
        <w:t>function</w:t>
      </w:r>
      <w:proofErr w:type="spellEnd"/>
      <w:r>
        <w:rPr>
          <w:highlight w:val="white"/>
          <w:lang w:val="sv-SE"/>
        </w:rPr>
        <w:t>.</w:t>
      </w:r>
    </w:p>
    <w:p w14:paraId="15DBC2E1" w14:textId="77777777" w:rsidR="00CC20D7" w:rsidRPr="005E4444" w:rsidRDefault="00CC20D7" w:rsidP="00CC20D7">
      <w:pPr>
        <w:pStyle w:val="CodeHeader"/>
      </w:pPr>
      <w:proofErr w:type="spellStart"/>
      <w:r>
        <w:t>MiddleCodeGenerator.cs</w:t>
      </w:r>
      <w:proofErr w:type="spellEnd"/>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5135AA57" w14:textId="77777777" w:rsidR="004C762B" w:rsidRDefault="004C762B" w:rsidP="004C762B">
      <w:pPr>
        <w:pStyle w:val="Code"/>
        <w:rPr>
          <w:highlight w:val="white"/>
        </w:rPr>
      </w:pPr>
      <w:r w:rsidRPr="004C762B">
        <w:rPr>
          <w:highlight w:val="white"/>
        </w:rPr>
        <w:t xml:space="preserve">      Symbol resultSymbol =</w:t>
      </w:r>
    </w:p>
    <w:p w14:paraId="5DF7B302" w14:textId="02B42E6A" w:rsidR="004C762B" w:rsidRP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bookmarkStart w:id="177" w:name="_Toc53473525"/>
      <w:r w:rsidRPr="00CA545F">
        <w:rPr>
          <w:highlight w:val="white"/>
        </w:rPr>
        <w:t>P</w:t>
      </w:r>
      <w:r>
        <w:rPr>
          <w:highlight w:val="white"/>
        </w:rPr>
        <w:t>re</w:t>
      </w:r>
      <w:r w:rsidRPr="00CA545F">
        <w:rPr>
          <w:highlight w:val="white"/>
        </w:rPr>
        <w:t>fix Increment and Decrement Expression</w:t>
      </w:r>
      <w:bookmarkEnd w:id="177"/>
    </w:p>
    <w:p w14:paraId="4449250C" w14:textId="77777777" w:rsidR="00907CC4" w:rsidRDefault="00907CC4" w:rsidP="00907CC4">
      <w:r>
        <w:t>The postfix increment and decrement change the operand and return the original value. The operand has to be a left-value of arithmetic or pointer type.</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proofErr w:type="spellStart"/>
      <w:r>
        <w:t>MainParser.gppg</w:t>
      </w:r>
      <w:proofErr w:type="spellEnd"/>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lastRenderedPageBreak/>
        <w:t xml:space="preserve">  | DECREMENT { $$ = MiddleOperator.Decrement; };</w:t>
      </w:r>
    </w:p>
    <w:p w14:paraId="09D510F9" w14:textId="77777777" w:rsidR="006D47FA" w:rsidRPr="005E4444" w:rsidRDefault="006D47FA" w:rsidP="006D47FA">
      <w:pPr>
        <w:pStyle w:val="CodeHeader"/>
      </w:pPr>
      <w:proofErr w:type="spellStart"/>
      <w:r>
        <w:t>MiddleCodeGenerator.cs</w:t>
      </w:r>
      <w:proofErr w:type="spellEnd"/>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4039A4E8" w:rsidR="009C11F0" w:rsidRPr="009C11F0" w:rsidRDefault="009C11F0" w:rsidP="009C11F0">
      <w:pPr>
        <w:pStyle w:val="Code"/>
        <w:rPr>
          <w:highlight w:val="white"/>
        </w:rPr>
      </w:pPr>
      <w:r w:rsidRPr="009C11F0">
        <w:rPr>
          <w:highlight w:val="white"/>
        </w:rPr>
        <w:t xml:space="preserve">        BigInteger? bitFieldMask = symbol.Type.</w:t>
      </w:r>
      <w:r w:rsidR="001A34D2">
        <w:rPr>
          <w:highlight w:val="white"/>
        </w:rPr>
        <w:t>Get</w:t>
      </w:r>
      <w:r w:rsidRPr="009C11F0">
        <w:rPr>
          <w:highlight w:val="white"/>
        </w:rPr>
        <w:t>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 xml:space="preserve">We </w:t>
      </w:r>
      <w:proofErr w:type="spellStart"/>
      <w:r w:rsidR="00FD487E">
        <w:rPr>
          <w:highlight w:val="white"/>
        </w:rPr>
        <w:t>preform</w:t>
      </w:r>
      <w:proofErr w:type="spellEnd"/>
      <w:r w:rsidR="00FD487E">
        <w:rPr>
          <w:highlight w:val="white"/>
        </w:rPr>
        <w:t xml:space="preserve">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lastRenderedPageBreak/>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bookmarkStart w:id="178" w:name="_Toc53473526"/>
      <w:r>
        <w:rPr>
          <w:highlight w:val="white"/>
        </w:rPr>
        <w:t>Postfix Increment and Decrement Expression</w:t>
      </w:r>
      <w:bookmarkEnd w:id="178"/>
    </w:p>
    <w:p w14:paraId="65713B98" w14:textId="77777777" w:rsidR="005949CB" w:rsidRDefault="005949CB" w:rsidP="005949CB">
      <w:pPr>
        <w:pStyle w:val="CodeHeader"/>
      </w:pPr>
      <w:proofErr w:type="spellStart"/>
      <w:r>
        <w:t>MainParser.gppg</w:t>
      </w:r>
      <w:proofErr w:type="spellEnd"/>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proofErr w:type="spellStart"/>
      <w:r>
        <w:t>MiddleCodeGenerator.cs</w:t>
      </w:r>
      <w:proofErr w:type="spellEnd"/>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611D913E" w:rsidR="00354141" w:rsidRPr="00354141" w:rsidRDefault="00354141" w:rsidP="00354141">
      <w:pPr>
        <w:pStyle w:val="Code"/>
        <w:rPr>
          <w:highlight w:val="white"/>
        </w:rPr>
      </w:pPr>
      <w:r w:rsidRPr="00354141">
        <w:rPr>
          <w:highlight w:val="white"/>
        </w:rPr>
        <w:t xml:space="preserve">        BigInteger? bitFieldMask = symbol.Type.</w:t>
      </w:r>
      <w:r w:rsidR="001A34D2">
        <w:rPr>
          <w:highlight w:val="white"/>
        </w:rPr>
        <w:t>Get</w:t>
      </w:r>
      <w:r w:rsidRPr="00354141">
        <w:rPr>
          <w:highlight w:val="white"/>
        </w:rPr>
        <w:t>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lastRenderedPageBreak/>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bookmarkStart w:id="179" w:name="_Toc53473527"/>
      <w:r>
        <w:rPr>
          <w:highlight w:val="white"/>
        </w:rPr>
        <w:t>Arrow Expression</w:t>
      </w:r>
      <w:bookmarkEnd w:id="179"/>
    </w:p>
    <w:p w14:paraId="054F401C" w14:textId="77777777" w:rsidR="00A74D16" w:rsidRDefault="00A74D16" w:rsidP="00A74D16">
      <w:r>
        <w:t>The arrow operator takes a pointer to a struct or union as operand. The result symbol has the operand as address symbol and the member offset as offset.</w:t>
      </w:r>
    </w:p>
    <w:p w14:paraId="2B68451A" w14:textId="77777777" w:rsidR="00AB49C7" w:rsidRDefault="00AB49C7" w:rsidP="00AB49C7">
      <w:pPr>
        <w:pStyle w:val="CodeHeader"/>
      </w:pPr>
      <w:proofErr w:type="spellStart"/>
      <w:r>
        <w:t>MainParser.gppg</w:t>
      </w:r>
      <w:proofErr w:type="spellEnd"/>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proofErr w:type="spellStart"/>
      <w:r>
        <w:t>MiddleCodeGenerator.cs</w:t>
      </w:r>
      <w:proofErr w:type="spellEnd"/>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0BD1C61D" w14:textId="46B2F1A2" w:rsidR="004766AD" w:rsidRPr="004766AD" w:rsidRDefault="004766AD" w:rsidP="004766AD">
      <w:pPr>
        <w:pStyle w:val="Code"/>
        <w:rPr>
          <w:highlight w:val="white"/>
        </w:rPr>
      </w:pPr>
      <w:r w:rsidRPr="004766AD">
        <w:rPr>
          <w:highlight w:val="white"/>
        </w:rPr>
        <w:t xml:space="preserve">      Symbol resultSymbol =</w:t>
      </w:r>
      <w:r w:rsidR="00B3193B">
        <w:rPr>
          <w:highlight w:val="white"/>
        </w:rPr>
        <w:t xml:space="preserve"> n</w:t>
      </w:r>
      <w:r w:rsidRPr="004766AD">
        <w:rPr>
          <w:highlight w:val="white"/>
        </w:rPr>
        <w:t>ew Symbol(memberSymbol.Type);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bookmarkStart w:id="180" w:name="_Toc53473528"/>
      <w:r>
        <w:rPr>
          <w:highlight w:val="white"/>
        </w:rPr>
        <w:t>Index Expression</w:t>
      </w:r>
      <w:bookmarkEnd w:id="180"/>
    </w:p>
    <w:p w14:paraId="1A63BA86" w14:textId="77777777" w:rsidR="00EC7214" w:rsidRDefault="00EC7214" w:rsidP="00EC7214">
      <w:r>
        <w:t>The index operator takes a pointer or array and an integral. We have three cases:</w:t>
      </w:r>
    </w:p>
    <w:p w14:paraId="7EF76398" w14:textId="77777777" w:rsidR="00EC7214" w:rsidRDefault="00EC7214" w:rsidP="00EC7214">
      <w:pPr>
        <w:pStyle w:val="Liststycke"/>
        <w:numPr>
          <w:ilvl w:val="0"/>
          <w:numId w:val="149"/>
        </w:numPr>
        <w:spacing w:line="256" w:lineRule="auto"/>
      </w:pPr>
      <w:r>
        <w:t>The index is constant, in which case we treat the operator as if it was the arrow operator.</w:t>
      </w:r>
    </w:p>
    <w:p w14:paraId="73B4B1E8" w14:textId="77777777" w:rsidR="00EC7214" w:rsidRDefault="00EC7214" w:rsidP="00EC7214">
      <w:pPr>
        <w:pStyle w:val="Liststycke"/>
        <w:numPr>
          <w:ilvl w:val="0"/>
          <w:numId w:val="149"/>
        </w:numPr>
        <w:spacing w:line="256" w:lineRule="auto"/>
      </w:pPr>
      <w:r>
        <w:t>The index is not constant and the array or pointer type size is one, in which case we generate that add the index to the pointer or array.</w:t>
      </w:r>
    </w:p>
    <w:p w14:paraId="7619FC80" w14:textId="77777777" w:rsidR="00EC7214" w:rsidRDefault="00EC7214" w:rsidP="00EC7214">
      <w:pPr>
        <w:pStyle w:val="Liststycke"/>
        <w:numPr>
          <w:ilvl w:val="0"/>
          <w:numId w:val="149"/>
        </w:numPr>
        <w:spacing w:line="256" w:lineRule="auto"/>
      </w:pPr>
      <w:r>
        <w:lastRenderedPageBreak/>
        <w:t>The index is not constant and the array or pointer type size is greater than, in which case we also need to generate code that multiply the index with the type size.</w:t>
      </w:r>
    </w:p>
    <w:p w14:paraId="535B5FA6" w14:textId="77777777" w:rsidR="009B7051" w:rsidRDefault="009B7051" w:rsidP="009B7051">
      <w:pPr>
        <w:pStyle w:val="CodeHeader"/>
      </w:pPr>
      <w:proofErr w:type="spellStart"/>
      <w:r>
        <w:t>MainParser.gppg</w:t>
      </w:r>
      <w:proofErr w:type="spellEnd"/>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proofErr w:type="spellStart"/>
      <w:r>
        <w:t>MiddleCodeGenerator.cs</w:t>
      </w:r>
      <w:proofErr w:type="spellEnd"/>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79F1E17F" w14:textId="77777777" w:rsidR="00631965" w:rsidRDefault="00B52C39" w:rsidP="00B52C39">
      <w:pPr>
        <w:pStyle w:val="Code"/>
        <w:rPr>
          <w:highlight w:val="white"/>
        </w:rPr>
      </w:pPr>
      <w:r w:rsidRPr="00B52C39">
        <w:rPr>
          <w:highlight w:val="white"/>
        </w:rPr>
        <w:t xml:space="preserve">      Symbol resultSymbol =</w:t>
      </w:r>
    </w:p>
    <w:p w14:paraId="4E54A929" w14:textId="625F77FE"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lastRenderedPageBreak/>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bookmarkStart w:id="181" w:name="_Toc53473529"/>
      <w:r w:rsidRPr="005E30A8">
        <w:rPr>
          <w:highlight w:val="white"/>
        </w:rPr>
        <w:t>Dot Expression</w:t>
      </w:r>
      <w:bookmarkEnd w:id="181"/>
    </w:p>
    <w:p w14:paraId="15B7AA71" w14:textId="77777777" w:rsidR="00E26192" w:rsidRDefault="00E26192" w:rsidP="00E26192">
      <w: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Default="00E26192" w:rsidP="00E26192">
      <w:r>
        <w:t>If the operand does not have an address symbol, it is a regular variable. Then we just create a temporary symbol with the same storage and increase the offset with the member offset.</w:t>
      </w:r>
    </w:p>
    <w:p w14:paraId="350DC984" w14:textId="77777777" w:rsidR="005E30A8" w:rsidRDefault="005E30A8" w:rsidP="005E30A8">
      <w:pPr>
        <w:pStyle w:val="CodeHeader"/>
      </w:pPr>
      <w:proofErr w:type="spellStart"/>
      <w:r>
        <w:t>MainParser.gppg</w:t>
      </w:r>
      <w:proofErr w:type="spellEnd"/>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proofErr w:type="spellStart"/>
      <w:r>
        <w:t>MiddleCodeGenerator.cs</w:t>
      </w:r>
      <w:proofErr w:type="spellEnd"/>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lastRenderedPageBreak/>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8AE7A8E" w14:textId="4326D4F2" w:rsidR="005E30A8" w:rsidRPr="006A0719" w:rsidRDefault="005E30A8" w:rsidP="005E30A8">
      <w:pPr>
        <w:pStyle w:val="Code"/>
        <w:rPr>
          <w:highlight w:val="white"/>
        </w:rPr>
      </w:pPr>
      <w:r w:rsidRPr="006A0719">
        <w:rPr>
          <w:highlight w:val="white"/>
        </w:rPr>
        <w:t xml:space="preserve">        resultSymbol = new Symbol(memberSymbol.Type);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bookmarkStart w:id="182" w:name="_Toc53473530"/>
      <w:r>
        <w:rPr>
          <w:highlight w:val="white"/>
        </w:rPr>
        <w:t>Function Call Expression</w:t>
      </w:r>
      <w:bookmarkEnd w:id="182"/>
    </w:p>
    <w:p w14:paraId="6B6E4B00" w14:textId="77777777" w:rsidR="00727422" w:rsidRDefault="00727422" w:rsidP="00727422">
      <w:r>
        <w:t>When calling a function, first we need to check the number of actual and formal parameters, which shall be equal. Unless the function is elliptic, in which case the actual parameter list can be longer.</w:t>
      </w:r>
    </w:p>
    <w:p w14:paraId="014032EB" w14:textId="2C9F9C06" w:rsidR="00727422" w:rsidRDefault="00727422" w:rsidP="00727422">
      <w:r>
        <w:t xml:space="preserve">Each regular actual parameter is transformed to the type of the formal parameter, and each extra actual parameter is subjected to the type promotion described in Section </w:t>
      </w:r>
      <w:r>
        <w:fldChar w:fldCharType="begin"/>
      </w:r>
      <w:r>
        <w:instrText xml:space="preserve"> REF _Ref418350730 \r \h </w:instrText>
      </w:r>
      <w:r>
        <w:fldChar w:fldCharType="separate"/>
      </w:r>
      <w:r w:rsidR="00D46DBD">
        <w:rPr>
          <w:b/>
          <w:bCs/>
          <w:lang w:val="sv-SE"/>
        </w:rPr>
        <w:t>Fel! Hittar inte referenskälla.</w:t>
      </w:r>
      <w:r>
        <w:fldChar w:fldCharType="end"/>
      </w:r>
      <w:r>
        <w:t>. Unless the return type is void, we place the result value in a temporary symbol.</w:t>
      </w:r>
    </w:p>
    <w:p w14:paraId="517BDFE1" w14:textId="77777777" w:rsidR="003F2C3E" w:rsidRDefault="003F2C3E" w:rsidP="003F2C3E">
      <w:r>
        <w:t>Each actual parameter is checked. For a regular parameter (</w:t>
      </w:r>
      <w:proofErr w:type="spellStart"/>
      <w:r>
        <w:rPr>
          <w:rStyle w:val="CodeInText"/>
        </w:rPr>
        <w:t>paramType</w:t>
      </w:r>
      <w:proofErr w:type="spellEnd"/>
      <w: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Default="003F2C3E" w:rsidP="003F2C3E">
      <w:r>
        <w:t>For an extra parameter: a char is converted to an integer and a float is converted to a double.</w:t>
      </w:r>
    </w:p>
    <w:p w14:paraId="4874C9CA" w14:textId="77777777" w:rsidR="008245F5" w:rsidRDefault="008245F5" w:rsidP="008245F5">
      <w:pPr>
        <w:pStyle w:val="CodeHeader"/>
      </w:pPr>
      <w:proofErr w:type="spellStart"/>
      <w:r>
        <w:t>MainParser.gppg</w:t>
      </w:r>
      <w:proofErr w:type="spellEnd"/>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lastRenderedPageBreak/>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proofErr w:type="spellStart"/>
      <w:r>
        <w:t>MiddleCodeGenerator.cs</w:t>
      </w:r>
      <w:proofErr w:type="spellEnd"/>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t xml:space="preserve">The </w:t>
      </w:r>
      <w:proofErr w:type="spellStart"/>
      <w:r>
        <w:rPr>
          <w:highlight w:val="white"/>
          <w:lang w:val="sv-SE"/>
        </w:rPr>
        <w:t>reason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keep</w:t>
      </w:r>
      <w:proofErr w:type="spellEnd"/>
      <w:r>
        <w:rPr>
          <w:highlight w:val="white"/>
          <w:lang w:val="sv-SE"/>
        </w:rPr>
        <w:t xml:space="preserve"> </w:t>
      </w:r>
      <w:proofErr w:type="spellStart"/>
      <w:r>
        <w:rPr>
          <w:highlight w:val="white"/>
          <w:lang w:val="sv-SE"/>
        </w:rPr>
        <w:t>track</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w:t>
      </w:r>
      <w:r w:rsidR="00E6708B">
        <w:rPr>
          <w:highlight w:val="white"/>
          <w:lang w:val="sv-SE"/>
        </w:rPr>
        <w:t xml:space="preserve"> </w:t>
      </w:r>
      <w:proofErr w:type="spellStart"/>
      <w:r w:rsidR="00E6708B">
        <w:rPr>
          <w:highlight w:val="white"/>
          <w:lang w:val="sv-SE"/>
        </w:rPr>
        <w:t>current</w:t>
      </w:r>
      <w:proofErr w:type="spellEnd"/>
      <w:r w:rsidR="00E6708B">
        <w:rPr>
          <w:highlight w:val="white"/>
          <w:lang w:val="sv-SE"/>
        </w:rPr>
        <w:t xml:space="preserve"> offset is </w:t>
      </w:r>
      <w:proofErr w:type="spellStart"/>
      <w:r w:rsidR="00E6708B">
        <w:rPr>
          <w:highlight w:val="white"/>
          <w:lang w:val="sv-SE"/>
        </w:rPr>
        <w:t>that</w:t>
      </w:r>
      <w:proofErr w:type="spellEnd"/>
      <w:r w:rsidR="00E6708B">
        <w:rPr>
          <w:highlight w:val="white"/>
          <w:lang w:val="sv-SE"/>
        </w:rPr>
        <w:t xml:space="preserve"> </w:t>
      </w:r>
      <w:proofErr w:type="spellStart"/>
      <w:r w:rsidR="00E6708B">
        <w:rPr>
          <w:highlight w:val="white"/>
          <w:lang w:val="sv-SE"/>
        </w:rPr>
        <w:t>we</w:t>
      </w:r>
      <w:proofErr w:type="spellEnd"/>
      <w:r w:rsidR="00E6708B">
        <w:rPr>
          <w:highlight w:val="white"/>
          <w:lang w:val="sv-SE"/>
        </w:rPr>
        <w:t xml:space="preserve"> in </w:t>
      </w:r>
      <w:proofErr w:type="spellStart"/>
      <w:r w:rsidR="00E6708B">
        <w:rPr>
          <w:highlight w:val="white"/>
          <w:lang w:val="sv-SE"/>
        </w:rPr>
        <w:t>case</w:t>
      </w:r>
      <w:proofErr w:type="spellEnd"/>
      <w:r w:rsidR="00E6708B">
        <w:rPr>
          <w:highlight w:val="white"/>
          <w:lang w:val="sv-SE"/>
        </w:rPr>
        <w:t xml:space="preserve"> </w:t>
      </w:r>
      <w:proofErr w:type="spellStart"/>
      <w:r w:rsidR="00E6708B">
        <w:rPr>
          <w:highlight w:val="white"/>
          <w:lang w:val="sv-SE"/>
        </w:rPr>
        <w:t>of</w:t>
      </w:r>
      <w:proofErr w:type="spellEnd"/>
      <w:r w:rsidR="00E6708B">
        <w:rPr>
          <w:highlight w:val="white"/>
          <w:lang w:val="sv-SE"/>
        </w:rPr>
        <w:t xml:space="preserve"> </w:t>
      </w:r>
      <w:proofErr w:type="spellStart"/>
      <w:r w:rsidR="00E6708B">
        <w:rPr>
          <w:highlight w:val="white"/>
          <w:lang w:val="sv-SE"/>
        </w:rPr>
        <w:t>nested</w:t>
      </w:r>
      <w:proofErr w:type="spellEnd"/>
      <w:r w:rsidR="00E6708B">
        <w:rPr>
          <w:highlight w:val="white"/>
          <w:lang w:val="sv-SE"/>
        </w:rPr>
        <w:t xml:space="preserve"> </w:t>
      </w:r>
      <w:proofErr w:type="spellStart"/>
      <w:r w:rsidR="00E6708B">
        <w:rPr>
          <w:highlight w:val="white"/>
          <w:lang w:val="sv-SE"/>
        </w:rPr>
        <w:t>function</w:t>
      </w:r>
      <w:proofErr w:type="spellEnd"/>
      <w:r w:rsidR="00E6708B">
        <w:rPr>
          <w:highlight w:val="white"/>
          <w:lang w:val="sv-SE"/>
        </w:rPr>
        <w:t xml:space="preserve"> calls </w:t>
      </w:r>
      <w:proofErr w:type="spellStart"/>
      <w:r w:rsidR="00C93366">
        <w:rPr>
          <w:highlight w:val="white"/>
          <w:lang w:val="sv-SE"/>
        </w:rPr>
        <w:t>need</w:t>
      </w:r>
      <w:proofErr w:type="spellEnd"/>
      <w:r w:rsidR="00C93366">
        <w:rPr>
          <w:highlight w:val="white"/>
          <w:lang w:val="sv-SE"/>
        </w:rPr>
        <w:t xml:space="preserve"> to </w:t>
      </w:r>
      <w:proofErr w:type="spellStart"/>
      <w:r w:rsidR="00C93366">
        <w:rPr>
          <w:highlight w:val="white"/>
          <w:lang w:val="sv-SE"/>
        </w:rPr>
        <w:t>allocate</w:t>
      </w:r>
      <w:proofErr w:type="spellEnd"/>
      <w:r w:rsidR="00C93366">
        <w:rPr>
          <w:highlight w:val="white"/>
          <w:lang w:val="sv-SE"/>
        </w:rPr>
        <w:t xml:space="preserve"> space for the </w:t>
      </w:r>
      <w:proofErr w:type="spellStart"/>
      <w:r w:rsidR="00C93366">
        <w:rPr>
          <w:highlight w:val="white"/>
          <w:lang w:val="sv-SE"/>
        </w:rPr>
        <w:t>previous</w:t>
      </w:r>
      <w:proofErr w:type="spellEnd"/>
      <w:r w:rsidR="00C93366">
        <w:rPr>
          <w:highlight w:val="white"/>
          <w:lang w:val="sv-SE"/>
        </w:rPr>
        <w:t xml:space="preserve"> arguments </w:t>
      </w:r>
      <w:proofErr w:type="spellStart"/>
      <w:r w:rsidR="00C93366">
        <w:rPr>
          <w:highlight w:val="white"/>
          <w:lang w:val="sv-SE"/>
        </w:rPr>
        <w:t>of</w:t>
      </w:r>
      <w:proofErr w:type="spellEnd"/>
      <w:r w:rsidR="00C93366">
        <w:rPr>
          <w:highlight w:val="white"/>
          <w:lang w:val="sv-SE"/>
        </w:rPr>
        <w:t xml:space="preserve"> the </w:t>
      </w:r>
      <w:proofErr w:type="spellStart"/>
      <w:r w:rsidR="00C93366">
        <w:rPr>
          <w:highlight w:val="white"/>
          <w:lang w:val="sv-SE"/>
        </w:rPr>
        <w:t>functions</w:t>
      </w:r>
      <w:proofErr w:type="spellEnd"/>
      <w:r w:rsidR="00C93366">
        <w:rPr>
          <w:highlight w:val="white"/>
          <w:lang w:val="sv-SE"/>
        </w:rPr>
        <w:t xml:space="preserve"> call </w:t>
      </w:r>
      <w:proofErr w:type="spellStart"/>
      <w:r w:rsidR="00C93366">
        <w:rPr>
          <w:highlight w:val="white"/>
          <w:lang w:val="sv-SE"/>
        </w:rPr>
        <w:t>outside</w:t>
      </w:r>
      <w:proofErr w:type="spellEnd"/>
      <w:r w:rsidR="00C93366">
        <w:rPr>
          <w:highlight w:val="white"/>
          <w:lang w:val="sv-SE"/>
        </w:rPr>
        <w:t xml:space="preserve"> the </w:t>
      </w:r>
      <w:proofErr w:type="spellStart"/>
      <w:r w:rsidR="00C93366">
        <w:rPr>
          <w:highlight w:val="white"/>
          <w:lang w:val="sv-SE"/>
        </w:rPr>
        <w:t>nested</w:t>
      </w:r>
      <w:proofErr w:type="spellEnd"/>
      <w:r w:rsidR="00C93366">
        <w:rPr>
          <w:highlight w:val="white"/>
          <w:lang w:val="sv-SE"/>
        </w:rPr>
        <w:t xml:space="preserve"> </w:t>
      </w:r>
      <w:proofErr w:type="spellStart"/>
      <w:r w:rsidR="00C93366">
        <w:rPr>
          <w:highlight w:val="white"/>
          <w:lang w:val="sv-SE"/>
        </w:rPr>
        <w:t>function</w:t>
      </w:r>
      <w:proofErr w:type="spellEnd"/>
      <w:r w:rsidR="00C93366">
        <w:rPr>
          <w:highlight w:val="white"/>
          <w:lang w:val="sv-SE"/>
        </w:rPr>
        <w:t>.</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lastRenderedPageBreak/>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lastRenderedPageBreak/>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bookmarkStart w:id="183" w:name="_Toc53473531"/>
      <w:r>
        <w:t>Argument Expression List</w:t>
      </w:r>
      <w:bookmarkEnd w:id="183"/>
    </w:p>
    <w:p w14:paraId="7963F03F" w14:textId="77777777" w:rsidR="00D35E46" w:rsidRDefault="00D35E46" w:rsidP="00D35E46">
      <w:r>
        <w:t xml:space="preserve">Each parameter is converted from a possible logical type to an integer by calling </w:t>
      </w:r>
      <w:proofErr w:type="spellStart"/>
      <w:r>
        <w:rPr>
          <w:rStyle w:val="CodeInText"/>
        </w:rPr>
        <w:t>Generate.generateIntegerExpression</w:t>
      </w:r>
      <w:proofErr w:type="spellEnd"/>
      <w:r>
        <w:t>.</w:t>
      </w:r>
    </w:p>
    <w:p w14:paraId="42FA6894" w14:textId="4D95A5B7" w:rsidR="00EC3F16" w:rsidRDefault="00EC3F16" w:rsidP="00EC3F16">
      <w:pPr>
        <w:pStyle w:val="CodeHeader"/>
      </w:pPr>
      <w:proofErr w:type="spellStart"/>
      <w:r>
        <w:t>MainParser.gppg</w:t>
      </w:r>
      <w:proofErr w:type="spellEnd"/>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proofErr w:type="spellStart"/>
      <w:r>
        <w:t>MiddleCodeGenerator.cs</w:t>
      </w:r>
      <w:proofErr w:type="spellEnd"/>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lastRenderedPageBreak/>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t xml:space="preserve">        case Sort.String:</w:t>
      </w:r>
    </w:p>
    <w:p w14:paraId="416FD616" w14:textId="3D20DF0F" w:rsidR="00907EC7" w:rsidRPr="00907EC7" w:rsidRDefault="00907EC7" w:rsidP="00907EC7">
      <w:pPr>
        <w:pStyle w:val="Code"/>
        <w:rPr>
          <w:highlight w:val="white"/>
        </w:rPr>
      </w:pPr>
      <w:r w:rsidRPr="00907EC7">
        <w:rPr>
          <w:highlight w:val="white"/>
        </w:rPr>
        <w:t xml:space="preserve">          return (new Type(new Type(Sort.</w:t>
      </w:r>
      <w:r w:rsidR="005D4E81">
        <w:rPr>
          <w:highlight w:val="white"/>
        </w:rPr>
        <w:t>SignedChar</w:t>
      </w:r>
      <w:r w:rsidRPr="00907EC7">
        <w:rPr>
          <w:highlight w:val="white"/>
        </w:rPr>
        <w:t>)));</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bookmarkStart w:id="184" w:name="_Toc53473532"/>
      <w:r>
        <w:rPr>
          <w:highlight w:val="white"/>
        </w:rPr>
        <w:t>Primary Expressions</w:t>
      </w:r>
      <w:bookmarkEnd w:id="184"/>
    </w:p>
    <w:p w14:paraId="3B47BA8A" w14:textId="382B41F9" w:rsid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0E0F7697" w14:textId="77777777" w:rsidR="0095311C" w:rsidRDefault="0095311C" w:rsidP="0095311C">
      <w:r>
        <w:t>A primary expression is an identifier, which symbol we look up in the symbol table, a value, which we store in the global space, or an expression surrounded by parenthesis.</w:t>
      </w:r>
    </w:p>
    <w:p w14:paraId="3212121C" w14:textId="77777777" w:rsidR="0002564D" w:rsidRDefault="0002564D" w:rsidP="0002564D">
      <w:pPr>
        <w:pStyle w:val="CodeHeader"/>
      </w:pPr>
      <w:proofErr w:type="spellStart"/>
      <w:r>
        <w:t>MainParser.gppg</w:t>
      </w:r>
      <w:proofErr w:type="spellEnd"/>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lastRenderedPageBreak/>
        <w:t xml:space="preserve">    };</w:t>
      </w:r>
    </w:p>
    <w:p w14:paraId="157CCFD8" w14:textId="136DFEB0" w:rsidR="00104995" w:rsidRDefault="00E90FF6" w:rsidP="00A134C9">
      <w:pPr>
        <w:rPr>
          <w:highlight w:val="white"/>
          <w:lang w:val="sv-SE"/>
        </w:rPr>
      </w:pPr>
      <w:r>
        <w:rPr>
          <w:highlight w:val="white"/>
          <w:lang w:val="sv-SE"/>
        </w:rPr>
        <w:t xml:space="preserve">The </w:t>
      </w:r>
      <w:proofErr w:type="spellStart"/>
      <w:r>
        <w:rPr>
          <w:highlight w:val="white"/>
          <w:lang w:val="sv-SE"/>
        </w:rPr>
        <w:t>valu</w:t>
      </w:r>
      <w:r w:rsidR="00DD7F23">
        <w:rPr>
          <w:highlight w:val="white"/>
          <w:lang w:val="sv-SE"/>
        </w:rPr>
        <w:t>e</w:t>
      </w:r>
      <w:proofErr w:type="spellEnd"/>
      <w:r>
        <w:rPr>
          <w:highlight w:val="white"/>
          <w:lang w:val="sv-SE"/>
        </w:rPr>
        <w:t xml:space="preserve"> </w:t>
      </w:r>
      <w:proofErr w:type="spellStart"/>
      <w:r>
        <w:rPr>
          <w:highlight w:val="white"/>
          <w:lang w:val="sv-SE"/>
        </w:rPr>
        <w:t>hold</w:t>
      </w:r>
      <w:r w:rsidR="00DD7F23">
        <w:rPr>
          <w:highlight w:val="white"/>
          <w:lang w:val="sv-SE"/>
        </w:rPr>
        <w:t>s</w:t>
      </w:r>
      <w:proofErr w:type="spellEnd"/>
      <w:r>
        <w:rPr>
          <w:highlight w:val="white"/>
          <w:lang w:val="sv-SE"/>
        </w:rPr>
        <w:t xml:space="preserve">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push it at the </w:t>
      </w:r>
      <w:proofErr w:type="spellStart"/>
      <w:r>
        <w:rPr>
          <w:highlight w:val="white"/>
          <w:lang w:val="sv-SE"/>
        </w:rPr>
        <w:t>floating</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stack.</w:t>
      </w:r>
    </w:p>
    <w:p w14:paraId="473C0B12" w14:textId="77777777" w:rsidR="0002564D" w:rsidRDefault="0002564D" w:rsidP="0002564D">
      <w:pPr>
        <w:pStyle w:val="CodeHeader"/>
      </w:pPr>
      <w:proofErr w:type="spellStart"/>
      <w:r>
        <w:t>MiddleCodeGenerator.cs</w:t>
      </w:r>
      <w:proofErr w:type="spellEnd"/>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proofErr w:type="spellStart"/>
      <w:r>
        <w:t>MainParser.gppg</w:t>
      </w:r>
      <w:proofErr w:type="spellEnd"/>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w:t>
      </w:r>
      <w:proofErr w:type="spellStart"/>
      <w:r>
        <w:rPr>
          <w:highlight w:val="white"/>
          <w:lang w:val="sv-SE"/>
        </w:rPr>
        <w:t>name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look it </w:t>
      </w:r>
      <w:proofErr w:type="spellStart"/>
      <w:r>
        <w:rPr>
          <w:highlight w:val="white"/>
          <w:lang w:val="sv-SE"/>
        </w:rPr>
        <w:t>up</w:t>
      </w:r>
      <w:proofErr w:type="spellEnd"/>
      <w:r>
        <w:rPr>
          <w:highlight w:val="white"/>
          <w:lang w:val="sv-SE"/>
        </w:rPr>
        <w:t xml:space="preserve"> in the </w:t>
      </w:r>
      <w:proofErr w:type="spellStart"/>
      <w:r w:rsidR="00EF4D9D">
        <w:rPr>
          <w:highlight w:val="white"/>
          <w:lang w:val="sv-SE"/>
        </w:rPr>
        <w:t>current</w:t>
      </w:r>
      <w:proofErr w:type="spellEnd"/>
      <w:r w:rsidR="00EF4D9D">
        <w:rPr>
          <w:highlight w:val="white"/>
          <w:lang w:val="sv-SE"/>
        </w:rPr>
        <w:t xml:space="preserve"> </w:t>
      </w:r>
      <w:r>
        <w:rPr>
          <w:highlight w:val="white"/>
          <w:lang w:val="sv-SE"/>
        </w:rPr>
        <w:t>symbol table.</w:t>
      </w:r>
      <w:r w:rsidR="00482F15">
        <w:rPr>
          <w:highlight w:val="white"/>
          <w:lang w:val="sv-SE"/>
        </w:rPr>
        <w:t xml:space="preserve"> If </w:t>
      </w:r>
      <w:proofErr w:type="spellStart"/>
      <w:r w:rsidR="00482F15">
        <w:rPr>
          <w:highlight w:val="white"/>
          <w:lang w:val="sv-SE"/>
        </w:rPr>
        <w:t>there</w:t>
      </w:r>
      <w:proofErr w:type="spellEnd"/>
      <w:r w:rsidR="00482F15">
        <w:rPr>
          <w:highlight w:val="white"/>
          <w:lang w:val="sv-SE"/>
        </w:rPr>
        <w:t xml:space="preserve"> is no symbol, </w:t>
      </w:r>
      <w:proofErr w:type="spellStart"/>
      <w:r w:rsidR="00482F15">
        <w:rPr>
          <w:highlight w:val="white"/>
          <w:lang w:val="sv-SE"/>
        </w:rPr>
        <w:t>we</w:t>
      </w:r>
      <w:proofErr w:type="spellEnd"/>
      <w:r w:rsidR="00482F15">
        <w:rPr>
          <w:highlight w:val="white"/>
          <w:lang w:val="sv-SE"/>
        </w:rPr>
        <w:t xml:space="preserve"> </w:t>
      </w:r>
      <w:proofErr w:type="spellStart"/>
      <w:r w:rsidR="00482F15">
        <w:rPr>
          <w:highlight w:val="white"/>
          <w:lang w:val="sv-SE"/>
        </w:rPr>
        <w:t>add</w:t>
      </w:r>
      <w:proofErr w:type="spellEnd"/>
      <w:r w:rsidR="00482F15">
        <w:rPr>
          <w:highlight w:val="white"/>
          <w:lang w:val="sv-SE"/>
        </w:rPr>
        <w:t xml:space="preserve"> a </w:t>
      </w:r>
      <w:proofErr w:type="spellStart"/>
      <w:r w:rsidR="00482F15">
        <w:rPr>
          <w:highlight w:val="white"/>
          <w:lang w:val="sv-SE"/>
        </w:rPr>
        <w:t>function</w:t>
      </w:r>
      <w:proofErr w:type="spellEnd"/>
      <w:r w:rsidR="00482F15">
        <w:rPr>
          <w:highlight w:val="white"/>
          <w:lang w:val="sv-SE"/>
        </w:rPr>
        <w:t xml:space="preserve"> </w:t>
      </w:r>
      <w:proofErr w:type="spellStart"/>
      <w:r w:rsidR="00482F15">
        <w:rPr>
          <w:highlight w:val="white"/>
          <w:lang w:val="sv-SE"/>
        </w:rPr>
        <w:t>without</w:t>
      </w:r>
      <w:proofErr w:type="spellEnd"/>
      <w:r w:rsidR="00482F15">
        <w:rPr>
          <w:highlight w:val="white"/>
          <w:lang w:val="sv-SE"/>
        </w:rPr>
        <w:t xml:space="preserve">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w:t>
      </w:r>
      <w:proofErr w:type="spellStart"/>
      <w:r w:rsidR="00482F15">
        <w:rPr>
          <w:highlight w:val="white"/>
          <w:lang w:val="sv-SE"/>
        </w:rPr>
        <w:t>that</w:t>
      </w:r>
      <w:proofErr w:type="spellEnd"/>
      <w:r w:rsidR="00482F15">
        <w:rPr>
          <w:highlight w:val="white"/>
          <w:lang w:val="sv-SE"/>
        </w:rPr>
        <w:t xml:space="preserve"> </w:t>
      </w:r>
      <w:proofErr w:type="spellStart"/>
      <w:r w:rsidR="00482F15">
        <w:rPr>
          <w:highlight w:val="white"/>
          <w:lang w:val="sv-SE"/>
        </w:rPr>
        <w:t>returns</w:t>
      </w:r>
      <w:proofErr w:type="spellEnd"/>
      <w:r w:rsidR="00482F15">
        <w:rPr>
          <w:highlight w:val="white"/>
          <w:lang w:val="sv-SE"/>
        </w:rPr>
        <w:t xml:space="preserve"> a </w:t>
      </w:r>
      <w:proofErr w:type="spellStart"/>
      <w:r w:rsidR="00482F15">
        <w:rPr>
          <w:highlight w:val="white"/>
          <w:lang w:val="sv-SE"/>
        </w:rPr>
        <w:t>signed</w:t>
      </w:r>
      <w:proofErr w:type="spellEnd"/>
      <w:r w:rsidR="00482F15">
        <w:rPr>
          <w:highlight w:val="white"/>
          <w:lang w:val="sv-SE"/>
        </w:rPr>
        <w:t xml:space="preserve"> </w:t>
      </w:r>
      <w:proofErr w:type="spellStart"/>
      <w:r w:rsidR="00482F15">
        <w:rPr>
          <w:highlight w:val="white"/>
          <w:lang w:val="sv-SE"/>
        </w:rPr>
        <w:t>integer</w:t>
      </w:r>
      <w:proofErr w:type="spellEnd"/>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proofErr w:type="spellStart"/>
      <w:r>
        <w:t>MiddleCodeGenerator.cs</w:t>
      </w:r>
      <w:proofErr w:type="spellEnd"/>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D2F9598" w:rsidR="00211A9A"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64389F5C" w14:textId="77777777" w:rsidR="00E438BC" w:rsidRDefault="00E438BC" w:rsidP="00E438BC">
      <w: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Default="003028A9" w:rsidP="003028A9">
      <w:pPr>
        <w:pStyle w:val="CodeHeader"/>
      </w:pPr>
      <w:proofErr w:type="spellStart"/>
      <w:r>
        <w:t>MainParser.gppg</w:t>
      </w:r>
      <w:proofErr w:type="spellEnd"/>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proofErr w:type="spellStart"/>
      <w:r>
        <w:lastRenderedPageBreak/>
        <w:t>MiddleCodeGenerator.cs</w:t>
      </w:r>
      <w:proofErr w:type="spellEnd"/>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proofErr w:type="spellStart"/>
      <w:r>
        <w:t>MainParser.gppg</w:t>
      </w:r>
      <w:proofErr w:type="spellEnd"/>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proofErr w:type="spellStart"/>
      <w:r>
        <w:t>MiddleCodeGenerator.cs</w:t>
      </w:r>
      <w:proofErr w:type="spellEnd"/>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3404CC8F" w:rsidR="0062119D" w:rsidRDefault="0062119D" w:rsidP="0062119D">
      <w:pPr>
        <w:pStyle w:val="CodeHeader"/>
      </w:pPr>
      <w:proofErr w:type="spellStart"/>
      <w:r>
        <w:t>MainParser.gppg</w:t>
      </w:r>
      <w:proofErr w:type="spellEnd"/>
    </w:p>
    <w:p w14:paraId="1538D0D6" w14:textId="1682EDD1" w:rsidR="004743B6" w:rsidRPr="00EC76D5" w:rsidRDefault="004743B6" w:rsidP="006A31DF">
      <w:pPr>
        <w:pStyle w:val="Rubrik1"/>
      </w:pPr>
      <w:bookmarkStart w:id="185" w:name="_Toc53473533"/>
      <w:r w:rsidRPr="00EC76D5">
        <w:lastRenderedPageBreak/>
        <w:t>The Middle Code</w:t>
      </w:r>
      <w:bookmarkEnd w:id="185"/>
    </w:p>
    <w:p w14:paraId="3FB05F2F" w14:textId="5224F50F"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510FB090" w:rsidR="00690CEA" w:rsidRPr="00EC76D5" w:rsidRDefault="00690CEA" w:rsidP="003D42E8">
      <w:r w:rsidRPr="00EC76D5">
        <w:t xml:space="preserve">There is also the fields </w:t>
      </w:r>
      <w:proofErr w:type="spellStart"/>
      <w:r w:rsidRPr="00EC76D5">
        <w:rPr>
          <w:rStyle w:val="CodeInText"/>
        </w:rPr>
        <w:t>m_visited</w:t>
      </w:r>
      <w:proofErr w:type="spellEnd"/>
      <w:r w:rsidRPr="00EC76D5">
        <w:t xml:space="preserve">  and </w:t>
      </w:r>
      <w:proofErr w:type="spellStart"/>
      <w:r w:rsidRPr="00EC76D5">
        <w:rPr>
          <w:rStyle w:val="CodeInText"/>
        </w:rPr>
        <w:t>m_leader</w:t>
      </w:r>
      <w:proofErr w:type="spellEnd"/>
      <w:r w:rsidRPr="00EC76D5">
        <w:t xml:space="preserve">, which is used by </w:t>
      </w:r>
      <w:proofErr w:type="spellStart"/>
      <w:r w:rsidRPr="00EC76D5">
        <w:rPr>
          <w:rStyle w:val="CodeInText"/>
        </w:rPr>
        <w:t>MiddleCodeOptimizer</w:t>
      </w:r>
      <w:proofErr w:type="spellEnd"/>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D46DBD">
        <w:rPr>
          <w:b/>
          <w:bCs/>
          <w:lang w:val="sv-SE"/>
        </w:rPr>
        <w:t>Fel! Hittar inte referenskälla.</w:t>
      </w:r>
      <w:r w:rsidR="002D1ED9" w:rsidRPr="00EC76D5">
        <w:fldChar w:fldCharType="end"/>
      </w:r>
      <w:r w:rsidR="001F2F3E" w:rsidRPr="00EC76D5">
        <w:t>)</w:t>
      </w:r>
      <w:r w:rsidRPr="00EC76D5">
        <w:t>.</w:t>
      </w:r>
      <w:r w:rsidR="00014A5F" w:rsidRPr="00EC76D5">
        <w:t xml:space="preserve"> The </w:t>
      </w:r>
      <w:proofErr w:type="spellStart"/>
      <w:r w:rsidR="00014A5F" w:rsidRPr="00EC76D5">
        <w:rPr>
          <w:rStyle w:val="CodeInText"/>
        </w:rPr>
        <w:t>m_liveSet</w:t>
      </w:r>
      <w:proofErr w:type="spellEnd"/>
      <w:r w:rsidR="00014A5F" w:rsidRPr="00EC76D5">
        <w:t xml:space="preserve"> is generated by</w:t>
      </w:r>
      <w:r w:rsidR="00A03C89" w:rsidRPr="00EC76D5">
        <w:t xml:space="preserve"> </w:t>
      </w:r>
      <w:proofErr w:type="spellStart"/>
      <w:r w:rsidR="00014A5F" w:rsidRPr="00EC76D5">
        <w:t>MiddleCode</w:t>
      </w:r>
      <w:r w:rsidR="00A03C89" w:rsidRPr="00EC76D5">
        <w:softHyphen/>
      </w:r>
      <w:r w:rsidR="00014A5F" w:rsidRPr="00EC76D5">
        <w:t>Optimizer</w:t>
      </w:r>
      <w:proofErr w:type="spellEnd"/>
      <w:r w:rsidR="00014A5F" w:rsidRPr="00EC76D5">
        <w:t xml:space="preserve"> and used by </w:t>
      </w:r>
      <w:proofErr w:type="spellStart"/>
      <w:r w:rsidR="00014A5F" w:rsidRPr="00EC76D5">
        <w:t>ObjectCodeGenerator</w:t>
      </w:r>
      <w:proofErr w:type="spellEnd"/>
      <w:r w:rsidR="00014A5F" w:rsidRPr="00EC76D5">
        <w:t xml:space="preserve">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09ABD871" w14:textId="1C7F03A5" w:rsidR="00FA2EEF" w:rsidRPr="00EC76D5" w:rsidRDefault="00FA2EEF" w:rsidP="00FA2EEF">
      <w:proofErr w:type="spellStart"/>
      <w:r w:rsidRPr="00EC76D5">
        <w:rPr>
          <w:rStyle w:val="CodeInText"/>
        </w:rPr>
        <w:t>InverseMap</w:t>
      </w:r>
      <w:proofErr w:type="spellEnd"/>
      <w:r w:rsidRPr="00EC76D5">
        <w:t xml:space="preserve"> holds the inverses of the equality and relation operators and is used when optimizing conditional jump instructions in </w:t>
      </w:r>
      <w:proofErr w:type="spellStart"/>
      <w:r w:rsidRPr="00EC76D5">
        <w:rPr>
          <w:rStyle w:val="CodeInText"/>
        </w:rPr>
        <w:t>MiddleCodeOptimizer</w:t>
      </w:r>
      <w:proofErr w:type="spellEnd"/>
      <w:r w:rsidRPr="00EC76D5">
        <w:t>.</w:t>
      </w:r>
    </w:p>
    <w:p w14:paraId="59763F6E" w14:textId="015D1BC5" w:rsidR="00C027BE" w:rsidRPr="00EC76D5" w:rsidRDefault="00FA2EEF" w:rsidP="00FA2EEF">
      <w:r w:rsidRPr="00EC76D5">
        <w:t xml:space="preserve">The </w:t>
      </w:r>
      <w:proofErr w:type="spellStart"/>
      <w:r w:rsidRPr="00EC76D5">
        <w:rPr>
          <w:rStyle w:val="CodeInText"/>
        </w:rPr>
        <w:t>toString</w:t>
      </w:r>
      <w:proofErr w:type="spellEnd"/>
      <w:r w:rsidRPr="00EC76D5">
        <w:t xml:space="preserve"> method is not strictly necessary; nevertheless, it called when generating the assembler code and added as comments.</w:t>
      </w:r>
    </w:p>
    <w:p w14:paraId="454F5751" w14:textId="35EEAF1D" w:rsidR="003141FA" w:rsidRPr="00EC76D5" w:rsidRDefault="002F35C1" w:rsidP="003141FA">
      <w:pPr>
        <w:pStyle w:val="Rubrik1"/>
      </w:pPr>
      <w:bookmarkStart w:id="186" w:name="_Toc53473534"/>
      <w:r>
        <w:lastRenderedPageBreak/>
        <w:t>Initializer</w:t>
      </w:r>
      <w:r w:rsidR="006C27EF">
        <w:t>s</w:t>
      </w:r>
      <w:bookmarkEnd w:id="186"/>
    </w:p>
    <w:p w14:paraId="0FD5883C" w14:textId="387D8E65" w:rsidR="003141FA" w:rsidRPr="00EC76D5" w:rsidRDefault="003141FA" w:rsidP="003141FA">
      <w:r w:rsidRPr="00EC76D5">
        <w:t xml:space="preserve">In C, it is possible to </w:t>
      </w:r>
      <w:r w:rsidR="00631D4D">
        <w:t>initialize</w:t>
      </w:r>
      <w:r w:rsidRPr="00EC76D5">
        <w:t xml:space="preserve"> simple and compound variables. Therefore, we need </w:t>
      </w:r>
      <w:ins w:id="187" w:author="Stefan Bjornander" w:date="2015-04-25T17:28:00Z">
        <w:r w:rsidRPr="00EC76D5">
          <w:t xml:space="preserve">to check that </w:t>
        </w:r>
      </w:ins>
      <w:del w:id="188" w:author="Stefan Bjornander" w:date="2015-04-25T17:28:00Z">
        <w:r w:rsidRPr="00EC76D5" w:rsidDel="00A35C17">
          <w:delText>a way to make sure</w:delText>
        </w:r>
      </w:del>
      <w:ins w:id="189" w:author="Stefan Bjornander" w:date="2015-04-25T17:27:00Z">
        <w:r w:rsidRPr="00EC76D5">
          <w:t xml:space="preserve">the </w:t>
        </w:r>
      </w:ins>
      <w:r w:rsidR="00266D64">
        <w:t>initialized</w:t>
      </w:r>
      <w:r w:rsidRPr="00EC76D5">
        <w:t xml:space="preserve"> </w:t>
      </w:r>
      <w:ins w:id="190"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191" w:author="Stefan Bjornander" w:date="2015-04-25T17:29:00Z"/>
        </w:rPr>
        <w:pPrChange w:id="192" w:author="Stefan Bjornander" w:date="2015-04-25T17:29:00Z">
          <w:pPr>
            <w:pStyle w:val="Code"/>
          </w:pPr>
        </w:pPrChange>
      </w:pPr>
      <w:bookmarkStart w:id="193" w:name="_Toc53473535"/>
      <w:ins w:id="194" w:author="Stefan Bjornander" w:date="2015-04-25T17:28:00Z">
        <w:r w:rsidRPr="00EC76D5">
          <w:t xml:space="preserve">Static </w:t>
        </w:r>
      </w:ins>
      <w:r w:rsidR="00C37108">
        <w:t>Initialization</w:t>
      </w:r>
      <w:bookmarkEnd w:id="193"/>
    </w:p>
    <w:p w14:paraId="35D2C9AA" w14:textId="31769B89" w:rsidR="003141FA" w:rsidRPr="00EC76D5" w:rsidRDefault="003141FA">
      <w:pPr>
        <w:pPrChange w:id="195" w:author="Stefan Bjornander" w:date="2015-04-25T17:29:00Z">
          <w:pPr>
            <w:pStyle w:val="Rubrik3"/>
          </w:pPr>
        </w:pPrChange>
      </w:pPr>
      <w:ins w:id="196" w:author="Stefan Bjornander" w:date="2015-04-25T17:29:00Z">
        <w:r w:rsidRPr="00EC76D5">
          <w:t xml:space="preserve">Static </w:t>
        </w:r>
      </w:ins>
      <w:r w:rsidR="00F4217C">
        <w:t>initialization</w:t>
      </w:r>
      <w:ins w:id="197" w:author="Stefan Bjornander" w:date="2015-04-25T17:29:00Z">
        <w:r w:rsidRPr="00EC76D5">
          <w:t xml:space="preserve"> occurs when a static variable </w:t>
        </w:r>
      </w:ins>
      <w:r w:rsidRPr="00EC76D5">
        <w:t>becomes</w:t>
      </w:r>
      <w:ins w:id="198" w:author="Stefan Bjornander" w:date="2015-04-25T17:29:00Z">
        <w:r w:rsidRPr="00EC76D5">
          <w:t xml:space="preserve"> </w:t>
        </w:r>
      </w:ins>
      <w:r w:rsidR="00266D64">
        <w:t>initialized</w:t>
      </w:r>
      <w:ins w:id="199" w:author="Stefan Bjornander" w:date="2015-04-25T17:29:00Z">
        <w:r w:rsidRPr="00EC76D5">
          <w:t>.</w:t>
        </w:r>
      </w:ins>
      <w:ins w:id="200" w:author="Stefan Bjornander" w:date="2015-04-25T17:32:00Z">
        <w:r w:rsidRPr="00EC76D5">
          <w:t xml:space="preserve"> The </w:t>
        </w:r>
      </w:ins>
      <w:r w:rsidR="00F4217C">
        <w:t>initialization</w:t>
      </w:r>
      <w:ins w:id="201" w:author="Stefan Bjornander" w:date="2015-04-25T17:32:00Z">
        <w:r w:rsidRPr="00EC76D5">
          <w:t xml:space="preserve"> value has to be constant and known at compile time. No code is generated, instead a m</w:t>
        </w:r>
      </w:ins>
      <w:r w:rsidRPr="00EC76D5">
        <w:t>e</w:t>
      </w:r>
      <w:ins w:id="202"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5B4BABCC" w:rsidR="003141FA" w:rsidRPr="00EC76D5" w:rsidRDefault="003141FA" w:rsidP="003141FA">
      <w:pPr>
        <w:pStyle w:val="CodeHeader"/>
      </w:pPr>
      <w:proofErr w:type="spellStart"/>
      <w:r w:rsidRPr="00EC76D5">
        <w:t>Generate</w:t>
      </w:r>
      <w:r w:rsidR="002F35C1">
        <w:t>Initializer</w:t>
      </w:r>
      <w:r w:rsidRPr="00EC76D5">
        <w:t>.</w:t>
      </w:r>
      <w:r w:rsidR="00EE1A48">
        <w:t>cs</w:t>
      </w:r>
      <w:proofErr w:type="spellEnd"/>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1D5AC2C9" w:rsidR="003141FA" w:rsidRPr="00EC76D5" w:rsidRDefault="003141FA" w:rsidP="003141FA">
      <w:r w:rsidRPr="00EC76D5">
        <w:t xml:space="preserve">If the variable type is a pointer (signed or unsigned) char and the </w:t>
      </w:r>
      <w:proofErr w:type="spellStart"/>
      <w:r w:rsidR="005779B0">
        <w:t>initializator</w:t>
      </w:r>
      <w:proofErr w:type="spellEnd"/>
      <w:r w:rsidR="005779B0">
        <w:t xml:space="preserve"> </w:t>
      </w:r>
      <w:r w:rsidRPr="00EC76D5">
        <w:t>is a string, the address is stored in the access map and a zero address is stored in the block, it will later be properly looked up  and set by the linker.</w:t>
      </w:r>
    </w:p>
    <w:p w14:paraId="14D3803F" w14:textId="2EB3B96B" w:rsidR="003141FA" w:rsidRPr="00EC76D5" w:rsidRDefault="003141FA" w:rsidP="003141FA">
      <w:pPr>
        <w:pStyle w:val="Code"/>
      </w:pPr>
    </w:p>
    <w:p w14:paraId="10EBA903" w14:textId="345473BE" w:rsidR="003141FA" w:rsidRPr="00EC76D5" w:rsidRDefault="003141FA">
      <w:pPr>
        <w:pStyle w:val="Rubrik3"/>
        <w:rPr>
          <w:ins w:id="203" w:author="Stefan Bjornander" w:date="2015-04-25T17:33:00Z"/>
        </w:rPr>
        <w:pPrChange w:id="204" w:author="Stefan Bjornander" w:date="2015-04-25T17:33:00Z">
          <w:pPr>
            <w:pStyle w:val="Code"/>
          </w:pPr>
        </w:pPrChange>
      </w:pPr>
      <w:bookmarkStart w:id="205" w:name="_Toc53473536"/>
      <w:ins w:id="206" w:author="Stefan Bjornander" w:date="2015-04-25T17:33:00Z">
        <w:r w:rsidRPr="00EC76D5">
          <w:t xml:space="preserve">Stack </w:t>
        </w:r>
      </w:ins>
      <w:r w:rsidR="00C37108">
        <w:t>Initialization</w:t>
      </w:r>
      <w:bookmarkEnd w:id="205"/>
    </w:p>
    <w:p w14:paraId="3BBF8D70" w14:textId="3C8AD8E2" w:rsidR="003141FA" w:rsidRPr="00EC76D5" w:rsidRDefault="003141FA">
      <w:pPr>
        <w:pPrChange w:id="207" w:author="Stefan Bjornander" w:date="2015-04-25T17:33:00Z">
          <w:pPr>
            <w:pStyle w:val="Code"/>
          </w:pPr>
        </w:pPrChange>
      </w:pPr>
      <w:ins w:id="208" w:author="Stefan Bjornander" w:date="2015-04-25T17:33:00Z">
        <w:r w:rsidRPr="00EC76D5">
          <w:t xml:space="preserve">Stack </w:t>
        </w:r>
      </w:ins>
      <w:r w:rsidR="00F4217C">
        <w:t>initialization</w:t>
      </w:r>
      <w:del w:id="209" w:author="Stefan Bjornander" w:date="2015-04-25T17:33:00Z">
        <w:r w:rsidRPr="00EC76D5" w:rsidDel="004F1667">
          <w:delText xml:space="preserve">  </w:delText>
        </w:r>
      </w:del>
      <w:ins w:id="210" w:author="Stefan Bjornander" w:date="2015-04-25T17:33:00Z">
        <w:r w:rsidRPr="00EC76D5">
          <w:t xml:space="preserve"> occurs when an auto or register </w:t>
        </w:r>
      </w:ins>
      <w:ins w:id="211" w:author="Stefan Bjornander" w:date="2015-04-25T17:34:00Z">
        <w:r w:rsidRPr="00EC76D5">
          <w:t xml:space="preserve">variable becomes </w:t>
        </w:r>
      </w:ins>
      <w:r w:rsidR="00266D64">
        <w:t>initialized</w:t>
      </w:r>
      <w:ins w:id="212" w:author="Stefan Bjornander" w:date="2015-04-25T17:34:00Z">
        <w:r w:rsidRPr="00EC76D5">
          <w:t xml:space="preserve">. Since the </w:t>
        </w:r>
      </w:ins>
      <w:r w:rsidR="00F4217C">
        <w:t>initialization</w:t>
      </w:r>
      <w:ins w:id="213" w:author="Stefan Bjornander" w:date="2015-04-25T17:34:00Z">
        <w:r w:rsidRPr="00EC76D5">
          <w:t xml:space="preserve"> value can be non-</w:t>
        </w:r>
      </w:ins>
      <w:ins w:id="214" w:author="Stefan Bjornander" w:date="2015-04-25T17:46:00Z">
        <w:r w:rsidRPr="00EC76D5">
          <w:t>constant</w:t>
        </w:r>
      </w:ins>
      <w:ins w:id="215" w:author="Stefan Bjornander" w:date="2015-04-25T17:34:00Z">
        <w:r w:rsidRPr="00EC76D5">
          <w:t xml:space="preserve">, no memory block is created. Instead, </w:t>
        </w:r>
      </w:ins>
      <w:ins w:id="216" w:author="Stefan Bjornander" w:date="2015-04-25T17:46:00Z">
        <w:r w:rsidRPr="00EC76D5">
          <w:t>a se</w:t>
        </w:r>
      </w:ins>
      <w:r w:rsidRPr="00EC76D5">
        <w:t>quence</w:t>
      </w:r>
      <w:ins w:id="217" w:author="Stefan Bjornander" w:date="2015-04-25T17:46:00Z">
        <w:r w:rsidRPr="00EC76D5">
          <w:t xml:space="preserve"> of assign</w:t>
        </w:r>
      </w:ins>
      <w:r w:rsidRPr="00EC76D5">
        <w:t>ment</w:t>
      </w:r>
      <w:ins w:id="218" w:author="Stefan Bjornander" w:date="2015-04-25T17:46:00Z">
        <w:r w:rsidRPr="00EC76D5">
          <w:t xml:space="preserve"> instruction</w:t>
        </w:r>
      </w:ins>
      <w:ins w:id="219" w:author="Stefan Bjornander" w:date="2015-04-25T18:25:00Z">
        <w:r w:rsidRPr="00EC76D5">
          <w:t>s</w:t>
        </w:r>
      </w:ins>
      <w:ins w:id="220" w:author="Stefan Bjornander" w:date="2015-04-25T17:46:00Z">
        <w:r w:rsidRPr="00EC76D5">
          <w:t xml:space="preserve"> is added</w:t>
        </w:r>
      </w:ins>
      <w:r w:rsidRPr="00EC76D5">
        <w:t xml:space="preserve"> to the </w:t>
      </w:r>
      <w:ins w:id="221" w:author="Stefan Bjornander" w:date="2015-04-25T17:46:00Z">
        <w:r w:rsidRPr="00EC76D5">
          <w:t>mid</w:t>
        </w:r>
      </w:ins>
      <w:ins w:id="222" w:author="Stefan Bjornander" w:date="2015-04-25T18:25:00Z">
        <w:r w:rsidRPr="00EC76D5">
          <w:t>dle</w:t>
        </w:r>
      </w:ins>
      <w:ins w:id="223" w:author="Stefan Bjornander" w:date="2015-04-25T17:46:00Z">
        <w:r w:rsidRPr="00EC76D5">
          <w:t xml:space="preserve"> code.</w:t>
        </w:r>
      </w:ins>
    </w:p>
    <w:p w14:paraId="023307E0" w14:textId="09D56C04" w:rsidR="009E04D0" w:rsidRPr="00EC76D5" w:rsidRDefault="009E04D0" w:rsidP="009E04D0">
      <w:pPr>
        <w:pStyle w:val="Code"/>
      </w:pPr>
    </w:p>
    <w:p w14:paraId="3D1C8AC0" w14:textId="5E3F3CB9" w:rsidR="002A4B3E" w:rsidRDefault="00B73D32" w:rsidP="003F62B8">
      <w:pPr>
        <w:pStyle w:val="Rubrik1"/>
      </w:pPr>
      <w:bookmarkStart w:id="224" w:name="_Toc53473537"/>
      <w:bookmarkStart w:id="225" w:name="_Ref417813097"/>
      <w:r>
        <w:lastRenderedPageBreak/>
        <w:t xml:space="preserve">Declaration </w:t>
      </w:r>
      <w:r w:rsidR="002A4B3E">
        <w:t>Specifier</w:t>
      </w:r>
      <w:r>
        <w:t>s</w:t>
      </w:r>
      <w:r w:rsidR="003F62B8">
        <w:t xml:space="preserve"> and Declarators</w:t>
      </w:r>
      <w:bookmarkEnd w:id="224"/>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proofErr w:type="spellStart"/>
      <w:r>
        <w:t>Mask.cs</w:t>
      </w:r>
      <w:proofErr w:type="spellEnd"/>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A53C2B">
        <w:rPr>
          <w:rStyle w:val="KeyWord0"/>
        </w:rPr>
        <w:t>maskToStorageMap</w:t>
      </w:r>
      <w:r>
        <w:t xml:space="preserve"> and </w:t>
      </w:r>
      <w:r w:rsidRPr="00A53C2B">
        <w:rPr>
          <w:rStyle w:val="KeyWord0"/>
        </w:rPr>
        <w:t>maskToSortMap</w:t>
      </w:r>
      <w:r>
        <w:t xml:space="preserve"> to map between specifiers and storage and sorts. </w:t>
      </w:r>
    </w:p>
    <w:p w14:paraId="70280331" w14:textId="617D4F23" w:rsidR="00626D3B" w:rsidRDefault="006B225B" w:rsidP="006B225B">
      <w:pPr>
        <w:pStyle w:val="CodeHeader"/>
      </w:pPr>
      <w:proofErr w:type="spellStart"/>
      <w:r>
        <w:t>Specifier.cs</w:t>
      </w:r>
      <w:proofErr w:type="spellEnd"/>
    </w:p>
    <w:p w14:paraId="10542080" w14:textId="77777777" w:rsidR="00F72370" w:rsidRPr="00297092" w:rsidRDefault="00F72370" w:rsidP="00297092">
      <w:pPr>
        <w:pStyle w:val="Code"/>
        <w:rPr>
          <w:highlight w:val="white"/>
        </w:rPr>
      </w:pPr>
      <w:r w:rsidRPr="00297092">
        <w:rPr>
          <w:highlight w:val="white"/>
        </w:rPr>
        <w:t>using System;</w:t>
      </w:r>
    </w:p>
    <w:p w14:paraId="066F7D7C" w14:textId="77777777" w:rsidR="00F72370" w:rsidRPr="00297092" w:rsidRDefault="00F72370" w:rsidP="00297092">
      <w:pPr>
        <w:pStyle w:val="Code"/>
        <w:rPr>
          <w:highlight w:val="white"/>
        </w:rPr>
      </w:pPr>
      <w:r w:rsidRPr="00297092">
        <w:rPr>
          <w:highlight w:val="white"/>
        </w:rPr>
        <w:t>using System.Text;</w:t>
      </w:r>
    </w:p>
    <w:p w14:paraId="7E2DAD40" w14:textId="77777777" w:rsidR="00F72370" w:rsidRPr="00297092" w:rsidRDefault="00F72370" w:rsidP="00297092">
      <w:pPr>
        <w:pStyle w:val="Code"/>
        <w:rPr>
          <w:highlight w:val="white"/>
        </w:rPr>
      </w:pPr>
      <w:r w:rsidRPr="00297092">
        <w:rPr>
          <w:highlight w:val="white"/>
        </w:rPr>
        <w:t>using System.Collections.Generic;</w:t>
      </w:r>
    </w:p>
    <w:p w14:paraId="395C5AB9" w14:textId="77777777" w:rsidR="00F72370" w:rsidRPr="00297092" w:rsidRDefault="00F72370" w:rsidP="00297092">
      <w:pPr>
        <w:pStyle w:val="Code"/>
        <w:rPr>
          <w:highlight w:val="white"/>
        </w:rPr>
      </w:pPr>
    </w:p>
    <w:p w14:paraId="27114965" w14:textId="77777777" w:rsidR="00F72370" w:rsidRPr="00297092" w:rsidRDefault="00F72370" w:rsidP="00297092">
      <w:pPr>
        <w:pStyle w:val="Code"/>
        <w:rPr>
          <w:highlight w:val="white"/>
        </w:rPr>
      </w:pPr>
      <w:r w:rsidRPr="00297092">
        <w:rPr>
          <w:highlight w:val="white"/>
        </w:rPr>
        <w:t>namespace CCompiler {</w:t>
      </w:r>
    </w:p>
    <w:p w14:paraId="5D396787" w14:textId="77777777" w:rsidR="00F72370" w:rsidRPr="00297092" w:rsidRDefault="00F72370" w:rsidP="00297092">
      <w:pPr>
        <w:pStyle w:val="Code"/>
        <w:rPr>
          <w:highlight w:val="white"/>
        </w:rPr>
      </w:pPr>
      <w:r w:rsidRPr="00297092">
        <w:rPr>
          <w:highlight w:val="white"/>
        </w:rPr>
        <w:lastRenderedPageBreak/>
        <w:t xml:space="preserve">  public class Specifier {</w:t>
      </w:r>
    </w:p>
    <w:p w14:paraId="19A30FFC" w14:textId="77777777" w:rsidR="00F72370" w:rsidRPr="00EC65DE" w:rsidRDefault="00F72370" w:rsidP="00F72370">
      <w:pPr>
        <w:rPr>
          <w:highlight w:val="white"/>
        </w:rPr>
      </w:pPr>
      <w:r>
        <w:rPr>
          <w:highlight w:val="white"/>
        </w:rPr>
        <w:t xml:space="preserve">The specifier decides the storage and type of the symbol, it also decide whether the symbol has external linkage. </w:t>
      </w:r>
    </w:p>
    <w:p w14:paraId="7E459CF3" w14:textId="77777777" w:rsidR="00F72370" w:rsidRPr="00297092" w:rsidRDefault="00F72370" w:rsidP="00297092">
      <w:pPr>
        <w:pStyle w:val="Code"/>
        <w:rPr>
          <w:highlight w:val="white"/>
        </w:rPr>
      </w:pPr>
      <w:r w:rsidRPr="00297092">
        <w:rPr>
          <w:highlight w:val="white"/>
        </w:rPr>
        <w:t xml:space="preserve">    private bool m_externalLinkage;</w:t>
      </w:r>
    </w:p>
    <w:p w14:paraId="4FA32098" w14:textId="77777777" w:rsidR="00F72370" w:rsidRPr="00297092" w:rsidRDefault="00F72370" w:rsidP="00297092">
      <w:pPr>
        <w:pStyle w:val="Code"/>
        <w:rPr>
          <w:highlight w:val="white"/>
        </w:rPr>
      </w:pPr>
      <w:r w:rsidRPr="00297092">
        <w:rPr>
          <w:highlight w:val="white"/>
        </w:rPr>
        <w:t xml:space="preserve">    private Storage? m_storage;</w:t>
      </w:r>
    </w:p>
    <w:p w14:paraId="40264D0C" w14:textId="77777777" w:rsidR="00F72370" w:rsidRPr="00297092" w:rsidRDefault="00F72370" w:rsidP="00297092">
      <w:pPr>
        <w:pStyle w:val="Code"/>
        <w:rPr>
          <w:highlight w:val="white"/>
        </w:rPr>
      </w:pPr>
      <w:r w:rsidRPr="00297092">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5EB61A5" w14:textId="77777777" w:rsidR="00297092" w:rsidRPr="002F4EEE" w:rsidRDefault="00297092" w:rsidP="002F4EEE">
      <w:pPr>
        <w:pStyle w:val="Code"/>
        <w:rPr>
          <w:highlight w:val="white"/>
        </w:rPr>
      </w:pPr>
      <w:r w:rsidRPr="002F4EEE">
        <w:rPr>
          <w:highlight w:val="white"/>
        </w:rPr>
        <w:t xml:space="preserve">    private static IDictionary&lt;int, Sort&gt; m_maskToSortMap =</w:t>
      </w:r>
    </w:p>
    <w:p w14:paraId="220DBFB3" w14:textId="6468B9BD" w:rsidR="00297092" w:rsidRPr="002F4EEE" w:rsidRDefault="00297092" w:rsidP="002F4EEE">
      <w:pPr>
        <w:pStyle w:val="Code"/>
        <w:rPr>
          <w:highlight w:val="white"/>
        </w:rPr>
      </w:pPr>
      <w:r w:rsidRPr="002F4EEE">
        <w:rPr>
          <w:highlight w:val="white"/>
        </w:rPr>
        <w:t xml:space="preserve">      new Dictionary&lt;int, Sort&gt;() {</w:t>
      </w:r>
    </w:p>
    <w:p w14:paraId="047FF7D1" w14:textId="77777777" w:rsidR="00297092" w:rsidRPr="002F4EEE" w:rsidRDefault="00297092" w:rsidP="002F4EEE">
      <w:pPr>
        <w:pStyle w:val="Code"/>
        <w:rPr>
          <w:highlight w:val="white"/>
        </w:rPr>
      </w:pPr>
      <w:r w:rsidRPr="002F4EEE">
        <w:rPr>
          <w:highlight w:val="white"/>
        </w:rPr>
        <w:t xml:space="preserve">        {(int) Mask.Void, Sort.Void},</w:t>
      </w:r>
    </w:p>
    <w:p w14:paraId="3C52D2D6" w14:textId="70B56C4C" w:rsidR="00297092" w:rsidRPr="002F4EEE" w:rsidRDefault="00297092" w:rsidP="002F4EEE">
      <w:pPr>
        <w:pStyle w:val="Code"/>
        <w:rPr>
          <w:highlight w:val="white"/>
        </w:rPr>
      </w:pPr>
      <w:r w:rsidRPr="002F4EEE">
        <w:rPr>
          <w:highlight w:val="white"/>
        </w:rPr>
        <w:t xml:space="preserve">        {(int) Mask.Char, Sort.</w:t>
      </w:r>
      <w:r w:rsidR="005D4E81">
        <w:rPr>
          <w:highlight w:val="white"/>
        </w:rPr>
        <w:t>SignedChar</w:t>
      </w:r>
      <w:r w:rsidRPr="002F4EEE">
        <w:rPr>
          <w:highlight w:val="white"/>
        </w:rPr>
        <w:t>},</w:t>
      </w:r>
    </w:p>
    <w:p w14:paraId="506F2146" w14:textId="14CB019B" w:rsidR="00297092" w:rsidRPr="002F4EEE" w:rsidRDefault="00297092" w:rsidP="002F4EEE">
      <w:pPr>
        <w:pStyle w:val="Code"/>
        <w:rPr>
          <w:highlight w:val="white"/>
        </w:rPr>
      </w:pPr>
      <w:r w:rsidRPr="002F4EEE">
        <w:rPr>
          <w:highlight w:val="white"/>
        </w:rPr>
        <w:t xml:space="preserve">        {(int) Mask.SignedChar, Sort.</w:t>
      </w:r>
      <w:r w:rsidR="005D4E81">
        <w:rPr>
          <w:highlight w:val="white"/>
        </w:rPr>
        <w:t>SignedChar</w:t>
      </w:r>
      <w:r w:rsidRPr="002F4EEE">
        <w:rPr>
          <w:highlight w:val="white"/>
        </w:rPr>
        <w:t>},</w:t>
      </w:r>
    </w:p>
    <w:p w14:paraId="525C69D9" w14:textId="23E11C9F" w:rsidR="00297092" w:rsidRPr="002F4EEE" w:rsidRDefault="00297092" w:rsidP="002F4EEE">
      <w:pPr>
        <w:pStyle w:val="Code"/>
        <w:rPr>
          <w:highlight w:val="white"/>
        </w:rPr>
      </w:pPr>
      <w:r w:rsidRPr="002F4EEE">
        <w:rPr>
          <w:highlight w:val="white"/>
        </w:rPr>
        <w:t xml:space="preserve">        {(int) Mask.UnsignedChar, Sort.</w:t>
      </w:r>
      <w:r w:rsidR="005D4E81">
        <w:rPr>
          <w:highlight w:val="white"/>
        </w:rPr>
        <w:t>UnsignedChar</w:t>
      </w:r>
      <w:r w:rsidRPr="002F4EEE">
        <w:rPr>
          <w:highlight w:val="white"/>
        </w:rPr>
        <w:t>},</w:t>
      </w:r>
    </w:p>
    <w:p w14:paraId="3E55877E" w14:textId="671C751E" w:rsidR="00297092" w:rsidRPr="002F4EEE" w:rsidRDefault="00297092" w:rsidP="002F4EEE">
      <w:pPr>
        <w:pStyle w:val="Code"/>
        <w:rPr>
          <w:highlight w:val="white"/>
        </w:rPr>
      </w:pPr>
      <w:r w:rsidRPr="002F4EEE">
        <w:rPr>
          <w:highlight w:val="white"/>
        </w:rPr>
        <w:t xml:space="preserve">        {(int) Mask.Short, Sort.</w:t>
      </w:r>
      <w:r w:rsidR="005D4E81">
        <w:rPr>
          <w:highlight w:val="white"/>
        </w:rPr>
        <w:t>SignedShortInt</w:t>
      </w:r>
      <w:r w:rsidRPr="002F4EEE">
        <w:rPr>
          <w:highlight w:val="white"/>
        </w:rPr>
        <w:t>},</w:t>
      </w:r>
    </w:p>
    <w:p w14:paraId="723BC88F" w14:textId="499D5289" w:rsidR="00297092" w:rsidRPr="002F4EEE" w:rsidRDefault="00297092" w:rsidP="002F4EEE">
      <w:pPr>
        <w:pStyle w:val="Code"/>
        <w:rPr>
          <w:highlight w:val="white"/>
        </w:rPr>
      </w:pPr>
      <w:r w:rsidRPr="002F4EEE">
        <w:rPr>
          <w:highlight w:val="white"/>
        </w:rPr>
        <w:t xml:space="preserve">        {(int) Mask.ShortInt, Sort.</w:t>
      </w:r>
      <w:r w:rsidR="005D4E81">
        <w:rPr>
          <w:highlight w:val="white"/>
        </w:rPr>
        <w:t>SignedShortInt</w:t>
      </w:r>
      <w:r w:rsidRPr="002F4EEE">
        <w:rPr>
          <w:highlight w:val="white"/>
        </w:rPr>
        <w:t>},</w:t>
      </w:r>
    </w:p>
    <w:p w14:paraId="7A8A0357" w14:textId="095B2120" w:rsidR="00297092" w:rsidRPr="002F4EEE" w:rsidRDefault="00297092" w:rsidP="002F4EEE">
      <w:pPr>
        <w:pStyle w:val="Code"/>
        <w:rPr>
          <w:highlight w:val="white"/>
        </w:rPr>
      </w:pPr>
      <w:r w:rsidRPr="002F4EEE">
        <w:rPr>
          <w:highlight w:val="white"/>
        </w:rPr>
        <w:t xml:space="preserve">        {(int) Mask.SignedShort, Sort.</w:t>
      </w:r>
      <w:r w:rsidR="005D4E81">
        <w:rPr>
          <w:highlight w:val="white"/>
        </w:rPr>
        <w:t>SignedShortInt</w:t>
      </w:r>
      <w:r w:rsidRPr="002F4EEE">
        <w:rPr>
          <w:highlight w:val="white"/>
        </w:rPr>
        <w:t>},</w:t>
      </w:r>
    </w:p>
    <w:p w14:paraId="1BAF284E" w14:textId="41CF6E73" w:rsidR="00297092" w:rsidRPr="002F4EEE" w:rsidRDefault="00297092" w:rsidP="002F4EEE">
      <w:pPr>
        <w:pStyle w:val="Code"/>
        <w:rPr>
          <w:highlight w:val="white"/>
        </w:rPr>
      </w:pPr>
      <w:r w:rsidRPr="002F4EEE">
        <w:rPr>
          <w:highlight w:val="white"/>
        </w:rPr>
        <w:t xml:space="preserve">        {(int) Mask.SignedShortInt, Sort.</w:t>
      </w:r>
      <w:r w:rsidR="005D4E81">
        <w:rPr>
          <w:highlight w:val="white"/>
        </w:rPr>
        <w:t>SignedShortInt</w:t>
      </w:r>
      <w:r w:rsidRPr="002F4EEE">
        <w:rPr>
          <w:highlight w:val="white"/>
        </w:rPr>
        <w:t>},</w:t>
      </w:r>
    </w:p>
    <w:p w14:paraId="29A9EA04" w14:textId="505DF2A6" w:rsidR="00297092" w:rsidRPr="002F4EEE" w:rsidRDefault="00297092" w:rsidP="002F4EEE">
      <w:pPr>
        <w:pStyle w:val="Code"/>
        <w:rPr>
          <w:highlight w:val="white"/>
        </w:rPr>
      </w:pPr>
      <w:r w:rsidRPr="002F4EEE">
        <w:rPr>
          <w:highlight w:val="white"/>
        </w:rPr>
        <w:t xml:space="preserve">        {(int) Mask.UnsignedShort, Sort.</w:t>
      </w:r>
      <w:r w:rsidR="005D4E81">
        <w:rPr>
          <w:highlight w:val="white"/>
        </w:rPr>
        <w:t>UnsignedShortInt</w:t>
      </w:r>
      <w:r w:rsidRPr="002F4EEE">
        <w:rPr>
          <w:highlight w:val="white"/>
        </w:rPr>
        <w:t>},</w:t>
      </w:r>
    </w:p>
    <w:p w14:paraId="76835F56" w14:textId="1753D426" w:rsidR="00297092" w:rsidRPr="002F4EEE" w:rsidRDefault="00297092" w:rsidP="002F4EEE">
      <w:pPr>
        <w:pStyle w:val="Code"/>
        <w:rPr>
          <w:highlight w:val="white"/>
        </w:rPr>
      </w:pPr>
      <w:r w:rsidRPr="002F4EEE">
        <w:rPr>
          <w:highlight w:val="white"/>
        </w:rPr>
        <w:t xml:space="preserve">        {(int) Mask.UnsignedShortInt, Sort.</w:t>
      </w:r>
      <w:r w:rsidR="005D4E81">
        <w:rPr>
          <w:highlight w:val="white"/>
        </w:rPr>
        <w:t>UnsignedShortInt</w:t>
      </w:r>
      <w:r w:rsidRPr="002F4EEE">
        <w:rPr>
          <w:highlight w:val="white"/>
        </w:rPr>
        <w:t>},</w:t>
      </w:r>
    </w:p>
    <w:p w14:paraId="28ED55D0" w14:textId="70747C95" w:rsidR="00297092" w:rsidRPr="002F4EEE" w:rsidRDefault="00297092" w:rsidP="002F4EEE">
      <w:pPr>
        <w:pStyle w:val="Code"/>
        <w:rPr>
          <w:highlight w:val="white"/>
        </w:rPr>
      </w:pPr>
      <w:r w:rsidRPr="002F4EEE">
        <w:rPr>
          <w:highlight w:val="white"/>
        </w:rPr>
        <w:t xml:space="preserve">        {(int) Mask.Int, Sort.</w:t>
      </w:r>
      <w:r w:rsidR="005D4E81">
        <w:rPr>
          <w:highlight w:val="white"/>
        </w:rPr>
        <w:t>SignedInt</w:t>
      </w:r>
      <w:r w:rsidRPr="002F4EEE">
        <w:rPr>
          <w:highlight w:val="white"/>
        </w:rPr>
        <w:t>},</w:t>
      </w:r>
    </w:p>
    <w:p w14:paraId="3401D1DF" w14:textId="01B0CDED" w:rsidR="00297092" w:rsidRPr="002F4EEE" w:rsidRDefault="00297092" w:rsidP="002F4EEE">
      <w:pPr>
        <w:pStyle w:val="Code"/>
        <w:rPr>
          <w:highlight w:val="white"/>
        </w:rPr>
      </w:pPr>
      <w:r w:rsidRPr="002F4EEE">
        <w:rPr>
          <w:highlight w:val="white"/>
        </w:rPr>
        <w:t xml:space="preserve">        {(int) Mask.Signed, Sort.</w:t>
      </w:r>
      <w:r w:rsidR="005D4E81">
        <w:rPr>
          <w:highlight w:val="white"/>
        </w:rPr>
        <w:t>SignedInt</w:t>
      </w:r>
      <w:r w:rsidRPr="002F4EEE">
        <w:rPr>
          <w:highlight w:val="white"/>
        </w:rPr>
        <w:t>},</w:t>
      </w:r>
    </w:p>
    <w:p w14:paraId="44DD3286" w14:textId="72EF1E15" w:rsidR="00297092" w:rsidRPr="002F4EEE" w:rsidRDefault="00297092" w:rsidP="002F4EEE">
      <w:pPr>
        <w:pStyle w:val="Code"/>
        <w:rPr>
          <w:highlight w:val="white"/>
        </w:rPr>
      </w:pPr>
      <w:r w:rsidRPr="002F4EEE">
        <w:rPr>
          <w:highlight w:val="white"/>
        </w:rPr>
        <w:t xml:space="preserve">        {(int) Mask.SignedInt, Sort.</w:t>
      </w:r>
      <w:r w:rsidR="005D4E81">
        <w:rPr>
          <w:highlight w:val="white"/>
        </w:rPr>
        <w:t>SignedInt</w:t>
      </w:r>
      <w:r w:rsidRPr="002F4EEE">
        <w:rPr>
          <w:highlight w:val="white"/>
        </w:rPr>
        <w:t>},</w:t>
      </w:r>
    </w:p>
    <w:p w14:paraId="74E828B3" w14:textId="07FC9CF5" w:rsidR="00297092" w:rsidRPr="002F4EEE" w:rsidRDefault="00297092" w:rsidP="002F4EEE">
      <w:pPr>
        <w:pStyle w:val="Code"/>
        <w:rPr>
          <w:highlight w:val="white"/>
        </w:rPr>
      </w:pPr>
      <w:r w:rsidRPr="002F4EEE">
        <w:rPr>
          <w:highlight w:val="white"/>
        </w:rPr>
        <w:t xml:space="preserve">        {(int) Mask.Unsigned, Sort.</w:t>
      </w:r>
      <w:r w:rsidR="005D4E81">
        <w:rPr>
          <w:highlight w:val="white"/>
        </w:rPr>
        <w:t>UnsignedInt</w:t>
      </w:r>
      <w:r w:rsidRPr="002F4EEE">
        <w:rPr>
          <w:highlight w:val="white"/>
        </w:rPr>
        <w:t>},</w:t>
      </w:r>
    </w:p>
    <w:p w14:paraId="096E5C0F" w14:textId="1981DEFE" w:rsidR="00297092" w:rsidRPr="002F4EEE" w:rsidRDefault="00297092" w:rsidP="002F4EEE">
      <w:pPr>
        <w:pStyle w:val="Code"/>
        <w:rPr>
          <w:highlight w:val="white"/>
        </w:rPr>
      </w:pPr>
      <w:r w:rsidRPr="002F4EEE">
        <w:rPr>
          <w:highlight w:val="white"/>
        </w:rPr>
        <w:t xml:space="preserve">        {(int) Mask.UnsignedInt, Sort.</w:t>
      </w:r>
      <w:r w:rsidR="005D4E81">
        <w:rPr>
          <w:highlight w:val="white"/>
        </w:rPr>
        <w:t>UnsignedInt</w:t>
      </w:r>
      <w:r w:rsidRPr="002F4EEE">
        <w:rPr>
          <w:highlight w:val="white"/>
        </w:rPr>
        <w:t>},</w:t>
      </w:r>
    </w:p>
    <w:p w14:paraId="69CE56D5" w14:textId="7C129749" w:rsidR="00297092" w:rsidRPr="002F4EEE" w:rsidRDefault="00297092" w:rsidP="002F4EEE">
      <w:pPr>
        <w:pStyle w:val="Code"/>
        <w:rPr>
          <w:highlight w:val="white"/>
        </w:rPr>
      </w:pPr>
      <w:r w:rsidRPr="002F4EEE">
        <w:rPr>
          <w:highlight w:val="white"/>
        </w:rPr>
        <w:t xml:space="preserve">        {(int) Mask.Long, Sort.</w:t>
      </w:r>
      <w:r w:rsidR="005D4E81">
        <w:rPr>
          <w:highlight w:val="white"/>
        </w:rPr>
        <w:t>SignedLongInt</w:t>
      </w:r>
      <w:r w:rsidRPr="002F4EEE">
        <w:rPr>
          <w:highlight w:val="white"/>
        </w:rPr>
        <w:t>},</w:t>
      </w:r>
    </w:p>
    <w:p w14:paraId="2BE609BD" w14:textId="4D1E2EEC" w:rsidR="00297092" w:rsidRPr="002F4EEE" w:rsidRDefault="00297092" w:rsidP="002F4EEE">
      <w:pPr>
        <w:pStyle w:val="Code"/>
        <w:rPr>
          <w:highlight w:val="white"/>
        </w:rPr>
      </w:pPr>
      <w:r w:rsidRPr="002F4EEE">
        <w:rPr>
          <w:highlight w:val="white"/>
        </w:rPr>
        <w:t xml:space="preserve">        {(int) Mask.LongInt, Sort.</w:t>
      </w:r>
      <w:r w:rsidR="005D4E81">
        <w:rPr>
          <w:highlight w:val="white"/>
        </w:rPr>
        <w:t>SignedLongInt</w:t>
      </w:r>
      <w:r w:rsidRPr="002F4EEE">
        <w:rPr>
          <w:highlight w:val="white"/>
        </w:rPr>
        <w:t>},</w:t>
      </w:r>
    </w:p>
    <w:p w14:paraId="331061C4" w14:textId="4B81662D" w:rsidR="00297092" w:rsidRPr="002F4EEE" w:rsidRDefault="00297092" w:rsidP="002F4EEE">
      <w:pPr>
        <w:pStyle w:val="Code"/>
        <w:rPr>
          <w:highlight w:val="white"/>
        </w:rPr>
      </w:pPr>
      <w:r w:rsidRPr="002F4EEE">
        <w:rPr>
          <w:highlight w:val="white"/>
        </w:rPr>
        <w:t xml:space="preserve">        {(int) Mask.SignedLong, Sort.</w:t>
      </w:r>
      <w:r w:rsidR="005D4E81">
        <w:rPr>
          <w:highlight w:val="white"/>
        </w:rPr>
        <w:t>SignedLongInt</w:t>
      </w:r>
      <w:r w:rsidRPr="002F4EEE">
        <w:rPr>
          <w:highlight w:val="white"/>
        </w:rPr>
        <w:t>},</w:t>
      </w:r>
    </w:p>
    <w:p w14:paraId="16836855" w14:textId="45448A20" w:rsidR="00297092" w:rsidRPr="002F4EEE" w:rsidRDefault="00297092" w:rsidP="002F4EEE">
      <w:pPr>
        <w:pStyle w:val="Code"/>
        <w:rPr>
          <w:highlight w:val="white"/>
        </w:rPr>
      </w:pPr>
      <w:r w:rsidRPr="002F4EEE">
        <w:rPr>
          <w:highlight w:val="white"/>
        </w:rPr>
        <w:t xml:space="preserve">        {(int) Mask.SignedLongInt, Sort.</w:t>
      </w:r>
      <w:r w:rsidR="005D4E81">
        <w:rPr>
          <w:highlight w:val="white"/>
        </w:rPr>
        <w:t>SignedLongInt</w:t>
      </w:r>
      <w:r w:rsidRPr="002F4EEE">
        <w:rPr>
          <w:highlight w:val="white"/>
        </w:rPr>
        <w:t>},</w:t>
      </w:r>
    </w:p>
    <w:p w14:paraId="4A464D56" w14:textId="645CA0EF" w:rsidR="00297092" w:rsidRPr="002F4EEE" w:rsidRDefault="00297092" w:rsidP="002F4EEE">
      <w:pPr>
        <w:pStyle w:val="Code"/>
        <w:rPr>
          <w:highlight w:val="white"/>
        </w:rPr>
      </w:pPr>
      <w:r w:rsidRPr="002F4EEE">
        <w:rPr>
          <w:highlight w:val="white"/>
        </w:rPr>
        <w:t xml:space="preserve">        {(int) Mask.UnsignedLong, Sort.</w:t>
      </w:r>
      <w:r w:rsidR="005D4E81">
        <w:rPr>
          <w:highlight w:val="white"/>
        </w:rPr>
        <w:t>UnsignedLongInt</w:t>
      </w:r>
      <w:r w:rsidRPr="002F4EEE">
        <w:rPr>
          <w:highlight w:val="white"/>
        </w:rPr>
        <w:t>},</w:t>
      </w:r>
    </w:p>
    <w:p w14:paraId="0611A886" w14:textId="479E42C1" w:rsidR="00297092" w:rsidRPr="002F4EEE" w:rsidRDefault="00297092" w:rsidP="002F4EEE">
      <w:pPr>
        <w:pStyle w:val="Code"/>
        <w:rPr>
          <w:highlight w:val="white"/>
        </w:rPr>
      </w:pPr>
      <w:r w:rsidRPr="002F4EEE">
        <w:rPr>
          <w:highlight w:val="white"/>
        </w:rPr>
        <w:t xml:space="preserve">        {(int) Mask.UnsignedLongInt, Sort.</w:t>
      </w:r>
      <w:r w:rsidR="005D4E81">
        <w:rPr>
          <w:highlight w:val="white"/>
        </w:rPr>
        <w:t>UnsignedLongInt</w:t>
      </w:r>
      <w:r w:rsidRPr="002F4EEE">
        <w:rPr>
          <w:highlight w:val="white"/>
        </w:rPr>
        <w:t>},</w:t>
      </w:r>
    </w:p>
    <w:p w14:paraId="6E7ACCB5" w14:textId="77777777" w:rsidR="00297092" w:rsidRPr="002F4EEE" w:rsidRDefault="00297092" w:rsidP="002F4EEE">
      <w:pPr>
        <w:pStyle w:val="Code"/>
        <w:rPr>
          <w:highlight w:val="white"/>
        </w:rPr>
      </w:pPr>
      <w:r w:rsidRPr="002F4EEE">
        <w:rPr>
          <w:highlight w:val="white"/>
        </w:rPr>
        <w:t xml:space="preserve">        {(int) Mask.Float, Sort.Float},</w:t>
      </w:r>
    </w:p>
    <w:p w14:paraId="780C2626" w14:textId="77777777" w:rsidR="00297092" w:rsidRPr="002F4EEE" w:rsidRDefault="00297092" w:rsidP="002F4EEE">
      <w:pPr>
        <w:pStyle w:val="Code"/>
        <w:rPr>
          <w:highlight w:val="white"/>
        </w:rPr>
      </w:pPr>
      <w:r w:rsidRPr="002F4EEE">
        <w:rPr>
          <w:highlight w:val="white"/>
        </w:rPr>
        <w:t xml:space="preserve">        {(int) Mask.Double, Sort.Double},</w:t>
      </w:r>
    </w:p>
    <w:p w14:paraId="05207D50" w14:textId="68E85789" w:rsidR="00297092" w:rsidRPr="002F4EEE" w:rsidRDefault="00297092" w:rsidP="002F4EEE">
      <w:pPr>
        <w:pStyle w:val="Code"/>
        <w:rPr>
          <w:highlight w:val="white"/>
        </w:rPr>
      </w:pPr>
      <w:r w:rsidRPr="002F4EEE">
        <w:rPr>
          <w:highlight w:val="white"/>
        </w:rPr>
        <w:t xml:space="preserve">        {(int) Mask.LongDouble, Sort.</w:t>
      </w:r>
      <w:r w:rsidR="001220BA">
        <w:rPr>
          <w:highlight w:val="white"/>
        </w:rPr>
        <w:t>LongDouble</w:t>
      </w:r>
      <w:r w:rsidRPr="002F4EEE">
        <w:rPr>
          <w:highlight w:val="white"/>
        </w:rPr>
        <w:t>}</w:t>
      </w:r>
    </w:p>
    <w:p w14:paraId="4A742321" w14:textId="77777777" w:rsidR="00297092" w:rsidRPr="002F4EEE" w:rsidRDefault="00297092" w:rsidP="002F4EEE">
      <w:pPr>
        <w:pStyle w:val="Code"/>
        <w:rPr>
          <w:highlight w:val="white"/>
        </w:rPr>
      </w:pPr>
      <w:r w:rsidRPr="002F4EE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lastRenderedPageBreak/>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3413526E" w:rsidR="00EC65DE" w:rsidRPr="00EC65DE" w:rsidRDefault="006542AE" w:rsidP="006542AE">
      <w:pPr>
        <w:rPr>
          <w:highlight w:val="white"/>
        </w:rPr>
      </w:pPr>
      <w:r>
        <w:rPr>
          <w:highlight w:val="white"/>
        </w:rPr>
        <w:t xml:space="preserve">We iterate through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12788183"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r w:rsidR="00251639">
        <w:rPr>
          <w:highlight w:val="white"/>
        </w:rPr>
        <w:t>occurs</w:t>
      </w:r>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644C3182" w:rsidR="00FE286F" w:rsidRDefault="000B76E5" w:rsidP="00C550E9">
      <w:r>
        <w:t>When we have the final mask, we begin by extracting the storage.</w:t>
      </w:r>
      <w:r w:rsidR="00FE286F">
        <w:t xml:space="preserve"> The storage is </w:t>
      </w:r>
      <w:r w:rsidR="00251639">
        <w:t>initially</w:t>
      </w:r>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w:t>
      </w:r>
      <w:r w:rsidR="00C33004">
        <w:t>ere</w:t>
      </w:r>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1DBF94B3" w:rsidR="00EC65DE" w:rsidRPr="00EC65DE" w:rsidRDefault="00EC65DE" w:rsidP="00EC65DE">
      <w:pPr>
        <w:pStyle w:val="Code"/>
        <w:rPr>
          <w:highlight w:val="white"/>
        </w:rPr>
      </w:pPr>
      <w:r w:rsidRPr="00EC65DE">
        <w:rPr>
          <w:highlight w:val="white"/>
        </w:rPr>
        <w:t xml:space="preserve">          </w:t>
      </w:r>
      <w:r w:rsidR="00A636A4">
        <w:rPr>
          <w:highlight w:val="white"/>
        </w:rPr>
        <w:t>Assert.Error(</w:t>
      </w:r>
      <w:r w:rsidRPr="00EC65DE">
        <w:rPr>
          <w:highlight w:val="white"/>
        </w:rPr>
        <w:t>Enum.IsDefined(typeof(Mask), totalStorageValue)</w:t>
      </w:r>
      <w:r w:rsidR="00A636A4">
        <w:rPr>
          <w:highlight w:val="white"/>
        </w:rPr>
        <w:t>,</w:t>
      </w:r>
    </w:p>
    <w:p w14:paraId="4AB03C7B" w14:textId="121EC432" w:rsidR="00EC65DE" w:rsidRPr="00EC65DE" w:rsidRDefault="00A636A4" w:rsidP="00EC65DE">
      <w:pPr>
        <w:pStyle w:val="Code"/>
        <w:rPr>
          <w:highlight w:val="white"/>
        </w:rPr>
      </w:pPr>
      <w:r>
        <w:rPr>
          <w:highlight w:val="white"/>
        </w:rPr>
        <w:t xml:space="preserve">                       </w:t>
      </w:r>
      <w:r w:rsidR="00EC65DE" w:rsidRPr="00EC65DE">
        <w:rPr>
          <w:highlight w:val="white"/>
        </w:rPr>
        <w:t>MaskToString(totalStorageValue),</w:t>
      </w:r>
    </w:p>
    <w:p w14:paraId="660D260E" w14:textId="12141A3D" w:rsidR="00EC65DE" w:rsidRPr="00EC65DE" w:rsidRDefault="00EC65DE" w:rsidP="00EC65DE">
      <w:pPr>
        <w:pStyle w:val="Code"/>
        <w:rPr>
          <w:highlight w:val="white"/>
        </w:rPr>
      </w:pPr>
      <w:r w:rsidRPr="00EC65DE">
        <w:rPr>
          <w:highlight w:val="white"/>
        </w:rPr>
        <w:t xml:space="preserve">                       Message.Invalid_specifier_sequence);</w:t>
      </w: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CFBB754" w:rsidR="007937C0" w:rsidRDefault="007937C0" w:rsidP="007937C0">
      <w:pPr>
        <w:rPr>
          <w:highlight w:val="white"/>
        </w:rPr>
      </w:pPr>
      <w:r>
        <w:rPr>
          <w:highlight w:val="white"/>
        </w:rPr>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EC7ADE">
        <w:rPr>
          <w:highlight w:val="white"/>
        </w:rPr>
        <w:t>.</w:t>
      </w:r>
      <w:r w:rsidR="006D370E">
        <w:rPr>
          <w:highlight w:val="white"/>
        </w:rPr>
        <w:t xml:space="preserve">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3FA2C6DD" w14:textId="77777777" w:rsidR="00EF6383" w:rsidRPr="00EF6383" w:rsidRDefault="00EF6383" w:rsidP="00EF6383">
      <w:pPr>
        <w:pStyle w:val="Code"/>
        <w:rPr>
          <w:highlight w:val="white"/>
        </w:rPr>
      </w:pPr>
      <w:r w:rsidRPr="00EF6383">
        <w:rPr>
          <w:highlight w:val="white"/>
        </w:rPr>
        <w:lastRenderedPageBreak/>
        <w:t xml:space="preserve">      bool externalLinkage = (SymbolTable.CurrentTable.Scope == Scope.Global)</w:t>
      </w:r>
    </w:p>
    <w:p w14:paraId="62B3EA9E" w14:textId="77777777" w:rsidR="00EF6383" w:rsidRPr="00EF6383" w:rsidRDefault="00EF6383" w:rsidP="00EF6383">
      <w:pPr>
        <w:pStyle w:val="Code"/>
        <w:rPr>
          <w:highlight w:val="white"/>
        </w:rPr>
      </w:pPr>
      <w:r w:rsidRPr="00EF6383">
        <w:rPr>
          <w:highlight w:val="white"/>
        </w:rPr>
        <w:t xml:space="preserve">                             &amp;&amp; ((storage == null) ||</w:t>
      </w:r>
    </w:p>
    <w:p w14:paraId="2B3CA38A" w14:textId="77777777" w:rsidR="00EF6383" w:rsidRPr="00EF6383" w:rsidRDefault="00EF6383" w:rsidP="00EF6383">
      <w:pPr>
        <w:pStyle w:val="Code"/>
        <w:rPr>
          <w:highlight w:val="white"/>
        </w:rPr>
      </w:pPr>
      <w:r w:rsidRPr="00EF6383">
        <w:rPr>
          <w:highlight w:val="white"/>
        </w:rPr>
        <w:t xml:space="preserve">                                 (storage == CCompiler.Storage.Extern));</w:t>
      </w:r>
    </w:p>
    <w:p w14:paraId="209B0CEF" w14:textId="77777777" w:rsidR="00126149" w:rsidRDefault="00126149" w:rsidP="00BE2C05">
      <w:pPr>
        <w:pStyle w:val="Code"/>
        <w:rPr>
          <w:highlight w:val="white"/>
        </w:rPr>
      </w:pPr>
    </w:p>
    <w:p w14:paraId="202F8F13" w14:textId="74A60858" w:rsidR="00BE2C05" w:rsidRPr="00BE2C05" w:rsidRDefault="00BE2C05" w:rsidP="00BE2C05">
      <w:pPr>
        <w:pStyle w:val="Code"/>
        <w:rPr>
          <w:highlight w:val="white"/>
        </w:rPr>
      </w:pPr>
      <w:r w:rsidRPr="00BE2C05">
        <w:rPr>
          <w:highlight w:val="white"/>
        </w:rPr>
        <w:t xml:space="preserve">      if (storage == null) {</w:t>
      </w:r>
    </w:p>
    <w:p w14:paraId="5B909688" w14:textId="77777777" w:rsidR="00BE2C05" w:rsidRPr="00BE2C05" w:rsidRDefault="00BE2C05" w:rsidP="00BE2C05">
      <w:pPr>
        <w:pStyle w:val="Code"/>
        <w:rPr>
          <w:highlight w:val="white"/>
        </w:rPr>
      </w:pPr>
      <w:r w:rsidRPr="00BE2C05">
        <w:rPr>
          <w:highlight w:val="white"/>
        </w:rPr>
        <w:t xml:space="preserve">        if (SymbolTable.CurrentTable.Scope == Scope.Global) {</w:t>
      </w:r>
    </w:p>
    <w:p w14:paraId="54EBB5F3" w14:textId="77777777" w:rsidR="00BE2C05" w:rsidRPr="00BE2C05" w:rsidRDefault="00BE2C05" w:rsidP="00BE2C05">
      <w:pPr>
        <w:pStyle w:val="Code"/>
        <w:rPr>
          <w:highlight w:val="white"/>
        </w:rPr>
      </w:pPr>
      <w:r w:rsidRPr="00BE2C05">
        <w:rPr>
          <w:highlight w:val="white"/>
        </w:rPr>
        <w:t xml:space="preserve">          storage = Storage.Static;</w:t>
      </w:r>
    </w:p>
    <w:p w14:paraId="71AFFD3F" w14:textId="77777777" w:rsidR="00BE2C05" w:rsidRPr="00BE2C05" w:rsidRDefault="00BE2C05" w:rsidP="00BE2C05">
      <w:pPr>
        <w:pStyle w:val="Code"/>
        <w:rPr>
          <w:highlight w:val="white"/>
        </w:rPr>
      </w:pPr>
      <w:r w:rsidRPr="00BE2C05">
        <w:rPr>
          <w:highlight w:val="white"/>
        </w:rPr>
        <w:t xml:space="preserve">        }</w:t>
      </w:r>
    </w:p>
    <w:p w14:paraId="07934F27" w14:textId="77777777" w:rsidR="00BE2C05" w:rsidRPr="00BE2C05" w:rsidRDefault="00BE2C05" w:rsidP="00BE2C05">
      <w:pPr>
        <w:pStyle w:val="Code"/>
        <w:rPr>
          <w:highlight w:val="white"/>
        </w:rPr>
      </w:pPr>
      <w:r w:rsidRPr="00BE2C05">
        <w:rPr>
          <w:highlight w:val="white"/>
        </w:rPr>
        <w:t xml:space="preserve">        else {</w:t>
      </w:r>
    </w:p>
    <w:p w14:paraId="395048FC" w14:textId="77777777" w:rsidR="00BE2C05" w:rsidRPr="00BE2C05" w:rsidRDefault="00BE2C05" w:rsidP="00BE2C05">
      <w:pPr>
        <w:pStyle w:val="Code"/>
        <w:rPr>
          <w:highlight w:val="white"/>
        </w:rPr>
      </w:pPr>
      <w:r w:rsidRPr="00BE2C05">
        <w:rPr>
          <w:highlight w:val="white"/>
        </w:rPr>
        <w:t xml:space="preserve">          storage = Storage.Auto;</w:t>
      </w:r>
    </w:p>
    <w:p w14:paraId="580CBFC4" w14:textId="77777777" w:rsidR="00BE2C05" w:rsidRPr="00BE2C05" w:rsidRDefault="00BE2C05" w:rsidP="00BE2C05">
      <w:pPr>
        <w:pStyle w:val="Code"/>
        <w:rPr>
          <w:highlight w:val="white"/>
        </w:rPr>
      </w:pPr>
      <w:r w:rsidRPr="00BE2C05">
        <w:rPr>
          <w:highlight w:val="white"/>
        </w:rPr>
        <w:t xml:space="preserve">        }</w:t>
      </w:r>
    </w:p>
    <w:p w14:paraId="7C25A255" w14:textId="77777777" w:rsidR="00BE2C05" w:rsidRPr="00BE2C05" w:rsidRDefault="00BE2C05" w:rsidP="00BE2C05">
      <w:pPr>
        <w:pStyle w:val="Code"/>
        <w:rPr>
          <w:highlight w:val="white"/>
        </w:rPr>
      </w:pPr>
      <w:r w:rsidRPr="00BE2C05">
        <w:rPr>
          <w:highlight w:val="white"/>
        </w:rPr>
        <w:t xml:space="preserve">      }</w:t>
      </w:r>
    </w:p>
    <w:p w14:paraId="36FBAA80" w14:textId="3973C28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E71A6B">
        <w:rPr>
          <w:highlight w:val="white"/>
        </w:rPr>
        <w:t>(function scope</w:t>
      </w:r>
      <w:r w:rsidR="00430FD1">
        <w:rPr>
          <w:highlight w:val="white"/>
        </w:rPr>
        <w:t>) the storage must be null, auto or register.</w:t>
      </w:r>
    </w:p>
    <w:p w14:paraId="5C9F2F04" w14:textId="77777777" w:rsidR="00EF6383" w:rsidRPr="00EF6383" w:rsidRDefault="00EF6383" w:rsidP="00EF6383">
      <w:pPr>
        <w:pStyle w:val="Code"/>
        <w:rPr>
          <w:highlight w:val="white"/>
        </w:rPr>
      </w:pPr>
      <w:r w:rsidRPr="00EF6383">
        <w:rPr>
          <w:highlight w:val="white"/>
        </w:rPr>
        <w:t xml:space="preserve">      if (SymbolTable.CurrentTable.Scope == Scope.Parameter) {</w:t>
      </w:r>
    </w:p>
    <w:p w14:paraId="5D5B3D43" w14:textId="5C4CE5BE" w:rsidR="005D43B5" w:rsidRDefault="00EC65DE" w:rsidP="00EC65DE">
      <w:pPr>
        <w:pStyle w:val="Code"/>
        <w:rPr>
          <w:highlight w:val="white"/>
        </w:rPr>
      </w:pPr>
      <w:r w:rsidRPr="00EC65DE">
        <w:rPr>
          <w:highlight w:val="white"/>
        </w:rPr>
        <w:t xml:space="preserve">        Assert.Error((storage == Storage.Auto) || </w:t>
      </w:r>
    </w:p>
    <w:p w14:paraId="40FE73BD" w14:textId="648BF7CF"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6ECC5F79" w:rsidR="00EC65DE" w:rsidRPr="00EC65DE" w:rsidRDefault="00D22AD4" w:rsidP="00EC65DE">
      <w:pPr>
        <w:pStyle w:val="Code"/>
        <w:rPr>
          <w:highlight w:val="white"/>
        </w:rPr>
      </w:pPr>
      <w:r>
        <w:rPr>
          <w:highlight w:val="white"/>
        </w:rPr>
        <w:t xml:space="preserve">  </w:t>
      </w:r>
      <w:r w:rsidR="002709A0">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15FB631E" w:rsidR="00430FD1" w:rsidRPr="00EC65DE" w:rsidRDefault="00430FD1" w:rsidP="00DF5615">
      <w:pPr>
        <w:rPr>
          <w:highlight w:val="white"/>
        </w:rPr>
      </w:pPr>
      <w:r>
        <w:rPr>
          <w:highlight w:val="white"/>
        </w:rPr>
        <w:t xml:space="preserve">If the scope of the current symbol table is </w:t>
      </w:r>
      <w:r w:rsidR="00A4387D">
        <w:rPr>
          <w:highlight w:val="white"/>
        </w:rPr>
        <w:t xml:space="preserve">a </w:t>
      </w:r>
      <w:r>
        <w:rPr>
          <w:highlight w:val="white"/>
        </w:rPr>
        <w:t xml:space="preserve">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0138CC00" w:rsidR="002C6080" w:rsidRDefault="00EC65DE" w:rsidP="00EC65DE">
      <w:pPr>
        <w:pStyle w:val="Code"/>
        <w:rPr>
          <w:highlight w:val="white"/>
        </w:rPr>
      </w:pPr>
      <w:r w:rsidRPr="00EC65DE">
        <w:rPr>
          <w:highlight w:val="white"/>
        </w:rPr>
        <w:t xml:space="preserve">          Assert.Error((storage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C2AA193" w:rsidR="00EC65DE" w:rsidRPr="00EC65DE" w:rsidRDefault="00024F2D" w:rsidP="00EC65DE">
      <w:pPr>
        <w:pStyle w:val="Code"/>
        <w:rPr>
          <w:highlight w:val="white"/>
        </w:rPr>
      </w:pPr>
      <w:r>
        <w:rPr>
          <w:highlight w:val="white"/>
        </w:rPr>
        <w:t xml:space="preserve">  </w:t>
      </w:r>
      <w:r w:rsidR="00D22AD4">
        <w:rPr>
          <w:highlight w:val="white"/>
        </w:rPr>
        <w:t xml:space="preserve">  </w:t>
      </w: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62FCAF02" w:rsidR="00EC65DE" w:rsidRPr="00EC65DE" w:rsidRDefault="00EC65DE" w:rsidP="00EC65DE">
      <w:pPr>
        <w:pStyle w:val="Code"/>
        <w:rPr>
          <w:highlight w:val="white"/>
        </w:rPr>
      </w:pPr>
      <w:r w:rsidRPr="00EC65DE">
        <w:rPr>
          <w:highlight w:val="white"/>
        </w:rPr>
        <w:t xml:space="preserve">          Assert.Error((storage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1D9C32BC"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05120DF4" w14:textId="77777777" w:rsidR="00A149ED" w:rsidRPr="00A149ED" w:rsidRDefault="00A149ED" w:rsidP="00A149ED">
      <w:pPr>
        <w:pStyle w:val="Code"/>
        <w:rPr>
          <w:highlight w:val="white"/>
        </w:rPr>
      </w:pPr>
      <w:r w:rsidRPr="00A149ED">
        <w:rPr>
          <w:highlight w:val="white"/>
        </w:rPr>
        <w:t xml:space="preserve">      if ((compoundType != null) &amp;&amp; (compoundType.EnumItemSet != null)){</w:t>
      </w:r>
    </w:p>
    <w:p w14:paraId="20AE04FC" w14:textId="77777777" w:rsidR="00A149ED" w:rsidRPr="00A149ED" w:rsidRDefault="00A149ED" w:rsidP="00A149ED">
      <w:pPr>
        <w:pStyle w:val="Code"/>
        <w:rPr>
          <w:highlight w:val="white"/>
        </w:rPr>
      </w:pPr>
      <w:r w:rsidRPr="00A149ED">
        <w:rPr>
          <w:highlight w:val="white"/>
        </w:rPr>
        <w:t xml:space="preserve">        foreach (Pair&lt;Symbol,bool&gt; pair in compoundType.EnumItemSet){</w:t>
      </w:r>
    </w:p>
    <w:p w14:paraId="4F020BFE" w14:textId="77777777" w:rsidR="00A149ED" w:rsidRPr="00A149ED" w:rsidRDefault="00A149ED" w:rsidP="00A149ED">
      <w:pPr>
        <w:pStyle w:val="Code"/>
        <w:rPr>
          <w:highlight w:val="white"/>
        </w:rPr>
      </w:pPr>
      <w:r w:rsidRPr="00A149ED">
        <w:rPr>
          <w:highlight w:val="white"/>
        </w:rPr>
        <w:t xml:space="preserve">          Symbol enumSymbol = pair.First;          </w:t>
      </w:r>
    </w:p>
    <w:p w14:paraId="61865989" w14:textId="77777777" w:rsidR="008B1C33" w:rsidRDefault="008B1C33" w:rsidP="00A149ED">
      <w:pPr>
        <w:pStyle w:val="Code"/>
        <w:rPr>
          <w:highlight w:val="white"/>
        </w:rPr>
      </w:pPr>
    </w:p>
    <w:p w14:paraId="4959827A" w14:textId="74E0721B" w:rsidR="00A149ED" w:rsidRPr="00A149ED" w:rsidRDefault="00A149ED" w:rsidP="00A149ED">
      <w:pPr>
        <w:pStyle w:val="Code"/>
        <w:rPr>
          <w:highlight w:val="white"/>
        </w:rPr>
      </w:pPr>
      <w:r w:rsidRPr="00A149ED">
        <w:rPr>
          <w:highlight w:val="white"/>
        </w:rPr>
        <w:t xml:space="preserve">          switch (enumSymbol.Storage = storage.Value) {</w:t>
      </w:r>
    </w:p>
    <w:p w14:paraId="09EF5BF0" w14:textId="77777777" w:rsidR="00A149ED" w:rsidRPr="00A149ED" w:rsidRDefault="00A149ED" w:rsidP="00A149ED">
      <w:pPr>
        <w:pStyle w:val="Code"/>
        <w:rPr>
          <w:highlight w:val="white"/>
        </w:rPr>
      </w:pPr>
      <w:r w:rsidRPr="00A149ED">
        <w:rPr>
          <w:highlight w:val="white"/>
        </w:rPr>
        <w:t xml:space="preserve">            case CCompiler.Storage.Static:</w:t>
      </w:r>
    </w:p>
    <w:p w14:paraId="3EA6C2F4" w14:textId="77777777" w:rsidR="00A149ED" w:rsidRPr="00A149ED" w:rsidRDefault="00A149ED" w:rsidP="00A149ED">
      <w:pPr>
        <w:pStyle w:val="Code"/>
        <w:rPr>
          <w:highlight w:val="white"/>
        </w:rPr>
      </w:pPr>
      <w:r w:rsidRPr="00A149ED">
        <w:rPr>
          <w:highlight w:val="white"/>
        </w:rPr>
        <w:t xml:space="preserve">              SymbolTable.StaticSet.Add(ConstantExpression.</w:t>
      </w:r>
    </w:p>
    <w:p w14:paraId="1E91F065" w14:textId="77777777" w:rsidR="00A149ED" w:rsidRPr="00A149ED" w:rsidRDefault="00A149ED" w:rsidP="00A149ED">
      <w:pPr>
        <w:pStyle w:val="Code"/>
        <w:rPr>
          <w:highlight w:val="white"/>
        </w:rPr>
      </w:pPr>
      <w:r w:rsidRPr="00A149ED">
        <w:rPr>
          <w:highlight w:val="white"/>
        </w:rPr>
        <w:t xml:space="preserve">                                        Value(enumSymbol));</w:t>
      </w:r>
    </w:p>
    <w:p w14:paraId="5FC01FCA" w14:textId="77777777" w:rsidR="00A149ED" w:rsidRPr="00A149ED" w:rsidRDefault="00A149ED" w:rsidP="00A149ED">
      <w:pPr>
        <w:pStyle w:val="Code"/>
        <w:rPr>
          <w:highlight w:val="white"/>
        </w:rPr>
      </w:pPr>
      <w:r w:rsidRPr="00A149ED">
        <w:rPr>
          <w:highlight w:val="white"/>
        </w:rPr>
        <w:t xml:space="preserve">              break;</w:t>
      </w:r>
    </w:p>
    <w:p w14:paraId="68908510" w14:textId="77777777" w:rsidR="00A149ED" w:rsidRPr="00A149ED" w:rsidRDefault="00A149ED" w:rsidP="00A149ED">
      <w:pPr>
        <w:pStyle w:val="Code"/>
        <w:rPr>
          <w:highlight w:val="white"/>
        </w:rPr>
      </w:pPr>
    </w:p>
    <w:p w14:paraId="0B4D9A3F" w14:textId="77777777" w:rsidR="00A149ED" w:rsidRPr="00A149ED" w:rsidRDefault="00A149ED" w:rsidP="00A149ED">
      <w:pPr>
        <w:pStyle w:val="Code"/>
        <w:rPr>
          <w:highlight w:val="white"/>
        </w:rPr>
      </w:pPr>
      <w:r w:rsidRPr="00A149ED">
        <w:rPr>
          <w:highlight w:val="white"/>
        </w:rPr>
        <w:t xml:space="preserve">            case CCompiler.Storage.Extern: {</w:t>
      </w:r>
    </w:p>
    <w:p w14:paraId="3B2317C9" w14:textId="77777777" w:rsidR="00A149ED" w:rsidRPr="00A149ED" w:rsidRDefault="00A149ED" w:rsidP="00A149ED">
      <w:pPr>
        <w:pStyle w:val="Code"/>
        <w:rPr>
          <w:highlight w:val="white"/>
        </w:rPr>
      </w:pPr>
      <w:r w:rsidRPr="00A149ED">
        <w:rPr>
          <w:highlight w:val="white"/>
        </w:rPr>
        <w:t xml:space="preserve">                bool enumInitializer = pair.Second;</w:t>
      </w:r>
    </w:p>
    <w:p w14:paraId="4C545D00" w14:textId="77777777" w:rsidR="00A149ED" w:rsidRPr="00A149ED" w:rsidRDefault="00A149ED" w:rsidP="00A149ED">
      <w:pPr>
        <w:pStyle w:val="Code"/>
        <w:rPr>
          <w:highlight w:val="white"/>
        </w:rPr>
      </w:pPr>
      <w:r w:rsidRPr="00A149ED">
        <w:rPr>
          <w:highlight w:val="white"/>
        </w:rPr>
        <w:t xml:space="preserve">                Assert.Error(!enumInitializer,</w:t>
      </w:r>
    </w:p>
    <w:p w14:paraId="5B80A0D1" w14:textId="77777777" w:rsidR="00A149ED" w:rsidRPr="00A149ED" w:rsidRDefault="00A149ED" w:rsidP="00A149ED">
      <w:pPr>
        <w:pStyle w:val="Code"/>
        <w:rPr>
          <w:highlight w:val="white"/>
        </w:rPr>
      </w:pPr>
      <w:r w:rsidRPr="00A149ED">
        <w:rPr>
          <w:highlight w:val="white"/>
        </w:rPr>
        <w:t xml:space="preserve">                              enumSymbol + " = " + enumSymbol.Value,</w:t>
      </w:r>
    </w:p>
    <w:p w14:paraId="70A64744" w14:textId="77777777" w:rsidR="00A149ED" w:rsidRPr="00A149ED" w:rsidRDefault="00A149ED" w:rsidP="00A149ED">
      <w:pPr>
        <w:pStyle w:val="Code"/>
        <w:rPr>
          <w:highlight w:val="white"/>
        </w:rPr>
      </w:pPr>
      <w:r w:rsidRPr="00A149ED">
        <w:rPr>
          <w:highlight w:val="white"/>
        </w:rPr>
        <w:t xml:space="preserve">                  Message.Extern_enumeration_item_cannot_be_initialized);</w:t>
      </w:r>
    </w:p>
    <w:p w14:paraId="3608F7A3" w14:textId="77777777" w:rsidR="00A149ED" w:rsidRPr="00A149ED" w:rsidRDefault="00A149ED" w:rsidP="00A149ED">
      <w:pPr>
        <w:pStyle w:val="Code"/>
        <w:rPr>
          <w:highlight w:val="white"/>
        </w:rPr>
      </w:pPr>
      <w:r w:rsidRPr="00A149ED">
        <w:rPr>
          <w:highlight w:val="white"/>
        </w:rPr>
        <w:t xml:space="preserve">              }</w:t>
      </w:r>
    </w:p>
    <w:p w14:paraId="1110EC7A" w14:textId="77777777" w:rsidR="00A149ED" w:rsidRPr="00A149ED" w:rsidRDefault="00A149ED" w:rsidP="00A149ED">
      <w:pPr>
        <w:pStyle w:val="Code"/>
        <w:rPr>
          <w:highlight w:val="white"/>
        </w:rPr>
      </w:pPr>
      <w:r w:rsidRPr="00A149ED">
        <w:rPr>
          <w:highlight w:val="white"/>
        </w:rPr>
        <w:lastRenderedPageBreak/>
        <w:t xml:space="preserve">              break;</w:t>
      </w:r>
    </w:p>
    <w:p w14:paraId="514CCA01" w14:textId="77777777" w:rsidR="00A149ED" w:rsidRPr="00A149ED" w:rsidRDefault="00A149ED" w:rsidP="00A149ED">
      <w:pPr>
        <w:pStyle w:val="Code"/>
        <w:rPr>
          <w:highlight w:val="white"/>
        </w:rPr>
      </w:pPr>
    </w:p>
    <w:p w14:paraId="09EE5F5C" w14:textId="77777777" w:rsidR="00A149ED" w:rsidRPr="00A149ED" w:rsidRDefault="00A149ED" w:rsidP="00A149ED">
      <w:pPr>
        <w:pStyle w:val="Code"/>
        <w:rPr>
          <w:highlight w:val="white"/>
        </w:rPr>
      </w:pPr>
      <w:r w:rsidRPr="00A149ED">
        <w:rPr>
          <w:highlight w:val="white"/>
        </w:rPr>
        <w:t xml:space="preserve">            case CCompiler.Storage.Auto:</w:t>
      </w:r>
    </w:p>
    <w:p w14:paraId="18CCFB7B" w14:textId="77777777" w:rsidR="00A149ED" w:rsidRPr="00A149ED" w:rsidRDefault="00A149ED" w:rsidP="00A149ED">
      <w:pPr>
        <w:pStyle w:val="Code"/>
        <w:rPr>
          <w:highlight w:val="white"/>
        </w:rPr>
      </w:pPr>
      <w:r w:rsidRPr="00A149ED">
        <w:rPr>
          <w:highlight w:val="white"/>
        </w:rPr>
        <w:t xml:space="preserve">            case CCompiler.Storage.Register:</w:t>
      </w:r>
    </w:p>
    <w:p w14:paraId="0AD853DC" w14:textId="77777777" w:rsidR="00A149ED" w:rsidRPr="00A149ED" w:rsidRDefault="00A149ED" w:rsidP="00A149ED">
      <w:pPr>
        <w:pStyle w:val="Code"/>
        <w:rPr>
          <w:highlight w:val="white"/>
        </w:rPr>
      </w:pPr>
      <w:r w:rsidRPr="00A149ED">
        <w:rPr>
          <w:highlight w:val="white"/>
        </w:rPr>
        <w:t xml:space="preserve">              SymbolTable.CurrentTable.SetOffset(enumSymbol);</w:t>
      </w:r>
    </w:p>
    <w:p w14:paraId="2815DEEA" w14:textId="77777777" w:rsidR="00A149ED" w:rsidRPr="00A149ED" w:rsidRDefault="00A149ED" w:rsidP="00A149ED">
      <w:pPr>
        <w:pStyle w:val="Code"/>
        <w:rPr>
          <w:highlight w:val="white"/>
        </w:rPr>
      </w:pPr>
      <w:r w:rsidRPr="00A149ED">
        <w:rPr>
          <w:highlight w:val="white"/>
        </w:rPr>
        <w:t xml:space="preserve">              break;</w:t>
      </w:r>
    </w:p>
    <w:p w14:paraId="6A156F20" w14:textId="77777777" w:rsidR="00A149ED" w:rsidRPr="00A149ED" w:rsidRDefault="00A149ED" w:rsidP="00A149ED">
      <w:pPr>
        <w:pStyle w:val="Code"/>
        <w:rPr>
          <w:highlight w:val="white"/>
        </w:rPr>
      </w:pPr>
      <w:r w:rsidRPr="00A149ED">
        <w:rPr>
          <w:highlight w:val="white"/>
        </w:rPr>
        <w:t xml:space="preserve">          }</w:t>
      </w:r>
    </w:p>
    <w:p w14:paraId="535520B3" w14:textId="77777777" w:rsidR="00A149ED" w:rsidRPr="00A149ED" w:rsidRDefault="00A149ED" w:rsidP="00A149ED">
      <w:pPr>
        <w:pStyle w:val="Code"/>
        <w:rPr>
          <w:highlight w:val="white"/>
        </w:rPr>
      </w:pPr>
      <w:r w:rsidRPr="00A149ED">
        <w:rPr>
          <w:highlight w:val="white"/>
        </w:rPr>
        <w:t xml:space="preserve">        }</w:t>
      </w:r>
    </w:p>
    <w:p w14:paraId="03D45975" w14:textId="77777777" w:rsidR="00A149ED" w:rsidRPr="00A149ED" w:rsidRDefault="00A149ED" w:rsidP="00A149ED">
      <w:pPr>
        <w:pStyle w:val="Code"/>
        <w:rPr>
          <w:highlight w:val="white"/>
        </w:rPr>
      </w:pPr>
      <w:r w:rsidRPr="00A149ED">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1FD19C57"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1B1611D2" w:rsidR="00DA382D" w:rsidRPr="00DA382D" w:rsidRDefault="00DA382D" w:rsidP="00DA382D">
      <w:pPr>
        <w:pStyle w:val="Code"/>
        <w:rPr>
          <w:highlight w:val="white"/>
        </w:rPr>
      </w:pPr>
      <w:r w:rsidRPr="00DA382D">
        <w:rPr>
          <w:highlight w:val="white"/>
        </w:rPr>
        <w:t xml:space="preserve">          compoundType.Constant = (compoundType.Constant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5C69440A" w:rsidR="00DA382D" w:rsidRPr="00DA382D" w:rsidRDefault="00DA382D" w:rsidP="00DA382D">
      <w:pPr>
        <w:pStyle w:val="Code"/>
        <w:rPr>
          <w:highlight w:val="white"/>
        </w:rPr>
      </w:pPr>
      <w:r w:rsidRPr="00DA382D">
        <w:rPr>
          <w:highlight w:val="white"/>
        </w:rPr>
        <w:t xml:space="preserve">          type.Constant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B4DA013" w:rsidR="00DA382D" w:rsidRPr="00DA382D" w:rsidRDefault="00DA382D" w:rsidP="00DA382D">
      <w:pPr>
        <w:pStyle w:val="Code"/>
        <w:rPr>
          <w:highlight w:val="white"/>
        </w:rPr>
      </w:pPr>
      <w:r w:rsidRPr="00DA382D">
        <w:rPr>
          <w:highlight w:val="white"/>
        </w:rPr>
        <w:lastRenderedPageBreak/>
        <w:t xml:space="preserve">          type = new Type(Sort.</w:t>
      </w:r>
      <w:r w:rsidR="005D4E81">
        <w:rPr>
          <w:highlight w:val="white"/>
        </w:rPr>
        <w:t>SignedInt</w:t>
      </w:r>
      <w:r w:rsidRPr="00DA382D">
        <w:rPr>
          <w:highlight w:val="white"/>
        </w:rPr>
        <w:t>);</w:t>
      </w:r>
    </w:p>
    <w:p w14:paraId="3C7CDE05" w14:textId="552EB7E3" w:rsidR="00DA382D" w:rsidRPr="00DA382D" w:rsidRDefault="00DA382D" w:rsidP="00DA382D">
      <w:pPr>
        <w:pStyle w:val="Code"/>
        <w:rPr>
          <w:highlight w:val="white"/>
        </w:rPr>
      </w:pPr>
      <w:r w:rsidRPr="00DA382D">
        <w:rPr>
          <w:highlight w:val="white"/>
        </w:rPr>
        <w:t xml:space="preserve">          type.</w:t>
      </w:r>
      <w:r w:rsidR="00E735A0" w:rsidRPr="00DA382D">
        <w:rPr>
          <w:highlight w:val="white"/>
        </w:rPr>
        <w:t xml:space="preserve">Constant </w:t>
      </w:r>
      <w:r w:rsidRPr="00DA382D">
        <w:rPr>
          <w:highlight w:val="white"/>
        </w:rPr>
        <w:t>=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5699FC7F" w:rsidR="00816992" w:rsidRPr="00816992" w:rsidRDefault="00816992" w:rsidP="00816992">
      <w:pPr>
        <w:pStyle w:val="Code"/>
        <w:rPr>
          <w:highlight w:val="white"/>
        </w:rPr>
      </w:pPr>
      <w:r w:rsidRPr="00816992">
        <w:rPr>
          <w:highlight w:val="white"/>
        </w:rPr>
        <w:t xml:space="preserve">      type.Constant = (totalMaskValue &amp; ((int) Mask.Constant)) != 0;</w:t>
      </w:r>
    </w:p>
    <w:p w14:paraId="17F1F9C0" w14:textId="13031D20" w:rsidR="00816992" w:rsidRPr="00816992" w:rsidRDefault="00816992" w:rsidP="00816992">
      <w:pPr>
        <w:pStyle w:val="Code"/>
        <w:rPr>
          <w:highlight w:val="white"/>
        </w:rPr>
      </w:pPr>
      <w:r w:rsidRPr="00816992">
        <w:rPr>
          <w:highlight w:val="white"/>
        </w:rPr>
        <w:t xml:space="preserve">      type.Volatile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0BE9D0A2" w:rsidR="00816992" w:rsidRPr="00816992" w:rsidRDefault="00763422" w:rsidP="00763422">
      <w:pPr>
        <w:rPr>
          <w:highlight w:val="white"/>
        </w:rPr>
      </w:pPr>
      <w:r>
        <w:rPr>
          <w:highlight w:val="white"/>
        </w:rPr>
        <w:t>We iterate through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lastRenderedPageBreak/>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bookmarkStart w:id="226" w:name="_Toc53473538"/>
      <w:r>
        <w:t>Declarators</w:t>
      </w:r>
      <w:bookmarkEnd w:id="226"/>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proofErr w:type="spellStart"/>
      <w:r>
        <w:t>Declarator.cs</w:t>
      </w:r>
      <w:proofErr w:type="spellEnd"/>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lastRenderedPageBreak/>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bookmarkStart w:id="227" w:name="_Toc53473539"/>
      <w:r>
        <w:lastRenderedPageBreak/>
        <w:t>The Symbol Table</w:t>
      </w:r>
      <w:bookmarkEnd w:id="227"/>
    </w:p>
    <w:p w14:paraId="4A71480E" w14:textId="44A50626" w:rsidR="0050082D" w:rsidRDefault="00B634C7" w:rsidP="00CE158A">
      <w:r>
        <w:t xml:space="preserve">The symbol table keeps track of the values, types, functions, and variables of the code, variables defined by the programmer and well as temporary variables introduced by the compiler. It </w:t>
      </w:r>
      <w:r w:rsidR="00F631F0">
        <w:t xml:space="preserve">also </w:t>
      </w:r>
      <w:r w:rsidR="0084607F">
        <w:t>h</w:t>
      </w:r>
      <w:r w:rsidR="00CE158A">
        <w:t>old</w:t>
      </w:r>
      <w:r w:rsidR="0084607F">
        <w:t>s</w:t>
      </w:r>
      <w:r w:rsidR="00CE158A">
        <w:t xml:space="preserve"> </w:t>
      </w:r>
      <w:r w:rsidR="0084607F">
        <w:t>st</w:t>
      </w:r>
      <w:r w:rsidR="00CE158A">
        <w:t>ruct and union tags</w:t>
      </w:r>
      <w:r w:rsidR="009903D0">
        <w:t xml:space="preserve"> (</w:t>
      </w:r>
      <w:r w:rsidR="00CE158A">
        <w:t>enumeration</w:t>
      </w:r>
      <w:r w:rsidR="009903D0">
        <w:t>s have no</w:t>
      </w:r>
      <w:r w:rsidR="00CE158A">
        <w:t xml:space="preserve"> tags</w:t>
      </w:r>
      <w:r w:rsidR="009903D0">
        <w:t>)</w:t>
      </w:r>
      <w:r w:rsidR="00CE158A">
        <w:t xml:space="preserve">. </w:t>
      </w:r>
      <w:r w:rsidR="00033A0C">
        <w:t xml:space="preserve">There are actually several symbol tables. </w:t>
      </w:r>
      <w:r w:rsidR="00333897">
        <w:t>There are symbol tables</w:t>
      </w:r>
      <w:r w:rsidR="00033A0C">
        <w:t xml:space="preserve"> f</w:t>
      </w:r>
      <w:r w:rsidR="00CE158A">
        <w:t xml:space="preserve">or the global space, for each function, for each block in </w:t>
      </w:r>
      <w:r w:rsidR="00333897">
        <w:t>the</w:t>
      </w:r>
      <w:r w:rsidR="00CE158A">
        <w:t xml:space="preserve"> function</w:t>
      </w:r>
      <w:r w:rsidR="00333897">
        <w:t>s</w:t>
      </w:r>
      <w:r w:rsidR="00A36E3F">
        <w:t xml:space="preserve">, and for </w:t>
      </w:r>
      <w:r w:rsidR="00333897">
        <w:t xml:space="preserve">the members of </w:t>
      </w:r>
      <w:r w:rsidR="00A36E3F">
        <w:t>each struct or union</w:t>
      </w:r>
      <w:r w:rsidR="00CE158A">
        <w:t xml:space="preserve">. In this way, the symbol tables form a hierarchy where each table </w:t>
      </w:r>
      <w:r w:rsidR="00840BA8">
        <w:t>holds</w:t>
      </w:r>
      <w:r w:rsidR="00CE158A">
        <w:t xml:space="preserve"> </w:t>
      </w:r>
      <w:r w:rsidR="00033A0C">
        <w:t xml:space="preserve">a </w:t>
      </w:r>
      <w:r w:rsidR="00D64F22">
        <w:t>reference</w:t>
      </w:r>
      <w:r w:rsidR="00033A0C">
        <w:t xml:space="preserve"> to </w:t>
      </w:r>
      <w:r w:rsidR="00CE158A">
        <w:t>its parent table</w:t>
      </w:r>
      <w:r w:rsidR="00D64F22">
        <w:t xml:space="preserve"> (except the table for the global space, which table parent reference is null).</w:t>
      </w:r>
    </w:p>
    <w:p w14:paraId="04DA9D2F" w14:textId="6E69C463" w:rsidR="00333897" w:rsidRDefault="00333897" w:rsidP="00CE158A">
      <w:r>
        <w:t>For example, let us look at the following code.</w:t>
      </w:r>
    </w:p>
    <w:p w14:paraId="22EC9BA6" w14:textId="7D975C57" w:rsidR="00EB50EE" w:rsidRDefault="00EB50EE" w:rsidP="00EB50EE">
      <w:pPr>
        <w:pStyle w:val="Code"/>
      </w:pPr>
      <w:r>
        <w:t>int global</w:t>
      </w:r>
      <w:r w:rsidR="00850D08">
        <w:t>Int;</w:t>
      </w:r>
    </w:p>
    <w:p w14:paraId="2EA3FFEF" w14:textId="034D6C67" w:rsidR="00EB50EE" w:rsidRDefault="00EB50EE" w:rsidP="00EB50EE">
      <w:pPr>
        <w:pStyle w:val="Code"/>
      </w:pPr>
      <w:r>
        <w:t>int i;</w:t>
      </w:r>
    </w:p>
    <w:p w14:paraId="57E8E81B" w14:textId="77777777" w:rsidR="00EB50EE" w:rsidRDefault="00EB50EE" w:rsidP="00EB50EE">
      <w:pPr>
        <w:pStyle w:val="Code"/>
      </w:pPr>
    </w:p>
    <w:p w14:paraId="7CE7141E" w14:textId="0299FBE2" w:rsidR="00EB50EE" w:rsidRDefault="00EB50EE" w:rsidP="00EB50EE">
      <w:pPr>
        <w:pStyle w:val="Code"/>
      </w:pPr>
      <w:r>
        <w:t>void main() {</w:t>
      </w:r>
    </w:p>
    <w:p w14:paraId="6860CC60" w14:textId="65EED185" w:rsidR="00EB50EE" w:rsidRDefault="00EB50EE" w:rsidP="00EB50EE">
      <w:pPr>
        <w:pStyle w:val="Code"/>
      </w:pPr>
      <w:r>
        <w:t xml:space="preserve">  </w:t>
      </w:r>
      <w:r w:rsidR="000515D6">
        <w:t xml:space="preserve">register </w:t>
      </w:r>
      <w:r>
        <w:t>int i;</w:t>
      </w:r>
    </w:p>
    <w:p w14:paraId="7C71C826" w14:textId="3F17F439" w:rsidR="00EB50EE" w:rsidRDefault="00EB50EE" w:rsidP="00EB50EE">
      <w:pPr>
        <w:pStyle w:val="Code"/>
      </w:pPr>
      <w:r>
        <w:t xml:space="preserve">  char mainChar;</w:t>
      </w:r>
    </w:p>
    <w:p w14:paraId="6D222110" w14:textId="515B44E5" w:rsidR="00EB50EE" w:rsidRDefault="00EB50EE" w:rsidP="00EB50EE">
      <w:pPr>
        <w:pStyle w:val="Code"/>
      </w:pPr>
    </w:p>
    <w:p w14:paraId="356ED631" w14:textId="2004803C" w:rsidR="00EB50EE" w:rsidRDefault="00EB50EE" w:rsidP="00EB50EE">
      <w:pPr>
        <w:pStyle w:val="Code"/>
      </w:pPr>
      <w:r>
        <w:t xml:space="preserve">  if (globalCount &gt; 0) { // Block 1</w:t>
      </w:r>
    </w:p>
    <w:p w14:paraId="484781AD" w14:textId="15010780" w:rsidR="00EB50EE" w:rsidRDefault="00EB50EE" w:rsidP="00EB50EE">
      <w:pPr>
        <w:pStyle w:val="Code"/>
      </w:pPr>
      <w:r>
        <w:t xml:space="preserve">    int i;</w:t>
      </w:r>
    </w:p>
    <w:p w14:paraId="63897657" w14:textId="7A4083FE" w:rsidR="00EB50EE" w:rsidRDefault="00EB50EE" w:rsidP="00EB50EE">
      <w:pPr>
        <w:pStyle w:val="Code"/>
      </w:pPr>
      <w:r>
        <w:t xml:space="preserve">    float ifFloat;</w:t>
      </w:r>
    </w:p>
    <w:p w14:paraId="76F35D9C" w14:textId="715B332A" w:rsidR="00EB50EE" w:rsidRDefault="00EB50EE" w:rsidP="00EB50EE">
      <w:pPr>
        <w:pStyle w:val="Code"/>
      </w:pPr>
    </w:p>
    <w:p w14:paraId="52C6B816" w14:textId="1814A980" w:rsidR="00EB50EE" w:rsidRDefault="00EB50EE" w:rsidP="00EB50EE">
      <w:pPr>
        <w:pStyle w:val="Code"/>
      </w:pPr>
      <w:r>
        <w:t xml:space="preserve">    { int i; // Block 2</w:t>
      </w:r>
    </w:p>
    <w:p w14:paraId="7FDCF1EC" w14:textId="77777777" w:rsidR="0053189F" w:rsidRDefault="00EB50EE" w:rsidP="00EB50EE">
      <w:pPr>
        <w:pStyle w:val="Code"/>
      </w:pPr>
      <w:r>
        <w:t xml:space="preserve">      double blockDouble;</w:t>
      </w:r>
    </w:p>
    <w:p w14:paraId="38CD134F" w14:textId="03B2DD35" w:rsidR="005956E9" w:rsidRDefault="005956E9" w:rsidP="00EB50EE">
      <w:pPr>
        <w:pStyle w:val="Code"/>
      </w:pPr>
      <w:r>
        <w:t xml:space="preserve">      // Point p</w:t>
      </w:r>
    </w:p>
    <w:p w14:paraId="29E07680" w14:textId="637C400F" w:rsidR="00EB50EE" w:rsidRDefault="00EB50EE" w:rsidP="00EB50EE">
      <w:pPr>
        <w:pStyle w:val="Code"/>
      </w:pPr>
      <w:r>
        <w:t xml:space="preserve">    }</w:t>
      </w:r>
    </w:p>
    <w:p w14:paraId="5874BAE9" w14:textId="14A96446" w:rsidR="00EB50EE" w:rsidRDefault="00EB50EE" w:rsidP="00EB50EE">
      <w:pPr>
        <w:pStyle w:val="Code"/>
      </w:pPr>
      <w:r>
        <w:t xml:space="preserve">  }</w:t>
      </w:r>
    </w:p>
    <w:p w14:paraId="28A09B03" w14:textId="57F090F0" w:rsidR="00EB50EE" w:rsidRDefault="00EB50EE" w:rsidP="00EB50EE">
      <w:pPr>
        <w:pStyle w:val="Code"/>
      </w:pPr>
      <w:r>
        <w:t>}</w:t>
      </w:r>
    </w:p>
    <w:p w14:paraId="4441CDE8" w14:textId="2FA8B9B4" w:rsidR="00370480" w:rsidRDefault="00370480" w:rsidP="00AC74F8">
      <w:r>
        <w:t xml:space="preserve">When the parsing reaches point </w:t>
      </w:r>
      <w:r w:rsidRPr="00B85889">
        <w:rPr>
          <w:rStyle w:val="KeyWord0"/>
        </w:rPr>
        <w:t>p</w:t>
      </w:r>
      <w:r>
        <w:t xml:space="preserve">, the symbol table has the </w:t>
      </w:r>
      <w:r w:rsidR="0053189F">
        <w:t>form</w:t>
      </w:r>
      <w:r w:rsidR="00D64F22">
        <w:t xml:space="preserve"> below</w:t>
      </w:r>
      <w:r w:rsidR="0053189F">
        <w:t xml:space="preserve">. Note that the variable </w:t>
      </w:r>
      <w:r w:rsidR="0053189F" w:rsidRPr="0053189F">
        <w:rPr>
          <w:rStyle w:val="KeyWord0"/>
        </w:rPr>
        <w:t>i</w:t>
      </w:r>
      <w:r w:rsidR="0053189F">
        <w:t xml:space="preserve"> </w:t>
      </w:r>
      <w:r w:rsidR="00A134C2">
        <w:t xml:space="preserve">defined in every block and </w:t>
      </w:r>
      <w:r w:rsidR="0053189F">
        <w:t xml:space="preserve">is present in every </w:t>
      </w:r>
      <w:r w:rsidR="00A134C2">
        <w:t xml:space="preserve">table. When a symbol is looked up, </w:t>
      </w:r>
      <w:r w:rsidR="00DD7081">
        <w:t xml:space="preserve">we start </w:t>
      </w:r>
      <w:r w:rsidR="00A134C2">
        <w:t xml:space="preserve">searching </w:t>
      </w:r>
      <w:r w:rsidR="00DD7081">
        <w:t xml:space="preserve">in the current table and </w:t>
      </w:r>
      <w:r w:rsidR="00A134C2">
        <w:t>continue</w:t>
      </w:r>
      <w:r w:rsidR="00DD7081">
        <w:t xml:space="preserve"> </w:t>
      </w:r>
      <w:r w:rsidR="00D64F22">
        <w:t xml:space="preserve">to </w:t>
      </w:r>
      <w:r w:rsidR="00DD7081">
        <w:t xml:space="preserve">search </w:t>
      </w:r>
      <w:r w:rsidR="00A134C2">
        <w:t>up through the hierarchy</w:t>
      </w:r>
      <w:r w:rsidR="00DD7081">
        <w:t xml:space="preserve"> until we found a symbol with the given name or the </w:t>
      </w:r>
      <w:r w:rsidR="0032247A">
        <w:t xml:space="preserve">parent symbol reference is null, </w:t>
      </w:r>
      <w:r w:rsidR="00D64F22">
        <w:t xml:space="preserve">in </w:t>
      </w:r>
      <w:r w:rsidR="0032247A">
        <w:t xml:space="preserve">which </w:t>
      </w:r>
      <w:r w:rsidR="00D64F22">
        <w:t xml:space="preserve">case </w:t>
      </w:r>
      <w:r w:rsidR="0032247A">
        <w:t>the table representing the global space.</w:t>
      </w:r>
    </w:p>
    <w:p w14:paraId="2C5F4E65" w14:textId="2B3580F7" w:rsidR="0050082D" w:rsidRDefault="0050082D" w:rsidP="00CE158A">
      <w:r>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9A772D" w:rsidRPr="00D2146B" w:rsidRDefault="009A772D" w:rsidP="0050082D">
                              <w:pPr>
                                <w:spacing w:before="0" w:after="0"/>
                                <w:rPr>
                                  <w:sz w:val="18"/>
                                  <w:szCs w:val="18"/>
                                  <w:lang w:val="sv-SE"/>
                                </w:rPr>
                              </w:pPr>
                              <w:r>
                                <w:rPr>
                                  <w:sz w:val="18"/>
                                  <w:szCs w:val="18"/>
                                  <w:lang w:val="sv-SE"/>
                                </w:rPr>
                                <w:t>Static int globalInt</w:t>
                              </w:r>
                            </w:p>
                            <w:p w14:paraId="69A6032C" w14:textId="768161F7" w:rsidR="009A772D" w:rsidRDefault="009A772D" w:rsidP="0050082D">
                              <w:pPr>
                                <w:spacing w:before="0" w:after="0"/>
                                <w:rPr>
                                  <w:sz w:val="18"/>
                                  <w:szCs w:val="18"/>
                                  <w:lang w:val="sv-SE"/>
                                </w:rPr>
                              </w:pPr>
                              <w:r>
                                <w:rPr>
                                  <w:sz w:val="18"/>
                                  <w:szCs w:val="18"/>
                                  <w:lang w:val="sv-SE"/>
                                </w:rPr>
                                <w:t>Static int i</w:t>
                              </w:r>
                            </w:p>
                            <w:p w14:paraId="65DC2C71" w14:textId="7AEEED2D" w:rsidR="009A772D" w:rsidRDefault="009A772D" w:rsidP="0050082D">
                              <w:pPr>
                                <w:spacing w:before="0" w:after="0"/>
                                <w:rPr>
                                  <w:sz w:val="18"/>
                                  <w:szCs w:val="18"/>
                                  <w:lang w:val="sv-SE"/>
                                </w:rPr>
                              </w:pPr>
                            </w:p>
                            <w:p w14:paraId="3B0DD407" w14:textId="21D67AC3" w:rsidR="009A772D" w:rsidRPr="001B6705" w:rsidRDefault="009A772D"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9A772D" w:rsidRPr="00D2146B" w:rsidRDefault="009A772D"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9A772D" w:rsidRPr="00D2146B" w:rsidRDefault="009A772D"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9A772D" w:rsidRDefault="009A772D"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9A772D" w:rsidRPr="00D2146B" w:rsidRDefault="009A772D" w:rsidP="0050082D">
                              <w:pPr>
                                <w:spacing w:before="0" w:after="0" w:line="256" w:lineRule="auto"/>
                                <w:rPr>
                                  <w:sz w:val="18"/>
                                  <w:szCs w:val="18"/>
                                </w:rPr>
                              </w:pPr>
                              <w:r>
                                <w:rPr>
                                  <w:sz w:val="18"/>
                                  <w:szCs w:val="18"/>
                                </w:rPr>
                                <w:t>Auto mainChar : char</w:t>
                              </w:r>
                            </w:p>
                            <w:p w14:paraId="302437A3" w14:textId="77777777" w:rsidR="009A772D" w:rsidRDefault="009A772D" w:rsidP="0050082D">
                              <w:pPr>
                                <w:spacing w:before="0" w:after="0" w:line="256" w:lineRule="auto"/>
                                <w:rPr>
                                  <w:rFonts w:eastAsia="Calibri"/>
                                  <w:color w:val="000000"/>
                                  <w:sz w:val="18"/>
                                  <w:szCs w:val="18"/>
                                </w:rPr>
                              </w:pPr>
                            </w:p>
                            <w:p w14:paraId="71CC6A80" w14:textId="77C30F45" w:rsidR="009A772D" w:rsidRPr="00D2146B" w:rsidRDefault="009A772D" w:rsidP="008C458D">
                              <w:pPr>
                                <w:spacing w:before="0" w:after="0" w:line="256" w:lineRule="auto"/>
                                <w:rPr>
                                  <w:sz w:val="18"/>
                                  <w:szCs w:val="18"/>
                                </w:rPr>
                              </w:pPr>
                              <w:r>
                                <w:rPr>
                                  <w:rFonts w:eastAsia="Calibri"/>
                                  <w:color w:val="000000"/>
                                  <w:sz w:val="18"/>
                                  <w:szCs w:val="18"/>
                                </w:rPr>
                                <w:t>m_parentTable</w:t>
                              </w:r>
                            </w:p>
                            <w:p w14:paraId="4A1EB75F" w14:textId="77777777" w:rsidR="009A772D" w:rsidRPr="00D2146B" w:rsidRDefault="009A772D" w:rsidP="0050082D">
                              <w:pPr>
                                <w:spacing w:before="0" w:after="0" w:line="256" w:lineRule="auto"/>
                                <w:rPr>
                                  <w:sz w:val="18"/>
                                  <w:szCs w:val="18"/>
                                </w:rPr>
                              </w:pPr>
                              <w:r w:rsidRPr="00D2146B">
                                <w:rPr>
                                  <w:rFonts w:eastAsia="Calibri"/>
                                  <w:color w:val="000000"/>
                                  <w:sz w:val="18"/>
                                  <w:szCs w:val="18"/>
                                </w:rPr>
                                <w:t> </w:t>
                              </w:r>
                            </w:p>
                            <w:p w14:paraId="176D8F8E" w14:textId="77777777" w:rsidR="009A772D" w:rsidRPr="00D2146B" w:rsidRDefault="009A772D"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9A772D" w:rsidRPr="00D2146B" w:rsidRDefault="009A772D"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9A772D" w:rsidRPr="00D2146B" w:rsidRDefault="009A772D" w:rsidP="0050082D">
                              <w:pPr>
                                <w:spacing w:before="0" w:after="0" w:line="254" w:lineRule="auto"/>
                                <w:rPr>
                                  <w:sz w:val="18"/>
                                  <w:szCs w:val="18"/>
                                </w:rPr>
                              </w:pPr>
                              <w:r>
                                <w:rPr>
                                  <w:rFonts w:eastAsia="Calibri"/>
                                  <w:color w:val="000000"/>
                                  <w:sz w:val="18"/>
                                  <w:szCs w:val="18"/>
                                </w:rPr>
                                <w:t>auto int i</w:t>
                              </w:r>
                            </w:p>
                            <w:p w14:paraId="1EB866A9" w14:textId="57278A33" w:rsidR="009A772D" w:rsidRDefault="009A772D"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9A772D" w:rsidRDefault="009A772D" w:rsidP="00073BF2">
                              <w:pPr>
                                <w:spacing w:before="0" w:after="0" w:line="254" w:lineRule="auto"/>
                                <w:rPr>
                                  <w:rFonts w:eastAsia="Calibri"/>
                                  <w:color w:val="000000"/>
                                  <w:sz w:val="18"/>
                                  <w:szCs w:val="18"/>
                                </w:rPr>
                              </w:pPr>
                            </w:p>
                            <w:p w14:paraId="55FF5C13" w14:textId="77777777" w:rsidR="009A772D" w:rsidRPr="00D2146B" w:rsidRDefault="009A772D" w:rsidP="00073BF2">
                              <w:pPr>
                                <w:spacing w:before="0" w:after="0" w:line="256" w:lineRule="auto"/>
                                <w:rPr>
                                  <w:sz w:val="18"/>
                                  <w:szCs w:val="18"/>
                                </w:rPr>
                              </w:pPr>
                              <w:r>
                                <w:rPr>
                                  <w:rFonts w:eastAsia="Calibri"/>
                                  <w:color w:val="000000"/>
                                  <w:sz w:val="18"/>
                                  <w:szCs w:val="18"/>
                                </w:rPr>
                                <w:t>m_parentTable</w:t>
                              </w:r>
                            </w:p>
                            <w:p w14:paraId="20CF0F08" w14:textId="77777777" w:rsidR="009A772D" w:rsidRPr="00D2146B" w:rsidRDefault="009A772D" w:rsidP="00073BF2">
                              <w:pPr>
                                <w:spacing w:before="0" w:after="0" w:line="254" w:lineRule="auto"/>
                                <w:rPr>
                                  <w:sz w:val="18"/>
                                  <w:szCs w:val="18"/>
                                </w:rPr>
                              </w:pPr>
                            </w:p>
                            <w:p w14:paraId="2347329E" w14:textId="77777777" w:rsidR="009A772D" w:rsidRPr="00D2146B" w:rsidRDefault="009A772D" w:rsidP="0050082D">
                              <w:pPr>
                                <w:spacing w:before="0" w:after="0" w:line="254" w:lineRule="auto"/>
                                <w:rPr>
                                  <w:sz w:val="18"/>
                                  <w:szCs w:val="18"/>
                                </w:rPr>
                              </w:pPr>
                              <w:r w:rsidRPr="00D2146B">
                                <w:rPr>
                                  <w:rFonts w:eastAsia="Calibri"/>
                                  <w:color w:val="000000"/>
                                  <w:sz w:val="18"/>
                                  <w:szCs w:val="18"/>
                                </w:rPr>
                                <w:t> </w:t>
                              </w:r>
                            </w:p>
                            <w:p w14:paraId="7D6DAD56" w14:textId="77777777" w:rsidR="009A772D" w:rsidRPr="00D2146B" w:rsidRDefault="009A772D"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9A772D" w:rsidRPr="00D2146B" w:rsidRDefault="009A772D"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9A772D" w:rsidRPr="00100F82" w:rsidRDefault="009A772D" w:rsidP="00100F82">
                              <w:pPr>
                                <w:spacing w:before="0" w:after="0"/>
                                <w:rPr>
                                  <w:sz w:val="18"/>
                                  <w:szCs w:val="18"/>
                                </w:rPr>
                              </w:pPr>
                              <w:r w:rsidRPr="00100F82">
                                <w:rPr>
                                  <w:sz w:val="18"/>
                                  <w:szCs w:val="18"/>
                                </w:rPr>
                                <w:t>auto int i</w:t>
                              </w:r>
                            </w:p>
                            <w:p w14:paraId="5D0A676C" w14:textId="673BC4F3" w:rsidR="009A772D" w:rsidRPr="00100F82" w:rsidRDefault="009A772D" w:rsidP="00100F82">
                              <w:pPr>
                                <w:spacing w:before="0" w:after="0"/>
                                <w:rPr>
                                  <w:sz w:val="18"/>
                                  <w:szCs w:val="18"/>
                                </w:rPr>
                              </w:pPr>
                              <w:r w:rsidRPr="00100F82">
                                <w:rPr>
                                  <w:sz w:val="18"/>
                                  <w:szCs w:val="18"/>
                                </w:rPr>
                                <w:t>auto double blockDouble</w:t>
                              </w:r>
                            </w:p>
                            <w:p w14:paraId="5B01AFF6" w14:textId="77777777" w:rsidR="009A772D" w:rsidRDefault="009A772D" w:rsidP="00100F82">
                              <w:pPr>
                                <w:spacing w:before="0" w:after="0" w:line="256" w:lineRule="auto"/>
                                <w:rPr>
                                  <w:rFonts w:eastAsia="Calibri"/>
                                  <w:color w:val="000000"/>
                                  <w:sz w:val="18"/>
                                  <w:szCs w:val="18"/>
                                </w:rPr>
                              </w:pPr>
                            </w:p>
                            <w:p w14:paraId="35EF25BA" w14:textId="6D9A7EDC" w:rsidR="009A772D" w:rsidRPr="00D2146B" w:rsidRDefault="009A772D" w:rsidP="00100F82">
                              <w:pPr>
                                <w:spacing w:before="0" w:after="0" w:line="256" w:lineRule="auto"/>
                                <w:rPr>
                                  <w:sz w:val="18"/>
                                  <w:szCs w:val="18"/>
                                </w:rPr>
                              </w:pPr>
                              <w:r>
                                <w:rPr>
                                  <w:rFonts w:eastAsia="Calibri"/>
                                  <w:color w:val="000000"/>
                                  <w:sz w:val="18"/>
                                  <w:szCs w:val="18"/>
                                </w:rPr>
                                <w:t>m_parentTable</w:t>
                              </w:r>
                            </w:p>
                            <w:p w14:paraId="274031CF" w14:textId="32871C06" w:rsidR="009A772D" w:rsidRDefault="009A772D"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9A772D" w:rsidRDefault="009A772D"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9A772D" w:rsidRDefault="009A772D" w:rsidP="00D44BB8">
                              <w:pPr>
                                <w:spacing w:line="252" w:lineRule="auto"/>
                              </w:pPr>
                              <w:r>
                                <w:rPr>
                                  <w:rFonts w:eastAsia="Calibri"/>
                                  <w:color w:val="000000"/>
                                  <w:sz w:val="18"/>
                                  <w:szCs w:val="18"/>
                                </w:rPr>
                                <w:t>SymbolTable.CurrentTable</w:t>
                              </w:r>
                            </w:p>
                            <w:p w14:paraId="332537CB" w14:textId="66AB52F1" w:rsidR="009A772D" w:rsidRDefault="009A772D" w:rsidP="00D44BB8">
                              <w:pPr>
                                <w:spacing w:line="252" w:lineRule="auto"/>
                              </w:pPr>
                            </w:p>
                            <w:p w14:paraId="35DA4169" w14:textId="77777777" w:rsidR="009A772D" w:rsidRDefault="009A772D"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9A772D" w:rsidRPr="00610E6C" w:rsidRDefault="009A772D"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20"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">
                <v:shape id="_x0000_s1121" type="#_x0000_t75" style="position:absolute;width:45085;height:55905;visibility:visible;mso-wrap-style:square" filled="t">
                  <v:fill o:detectmouseclick="t"/>
                  <v:path o:connecttype="none"/>
                </v:shape>
                <v:shape id="Textruta 4" o:spid="_x0000_s1122"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9A772D" w:rsidRPr="00D2146B" w:rsidRDefault="009A772D" w:rsidP="0050082D">
                        <w:pPr>
                          <w:spacing w:before="0" w:after="0"/>
                          <w:rPr>
                            <w:sz w:val="18"/>
                            <w:szCs w:val="18"/>
                            <w:lang w:val="sv-SE"/>
                          </w:rPr>
                        </w:pPr>
                        <w:r>
                          <w:rPr>
                            <w:sz w:val="18"/>
                            <w:szCs w:val="18"/>
                            <w:lang w:val="sv-SE"/>
                          </w:rPr>
                          <w:t>Static int globalInt</w:t>
                        </w:r>
                      </w:p>
                      <w:p w14:paraId="69A6032C" w14:textId="768161F7" w:rsidR="009A772D" w:rsidRDefault="009A772D" w:rsidP="0050082D">
                        <w:pPr>
                          <w:spacing w:before="0" w:after="0"/>
                          <w:rPr>
                            <w:sz w:val="18"/>
                            <w:szCs w:val="18"/>
                            <w:lang w:val="sv-SE"/>
                          </w:rPr>
                        </w:pPr>
                        <w:r>
                          <w:rPr>
                            <w:sz w:val="18"/>
                            <w:szCs w:val="18"/>
                            <w:lang w:val="sv-SE"/>
                          </w:rPr>
                          <w:t>Static int i</w:t>
                        </w:r>
                      </w:p>
                      <w:p w14:paraId="65DC2C71" w14:textId="7AEEED2D" w:rsidR="009A772D" w:rsidRDefault="009A772D" w:rsidP="0050082D">
                        <w:pPr>
                          <w:spacing w:before="0" w:after="0"/>
                          <w:rPr>
                            <w:sz w:val="18"/>
                            <w:szCs w:val="18"/>
                            <w:lang w:val="sv-SE"/>
                          </w:rPr>
                        </w:pPr>
                      </w:p>
                      <w:p w14:paraId="3B0DD407" w14:textId="21D67AC3" w:rsidR="009A772D" w:rsidRPr="001B6705" w:rsidRDefault="009A772D"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9A772D" w:rsidRPr="00D2146B" w:rsidRDefault="009A772D" w:rsidP="0050082D">
                        <w:pPr>
                          <w:spacing w:before="0" w:after="0"/>
                          <w:rPr>
                            <w:sz w:val="18"/>
                            <w:szCs w:val="18"/>
                            <w:lang w:val="sv-SE"/>
                          </w:rPr>
                        </w:pPr>
                      </w:p>
                    </w:txbxContent>
                  </v:textbox>
                </v:shape>
                <v:shape id="Textruta 6" o:spid="_x0000_s1123"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9A772D" w:rsidRPr="00D2146B" w:rsidRDefault="009A772D"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24"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9A772D" w:rsidRDefault="009A772D"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9A772D" w:rsidRPr="00D2146B" w:rsidRDefault="009A772D" w:rsidP="0050082D">
                        <w:pPr>
                          <w:spacing w:before="0" w:after="0" w:line="256" w:lineRule="auto"/>
                          <w:rPr>
                            <w:sz w:val="18"/>
                            <w:szCs w:val="18"/>
                          </w:rPr>
                        </w:pPr>
                        <w:r>
                          <w:rPr>
                            <w:sz w:val="18"/>
                            <w:szCs w:val="18"/>
                          </w:rPr>
                          <w:t>Auto mainChar : char</w:t>
                        </w:r>
                      </w:p>
                      <w:p w14:paraId="302437A3" w14:textId="77777777" w:rsidR="009A772D" w:rsidRDefault="009A772D" w:rsidP="0050082D">
                        <w:pPr>
                          <w:spacing w:before="0" w:after="0" w:line="256" w:lineRule="auto"/>
                          <w:rPr>
                            <w:rFonts w:eastAsia="Calibri"/>
                            <w:color w:val="000000"/>
                            <w:sz w:val="18"/>
                            <w:szCs w:val="18"/>
                          </w:rPr>
                        </w:pPr>
                      </w:p>
                      <w:p w14:paraId="71CC6A80" w14:textId="77C30F45" w:rsidR="009A772D" w:rsidRPr="00D2146B" w:rsidRDefault="009A772D" w:rsidP="008C458D">
                        <w:pPr>
                          <w:spacing w:before="0" w:after="0" w:line="256" w:lineRule="auto"/>
                          <w:rPr>
                            <w:sz w:val="18"/>
                            <w:szCs w:val="18"/>
                          </w:rPr>
                        </w:pPr>
                        <w:r>
                          <w:rPr>
                            <w:rFonts w:eastAsia="Calibri"/>
                            <w:color w:val="000000"/>
                            <w:sz w:val="18"/>
                            <w:szCs w:val="18"/>
                          </w:rPr>
                          <w:t>m_parentTable</w:t>
                        </w:r>
                      </w:p>
                      <w:p w14:paraId="4A1EB75F" w14:textId="77777777" w:rsidR="009A772D" w:rsidRPr="00D2146B" w:rsidRDefault="009A772D" w:rsidP="0050082D">
                        <w:pPr>
                          <w:spacing w:before="0" w:after="0" w:line="256" w:lineRule="auto"/>
                          <w:rPr>
                            <w:sz w:val="18"/>
                            <w:szCs w:val="18"/>
                          </w:rPr>
                        </w:pPr>
                        <w:r w:rsidRPr="00D2146B">
                          <w:rPr>
                            <w:rFonts w:eastAsia="Calibri"/>
                            <w:color w:val="000000"/>
                            <w:sz w:val="18"/>
                            <w:szCs w:val="18"/>
                          </w:rPr>
                          <w:t> </w:t>
                        </w:r>
                      </w:p>
                      <w:p w14:paraId="176D8F8E" w14:textId="77777777" w:rsidR="009A772D" w:rsidRPr="00D2146B" w:rsidRDefault="009A772D"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25"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9A772D" w:rsidRPr="00D2146B" w:rsidRDefault="009A772D"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26"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9A772D" w:rsidRPr="00D2146B" w:rsidRDefault="009A772D" w:rsidP="0050082D">
                        <w:pPr>
                          <w:spacing w:before="0" w:after="0" w:line="254" w:lineRule="auto"/>
                          <w:rPr>
                            <w:sz w:val="18"/>
                            <w:szCs w:val="18"/>
                          </w:rPr>
                        </w:pPr>
                        <w:r>
                          <w:rPr>
                            <w:rFonts w:eastAsia="Calibri"/>
                            <w:color w:val="000000"/>
                            <w:sz w:val="18"/>
                            <w:szCs w:val="18"/>
                          </w:rPr>
                          <w:t>auto int i</w:t>
                        </w:r>
                      </w:p>
                      <w:p w14:paraId="1EB866A9" w14:textId="57278A33" w:rsidR="009A772D" w:rsidRDefault="009A772D"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9A772D" w:rsidRDefault="009A772D" w:rsidP="00073BF2">
                        <w:pPr>
                          <w:spacing w:before="0" w:after="0" w:line="254" w:lineRule="auto"/>
                          <w:rPr>
                            <w:rFonts w:eastAsia="Calibri"/>
                            <w:color w:val="000000"/>
                            <w:sz w:val="18"/>
                            <w:szCs w:val="18"/>
                          </w:rPr>
                        </w:pPr>
                      </w:p>
                      <w:p w14:paraId="55FF5C13" w14:textId="77777777" w:rsidR="009A772D" w:rsidRPr="00D2146B" w:rsidRDefault="009A772D" w:rsidP="00073BF2">
                        <w:pPr>
                          <w:spacing w:before="0" w:after="0" w:line="256" w:lineRule="auto"/>
                          <w:rPr>
                            <w:sz w:val="18"/>
                            <w:szCs w:val="18"/>
                          </w:rPr>
                        </w:pPr>
                        <w:r>
                          <w:rPr>
                            <w:rFonts w:eastAsia="Calibri"/>
                            <w:color w:val="000000"/>
                            <w:sz w:val="18"/>
                            <w:szCs w:val="18"/>
                          </w:rPr>
                          <w:t>m_parentTable</w:t>
                        </w:r>
                      </w:p>
                      <w:p w14:paraId="20CF0F08" w14:textId="77777777" w:rsidR="009A772D" w:rsidRPr="00D2146B" w:rsidRDefault="009A772D" w:rsidP="00073BF2">
                        <w:pPr>
                          <w:spacing w:before="0" w:after="0" w:line="254" w:lineRule="auto"/>
                          <w:rPr>
                            <w:sz w:val="18"/>
                            <w:szCs w:val="18"/>
                          </w:rPr>
                        </w:pPr>
                      </w:p>
                      <w:p w14:paraId="2347329E" w14:textId="77777777" w:rsidR="009A772D" w:rsidRPr="00D2146B" w:rsidRDefault="009A772D" w:rsidP="0050082D">
                        <w:pPr>
                          <w:spacing w:before="0" w:after="0" w:line="254" w:lineRule="auto"/>
                          <w:rPr>
                            <w:sz w:val="18"/>
                            <w:szCs w:val="18"/>
                          </w:rPr>
                        </w:pPr>
                        <w:r w:rsidRPr="00D2146B">
                          <w:rPr>
                            <w:rFonts w:eastAsia="Calibri"/>
                            <w:color w:val="000000"/>
                            <w:sz w:val="18"/>
                            <w:szCs w:val="18"/>
                          </w:rPr>
                          <w:t> </w:t>
                        </w:r>
                      </w:p>
                      <w:p w14:paraId="7D6DAD56" w14:textId="77777777" w:rsidR="009A772D" w:rsidRPr="00D2146B" w:rsidRDefault="009A772D"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27"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9A772D" w:rsidRPr="00D2146B" w:rsidRDefault="009A772D"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28"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29"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30"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31"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32"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33"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34"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35"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36"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37"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9A772D" w:rsidRPr="00100F82" w:rsidRDefault="009A772D" w:rsidP="00100F82">
                        <w:pPr>
                          <w:spacing w:before="0" w:after="0"/>
                          <w:rPr>
                            <w:sz w:val="18"/>
                            <w:szCs w:val="18"/>
                          </w:rPr>
                        </w:pPr>
                        <w:r w:rsidRPr="00100F82">
                          <w:rPr>
                            <w:sz w:val="18"/>
                            <w:szCs w:val="18"/>
                          </w:rPr>
                          <w:t>auto int i</w:t>
                        </w:r>
                      </w:p>
                      <w:p w14:paraId="5D0A676C" w14:textId="673BC4F3" w:rsidR="009A772D" w:rsidRPr="00100F82" w:rsidRDefault="009A772D" w:rsidP="00100F82">
                        <w:pPr>
                          <w:spacing w:before="0" w:after="0"/>
                          <w:rPr>
                            <w:sz w:val="18"/>
                            <w:szCs w:val="18"/>
                          </w:rPr>
                        </w:pPr>
                        <w:r w:rsidRPr="00100F82">
                          <w:rPr>
                            <w:sz w:val="18"/>
                            <w:szCs w:val="18"/>
                          </w:rPr>
                          <w:t>auto double blockDouble</w:t>
                        </w:r>
                      </w:p>
                      <w:p w14:paraId="5B01AFF6" w14:textId="77777777" w:rsidR="009A772D" w:rsidRDefault="009A772D" w:rsidP="00100F82">
                        <w:pPr>
                          <w:spacing w:before="0" w:after="0" w:line="256" w:lineRule="auto"/>
                          <w:rPr>
                            <w:rFonts w:eastAsia="Calibri"/>
                            <w:color w:val="000000"/>
                            <w:sz w:val="18"/>
                            <w:szCs w:val="18"/>
                          </w:rPr>
                        </w:pPr>
                      </w:p>
                      <w:p w14:paraId="35EF25BA" w14:textId="6D9A7EDC" w:rsidR="009A772D" w:rsidRPr="00D2146B" w:rsidRDefault="009A772D" w:rsidP="00100F82">
                        <w:pPr>
                          <w:spacing w:before="0" w:after="0" w:line="256" w:lineRule="auto"/>
                          <w:rPr>
                            <w:sz w:val="18"/>
                            <w:szCs w:val="18"/>
                          </w:rPr>
                        </w:pPr>
                        <w:r>
                          <w:rPr>
                            <w:rFonts w:eastAsia="Calibri"/>
                            <w:color w:val="000000"/>
                            <w:sz w:val="18"/>
                            <w:szCs w:val="18"/>
                          </w:rPr>
                          <w:t>m_parentTable</w:t>
                        </w:r>
                      </w:p>
                      <w:p w14:paraId="274031CF" w14:textId="32871C06" w:rsidR="009A772D" w:rsidRDefault="009A772D" w:rsidP="006E502C">
                        <w:pPr>
                          <w:spacing w:line="252" w:lineRule="auto"/>
                        </w:pPr>
                      </w:p>
                    </w:txbxContent>
                  </v:textbox>
                </v:shape>
                <v:shape id="Textruta 21" o:spid="_x0000_s1138"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9A772D" w:rsidRDefault="009A772D" w:rsidP="006E502C">
                        <w:pPr>
                          <w:spacing w:line="252" w:lineRule="auto"/>
                          <w:jc w:val="right"/>
                          <w:rPr>
                            <w:sz w:val="24"/>
                            <w:szCs w:val="24"/>
                          </w:rPr>
                        </w:pPr>
                        <w:r>
                          <w:rPr>
                            <w:rFonts w:eastAsia="Calibri"/>
                            <w:color w:val="000000"/>
                            <w:sz w:val="18"/>
                            <w:szCs w:val="18"/>
                          </w:rPr>
                          <w:t>Block 2</w:t>
                        </w:r>
                      </w:p>
                    </w:txbxContent>
                  </v:textbox>
                </v:shape>
                <v:shape id="Textruta 20" o:spid="_x0000_s1139"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9A772D" w:rsidRDefault="009A772D" w:rsidP="00D44BB8">
                        <w:pPr>
                          <w:spacing w:line="252" w:lineRule="auto"/>
                        </w:pPr>
                        <w:r>
                          <w:rPr>
                            <w:rFonts w:eastAsia="Calibri"/>
                            <w:color w:val="000000"/>
                            <w:sz w:val="18"/>
                            <w:szCs w:val="18"/>
                          </w:rPr>
                          <w:t>SymbolTable.CurrentTable</w:t>
                        </w:r>
                      </w:p>
                      <w:p w14:paraId="332537CB" w14:textId="66AB52F1" w:rsidR="009A772D" w:rsidRDefault="009A772D" w:rsidP="00D44BB8">
                        <w:pPr>
                          <w:spacing w:line="252" w:lineRule="auto"/>
                        </w:pPr>
                      </w:p>
                      <w:p w14:paraId="35DA4169" w14:textId="77777777" w:rsidR="009A772D" w:rsidRDefault="009A772D" w:rsidP="00D44BB8">
                        <w:pPr>
                          <w:spacing w:line="252" w:lineRule="auto"/>
                        </w:pPr>
                        <w:r>
                          <w:rPr>
                            <w:rFonts w:eastAsia="Calibri"/>
                            <w:color w:val="000000"/>
                            <w:sz w:val="18"/>
                            <w:szCs w:val="18"/>
                          </w:rPr>
                          <w:t> </w:t>
                        </w:r>
                      </w:p>
                    </w:txbxContent>
                  </v:textbox>
                </v:shape>
                <v:shape id="Rak pilkoppling 448" o:spid="_x0000_s1140"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41"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42"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43"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44"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9A772D" w:rsidRPr="00610E6C" w:rsidRDefault="009A772D"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Default="00F631F0" w:rsidP="00F631F0">
      <w:r>
        <w:t xml:space="preserve">The </w:t>
      </w:r>
      <w:r w:rsidRPr="00F631F0">
        <w:rPr>
          <w:rStyle w:val="KeyWord0"/>
        </w:rPr>
        <w:t>Scope</w:t>
      </w:r>
      <w:r>
        <w:t xml:space="preserve"> enumeration hold the possible scopes of the symbol table. Each symbol table in the hierarchy </w:t>
      </w:r>
      <w:r w:rsidR="009F50AC">
        <w:t>holds a specific scope</w:t>
      </w:r>
      <w:r w:rsidR="008F366E">
        <w:t xml:space="preserve">. The </w:t>
      </w:r>
      <w:r w:rsidR="008F366E" w:rsidRPr="008F366E">
        <w:rPr>
          <w:rStyle w:val="KeyWord0"/>
        </w:rPr>
        <w:t>Block</w:t>
      </w:r>
      <w:r w:rsidR="008F366E">
        <w:t xml:space="preserve"> scope corresponds to a block inside a function.</w:t>
      </w:r>
    </w:p>
    <w:p w14:paraId="5A08517A" w14:textId="09E9AA10" w:rsidR="009E55B1" w:rsidRDefault="009E55B1" w:rsidP="009E55B1">
      <w:pPr>
        <w:pStyle w:val="CodeHeader"/>
      </w:pPr>
      <w:proofErr w:type="spellStart"/>
      <w:r>
        <w:t>Scope.cs</w:t>
      </w:r>
      <w:proofErr w:type="spellEnd"/>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5705EFE" w14:textId="790BD2F4" w:rsidR="00DB1DED" w:rsidRPr="003C6008" w:rsidRDefault="00DB1DED" w:rsidP="00DB1DED">
      <w:pPr>
        <w:rPr>
          <w:highlight w:val="white"/>
        </w:rPr>
      </w:pPr>
      <w:r>
        <w:t xml:space="preserve">The </w:t>
      </w:r>
      <w:r w:rsidRPr="00DB1DED">
        <w:rPr>
          <w:rStyle w:val="KeyWord0"/>
        </w:rPr>
        <w:t>SymbolTable</w:t>
      </w:r>
      <w:r>
        <w:t xml:space="preserve"> class </w:t>
      </w:r>
      <w:r w:rsidR="003C6008">
        <w:t>holds a symbol table.</w:t>
      </w:r>
      <w:r w:rsidR="003C6008" w:rsidRPr="003C6008">
        <w:rPr>
          <w:highlight w:val="white"/>
        </w:rPr>
        <w:t xml:space="preserve"> </w:t>
      </w:r>
      <w:r w:rsidR="003C6008">
        <w:rPr>
          <w:highlight w:val="white"/>
        </w:rPr>
        <w:t xml:space="preserve">The scope of a table is </w:t>
      </w:r>
      <w:r w:rsidR="003C6008" w:rsidRPr="003C6008">
        <w:rPr>
          <w:rStyle w:val="KeyWord0"/>
          <w:highlight w:val="white"/>
        </w:rPr>
        <w:t>Global</w:t>
      </w:r>
      <w:r w:rsidR="003C6008">
        <w:rPr>
          <w:highlight w:val="white"/>
        </w:rPr>
        <w:t xml:space="preserve">, </w:t>
      </w:r>
      <w:r w:rsidR="003C6008" w:rsidRPr="003C6008">
        <w:rPr>
          <w:rStyle w:val="KeyWord0"/>
          <w:highlight w:val="white"/>
        </w:rPr>
        <w:t>Function</w:t>
      </w:r>
      <w:r w:rsidR="003C6008">
        <w:rPr>
          <w:highlight w:val="white"/>
        </w:rPr>
        <w:t xml:space="preserve">, </w:t>
      </w:r>
      <w:r w:rsidR="003C6008" w:rsidRPr="003C6008">
        <w:rPr>
          <w:rStyle w:val="KeyWord0"/>
          <w:highlight w:val="white"/>
        </w:rPr>
        <w:t>Block</w:t>
      </w:r>
      <w:r w:rsidR="003C6008">
        <w:rPr>
          <w:highlight w:val="white"/>
        </w:rPr>
        <w:t xml:space="preserve">, </w:t>
      </w:r>
      <w:r w:rsidR="003C6008" w:rsidRPr="003C6008">
        <w:rPr>
          <w:rStyle w:val="KeyWord0"/>
          <w:highlight w:val="white"/>
        </w:rPr>
        <w:t>Struct</w:t>
      </w:r>
      <w:r w:rsidR="003C6008">
        <w:rPr>
          <w:highlight w:val="white"/>
        </w:rPr>
        <w:t xml:space="preserve">, or </w:t>
      </w:r>
      <w:r w:rsidR="003C6008" w:rsidRPr="003C6008">
        <w:rPr>
          <w:rStyle w:val="KeyWord0"/>
          <w:highlight w:val="white"/>
        </w:rPr>
        <w:t>Union</w:t>
      </w:r>
      <w:r w:rsidR="003C6008">
        <w:rPr>
          <w:highlight w:val="white"/>
        </w:rPr>
        <w:t xml:space="preserve"> as described above.</w:t>
      </w:r>
    </w:p>
    <w:p w14:paraId="70A04421" w14:textId="4AE60591" w:rsidR="000C7243" w:rsidRDefault="000C7243" w:rsidP="000C7243">
      <w:pPr>
        <w:pStyle w:val="CodeHeader"/>
      </w:pPr>
      <w:proofErr w:type="spellStart"/>
      <w:r>
        <w:t>SymbolTable.cs</w:t>
      </w:r>
      <w:proofErr w:type="spellEnd"/>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lastRenderedPageBreak/>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12CC0E63" w14:textId="77777777" w:rsidR="00373E35" w:rsidRDefault="00373E35" w:rsidP="00373E35">
      <w:pPr>
        <w:pStyle w:val="Code"/>
        <w:rPr>
          <w:highlight w:val="white"/>
        </w:rPr>
      </w:pPr>
      <w:r w:rsidRPr="008F5511">
        <w:rPr>
          <w:highlight w:val="white"/>
        </w:rPr>
        <w:t xml:space="preserve">    private Scope m_scope;</w:t>
      </w:r>
    </w:p>
    <w:p w14:paraId="6570DBF1" w14:textId="35B29FDE" w:rsidR="00D846BE" w:rsidRPr="008F5511" w:rsidRDefault="00AF3F0D" w:rsidP="00D846BE">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r w:rsidR="00D846BE">
        <w:rPr>
          <w:highlight w:val="white"/>
        </w:rPr>
        <w:t xml:space="preserve"> As the compiler in this book can be set to generate code for different target machines, the offset can also be given different values as the pointer size may vary.</w:t>
      </w:r>
    </w:p>
    <w:p w14:paraId="61571B91" w14:textId="77777777" w:rsidR="00373E35" w:rsidRPr="00373E35" w:rsidRDefault="00373E35" w:rsidP="00373E35">
      <w:pPr>
        <w:pStyle w:val="Code"/>
        <w:rPr>
          <w:highlight w:val="white"/>
        </w:rPr>
      </w:pPr>
      <w:r w:rsidRPr="00373E35">
        <w:rPr>
          <w:highlight w:val="white"/>
        </w:rPr>
        <w:t xml:space="preserve">    public static int ReturnAddressOffset = 0;</w:t>
      </w:r>
    </w:p>
    <w:p w14:paraId="65C97FC3" w14:textId="77777777" w:rsidR="00373E35" w:rsidRPr="00373E35" w:rsidRDefault="00373E35" w:rsidP="00373E35">
      <w:pPr>
        <w:pStyle w:val="Code"/>
        <w:rPr>
          <w:highlight w:val="white"/>
        </w:rPr>
      </w:pPr>
      <w:r w:rsidRPr="00373E35">
        <w:rPr>
          <w:highlight w:val="white"/>
        </w:rPr>
        <w:t xml:space="preserve">    public static int RegularFrameOffset = TypeSize.PointerSize;</w:t>
      </w:r>
    </w:p>
    <w:p w14:paraId="7E373FDE" w14:textId="77777777" w:rsidR="00373E35" w:rsidRPr="00373E35" w:rsidRDefault="00373E35" w:rsidP="00373E35">
      <w:pPr>
        <w:pStyle w:val="Code"/>
        <w:rPr>
          <w:highlight w:val="white"/>
        </w:rPr>
      </w:pPr>
      <w:r w:rsidRPr="00373E35">
        <w:rPr>
          <w:highlight w:val="white"/>
        </w:rPr>
        <w:t xml:space="preserve">    public static int EllipseFrameOffset = 2 * TypeSize.PointerSize;</w:t>
      </w:r>
    </w:p>
    <w:p w14:paraId="289A144C" w14:textId="77777777" w:rsidR="00373E35" w:rsidRPr="00373E35" w:rsidRDefault="00373E35" w:rsidP="00373E35">
      <w:pPr>
        <w:pStyle w:val="Code"/>
        <w:rPr>
          <w:highlight w:val="white"/>
        </w:rPr>
      </w:pPr>
      <w:r w:rsidRPr="00373E35">
        <w:rPr>
          <w:highlight w:val="white"/>
        </w:rPr>
        <w:t xml:space="preserve">    public static int FunctionHeaderSize = 3 * TypeSize.PointerSize;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C699141" w14:textId="77777777" w:rsidR="00ED72CD" w:rsidRPr="00ED72CD" w:rsidRDefault="00ED72CD" w:rsidP="00ED72CD">
      <w:pPr>
        <w:pStyle w:val="Code"/>
        <w:rPr>
          <w:highlight w:val="white"/>
        </w:rPr>
      </w:pPr>
      <w:r w:rsidRPr="00ED72CD">
        <w:rPr>
          <w:highlight w:val="white"/>
        </w:rPr>
        <w:t xml:space="preserve">    private SymbolTable m_parentTable;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355C3374" w14:textId="57BD769A" w:rsidR="00ED72CD" w:rsidRPr="00ED72CD" w:rsidRDefault="00ED72CD" w:rsidP="00ED72CD">
      <w:pPr>
        <w:pStyle w:val="Code"/>
        <w:rPr>
          <w:highlight w:val="white"/>
        </w:rPr>
      </w:pPr>
      <w:r w:rsidRPr="00ED72CD">
        <w:rPr>
          <w:highlight w:val="white"/>
        </w:rPr>
        <w:t xml:space="preserve">    private int </w:t>
      </w:r>
      <w:r w:rsidR="00F26000">
        <w:rPr>
          <w:highlight w:val="white"/>
        </w:rPr>
        <w:t>m_currentOffset</w:t>
      </w:r>
      <w:r w:rsidRPr="00ED72CD">
        <w:rPr>
          <w:highlight w:val="white"/>
        </w:rPr>
        <w:t>;</w:t>
      </w:r>
    </w:p>
    <w:p w14:paraId="243B1B15" w14:textId="247A5EAE"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w:t>
      </w:r>
      <w:r w:rsidR="00D846BE">
        <w:rPr>
          <w:highlight w:val="white"/>
        </w:rPr>
        <w:t xml:space="preserve">we use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w:t>
      </w:r>
      <w:r w:rsidR="000D613F">
        <w:rPr>
          <w:highlight w:val="white"/>
        </w:rPr>
        <w:t xml:space="preserve">of the order of </w:t>
      </w:r>
      <w:r w:rsidR="00FD4035">
        <w:rPr>
          <w:highlight w:val="white"/>
        </w:rPr>
        <w:t xml:space="preserve">the of the struct or union members in </w:t>
      </w:r>
      <w:r w:rsidR="000D613F">
        <w:rPr>
          <w:highlight w:val="white"/>
        </w:rPr>
        <w:t xml:space="preserve">when they are </w:t>
      </w:r>
      <w:r w:rsidR="00FD4035">
        <w:rPr>
          <w:highlight w:val="white"/>
        </w:rPr>
        <w:t>initializ</w:t>
      </w:r>
      <w:r w:rsidR="000D613F">
        <w:rPr>
          <w:highlight w:val="white"/>
        </w:rPr>
        <w:t>ed</w:t>
      </w:r>
      <w:r w:rsidR="00BB1DF3">
        <w:rPr>
          <w:highlight w:val="white"/>
        </w:rPr>
        <w:t xml:space="preserve">, and </w:t>
      </w:r>
      <w:r w:rsidR="00BB1DF3" w:rsidRPr="00BB1DF3">
        <w:rPr>
          <w:rStyle w:val="KeyWord0"/>
          <w:highlight w:val="white"/>
        </w:rPr>
        <w:t>Dictionary</w:t>
      </w:r>
      <w:r w:rsidR="00BB1DF3">
        <w:rPr>
          <w:highlight w:val="white"/>
        </w:rPr>
        <w:t xml:space="preserve"> does not guarantee any order among its values. </w:t>
      </w:r>
      <w:r w:rsidR="00206705">
        <w:rPr>
          <w:highlight w:val="white"/>
        </w:rPr>
        <w:t xml:space="preserve">Se Appendix XXX for the implementation of </w:t>
      </w:r>
      <w:r w:rsidR="00206705" w:rsidRPr="00206705">
        <w:rPr>
          <w:rStyle w:val="KeyWord0"/>
          <w:highlight w:val="white"/>
        </w:rPr>
        <w:t>ListMap</w:t>
      </w:r>
      <w:r w:rsidR="00206705">
        <w:rPr>
          <w:highlight w:val="white"/>
        </w:rPr>
        <w:t>.</w:t>
      </w:r>
    </w:p>
    <w:p w14:paraId="078619E2" w14:textId="77777777" w:rsidR="00ED72CD" w:rsidRDefault="00ED72CD" w:rsidP="00ED72CD">
      <w:pPr>
        <w:pStyle w:val="Code"/>
        <w:rPr>
          <w:highlight w:val="white"/>
        </w:rPr>
      </w:pPr>
      <w:r w:rsidRPr="00ED72CD">
        <w:rPr>
          <w:highlight w:val="white"/>
        </w:rPr>
        <w:t xml:space="preserve">    private IDictionary&lt;string,Symbol&gt; m_entryMap =</w:t>
      </w:r>
    </w:p>
    <w:p w14:paraId="2E7B3BE6" w14:textId="7C10EAD1" w:rsidR="00ED72CD" w:rsidRPr="00ED72CD" w:rsidRDefault="00ED72CD" w:rsidP="00ED72CD">
      <w:pPr>
        <w:pStyle w:val="Code"/>
        <w:rPr>
          <w:highlight w:val="white"/>
        </w:rPr>
      </w:pPr>
      <w:r>
        <w:rPr>
          <w:highlight w:val="white"/>
        </w:rPr>
        <w:t xml:space="preserve">     </w:t>
      </w:r>
      <w:r w:rsidRPr="00ED72CD">
        <w:rPr>
          <w:highlight w:val="white"/>
        </w:rPr>
        <w:t xml:space="preserve"> 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3750B26D" w14:textId="77777777" w:rsidR="006C1DAB" w:rsidRPr="006C1DAB" w:rsidRDefault="006C1DAB" w:rsidP="006C1DAB">
      <w:pPr>
        <w:pStyle w:val="Code"/>
        <w:rPr>
          <w:highlight w:val="white"/>
        </w:rPr>
      </w:pPr>
      <w:r w:rsidRPr="006C1DAB">
        <w:rPr>
          <w:highlight w:val="white"/>
        </w:rPr>
        <w:t xml:space="preserve">    private IDictionary&lt;string,Type&gt; m_tagMap = new Dictionary&lt;string,Type&gt;();</w:t>
      </w:r>
    </w:p>
    <w:p w14:paraId="11094DF9" w14:textId="73CAD2F8" w:rsidR="008F5511" w:rsidRPr="008F5511" w:rsidRDefault="00A32AEB" w:rsidP="00323ED4">
      <w:pPr>
        <w:rPr>
          <w:highlight w:val="white"/>
        </w:rPr>
      </w:pPr>
      <w:r w:rsidRPr="00A32AEB">
        <w:rPr>
          <w:rStyle w:val="KeyWord0"/>
          <w:highlight w:val="white"/>
        </w:rPr>
        <w:t>CurrentTable</w:t>
      </w:r>
      <w:r>
        <w:rPr>
          <w:highlight w:val="white"/>
        </w:rPr>
        <w:t xml:space="preserve"> and </w:t>
      </w:r>
      <w:r w:rsidRPr="00A32AEB">
        <w:rPr>
          <w:rStyle w:val="KeyWord0"/>
          <w:highlight w:val="white"/>
        </w:rPr>
        <w:t>CurrentFunction</w:t>
      </w:r>
      <w:r w:rsidRPr="006C1DAB">
        <w:rPr>
          <w:highlight w:val="white"/>
        </w:rPr>
        <w:t xml:space="preserve"> </w:t>
      </w:r>
      <w:r w:rsidR="00FD4035">
        <w:rPr>
          <w:highlight w:val="white"/>
        </w:rPr>
        <w:t>hold reference</w:t>
      </w:r>
      <w:r w:rsidR="003E6819">
        <w:rPr>
          <w:highlight w:val="white"/>
        </w:rPr>
        <w:t>s</w:t>
      </w:r>
      <w:r w:rsidR="00FD4035">
        <w:rPr>
          <w:highlight w:val="white"/>
        </w:rPr>
        <w:t xml:space="preserve"> to the </w:t>
      </w:r>
      <w:r w:rsidR="0014513D">
        <w:rPr>
          <w:highlight w:val="white"/>
        </w:rPr>
        <w:t xml:space="preserve">current </w:t>
      </w:r>
      <w:r>
        <w:rPr>
          <w:highlight w:val="white"/>
        </w:rPr>
        <w:t xml:space="preserve">symbol </w:t>
      </w:r>
      <w:r w:rsidR="00FD4035">
        <w:rPr>
          <w:highlight w:val="white"/>
        </w:rPr>
        <w:t>table</w:t>
      </w:r>
      <w:r w:rsidR="00872364">
        <w:rPr>
          <w:highlight w:val="white"/>
        </w:rPr>
        <w:t xml:space="preserve"> </w:t>
      </w:r>
      <w:r>
        <w:rPr>
          <w:highlight w:val="white"/>
        </w:rPr>
        <w:t>a</w:t>
      </w:r>
      <w:r w:rsidR="00CC76F6">
        <w:rPr>
          <w:highlight w:val="white"/>
        </w:rPr>
        <w:t>nd</w:t>
      </w:r>
      <w:r>
        <w:rPr>
          <w:highlight w:val="white"/>
        </w:rPr>
        <w:t xml:space="preserve"> function </w:t>
      </w:r>
      <w:r w:rsidR="003E6819">
        <w:rPr>
          <w:highlight w:val="white"/>
        </w:rPr>
        <w:t>currently processed by the parser</w:t>
      </w:r>
      <w:r w:rsidR="00CC76F6">
        <w:rPr>
          <w:highlight w:val="white"/>
        </w:rPr>
        <w:t xml:space="preserve">. </w:t>
      </w:r>
      <w:r w:rsidR="003E6819">
        <w:rPr>
          <w:highlight w:val="white"/>
        </w:rPr>
        <w:t xml:space="preserve">We need the current </w:t>
      </w:r>
      <w:r w:rsidR="0014513D">
        <w:rPr>
          <w:highlight w:val="white"/>
        </w:rPr>
        <w:t xml:space="preserve">symbol </w:t>
      </w:r>
      <w:r w:rsidR="00323ED4">
        <w:rPr>
          <w:highlight w:val="white"/>
        </w:rPr>
        <w:t xml:space="preserve">table when adding or looking up symbols, and the current </w:t>
      </w:r>
      <w:r w:rsidR="003E6819">
        <w:rPr>
          <w:highlight w:val="white"/>
        </w:rPr>
        <w:t xml:space="preserve">function when </w:t>
      </w:r>
      <w:r w:rsidR="0014513D">
        <w:rPr>
          <w:highlight w:val="white"/>
        </w:rPr>
        <w:t xml:space="preserve">generating code for </w:t>
      </w:r>
      <w:r w:rsidR="003E6819">
        <w:rPr>
          <w:highlight w:val="white"/>
        </w:rPr>
        <w:t xml:space="preserve">calling a function or returning a value. In global scope, the </w:t>
      </w:r>
      <w:r w:rsidR="0014513D" w:rsidRPr="0014513D">
        <w:rPr>
          <w:rStyle w:val="KeyWord0"/>
          <w:highlight w:val="white"/>
        </w:rPr>
        <w:t>C</w:t>
      </w:r>
      <w:r w:rsidR="003E6819" w:rsidRPr="0014513D">
        <w:rPr>
          <w:rStyle w:val="KeyWord0"/>
          <w:highlight w:val="white"/>
        </w:rPr>
        <w:t>urrent</w:t>
      </w:r>
      <w:r w:rsidR="0014513D" w:rsidRPr="0014513D">
        <w:rPr>
          <w:rStyle w:val="KeyWord0"/>
          <w:highlight w:val="white"/>
        </w:rPr>
        <w:t>F</w:t>
      </w:r>
      <w:r w:rsidR="003E6819" w:rsidRPr="0014513D">
        <w:rPr>
          <w:rStyle w:val="KeyWord0"/>
          <w:highlight w:val="white"/>
        </w:rPr>
        <w:t>unction</w:t>
      </w:r>
      <w:r w:rsidR="003E6819">
        <w:rPr>
          <w:highlight w:val="white"/>
        </w:rPr>
        <w:t xml:space="preserve"> is null.</w:t>
      </w:r>
    </w:p>
    <w:p w14:paraId="22B4F7D2" w14:textId="77777777" w:rsidR="006C1DAB" w:rsidRPr="006C1DAB" w:rsidRDefault="006C1DAB" w:rsidP="006C1DAB">
      <w:pPr>
        <w:pStyle w:val="Code"/>
        <w:rPr>
          <w:highlight w:val="white"/>
        </w:rPr>
      </w:pPr>
      <w:r w:rsidRPr="006C1DAB">
        <w:rPr>
          <w:highlight w:val="white"/>
        </w:rPr>
        <w:t xml:space="preserve">    public static SymbolTable CurrentTable = null;</w:t>
      </w:r>
    </w:p>
    <w:p w14:paraId="1393F9E0" w14:textId="77777777" w:rsidR="006C1DAB" w:rsidRPr="006C1DAB" w:rsidRDefault="006C1DAB" w:rsidP="006C1DAB">
      <w:pPr>
        <w:pStyle w:val="Code"/>
        <w:rPr>
          <w:highlight w:val="white"/>
        </w:rPr>
      </w:pPr>
      <w:r w:rsidRPr="006C1DAB">
        <w:rPr>
          <w:highlight w:val="white"/>
        </w:rPr>
        <w:t xml:space="preserve">    public static Symbol CurrentFunction = null;</w:t>
      </w:r>
    </w:p>
    <w:p w14:paraId="3143416F" w14:textId="5FFE1D3D" w:rsidR="00872364" w:rsidRPr="008F5511" w:rsidRDefault="006F324F" w:rsidP="00323ED4">
      <w:pPr>
        <w:rPr>
          <w:highlight w:val="white"/>
        </w:rPr>
      </w:pPr>
      <w:r w:rsidRPr="006F324F">
        <w:rPr>
          <w:rStyle w:val="KeyWord0"/>
          <w:highlight w:val="white"/>
        </w:rPr>
        <w:t>S</w:t>
      </w:r>
      <w:r w:rsidR="00872364" w:rsidRPr="006F324F">
        <w:rPr>
          <w:rStyle w:val="KeyWord0"/>
          <w:highlight w:val="white"/>
        </w:rPr>
        <w:t>tatic</w:t>
      </w:r>
      <w:r w:rsidRPr="006F324F">
        <w:rPr>
          <w:rStyle w:val="KeyWord0"/>
          <w:highlight w:val="white"/>
        </w:rPr>
        <w:t>S</w:t>
      </w:r>
      <w:r w:rsidR="00872364" w:rsidRPr="006F324F">
        <w:rPr>
          <w:rStyle w:val="KeyWord0"/>
          <w:highlight w:val="white"/>
        </w:rPr>
        <w:t>et</w:t>
      </w:r>
      <w:r w:rsidR="00872364">
        <w:rPr>
          <w:highlight w:val="white"/>
        </w:rPr>
        <w:t xml:space="preserve"> holds all static symbols. </w:t>
      </w:r>
      <w:r w:rsidR="00D846BE">
        <w:rPr>
          <w:highlight w:val="white"/>
        </w:rPr>
        <w:t>S</w:t>
      </w:r>
      <w:r w:rsidR="00872364">
        <w:rPr>
          <w:highlight w:val="white"/>
        </w:rPr>
        <w:t>ymbol</w:t>
      </w:r>
      <w:r w:rsidR="00D846BE">
        <w:rPr>
          <w:highlight w:val="white"/>
        </w:rPr>
        <w:t>s</w:t>
      </w:r>
      <w:r w:rsidR="00872364">
        <w:rPr>
          <w:highlight w:val="white"/>
        </w:rPr>
        <w:t xml:space="preserve"> of static, extern, or typedef storage are not given an offset, since they ar</w:t>
      </w:r>
      <w:r w:rsidR="006C1DAB">
        <w:rPr>
          <w:highlight w:val="white"/>
        </w:rPr>
        <w:t>e</w:t>
      </w:r>
      <w:r w:rsidR="00872364">
        <w:rPr>
          <w:highlight w:val="white"/>
        </w:rPr>
        <w:t xml:space="preserve"> not stored at the activation record</w:t>
      </w:r>
      <w:r w:rsidR="00D846BE">
        <w:rPr>
          <w:highlight w:val="white"/>
        </w:rPr>
        <w:t xml:space="preserve"> in runtime.</w:t>
      </w:r>
    </w:p>
    <w:p w14:paraId="52A317CE" w14:textId="77777777" w:rsidR="006C1DAB" w:rsidRPr="006C1DAB" w:rsidRDefault="006C1DAB" w:rsidP="006C1DAB">
      <w:pPr>
        <w:pStyle w:val="Code"/>
        <w:rPr>
          <w:highlight w:val="white"/>
        </w:rPr>
      </w:pPr>
      <w:r w:rsidRPr="006C1DAB">
        <w:rPr>
          <w:highlight w:val="white"/>
        </w:rPr>
        <w:t xml:space="preserve">    public static ISet&lt;StaticSymbol&gt; StaticSet = new HashSet&lt;StaticSymbol&gt;();</w:t>
      </w:r>
    </w:p>
    <w:p w14:paraId="694E9C79" w14:textId="06A65EB4"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w:t>
      </w:r>
      <w:r w:rsidR="00637B04">
        <w:rPr>
          <w:highlight w:val="white"/>
        </w:rPr>
        <w:t xml:space="preserve"> (which is null in global space)</w:t>
      </w:r>
      <w:r>
        <w:rPr>
          <w:highlight w:val="white"/>
        </w:rPr>
        <w:t xml:space="preserve"> and the scope of the table.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16E7041E" w:rsidR="008F5511" w:rsidRPr="008F5511" w:rsidRDefault="00323ED4" w:rsidP="00323ED4">
      <w:pPr>
        <w:rPr>
          <w:highlight w:val="white"/>
        </w:rPr>
      </w:pPr>
      <w:r>
        <w:rPr>
          <w:highlight w:val="white"/>
        </w:rPr>
        <w:lastRenderedPageBreak/>
        <w:t>In case of global scope, we create</w:t>
      </w:r>
      <w:r w:rsidR="00B541AE">
        <w:rPr>
          <w:highlight w:val="white"/>
        </w:rPr>
        <w:t xml:space="preserve"> </w:t>
      </w:r>
      <w:r>
        <w:rPr>
          <w:highlight w:val="white"/>
        </w:rPr>
        <w:t xml:space="preserve">the static set. There is only one table of global scope and one static set </w:t>
      </w:r>
      <w:r w:rsidR="00BE6632">
        <w:rPr>
          <w:highlight w:val="white"/>
        </w:rPr>
        <w:t>in</w:t>
      </w:r>
      <w:r>
        <w:rPr>
          <w:highlight w:val="white"/>
        </w:rPr>
        <w:t xml:space="preserve">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64F7DB59" w:rsidR="00323ED4" w:rsidRPr="008F5511" w:rsidRDefault="00323ED4" w:rsidP="00323ED4">
      <w:pPr>
        <w:rPr>
          <w:highlight w:val="white"/>
        </w:rPr>
      </w:pPr>
      <w:r>
        <w:rPr>
          <w:highlight w:val="white"/>
        </w:rPr>
        <w:t xml:space="preserve">In case of function scope, the current offset is initialized to the size of the header size. The return address, regular frame pointer, and ellipse frame pointer holds the first entries, and the parameters are given the </w:t>
      </w:r>
      <w:r w:rsidR="00C04B33">
        <w:rPr>
          <w:highlight w:val="white"/>
        </w:rPr>
        <w:t xml:space="preserve">offsets </w:t>
      </w:r>
      <w:r>
        <w:rPr>
          <w:highlight w:val="white"/>
        </w:rPr>
        <w:t xml:space="preserve">following </w:t>
      </w:r>
      <w:r w:rsidR="00C04B33">
        <w:rPr>
          <w:highlight w:val="white"/>
        </w:rPr>
        <w:t>the initialization.</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11A2E3E4"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In this way</w:t>
      </w:r>
      <w:r w:rsidR="00C04B33">
        <w:rPr>
          <w:highlight w:val="white"/>
        </w:rPr>
        <w:t>, d</w:t>
      </w:r>
      <w:r w:rsidR="00DC70AB">
        <w:rPr>
          <w:highlight w:val="white"/>
        </w:rPr>
        <w:t>ifferent block</w:t>
      </w:r>
      <w:r w:rsidR="004316D8">
        <w:rPr>
          <w:highlight w:val="white"/>
        </w:rPr>
        <w:t>s</w:t>
      </w:r>
      <w:r w:rsidR="00DC70AB">
        <w:rPr>
          <w:highlight w:val="white"/>
        </w:rPr>
        <w:t xml:space="preserve">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2B8BAEF7" w14:textId="77777777" w:rsidR="00EF2F26" w:rsidRDefault="00EF2F26" w:rsidP="00323ED4">
      <w:pPr>
        <w:pStyle w:val="Code"/>
        <w:rPr>
          <w:highlight w:val="white"/>
        </w:rPr>
      </w:pPr>
    </w:p>
    <w:p w14:paraId="16BF7C80" w14:textId="13291EB5"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0EB7D420" w:rsid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w:t>
      </w:r>
      <w:r w:rsidR="001876DE">
        <w:rPr>
          <w:highlight w:val="white"/>
        </w:rPr>
        <w:t xml:space="preserve">It </w:t>
      </w:r>
      <w:r w:rsidR="00F26A09">
        <w:rPr>
          <w:highlight w:val="white"/>
        </w:rPr>
        <w:t>is possible to add two symbol</w:t>
      </w:r>
      <w:r w:rsidR="00646941">
        <w:rPr>
          <w:highlight w:val="white"/>
        </w:rPr>
        <w:t>s</w:t>
      </w:r>
      <w:r w:rsidR="00F26A09">
        <w:rPr>
          <w:highlight w:val="white"/>
        </w:rPr>
        <w:t xml:space="preserve"> with the same name</w:t>
      </w:r>
      <w:r w:rsidR="001876DE">
        <w:rPr>
          <w:highlight w:val="white"/>
        </w:rPr>
        <w:t xml:space="preserve"> if </w:t>
      </w:r>
      <w:r w:rsidR="000C5DFA">
        <w:rPr>
          <w:highlight w:val="white"/>
        </w:rPr>
        <w:t xml:space="preserve">they have equal types and </w:t>
      </w:r>
      <w:r w:rsidR="007E4B0B">
        <w:rPr>
          <w:highlight w:val="white"/>
        </w:rPr>
        <w:t>at least one them holds extern storage</w:t>
      </w:r>
      <w:r w:rsidR="000C5DFA">
        <w:rPr>
          <w:highlight w:val="white"/>
        </w:rPr>
        <w:t>.</w:t>
      </w:r>
    </w:p>
    <w:p w14:paraId="21CD9ED1" w14:textId="77777777" w:rsidR="00A63536" w:rsidRDefault="00A63536" w:rsidP="00A63536">
      <w:r>
        <w:t>When adding a symbol with a name we have to check a few things:</w:t>
      </w:r>
    </w:p>
    <w:p w14:paraId="68526DCC" w14:textId="77777777" w:rsidR="00A63536" w:rsidRDefault="00A63536" w:rsidP="00A63536">
      <w:pPr>
        <w:pStyle w:val="Liststycke"/>
        <w:numPr>
          <w:ilvl w:val="0"/>
          <w:numId w:val="144"/>
        </w:numPr>
        <w:spacing w:line="256" w:lineRule="auto"/>
      </w:pPr>
      <w:r>
        <w:t>If the symbol is extern it cannot be initialized (its value is not-null).</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lastRenderedPageBreak/>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7C171B94" w14:textId="384D3D41" w:rsidR="007B1A0F" w:rsidRDefault="007B1A0F" w:rsidP="0087789B">
      <w:pPr>
        <w:rPr>
          <w:highlight w:val="white"/>
        </w:rPr>
      </w:pPr>
      <w:r>
        <w:t>We look up the entry list, and if we find another symbol with the same name, we check whether at least one of the symbols is extern and they have equals types.</w:t>
      </w:r>
    </w:p>
    <w:p w14:paraId="7B52370E" w14:textId="77777777" w:rsidR="00A10233" w:rsidRPr="00A10233" w:rsidRDefault="00A10233" w:rsidP="00A10233">
      <w:pPr>
        <w:pStyle w:val="Code"/>
        <w:rPr>
          <w:highlight w:val="white"/>
        </w:rPr>
      </w:pPr>
      <w:r w:rsidRPr="00A10233">
        <w:rPr>
          <w:highlight w:val="white"/>
        </w:rPr>
        <w:t xml:space="preserve">        if (m_entryMap.TryGetValue(name, out oldSymbol)) {</w:t>
      </w:r>
    </w:p>
    <w:p w14:paraId="1C16FEA3" w14:textId="77777777" w:rsidR="00A10233" w:rsidRPr="00A10233" w:rsidRDefault="00A10233" w:rsidP="00A10233">
      <w:pPr>
        <w:pStyle w:val="Code"/>
        <w:rPr>
          <w:highlight w:val="white"/>
        </w:rPr>
      </w:pPr>
      <w:r w:rsidRPr="00A10233">
        <w:rPr>
          <w:highlight w:val="white"/>
        </w:rPr>
        <w:t xml:space="preserve">          if (oldSymbol.Type.IsFunction() &amp;&amp; newSymbol.Type.IsFunction()) {</w:t>
      </w:r>
    </w:p>
    <w:p w14:paraId="21A2CB83" w14:textId="77777777" w:rsidR="00A10233" w:rsidRDefault="00A10233" w:rsidP="00A10233">
      <w:pPr>
        <w:pStyle w:val="Code"/>
        <w:rPr>
          <w:highlight w:val="white"/>
        </w:rPr>
      </w:pPr>
      <w:r w:rsidRPr="00A10233">
        <w:rPr>
          <w:highlight w:val="white"/>
        </w:rPr>
        <w:t xml:space="preserve">            Assert.Error(!oldSymbol.FunctionDefinition ||</w:t>
      </w:r>
    </w:p>
    <w:p w14:paraId="0C3319D3" w14:textId="25C68804" w:rsidR="00A10233" w:rsidRDefault="00A10233" w:rsidP="00A10233">
      <w:pPr>
        <w:pStyle w:val="Code"/>
        <w:rPr>
          <w:highlight w:val="white"/>
        </w:rPr>
      </w:pPr>
      <w:r>
        <w:rPr>
          <w:highlight w:val="white"/>
        </w:rPr>
        <w:t xml:space="preserve">                        </w:t>
      </w:r>
      <w:r w:rsidRPr="00A10233">
        <w:rPr>
          <w:highlight w:val="white"/>
        </w:rPr>
        <w:t xml:space="preserve"> !newSymbol.FunctionDefinition,</w:t>
      </w:r>
      <w:r>
        <w:rPr>
          <w:highlight w:val="white"/>
        </w:rPr>
        <w:t xml:space="preserve"> </w:t>
      </w:r>
      <w:r w:rsidRPr="00A10233">
        <w:rPr>
          <w:highlight w:val="white"/>
        </w:rPr>
        <w:t>name,</w:t>
      </w:r>
    </w:p>
    <w:p w14:paraId="05AC5252" w14:textId="0545C240" w:rsidR="00A10233" w:rsidRPr="00A10233" w:rsidRDefault="00A10233" w:rsidP="00A10233">
      <w:pPr>
        <w:pStyle w:val="Code"/>
        <w:rPr>
          <w:highlight w:val="white"/>
        </w:rPr>
      </w:pPr>
      <w:r>
        <w:rPr>
          <w:highlight w:val="white"/>
        </w:rPr>
        <w:t xml:space="preserve">                        </w:t>
      </w:r>
      <w:r w:rsidRPr="00A10233">
        <w:rPr>
          <w:highlight w:val="white"/>
        </w:rPr>
        <w:t xml:space="preserve"> Message.Name_already_defined);</w:t>
      </w:r>
    </w:p>
    <w:p w14:paraId="3EDEBA3A" w14:textId="77777777" w:rsidR="00A10233" w:rsidRPr="00A10233" w:rsidRDefault="00A10233" w:rsidP="00A10233">
      <w:pPr>
        <w:pStyle w:val="Code"/>
        <w:rPr>
          <w:highlight w:val="white"/>
        </w:rPr>
      </w:pPr>
      <w:r w:rsidRPr="00A10233">
        <w:rPr>
          <w:highlight w:val="white"/>
        </w:rPr>
        <w:t xml:space="preserve">          }</w:t>
      </w:r>
    </w:p>
    <w:p w14:paraId="019B23E2" w14:textId="77777777" w:rsidR="00A10233" w:rsidRPr="00A10233" w:rsidRDefault="00A10233" w:rsidP="00A10233">
      <w:pPr>
        <w:pStyle w:val="Code"/>
        <w:rPr>
          <w:highlight w:val="white"/>
        </w:rPr>
      </w:pPr>
      <w:r w:rsidRPr="00A10233">
        <w:rPr>
          <w:highlight w:val="white"/>
        </w:rPr>
        <w:t xml:space="preserve">          else {</w:t>
      </w:r>
    </w:p>
    <w:p w14:paraId="37BC3C4A" w14:textId="77777777" w:rsidR="00A10233" w:rsidRPr="00A10233" w:rsidRDefault="00A10233" w:rsidP="00A10233">
      <w:pPr>
        <w:pStyle w:val="Code"/>
        <w:rPr>
          <w:highlight w:val="white"/>
        </w:rPr>
      </w:pPr>
      <w:r w:rsidRPr="00A10233">
        <w:rPr>
          <w:highlight w:val="white"/>
        </w:rPr>
        <w:t xml:space="preserve">            Assert.Error(oldSymbol.IsExtern() || newSymbol.IsExtern(),</w:t>
      </w:r>
    </w:p>
    <w:p w14:paraId="4B61BCA6" w14:textId="77777777" w:rsidR="00A10233" w:rsidRPr="00A10233" w:rsidRDefault="00A10233" w:rsidP="00A10233">
      <w:pPr>
        <w:pStyle w:val="Code"/>
        <w:rPr>
          <w:highlight w:val="white"/>
        </w:rPr>
      </w:pPr>
      <w:r w:rsidRPr="00A10233">
        <w:rPr>
          <w:highlight w:val="white"/>
        </w:rPr>
        <w:t xml:space="preserve">                         name, Message.Name_already_defined);</w:t>
      </w:r>
    </w:p>
    <w:p w14:paraId="7F8F0278" w14:textId="77777777" w:rsidR="00A10233" w:rsidRPr="00A10233" w:rsidRDefault="00A10233" w:rsidP="00A10233">
      <w:pPr>
        <w:pStyle w:val="Code"/>
        <w:rPr>
          <w:highlight w:val="white"/>
        </w:rPr>
      </w:pPr>
      <w:r w:rsidRPr="00A10233">
        <w:rPr>
          <w:highlight w:val="white"/>
        </w:rPr>
        <w:t xml:space="preserve">          }</w:t>
      </w:r>
    </w:p>
    <w:p w14:paraId="2C5EB174" w14:textId="77777777" w:rsidR="00A10233" w:rsidRPr="00A10233" w:rsidRDefault="00A10233" w:rsidP="00A10233">
      <w:pPr>
        <w:pStyle w:val="Code"/>
        <w:rPr>
          <w:highlight w:val="white"/>
        </w:rPr>
      </w:pPr>
    </w:p>
    <w:p w14:paraId="47CA6C5B" w14:textId="77777777" w:rsidR="00A10233" w:rsidRPr="00A10233" w:rsidRDefault="00A10233" w:rsidP="00A10233">
      <w:pPr>
        <w:pStyle w:val="Code"/>
        <w:rPr>
          <w:highlight w:val="white"/>
        </w:rPr>
      </w:pPr>
      <w:r w:rsidRPr="00A10233">
        <w:rPr>
          <w:highlight w:val="white"/>
        </w:rPr>
        <w:t xml:space="preserve">          Assert.Error(oldSymbol.Type.Equals(newSymbol.Type),</w:t>
      </w:r>
    </w:p>
    <w:p w14:paraId="3BABC842" w14:textId="77777777" w:rsidR="00A10233" w:rsidRPr="00A10233" w:rsidRDefault="00A10233" w:rsidP="00A10233">
      <w:pPr>
        <w:pStyle w:val="Code"/>
        <w:rPr>
          <w:highlight w:val="white"/>
        </w:rPr>
      </w:pPr>
      <w:r w:rsidRPr="00A10233">
        <w:rPr>
          <w:highlight w:val="white"/>
        </w:rPr>
        <w:t xml:space="preserve">                       name, Message.Different_types_in_redeclaration);</w:t>
      </w:r>
    </w:p>
    <w:p w14:paraId="482E66B7" w14:textId="77777777" w:rsidR="00A10233" w:rsidRPr="00A10233" w:rsidRDefault="00A10233" w:rsidP="00A10233">
      <w:pPr>
        <w:pStyle w:val="Code"/>
        <w:rPr>
          <w:highlight w:val="white"/>
        </w:rPr>
      </w:pPr>
      <w:r w:rsidRPr="00A10233">
        <w:rPr>
          <w:highlight w:val="white"/>
        </w:rPr>
        <w:t xml:space="preserve">        }</w:t>
      </w:r>
    </w:p>
    <w:p w14:paraId="574A9308" w14:textId="3196CB4E" w:rsidR="008F5511" w:rsidRPr="008F5511" w:rsidRDefault="00B32EDD" w:rsidP="00B32EDD">
      <w:pPr>
        <w:rPr>
          <w:highlight w:val="white"/>
        </w:rPr>
      </w:pPr>
      <w:r>
        <w:rPr>
          <w:highlight w:val="white"/>
        </w:rPr>
        <w:t xml:space="preserve">Either way, we </w:t>
      </w:r>
      <w:r w:rsidR="005E5F8C">
        <w:rPr>
          <w:highlight w:val="white"/>
        </w:rPr>
        <w:t>save the new symbol in the entry map, and overwrite the potential previous symbol with the same name.</w:t>
      </w: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2C0A7B83"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w:t>
      </w:r>
      <w:r w:rsidR="008D027F">
        <w:rPr>
          <w:highlight w:val="white"/>
        </w:rPr>
        <w:t>s</w:t>
      </w:r>
      <w:r w:rsidR="00FA05A8">
        <w:rPr>
          <w:highlight w:val="white"/>
        </w:rPr>
        <w:t xml:space="preserve"> offset zero.</w:t>
      </w:r>
    </w:p>
    <w:p w14:paraId="5E745F67" w14:textId="77777777" w:rsidR="003D3E15" w:rsidRPr="003D3E15" w:rsidRDefault="003D3E15" w:rsidP="003D3E15">
      <w:pPr>
        <w:pStyle w:val="Code"/>
        <w:rPr>
          <w:highlight w:val="white"/>
        </w:rPr>
      </w:pPr>
      <w:r w:rsidRPr="003D3E15">
        <w:rPr>
          <w:highlight w:val="white"/>
        </w:rPr>
        <w:t xml:space="preserve">      if (!newSymbol.Type.IsFunction()) {    </w:t>
      </w:r>
    </w:p>
    <w:p w14:paraId="317CDCD1" w14:textId="77777777" w:rsidR="003D3E15" w:rsidRPr="003D3E15" w:rsidRDefault="003D3E15" w:rsidP="003D3E15">
      <w:pPr>
        <w:pStyle w:val="Code"/>
        <w:rPr>
          <w:highlight w:val="white"/>
        </w:rPr>
      </w:pPr>
      <w:r w:rsidRPr="003D3E15">
        <w:rPr>
          <w:highlight w:val="white"/>
        </w:rPr>
        <w:t xml:space="preserve">        if (newSymbol.IsAutoOrRegister()) {</w:t>
      </w:r>
    </w:p>
    <w:p w14:paraId="1E301512" w14:textId="77777777" w:rsidR="003D3E15" w:rsidRPr="003D3E15" w:rsidRDefault="003D3E15" w:rsidP="003D3E15">
      <w:pPr>
        <w:pStyle w:val="Code"/>
        <w:rPr>
          <w:highlight w:val="white"/>
        </w:rPr>
      </w:pPr>
      <w:r w:rsidRPr="003D3E15">
        <w:rPr>
          <w:highlight w:val="white"/>
        </w:rPr>
        <w:t xml:space="preserve">          if (m_scope == Scope.Union) {</w:t>
      </w:r>
    </w:p>
    <w:p w14:paraId="35A51088" w14:textId="77777777" w:rsidR="003D3E15" w:rsidRPr="003D3E15" w:rsidRDefault="003D3E15" w:rsidP="003D3E15">
      <w:pPr>
        <w:pStyle w:val="Code"/>
        <w:rPr>
          <w:highlight w:val="white"/>
        </w:rPr>
      </w:pPr>
      <w:r w:rsidRPr="003D3E15">
        <w:rPr>
          <w:highlight w:val="white"/>
        </w:rPr>
        <w:t xml:space="preserve">            newSymbol.Offset = 0;</w:t>
      </w:r>
    </w:p>
    <w:p w14:paraId="187805B4" w14:textId="77777777" w:rsidR="003D3E15" w:rsidRPr="003D3E15" w:rsidRDefault="003D3E15" w:rsidP="003D3E15">
      <w:pPr>
        <w:pStyle w:val="Code"/>
        <w:rPr>
          <w:highlight w:val="white"/>
        </w:rPr>
      </w:pPr>
      <w:r w:rsidRPr="003D3E15">
        <w:rPr>
          <w:highlight w:val="white"/>
        </w:rPr>
        <w:t xml:space="preserve">          }</w:t>
      </w:r>
    </w:p>
    <w:p w14:paraId="5BC6522A" w14:textId="5A407492"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 holds auto or register scope. </w:t>
      </w:r>
      <w:r w:rsidR="00E50109">
        <w:rPr>
          <w:highlight w:val="white"/>
        </w:rPr>
        <w:t xml:space="preserve">An item is given auto storage from the beginning, but that may change when the </w:t>
      </w:r>
      <w:r w:rsidR="00F34093">
        <w:rPr>
          <w:highlight w:val="white"/>
        </w:rPr>
        <w:t>whole enumeration is given its storage, which is done after the item is stored in the symbol table.</w:t>
      </w:r>
    </w:p>
    <w:p w14:paraId="798C7A82" w14:textId="77777777" w:rsidR="003D3E15" w:rsidRPr="003D3E15" w:rsidRDefault="003D3E15" w:rsidP="003D3E15">
      <w:pPr>
        <w:pStyle w:val="Code"/>
        <w:rPr>
          <w:highlight w:val="white"/>
        </w:rPr>
      </w:pPr>
      <w:r w:rsidRPr="003D3E15">
        <w:rPr>
          <w:highlight w:val="white"/>
        </w:rPr>
        <w:t xml:space="preserve">          else if (!newSymbol.Type.EnumeratorItem) {</w:t>
      </w:r>
    </w:p>
    <w:p w14:paraId="1D44B71A" w14:textId="77777777" w:rsidR="003D3E15" w:rsidRPr="003D3E15" w:rsidRDefault="003D3E15" w:rsidP="003D3E15">
      <w:pPr>
        <w:pStyle w:val="Code"/>
        <w:rPr>
          <w:highlight w:val="white"/>
        </w:rPr>
      </w:pPr>
      <w:r w:rsidRPr="003D3E15">
        <w:rPr>
          <w:highlight w:val="white"/>
        </w:rPr>
        <w:t xml:space="preserve">            newSymbol.Offset = m_currentOffset;</w:t>
      </w:r>
    </w:p>
    <w:p w14:paraId="70312D3F" w14:textId="77777777" w:rsidR="003D3E15" w:rsidRPr="003D3E15" w:rsidRDefault="003D3E15" w:rsidP="003D3E15">
      <w:pPr>
        <w:pStyle w:val="Code"/>
        <w:rPr>
          <w:highlight w:val="white"/>
        </w:rPr>
      </w:pPr>
      <w:r w:rsidRPr="003D3E15">
        <w:rPr>
          <w:highlight w:val="white"/>
        </w:rPr>
        <w:t xml:space="preserve">            m_currentOffset += newSymbol.Type.Size();</w:t>
      </w:r>
    </w:p>
    <w:p w14:paraId="29A1AAB2" w14:textId="77777777" w:rsidR="003D3E15" w:rsidRPr="003D3E15" w:rsidRDefault="003D3E15" w:rsidP="003D3E15">
      <w:pPr>
        <w:pStyle w:val="Code"/>
        <w:rPr>
          <w:highlight w:val="white"/>
        </w:rPr>
      </w:pPr>
      <w:r w:rsidRPr="003D3E15">
        <w:rPr>
          <w:highlight w:val="white"/>
        </w:rPr>
        <w:t xml:space="preserve">          }</w:t>
      </w:r>
    </w:p>
    <w:p w14:paraId="3A1E3C37" w14:textId="77777777" w:rsidR="003D3E15" w:rsidRPr="003D3E15" w:rsidRDefault="003D3E15" w:rsidP="003D3E15">
      <w:pPr>
        <w:pStyle w:val="Code"/>
        <w:rPr>
          <w:highlight w:val="white"/>
        </w:rPr>
      </w:pPr>
      <w:r w:rsidRPr="003D3E15">
        <w:rPr>
          <w:highlight w:val="white"/>
        </w:rPr>
        <w:t xml:space="preserve">        }</w:t>
      </w:r>
    </w:p>
    <w:p w14:paraId="34F8E3BF" w14:textId="77777777" w:rsidR="003D3E15" w:rsidRPr="003D3E15" w:rsidRDefault="003D3E15" w:rsidP="003D3E15">
      <w:pPr>
        <w:pStyle w:val="Code"/>
        <w:rPr>
          <w:highlight w:val="white"/>
        </w:rPr>
      </w:pPr>
      <w:r w:rsidRPr="003D3E15">
        <w:rPr>
          <w:highlight w:val="white"/>
        </w:rPr>
        <w:t xml:space="preserve">      }</w:t>
      </w:r>
    </w:p>
    <w:p w14:paraId="4B45E117" w14:textId="77777777" w:rsidR="003D3E15" w:rsidRPr="003D3E15" w:rsidRDefault="003D3E15" w:rsidP="003D3E15">
      <w:pPr>
        <w:pStyle w:val="Code"/>
        <w:rPr>
          <w:highlight w:val="white"/>
        </w:rPr>
      </w:pPr>
      <w:r w:rsidRPr="003D3E15">
        <w:rPr>
          <w:highlight w:val="white"/>
        </w:rPr>
        <w:t xml:space="preserve">    }</w:t>
      </w:r>
    </w:p>
    <w:p w14:paraId="6F3011DC" w14:textId="1EDBB520"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w:t>
      </w:r>
      <w:r w:rsidR="00356AAF">
        <w:rPr>
          <w:highlight w:val="white"/>
        </w:rPr>
        <w:t xml:space="preserve"> </w:t>
      </w:r>
      <w:r>
        <w:rPr>
          <w:highlight w:val="white"/>
        </w:rPr>
        <w:t xml:space="preserve">when an enumeration constant item has </w:t>
      </w:r>
      <w:r w:rsidR="00AC751E">
        <w:rPr>
          <w:highlight w:val="white"/>
        </w:rPr>
        <w:t>finally</w:t>
      </w:r>
      <w:r>
        <w:rPr>
          <w:highlight w:val="white"/>
        </w:rPr>
        <w:t xml:space="preserve">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0E4384FC" w:rsidR="008F5511" w:rsidRDefault="007C17B1" w:rsidP="007C17B1">
      <w:pPr>
        <w:rPr>
          <w:highlight w:val="white"/>
        </w:rPr>
      </w:pPr>
      <w:r>
        <w:rPr>
          <w:highlight w:val="white"/>
        </w:rPr>
        <w:lastRenderedPageBreak/>
        <w:t xml:space="preserve">The </w:t>
      </w:r>
      <w:r w:rsidRPr="00A66A7D">
        <w:rPr>
          <w:rStyle w:val="KeyWord0"/>
          <w:highlight w:val="white"/>
        </w:rPr>
        <w:t>LookupSymbol</w:t>
      </w:r>
      <w:r>
        <w:rPr>
          <w:highlight w:val="white"/>
        </w:rPr>
        <w:t xml:space="preserve"> looks up the symbol with the given in the current symbol table </w:t>
      </w:r>
      <w:r w:rsidR="00C059AB">
        <w:rPr>
          <w:highlight w:val="white"/>
        </w:rPr>
        <w:t xml:space="preserve">and </w:t>
      </w:r>
      <w:r>
        <w:rPr>
          <w:highlight w:val="white"/>
        </w:rPr>
        <w:t xml:space="preserve">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w:t>
      </w:r>
      <w:r w:rsidR="00C059AB">
        <w:rPr>
          <w:highlight w:val="white"/>
        </w:rPr>
        <w:t xml:space="preserve">no symbol with the given name is </w:t>
      </w:r>
      <w:r w:rsidR="00BD7A51">
        <w:rPr>
          <w:highlight w:val="white"/>
        </w:rPr>
        <w:t xml:space="preserve">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091212E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6B7145">
        <w:rPr>
          <w:highlight w:val="white"/>
        </w:rPr>
        <w:t xml:space="preserve"> or</w:t>
      </w:r>
      <w:r w:rsidR="00805899">
        <w:rPr>
          <w:highlight w:val="white"/>
        </w:rPr>
        <w:t xml:space="preserve"> </w:t>
      </w:r>
      <w:r>
        <w:rPr>
          <w:highlight w:val="white"/>
        </w:rPr>
        <w:t>union</w:t>
      </w:r>
      <w:r w:rsidR="00805899">
        <w:rPr>
          <w:highlight w:val="white"/>
        </w:rPr>
        <w:t xml:space="preserve"> tag</w:t>
      </w:r>
      <w:r>
        <w:rPr>
          <w:highlight w:val="white"/>
        </w:rPr>
        <w:t xml:space="preserve"> to the current symbol table.</w:t>
      </w:r>
      <w:r w:rsidR="00DA68CB">
        <w:rPr>
          <w:highlight w:val="white"/>
        </w:rPr>
        <w:t xml:space="preserve"> It is possible to add a new tag</w:t>
      </w:r>
      <w:r w:rsidR="009929D4">
        <w:rPr>
          <w:highlight w:val="white"/>
        </w:rPr>
        <w:t xml:space="preserve"> </w:t>
      </w:r>
      <w:r w:rsidR="00DA68CB">
        <w:rPr>
          <w:highlight w:val="white"/>
        </w:rPr>
        <w:t xml:space="preserve">with an already </w:t>
      </w:r>
      <w:r w:rsidR="009929D4">
        <w:rPr>
          <w:highlight w:val="white"/>
        </w:rPr>
        <w:t>taken</w:t>
      </w:r>
      <w:r w:rsidR="00DA68CB">
        <w:rPr>
          <w:highlight w:val="white"/>
        </w:rPr>
        <w:t xml:space="preserve"> name. However, in that case, the old and the new tag must have the same sort (they must </w:t>
      </w:r>
      <w:r w:rsidR="009929D4">
        <w:rPr>
          <w:highlight w:val="white"/>
        </w:rPr>
        <w:t xml:space="preserve">be </w:t>
      </w:r>
      <w:r w:rsidR="00DA68CB">
        <w:rPr>
          <w:highlight w:val="white"/>
        </w:rPr>
        <w:t>both struct</w:t>
      </w:r>
      <w:r w:rsidR="009929D4">
        <w:rPr>
          <w:highlight w:val="white"/>
        </w:rPr>
        <w:t>s</w:t>
      </w:r>
      <w:r w:rsidR="00DA68CB">
        <w:rPr>
          <w:highlight w:val="white"/>
        </w:rPr>
        <w:t xml:space="preserve"> or both union</w:t>
      </w:r>
      <w:r w:rsidR="009929D4">
        <w:rPr>
          <w:highlight w:val="white"/>
        </w:rPr>
        <w:t>s</w:t>
      </w:r>
      <w:r w:rsidR="00DA68CB">
        <w:rPr>
          <w:highlight w:val="white"/>
        </w:rPr>
        <w:t>)</w:t>
      </w:r>
      <w:r w:rsidR="004F651F">
        <w:rPr>
          <w:highlight w:val="white"/>
        </w:rPr>
        <w:t xml:space="preserve"> and the member map of at least one of them must be null.</w:t>
      </w:r>
      <w:r w:rsidR="00BF13FB">
        <w:rPr>
          <w:highlight w:val="white"/>
        </w:rPr>
        <w:t xml:space="preserve"> This order is necessary to provide linked lists in C.</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6AF08611" w:rsidR="008F5511" w:rsidRPr="008F5511" w:rsidRDefault="004F651F" w:rsidP="00CF5537">
      <w:pPr>
        <w:rPr>
          <w:highlight w:val="white"/>
        </w:rPr>
      </w:pPr>
      <w:r>
        <w:rPr>
          <w:highlight w:val="white"/>
        </w:rPr>
        <w:t xml:space="preserve">If the member map of the old tag is null, we assign </w:t>
      </w:r>
      <w:r w:rsidR="00996DF4">
        <w:rPr>
          <w:highlight w:val="white"/>
        </w:rPr>
        <w:t xml:space="preserve">it </w:t>
      </w:r>
      <w:r>
        <w:rPr>
          <w:highlight w:val="white"/>
        </w:rPr>
        <w:t xml:space="preserve">the member map of </w:t>
      </w:r>
      <w:r w:rsidR="00996DF4">
        <w:rPr>
          <w:highlight w:val="white"/>
        </w:rPr>
        <w:t>the new tag.</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28543A74" w:rsidR="00CF5537" w:rsidRPr="008F5511" w:rsidRDefault="00CF5537" w:rsidP="00CF5537">
      <w:pPr>
        <w:rPr>
          <w:highlight w:val="white"/>
        </w:rPr>
      </w:pPr>
      <w:r>
        <w:rPr>
          <w:highlight w:val="white"/>
        </w:rPr>
        <w:t>If the neither the old nor the new member is null, we report an error since it is not allowed to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1AAD77B3" w:rsidR="008F5511" w:rsidRPr="008F5511" w:rsidRDefault="00CA25D8" w:rsidP="00CA25D8">
      <w:pPr>
        <w:rPr>
          <w:highlight w:val="white"/>
        </w:rPr>
      </w:pPr>
      <w:r>
        <w:rPr>
          <w:highlight w:val="white"/>
        </w:rPr>
        <w:t xml:space="preserve">The </w:t>
      </w:r>
      <w:r w:rsidRPr="006842B2">
        <w:rPr>
          <w:rStyle w:val="KeyWord0"/>
          <w:highlight w:val="white"/>
        </w:rPr>
        <w:t>LookUp</w:t>
      </w:r>
      <w:r w:rsidR="00996DF4">
        <w:rPr>
          <w:rStyle w:val="KeyWord0"/>
          <w:highlight w:val="white"/>
        </w:rPr>
        <w:t>Tag</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lastRenderedPageBreak/>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bookmarkStart w:id="228" w:name="_Toc53473540"/>
      <w:r>
        <w:t>The Symbol</w:t>
      </w:r>
      <w:bookmarkEnd w:id="228"/>
    </w:p>
    <w:p w14:paraId="127CE67F" w14:textId="3A88A050" w:rsidR="00AE29E2" w:rsidRDefault="00B175A2" w:rsidP="00B175A2">
      <w:r>
        <w:rPr>
          <w:highlight w:val="white"/>
        </w:rPr>
        <w:t>A symbol has extern, static, typedef, auto, or register storage.</w:t>
      </w:r>
      <w:r w:rsidR="00852E12">
        <w:rPr>
          <w:highlight w:val="white"/>
        </w:rPr>
        <w:t xml:space="preserve"> If the storage</w:t>
      </w:r>
      <w:r w:rsidR="008154C7">
        <w:rPr>
          <w:highlight w:val="white"/>
        </w:rPr>
        <w:t xml:space="preserve"> specifier is omitted</w:t>
      </w:r>
      <w:r w:rsidR="00852E12">
        <w:rPr>
          <w:highlight w:val="white"/>
        </w:rPr>
        <w:t xml:space="preserve"> stated, </w:t>
      </w:r>
      <w:r w:rsidR="00570E60">
        <w:rPr>
          <w:highlight w:val="white"/>
        </w:rPr>
        <w:t>a variable</w:t>
      </w:r>
      <w:r w:rsidR="00852E12">
        <w:rPr>
          <w:highlight w:val="white"/>
        </w:rPr>
        <w:t xml:space="preserve"> becomes static in global scope and auto in a function</w:t>
      </w:r>
      <w:r w:rsidR="00570E60">
        <w:rPr>
          <w:highlight w:val="white"/>
        </w:rPr>
        <w:t xml:space="preserve"> while a </w:t>
      </w:r>
      <w:r w:rsidR="0077469C">
        <w:t>function becomes extern</w:t>
      </w:r>
      <w:r w:rsidR="008C7EFF">
        <w:t>, unless it has a body in which case is becomes static</w:t>
      </w:r>
      <w:r w:rsidR="008154C7">
        <w:t>.</w:t>
      </w:r>
      <w:r w:rsidR="00AE29E2">
        <w:t xml:space="preserve"> </w:t>
      </w:r>
      <w:ins w:id="229" w:author="Stefan Bjornander" w:date="2015-04-25T18:28:00Z">
        <w:r w:rsidR="008154C7">
          <w:t>T</w:t>
        </w:r>
      </w:ins>
      <w:ins w:id="230" w:author="Stefan Bjornander" w:date="2015-04-25T16:11:00Z">
        <w:r w:rsidR="008154C7">
          <w:t xml:space="preserve">he </w:t>
        </w:r>
      </w:ins>
      <w:r w:rsidR="00FB1C41">
        <w:t>r</w:t>
      </w:r>
      <w:ins w:id="231" w:author="Stefan Bjornander" w:date="2015-04-25T16:11:00Z">
        <w:r w:rsidR="008154C7">
          <w:t>egister storage has been included for the sake of completeness</w:t>
        </w:r>
      </w:ins>
      <w:r w:rsidR="00FB1C41">
        <w:t>. T</w:t>
      </w:r>
      <w:ins w:id="232"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proofErr w:type="spellStart"/>
      <w:r>
        <w:rPr>
          <w:highlight w:val="white"/>
        </w:rPr>
        <w:t>Storage.cs</w:t>
      </w:r>
      <w:proofErr w:type="spellEnd"/>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233" w:author="Stefan Bjornander" w:date="2015-04-25T18:27:00Z">
        <w:r>
          <w:t xml:space="preserve">If the storage specifier is omitted a global variable is regarded as static and a local variable is </w:t>
        </w:r>
      </w:ins>
      <w:ins w:id="234" w:author="Stefan Bjornander" w:date="2015-04-25T18:28:00Z">
        <w:r>
          <w:t>regarded as auto.</w:t>
        </w:r>
      </w:ins>
      <w:r>
        <w:t xml:space="preserve"> In this book, t</w:t>
      </w:r>
      <w:ins w:id="235" w:author="Stefan Bjornander" w:date="2015-04-25T16:11:00Z">
        <w:r>
          <w:t xml:space="preserve">he </w:t>
        </w:r>
      </w:ins>
      <w:r>
        <w:t>only difference between an auto or register symbol is that the address operator cannot be applied to a register symbol.</w:t>
      </w:r>
    </w:p>
    <w:p w14:paraId="2A27C4A0" w14:textId="7045EE8C"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rsidR="00D46DBD">
        <w:rPr>
          <w:b/>
          <w:bCs/>
          <w:lang w:val="sv-SE"/>
        </w:rPr>
        <w:t>Fel! Hittar inte referenskälla.</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xml:space="preserve">. In case of the address, arrow, or index operator the address symbol is the </w:t>
      </w:r>
      <w:proofErr w:type="spellStart"/>
      <w:r>
        <w:t>dereferred</w:t>
      </w:r>
      <w:proofErr w:type="spellEnd"/>
      <w:r>
        <w:t xml:space="preserve">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i/>
          <w:rPrChange w:id="236" w:author="Stefan Bjornander" w:date="2015-04-25T10:11:00Z">
            <w:rPr>
              <w:rStyle w:val="CodeInText"/>
            </w:rPr>
          </w:rPrChange>
        </w:rPr>
        <w:t>typedef</w:t>
      </w:r>
      <w:r>
        <w:t>, in the table.</w:t>
      </w:r>
      <w:ins w:id="237" w:author="Stefan Bjornander" w:date="2015-04-25T10:11:00Z">
        <w:r>
          <w:t xml:space="preserve"> In some compiler technique </w:t>
        </w:r>
      </w:ins>
      <w:r w:rsidR="00440B10">
        <w:t>textbooks,</w:t>
      </w:r>
      <w:ins w:id="238" w:author="Stefan Bjornander" w:date="2015-04-25T10:11:00Z">
        <w:r>
          <w:t xml:space="preserve"> the table is called</w:t>
        </w:r>
      </w:ins>
      <w:ins w:id="239" w:author="Stefan Bjornander" w:date="2015-04-25T10:14:00Z">
        <w:r>
          <w:t xml:space="preserve"> the </w:t>
        </w:r>
        <w:r>
          <w:rPr>
            <w:rStyle w:val="CodeInText"/>
            <w:i/>
            <w:rPrChange w:id="240" w:author="Stefan Bjornander" w:date="2015-04-25T10:14:00Z">
              <w:rPr>
                <w:rStyle w:val="CodeInText"/>
              </w:rPr>
            </w:rPrChange>
          </w:rPr>
          <w:t>symbol table</w:t>
        </w:r>
        <w:r>
          <w:t>. However, I think that term is too wide for our purposes.</w:t>
        </w:r>
      </w:ins>
    </w:p>
    <w:p w14:paraId="306729BC" w14:textId="77777777" w:rsidR="009F7A62" w:rsidRDefault="009F7A62" w:rsidP="009F7A62">
      <w:pPr>
        <w:pStyle w:val="CodeHeader"/>
      </w:pPr>
      <w:proofErr w:type="spellStart"/>
      <w:r>
        <w:lastRenderedPageBreak/>
        <w:t>Symbol.cs</w:t>
      </w:r>
      <w:proofErr w:type="spellEnd"/>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2E04DBDB" w:rsidR="004D4A36" w:rsidRPr="00095BB8" w:rsidRDefault="00CB5205" w:rsidP="00095BB8">
      <w:pPr>
        <w:rPr>
          <w:rStyle w:val="CodeInText"/>
          <w:b w:val="0"/>
          <w:bCs/>
        </w:rPr>
      </w:pPr>
      <w:r w:rsidRPr="00095BB8">
        <w:rPr>
          <w:rStyle w:val="CodeInText"/>
          <w:b w:val="0"/>
          <w:bCs/>
        </w:rPr>
        <w:t xml:space="preserve">A symbol actually </w:t>
      </w:r>
      <w:r w:rsidR="008C7EFF" w:rsidRPr="00095BB8">
        <w:rPr>
          <w:rStyle w:val="CodeInText"/>
          <w:b w:val="0"/>
          <w:bCs/>
        </w:rPr>
        <w:t xml:space="preserve">has </w:t>
      </w:r>
      <w:r w:rsidRPr="00095BB8">
        <w:rPr>
          <w:rStyle w:val="CodeInText"/>
          <w:b w:val="0"/>
          <w:bCs/>
        </w:rPr>
        <w:t xml:space="preserve">two names: the regular name it has been defined </w:t>
      </w:r>
      <w:r w:rsidR="001208D6" w:rsidRPr="00095BB8">
        <w:rPr>
          <w:rStyle w:val="CodeInText"/>
          <w:b w:val="0"/>
          <w:bCs/>
        </w:rPr>
        <w:t xml:space="preserve">with </w:t>
      </w:r>
      <w:r w:rsidRPr="00095BB8">
        <w:rPr>
          <w:rStyle w:val="CodeInText"/>
          <w:b w:val="0"/>
          <w:bCs/>
        </w:rPr>
        <w:t>and is looked up</w:t>
      </w:r>
      <w:r w:rsidR="004110C0" w:rsidRPr="00095BB8">
        <w:rPr>
          <w:rStyle w:val="CodeInText"/>
          <w:b w:val="0"/>
          <w:bCs/>
        </w:rPr>
        <w:t xml:space="preserve"> by</w:t>
      </w:r>
      <w:r w:rsidR="001208D6" w:rsidRPr="00095BB8">
        <w:rPr>
          <w:rStyle w:val="CodeInText"/>
          <w:b w:val="0"/>
          <w:bCs/>
        </w:rPr>
        <w:t xml:space="preserve"> the symbol table</w:t>
      </w:r>
      <w:r w:rsidRPr="00095BB8">
        <w:rPr>
          <w:rStyle w:val="CodeInText"/>
          <w:b w:val="0"/>
          <w:bCs/>
        </w:rPr>
        <w:t xml:space="preserve">, and a unique name. </w:t>
      </w:r>
      <w:r w:rsidR="00251756" w:rsidRPr="00095BB8">
        <w:rPr>
          <w:rStyle w:val="CodeInText"/>
          <w:b w:val="0"/>
          <w:bCs/>
        </w:rPr>
        <w:t>For symbols with external linkage, t</w:t>
      </w:r>
      <w:r w:rsidRPr="00095BB8">
        <w:rPr>
          <w:rStyle w:val="CodeInText"/>
          <w:b w:val="0"/>
          <w:bCs/>
        </w:rPr>
        <w:t xml:space="preserve">he </w:t>
      </w:r>
      <w:r w:rsidR="00251756" w:rsidRPr="00095BB8">
        <w:rPr>
          <w:rStyle w:val="CodeInText"/>
          <w:b w:val="0"/>
          <w:bCs/>
        </w:rPr>
        <w:t xml:space="preserve">regular and unique </w:t>
      </w:r>
      <w:r w:rsidRPr="00095BB8">
        <w:rPr>
          <w:rStyle w:val="CodeInText"/>
          <w:b w:val="0"/>
          <w:bCs/>
        </w:rPr>
        <w:t>names are the same. For symbols without external linkage, the unique name is really unique. The id</w:t>
      </w:r>
      <w:r w:rsidR="004D4A36" w:rsidRPr="00095BB8">
        <w:rPr>
          <w:rStyle w:val="CodeInText"/>
          <w:b w:val="0"/>
          <w:bCs/>
        </w:rPr>
        <w:t>ea is th</w:t>
      </w:r>
      <w:r w:rsidR="00526E71" w:rsidRPr="00095BB8">
        <w:rPr>
          <w:rStyle w:val="CodeInText"/>
          <w:b w:val="0"/>
          <w:bCs/>
        </w:rPr>
        <w:t>at the</w:t>
      </w:r>
      <w:r w:rsidR="004D4A36" w:rsidRPr="00095BB8">
        <w:rPr>
          <w:rStyle w:val="CodeInText"/>
          <w:b w:val="0"/>
          <w:bCs/>
        </w:rPr>
        <w:t xml:space="preserve"> no two names </w:t>
      </w:r>
      <w:r w:rsidR="006F6174" w:rsidRPr="00095BB8">
        <w:rPr>
          <w:rStyle w:val="CodeInText"/>
          <w:b w:val="0"/>
          <w:bCs/>
        </w:rPr>
        <w:t xml:space="preserve">without external linkage </w:t>
      </w:r>
      <w:r w:rsidR="004D4A36" w:rsidRPr="00095BB8">
        <w:rPr>
          <w:rStyle w:val="CodeInText"/>
          <w:b w:val="0"/>
          <w:bCs/>
        </w:rPr>
        <w:t xml:space="preserve">in any </w:t>
      </w:r>
      <w:r w:rsidR="00D4302B" w:rsidRPr="00095BB8">
        <w:rPr>
          <w:rStyle w:val="CodeInText"/>
          <w:b w:val="0"/>
          <w:bCs/>
        </w:rPr>
        <w:t xml:space="preserve">file </w:t>
      </w:r>
      <w:r w:rsidR="004D4A36" w:rsidRPr="00095BB8">
        <w:rPr>
          <w:rStyle w:val="CodeInText"/>
          <w:b w:val="0"/>
          <w:bCs/>
        </w:rPr>
        <w:t>shall have the same name.</w:t>
      </w:r>
      <w:r w:rsidR="006F6174" w:rsidRPr="00095BB8">
        <w:rPr>
          <w:rStyle w:val="CodeInText"/>
          <w:b w:val="0"/>
          <w:bCs/>
        </w:rPr>
        <w:t xml:space="preserve"> For instance, two static symbols in two different functions, or two global symbols in two different files</w:t>
      </w:r>
      <w:r w:rsidR="00D4302B" w:rsidRPr="00095BB8">
        <w:rPr>
          <w:rStyle w:val="CodeInText"/>
          <w:b w:val="0"/>
          <w:bCs/>
        </w:rPr>
        <w:t>, shall have different unique names.</w:t>
      </w:r>
    </w:p>
    <w:p w14:paraId="696C3E84" w14:textId="77777777" w:rsidR="00EE197F" w:rsidRPr="00EE197F" w:rsidRDefault="00EE197F" w:rsidP="00EE197F">
      <w:pPr>
        <w:pStyle w:val="Code"/>
        <w:rPr>
          <w:highlight w:val="white"/>
        </w:rPr>
      </w:pPr>
      <w:r w:rsidRPr="00EE197F">
        <w:rPr>
          <w:highlight w:val="white"/>
        </w:rPr>
        <w:t xml:space="preserve">    private bool m_externalLinkage, m_functionDefinition;</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1C7ADDB9"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735B47">
        <w:rPr>
          <w:highlight w:val="white"/>
        </w:rPr>
        <w:t>.</w:t>
      </w:r>
    </w:p>
    <w:p w14:paraId="2F7A53E7" w14:textId="4B467075" w:rsidR="000C3B21" w:rsidRDefault="000C3B21" w:rsidP="000C3B21">
      <w:pPr>
        <w:pStyle w:val="Code"/>
        <w:rPr>
          <w:highlight w:val="white"/>
        </w:rPr>
      </w:pPr>
      <w:r w:rsidRPr="00013F62">
        <w:rPr>
          <w:highlight w:val="white"/>
        </w:rPr>
        <w:t xml:space="preserve">    private bool</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BB59F24" w:rsidR="009F7A62" w:rsidRDefault="009F7A62" w:rsidP="00013F62">
      <w:pPr>
        <w:pStyle w:val="Code"/>
        <w:rPr>
          <w:highlight w:val="white"/>
        </w:rPr>
      </w:pPr>
      <w:r w:rsidRPr="00013F62">
        <w:rPr>
          <w:highlight w:val="white"/>
        </w:rPr>
        <w:t xml:space="preserve">    private int </w:t>
      </w:r>
      <w:r w:rsidR="00F26000">
        <w:rPr>
          <w:highlight w:val="white"/>
        </w:rPr>
        <w:t>m_offset</w:t>
      </w:r>
      <w:r w:rsidRPr="00013F62">
        <w:rPr>
          <w:highlight w:val="white"/>
        </w:rPr>
        <w:t>;</w:t>
      </w:r>
    </w:p>
    <w:p w14:paraId="4FC8EEFE" w14:textId="2BD95E25" w:rsidR="00A212DC" w:rsidRPr="00013F62" w:rsidRDefault="00130E8E" w:rsidP="00130E8E">
      <w:pPr>
        <w:rPr>
          <w:highlight w:val="white"/>
        </w:rPr>
      </w:pPr>
      <w:r>
        <w:rPr>
          <w:highlight w:val="white"/>
        </w:rPr>
        <w:t xml:space="preserve">When dereferencing a symbol with the </w:t>
      </w:r>
      <w:r w:rsidR="005D4CA1">
        <w:rPr>
          <w:highlight w:val="white"/>
        </w:rPr>
        <w:t>dereference</w:t>
      </w:r>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lastRenderedPageBreak/>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332DF6E3" w:rsidR="009F7A62" w:rsidRDefault="009F7A62" w:rsidP="00013F62">
      <w:pPr>
        <w:pStyle w:val="Code"/>
        <w:rPr>
          <w:highlight w:val="white"/>
        </w:rPr>
      </w:pPr>
      <w:r w:rsidRPr="00013F62">
        <w:rPr>
          <w:highlight w:val="white"/>
        </w:rPr>
        <w:t xml:space="preserve">      m_storage = storage;</w:t>
      </w:r>
    </w:p>
    <w:p w14:paraId="4DED7826" w14:textId="24FE4DD2"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0DFA773E" w14:textId="77777777" w:rsidR="00C47AB7" w:rsidRPr="00C47AB7" w:rsidRDefault="00C47AB7" w:rsidP="00C47AB7">
      <w:pPr>
        <w:pStyle w:val="Code"/>
        <w:rPr>
          <w:highlight w:val="white"/>
        </w:rPr>
      </w:pPr>
      <w:r w:rsidRPr="00C47AB7">
        <w:rPr>
          <w:highlight w:val="white"/>
        </w:rPr>
        <w:t xml:space="preserve">        m_uniqueName = m_name;</w:t>
      </w:r>
    </w:p>
    <w:p w14:paraId="6FEDB533" w14:textId="3398C5BF"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6E148940" w:rsidR="00013F62" w:rsidRDefault="009F7A62" w:rsidP="00013F62">
      <w:pPr>
        <w:pStyle w:val="Code"/>
        <w:rPr>
          <w:highlight w:val="white"/>
        </w:rPr>
      </w:pPr>
      <w:r w:rsidRPr="00013F62">
        <w:rPr>
          <w:highlight w:val="white"/>
        </w:rPr>
        <w:t xml:space="preserve">        m_uniqueName = Symbol.FileMarker + (UniqueNameCount++) +</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17EA5AF7" w14:textId="4A914EEB" w:rsidR="009F7A62" w:rsidRPr="00013F62" w:rsidRDefault="000F4BC8" w:rsidP="000F4BC8">
      <w:pPr>
        <w:rPr>
          <w:highlight w:val="white"/>
        </w:rPr>
      </w:pPr>
      <w:r>
        <w:rPr>
          <w:highlight w:val="white"/>
        </w:rPr>
        <w:t>In many expressions, the resulting value is a temporary symbol.</w:t>
      </w:r>
      <w:r w:rsidR="00C40A3C">
        <w:rPr>
          <w:highlight w:val="white"/>
        </w:rPr>
        <w:t xml:space="preserve"> In case of a dereference, arrow, dot, or index expression, the resulting symbol may be assignable and addressable.</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6A8022C3" w14:textId="77777777" w:rsidR="00D46DBD" w:rsidRDefault="009F7A62" w:rsidP="00013F62">
      <w:pPr>
        <w:pStyle w:val="Code"/>
        <w:rPr>
          <w:highlight w:val="white"/>
        </w:rPr>
      </w:pPr>
      <w:r w:rsidRPr="00013F62">
        <w:rPr>
          <w:highlight w:val="white"/>
        </w:rPr>
        <w:t xml:space="preserve">      m_falseSet = (falseSet != null) ? falseSet</w:t>
      </w:r>
    </w:p>
    <w:p w14:paraId="7975269F" w14:textId="5A8C7333" w:rsidR="009F7A62" w:rsidRPr="00013F62" w:rsidRDefault="00D46DBD" w:rsidP="00013F62">
      <w:pPr>
        <w:pStyle w:val="Code"/>
        <w:rPr>
          <w:highlight w:val="white"/>
        </w:rPr>
      </w:pPr>
      <w:r>
        <w:rPr>
          <w:highlight w:val="white"/>
        </w:rPr>
        <w:t xml:space="preserve">                                      </w:t>
      </w:r>
      <w:r w:rsidR="009F7A62" w:rsidRPr="00013F62">
        <w:rPr>
          <w:highlight w:val="white"/>
        </w:rPr>
        <w:t>: (new HashSet&lt;MiddleCode&gt;());</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lastRenderedPageBreak/>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65EA08B0" w14:textId="77777777" w:rsidR="004D13ED" w:rsidRDefault="004D13ED" w:rsidP="004D13ED">
      <w:pPr>
        <w:pStyle w:val="Code"/>
        <w:rPr>
          <w:highlight w:val="white"/>
        </w:rPr>
      </w:pPr>
      <w:r>
        <w:rPr>
          <w:highlight w:val="white"/>
        </w:rPr>
        <w:t xml:space="preserve">        </w:t>
      </w:r>
      <w:r w:rsidRPr="004D13ED">
        <w:rPr>
          <w:highlight w:val="white"/>
        </w:rPr>
        <w:t>return "Array_" + value.ToString() + Symbol.NumberId;</w:t>
      </w:r>
    </w:p>
    <w:p w14:paraId="6ADACEFB" w14:textId="3271DDE3" w:rsidR="009F7A62" w:rsidRPr="004D13ED" w:rsidRDefault="004D13ED" w:rsidP="004D13ED">
      <w:pPr>
        <w:pStyle w:val="Code"/>
        <w:rPr>
          <w:highlight w:val="white"/>
        </w:rPr>
      </w:pPr>
      <w:r>
        <w:rPr>
          <w:highlight w:val="white"/>
        </w:rPr>
        <w:t xml:space="preserve">      </w:t>
      </w:r>
      <w:r w:rsidR="009F7A62" w:rsidRPr="004D13ED">
        <w:rPr>
          <w:highlight w:val="white"/>
        </w:rPr>
        <w:t>}</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lastRenderedPageBreak/>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68FB381E" w:rsidR="009F7A62" w:rsidRPr="00EE197F" w:rsidRDefault="009F7A62" w:rsidP="00EE197F">
      <w:pPr>
        <w:pStyle w:val="Code"/>
        <w:rPr>
          <w:highlight w:val="white"/>
        </w:rPr>
      </w:pPr>
    </w:p>
    <w:p w14:paraId="1AED94D0" w14:textId="77777777" w:rsidR="00EE197F" w:rsidRPr="00EE197F" w:rsidRDefault="00EE197F" w:rsidP="00EE197F">
      <w:pPr>
        <w:pStyle w:val="Code"/>
        <w:rPr>
          <w:highlight w:val="white"/>
        </w:rPr>
      </w:pPr>
      <w:r w:rsidRPr="00EE197F">
        <w:rPr>
          <w:highlight w:val="white"/>
        </w:rPr>
        <w:t xml:space="preserve">    public bool FunctionDefinition {</w:t>
      </w:r>
    </w:p>
    <w:p w14:paraId="2772A690" w14:textId="77777777" w:rsidR="00EE197F" w:rsidRPr="00EE197F" w:rsidRDefault="00EE197F" w:rsidP="00EE197F">
      <w:pPr>
        <w:pStyle w:val="Code"/>
        <w:rPr>
          <w:highlight w:val="white"/>
        </w:rPr>
      </w:pPr>
      <w:r w:rsidRPr="00EE197F">
        <w:rPr>
          <w:highlight w:val="white"/>
        </w:rPr>
        <w:t xml:space="preserve">      get { return m_functionDefinition; }</w:t>
      </w:r>
    </w:p>
    <w:p w14:paraId="746CA239" w14:textId="77777777" w:rsidR="00EE197F" w:rsidRPr="00EE197F" w:rsidRDefault="00EE197F" w:rsidP="00EE197F">
      <w:pPr>
        <w:pStyle w:val="Code"/>
        <w:rPr>
          <w:highlight w:val="white"/>
        </w:rPr>
      </w:pPr>
      <w:r w:rsidRPr="00EE197F">
        <w:rPr>
          <w:highlight w:val="white"/>
        </w:rPr>
        <w:t xml:space="preserve">      set { m_functionDefinition = value; }</w:t>
      </w:r>
    </w:p>
    <w:p w14:paraId="06986297" w14:textId="77777777" w:rsidR="00EE197F" w:rsidRPr="00EE197F" w:rsidRDefault="00EE197F" w:rsidP="00EE197F">
      <w:pPr>
        <w:pStyle w:val="Code"/>
        <w:rPr>
          <w:highlight w:val="white"/>
        </w:rPr>
      </w:pPr>
      <w:r w:rsidRPr="00EE197F">
        <w:rPr>
          <w:highlight w:val="white"/>
        </w:rPr>
        <w:t xml:space="preserve">    }</w:t>
      </w:r>
    </w:p>
    <w:p w14:paraId="08A4D023" w14:textId="77777777" w:rsidR="00EE197F" w:rsidRPr="00EE197F" w:rsidRDefault="00EE197F" w:rsidP="00EE197F">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1AA0587C" w:rsidR="009F7A62" w:rsidRPr="009F7A62" w:rsidRDefault="009F7A62" w:rsidP="009F7A62">
      <w:pPr>
        <w:pStyle w:val="Code"/>
        <w:rPr>
          <w:highlight w:val="white"/>
        </w:rPr>
      </w:pPr>
      <w:r w:rsidRPr="009F7A62">
        <w:rPr>
          <w:highlight w:val="white"/>
        </w:rPr>
        <w:t xml:space="preserve">      get { return </w:t>
      </w:r>
      <w:r w:rsidR="00F26000">
        <w:rPr>
          <w:highlight w:val="white"/>
        </w:rPr>
        <w:t>m_offset</w:t>
      </w:r>
      <w:r w:rsidRPr="009F7A62">
        <w:rPr>
          <w:highlight w:val="white"/>
        </w:rPr>
        <w:t>; }</w:t>
      </w:r>
    </w:p>
    <w:p w14:paraId="0227A514" w14:textId="0A5EAE1D" w:rsidR="009F7A62" w:rsidRPr="009F7A62" w:rsidRDefault="009F7A62" w:rsidP="009F7A62">
      <w:pPr>
        <w:pStyle w:val="Code"/>
        <w:rPr>
          <w:highlight w:val="white"/>
        </w:rPr>
      </w:pPr>
      <w:r w:rsidRPr="009F7A62">
        <w:rPr>
          <w:highlight w:val="white"/>
        </w:rPr>
        <w:t xml:space="preserve">      set { </w:t>
      </w:r>
      <w:r w:rsidR="00F26000">
        <w:rPr>
          <w:highlight w:val="white"/>
        </w:rPr>
        <w:t>m_offset</w:t>
      </w:r>
      <w:r w:rsidRPr="009F7A62">
        <w:rPr>
          <w:highlight w:val="white"/>
        </w:rPr>
        <w:t xml:space="preserve">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lastRenderedPageBreak/>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36574280" w:rsidR="009F7A62" w:rsidRPr="009F7A62" w:rsidRDefault="009F7A62" w:rsidP="009F7A62">
      <w:pPr>
        <w:pStyle w:val="Code"/>
        <w:rPr>
          <w:highlight w:val="white"/>
        </w:rPr>
      </w:pPr>
      <w:r w:rsidRPr="009F7A62">
        <w:rPr>
          <w:highlight w:val="white"/>
        </w:rPr>
        <w:t xml:space="preserve">    public bool Parameter {</w:t>
      </w:r>
    </w:p>
    <w:p w14:paraId="6DC884E8" w14:textId="673E9E20" w:rsidR="009F7A62" w:rsidRPr="009F7A62" w:rsidRDefault="009F7A62" w:rsidP="009F7A62">
      <w:pPr>
        <w:pStyle w:val="Code"/>
        <w:rPr>
          <w:highlight w:val="white"/>
        </w:rPr>
      </w:pPr>
      <w:r w:rsidRPr="009F7A62">
        <w:rPr>
          <w:highlight w:val="white"/>
        </w:rPr>
        <w:t xml:space="preserve">      </w:t>
      </w:r>
      <w:r w:rsidR="00645815">
        <w:rPr>
          <w:highlight w:val="white"/>
        </w:rPr>
        <w:t xml:space="preserve">get { </w:t>
      </w:r>
      <w:r w:rsidRPr="009F7A62">
        <w:rPr>
          <w:highlight w:val="white"/>
        </w:rPr>
        <w:t>return m_parameter;</w:t>
      </w:r>
      <w:r w:rsidR="00645815">
        <w:rPr>
          <w:highlight w:val="white"/>
        </w:rPr>
        <w:t xml:space="preserve"> }</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1254D601" w14:textId="2686962B" w:rsidR="00C50D3D" w:rsidRDefault="00875BC4" w:rsidP="00875BC4">
      <w:pPr>
        <w:rPr>
          <w:highlight w:val="white"/>
        </w:rPr>
      </w:pPr>
      <w:r>
        <w:rPr>
          <w:highlight w:val="white"/>
        </w:rPr>
        <w:t>A symbol is a value if its name is not null (it may be null if it is parameter) and contains the number identifier</w:t>
      </w:r>
      <w:r w:rsidR="001F1580">
        <w:rPr>
          <w:highlight w:val="white"/>
        </w:rPr>
        <w:t>.</w:t>
      </w:r>
    </w:p>
    <w:p w14:paraId="34BE4E6B" w14:textId="49991F5C" w:rsidR="00C50D3D" w:rsidRPr="00C50D3D" w:rsidRDefault="00C50D3D" w:rsidP="00C50D3D">
      <w:pPr>
        <w:pStyle w:val="Code"/>
        <w:rPr>
          <w:highlight w:val="white"/>
        </w:rPr>
      </w:pPr>
      <w:r w:rsidRPr="00C50D3D">
        <w:rPr>
          <w:highlight w:val="white"/>
        </w:rPr>
        <w:t xml:space="preserve">    public bool IsValue() {</w:t>
      </w:r>
    </w:p>
    <w:p w14:paraId="03D32DD9" w14:textId="77777777" w:rsidR="00C50D3D" w:rsidRPr="00C50D3D" w:rsidRDefault="00C50D3D" w:rsidP="00C50D3D">
      <w:pPr>
        <w:pStyle w:val="Code"/>
        <w:rPr>
          <w:highlight w:val="white"/>
        </w:rPr>
      </w:pPr>
      <w:r w:rsidRPr="00C50D3D">
        <w:rPr>
          <w:highlight w:val="white"/>
        </w:rPr>
        <w:t xml:space="preserve">      return (m_name != null) &amp;&amp; m_name.Contains(NumberId);</w:t>
      </w:r>
    </w:p>
    <w:p w14:paraId="5792A28A" w14:textId="77777777" w:rsidR="00C50D3D" w:rsidRPr="00C50D3D" w:rsidRDefault="00C50D3D" w:rsidP="00C50D3D">
      <w:pPr>
        <w:pStyle w:val="Code"/>
        <w:rPr>
          <w:highlight w:val="white"/>
        </w:rPr>
      </w:pPr>
      <w:r w:rsidRPr="00C50D3D">
        <w:rPr>
          <w:highlight w:val="white"/>
        </w:rPr>
        <w:t xml:space="preserve">    }</w:t>
      </w:r>
    </w:p>
    <w:p w14:paraId="5FC2A051" w14:textId="00F3F320" w:rsidR="00875BC4" w:rsidRDefault="00623106" w:rsidP="00623106">
      <w:pPr>
        <w:rPr>
          <w:highlight w:val="white"/>
        </w:rPr>
      </w:pPr>
      <w:r>
        <w:rPr>
          <w:highlight w:val="white"/>
        </w:rPr>
        <w:t xml:space="preserve">A symbol </w:t>
      </w:r>
      <w:r w:rsidR="00CA76FE">
        <w:rPr>
          <w:highlight w:val="white"/>
        </w:rPr>
        <w:t>is temporary if its name is not null (it may be null if it is parameter)</w:t>
      </w:r>
      <w:r w:rsidR="00875BC4">
        <w:rPr>
          <w:highlight w:val="white"/>
        </w:rPr>
        <w:t xml:space="preserve"> and contains the temporary identifier, and its address symbol is null.</w:t>
      </w:r>
      <w:r w:rsidR="001F1580">
        <w:rPr>
          <w:highlight w:val="white"/>
        </w:rPr>
        <w:t xml:space="preserve"> Technically, it may still be a temporary symbol if its address symbol is not null. However, in that case it shall not be regarded as a temporary symbol.</w:t>
      </w:r>
    </w:p>
    <w:p w14:paraId="556419C1" w14:textId="77777777" w:rsidR="00C50D3D" w:rsidRPr="00C50D3D" w:rsidRDefault="00C50D3D" w:rsidP="00C50D3D">
      <w:pPr>
        <w:pStyle w:val="Code"/>
        <w:rPr>
          <w:highlight w:val="white"/>
        </w:rPr>
      </w:pPr>
      <w:r w:rsidRPr="00C50D3D">
        <w:rPr>
          <w:highlight w:val="white"/>
        </w:rPr>
        <w:t xml:space="preserve">    public bool IsTemporary() {</w:t>
      </w:r>
    </w:p>
    <w:p w14:paraId="7C3CD8C7" w14:textId="77777777" w:rsidR="00C50D3D" w:rsidRPr="00C50D3D" w:rsidRDefault="00C50D3D" w:rsidP="00C50D3D">
      <w:pPr>
        <w:pStyle w:val="Code"/>
        <w:rPr>
          <w:highlight w:val="white"/>
        </w:rPr>
      </w:pPr>
      <w:r w:rsidRPr="00C50D3D">
        <w:rPr>
          <w:highlight w:val="white"/>
        </w:rPr>
        <w:t xml:space="preserve">      return (m_name != null) &amp;&amp; m_name.Contains(TemporaryId) &amp;&amp;</w:t>
      </w:r>
    </w:p>
    <w:p w14:paraId="45553810" w14:textId="77777777" w:rsidR="00C50D3D" w:rsidRPr="00C50D3D" w:rsidRDefault="00C50D3D" w:rsidP="00C50D3D">
      <w:pPr>
        <w:pStyle w:val="Code"/>
        <w:rPr>
          <w:highlight w:val="white"/>
        </w:rPr>
      </w:pPr>
      <w:r w:rsidRPr="00C50D3D">
        <w:rPr>
          <w:highlight w:val="white"/>
        </w:rPr>
        <w:t xml:space="preserve">             (m_addressSymbol == null);             </w:t>
      </w:r>
    </w:p>
    <w:p w14:paraId="71549BB2" w14:textId="77777777" w:rsidR="00C50D3D" w:rsidRPr="00C50D3D" w:rsidRDefault="00C50D3D" w:rsidP="00C50D3D">
      <w:pPr>
        <w:pStyle w:val="Code"/>
        <w:rPr>
          <w:highlight w:val="white"/>
        </w:rPr>
      </w:pPr>
      <w:r w:rsidRPr="00C50D3D">
        <w:rPr>
          <w:highlight w:val="white"/>
        </w:rPr>
        <w:t xml:space="preserve">    }</w:t>
      </w:r>
    </w:p>
    <w:p w14:paraId="55E5EC5B" w14:textId="34A5B804" w:rsidR="00C50D3D" w:rsidRPr="00C50D3D" w:rsidRDefault="00C50D3D" w:rsidP="00C50D3D">
      <w:pPr>
        <w:rPr>
          <w:highlight w:val="white"/>
        </w:rPr>
      </w:pPr>
      <w:r>
        <w:rPr>
          <w:highlight w:val="white"/>
        </w:rPr>
        <w:t xml:space="preserve">The symbol is assignable if </w:t>
      </w:r>
      <w:r w:rsidR="006476B0">
        <w:rPr>
          <w:highlight w:val="white"/>
        </w:rPr>
        <w:t xml:space="preserve">it is not a value, </w:t>
      </w:r>
      <w:r>
        <w:rPr>
          <w:highlight w:val="white"/>
        </w:rPr>
        <w:t>its type not recursively constant</w:t>
      </w:r>
      <w:r w:rsidR="00CA76FE">
        <w:rPr>
          <w:highlight w:val="white"/>
        </w:rPr>
        <w:t>,</w:t>
      </w:r>
      <w:r>
        <w:rPr>
          <w:highlight w:val="white"/>
        </w:rPr>
        <w:t xml:space="preserve"> and is not an array</w:t>
      </w:r>
      <w:r w:rsidR="006476B0">
        <w:rPr>
          <w:highlight w:val="white"/>
        </w:rPr>
        <w:t xml:space="preserve">, </w:t>
      </w:r>
      <w:r>
        <w:rPr>
          <w:highlight w:val="white"/>
        </w:rPr>
        <w:t>function</w:t>
      </w:r>
      <w:r w:rsidR="006476B0">
        <w:rPr>
          <w:highlight w:val="white"/>
        </w:rPr>
        <w:t>, or string</w:t>
      </w:r>
      <w:r>
        <w:rPr>
          <w:highlight w:val="white"/>
        </w:rPr>
        <w:t xml:space="preserve">. A type is recursively constant if it is constant or, in case of a struct or union, any of its members is </w:t>
      </w:r>
      <w:r w:rsidR="006476B0">
        <w:rPr>
          <w:highlight w:val="white"/>
        </w:rPr>
        <w:t xml:space="preserve">recursively </w:t>
      </w:r>
      <w:r>
        <w:rPr>
          <w:highlight w:val="white"/>
        </w:rPr>
        <w:t>constant.</w:t>
      </w:r>
    </w:p>
    <w:p w14:paraId="70A94017" w14:textId="77777777" w:rsidR="00C50D3D" w:rsidRPr="00C50D3D" w:rsidRDefault="00C50D3D" w:rsidP="00C50D3D">
      <w:pPr>
        <w:pStyle w:val="Code"/>
        <w:rPr>
          <w:highlight w:val="white"/>
        </w:rPr>
      </w:pPr>
      <w:r w:rsidRPr="00C50D3D">
        <w:rPr>
          <w:highlight w:val="white"/>
        </w:rPr>
        <w:t xml:space="preserve">    public bool IsAssignable() {</w:t>
      </w:r>
    </w:p>
    <w:p w14:paraId="280C94D0" w14:textId="77777777" w:rsidR="00C50D3D" w:rsidRPr="00C50D3D" w:rsidRDefault="00C50D3D" w:rsidP="00C50D3D">
      <w:pPr>
        <w:pStyle w:val="Code"/>
        <w:rPr>
          <w:highlight w:val="white"/>
        </w:rPr>
      </w:pPr>
      <w:r w:rsidRPr="00C50D3D">
        <w:rPr>
          <w:highlight w:val="white"/>
        </w:rPr>
        <w:t xml:space="preserve">      return !IsValue() &amp;&amp; !m_type.IsConstantRecursive() &amp;&amp;</w:t>
      </w:r>
    </w:p>
    <w:p w14:paraId="05B5BD1E" w14:textId="77777777" w:rsidR="00C50D3D" w:rsidRPr="00C50D3D" w:rsidRDefault="00C50D3D" w:rsidP="00C50D3D">
      <w:pPr>
        <w:pStyle w:val="Code"/>
        <w:rPr>
          <w:highlight w:val="white"/>
        </w:rPr>
      </w:pPr>
      <w:r w:rsidRPr="00C50D3D">
        <w:rPr>
          <w:highlight w:val="white"/>
        </w:rPr>
        <w:t xml:space="preserve">             !m_type.IsArrayFunctionOrString();</w:t>
      </w:r>
    </w:p>
    <w:p w14:paraId="2824DB4D" w14:textId="77777777" w:rsidR="00C50D3D" w:rsidRPr="00C50D3D" w:rsidRDefault="00C50D3D" w:rsidP="00C50D3D">
      <w:pPr>
        <w:pStyle w:val="Code"/>
        <w:rPr>
          <w:highlight w:val="white"/>
        </w:rPr>
      </w:pPr>
      <w:r w:rsidRPr="00C50D3D">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16D4C621" w14:textId="77777777" w:rsidR="00D46DBD" w:rsidRDefault="009F7A62" w:rsidP="009F7A62">
      <w:pPr>
        <w:pStyle w:val="Code"/>
        <w:rPr>
          <w:highlight w:val="white"/>
        </w:rPr>
      </w:pPr>
      <w:r w:rsidRPr="009F7A62">
        <w:rPr>
          <w:highlight w:val="white"/>
        </w:rPr>
        <w:t xml:space="preserve">      return (index != -1) ? name.Substring(index + 1).Replace("#", "")</w:t>
      </w:r>
    </w:p>
    <w:p w14:paraId="6C32054B" w14:textId="5FF3A32B" w:rsidR="009F7A62" w:rsidRPr="009F7A62" w:rsidRDefault="00D46DBD" w:rsidP="009F7A62">
      <w:pPr>
        <w:pStyle w:val="Code"/>
        <w:rPr>
          <w:highlight w:val="white"/>
        </w:rPr>
      </w:pPr>
      <w:r>
        <w:rPr>
          <w:highlight w:val="white"/>
        </w:rPr>
        <w:t xml:space="preserve">                          </w:t>
      </w:r>
      <w:r w:rsidR="009F7A62" w:rsidRPr="009F7A62">
        <w:rPr>
          <w:highlight w:val="white"/>
        </w:rPr>
        <w:t xml:space="preserve">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bookmarkStart w:id="241" w:name="_Toc53473541"/>
      <w:r>
        <w:lastRenderedPageBreak/>
        <w:t>The Type System</w:t>
      </w:r>
      <w:bookmarkEnd w:id="241"/>
    </w:p>
    <w:p w14:paraId="32A67CAE" w14:textId="302790B8" w:rsidR="0090331B" w:rsidRPr="00FC032A" w:rsidRDefault="00D84FDE" w:rsidP="00EF3C56">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rsidR="00DA04BA">
        <w:rPr>
          <w:rStyle w:val="CodeInText"/>
        </w:rPr>
        <w:t xml:space="preserve"> int</w:t>
      </w:r>
      <w:r>
        <w:t xml:space="preserve">, </w:t>
      </w:r>
      <w:r>
        <w:rPr>
          <w:rStyle w:val="CodeInText"/>
        </w:rPr>
        <w:t>int</w:t>
      </w:r>
      <w:r>
        <w:t xml:space="preserve">, and </w:t>
      </w:r>
      <w:r>
        <w:rPr>
          <w:rStyle w:val="CodeInText"/>
        </w:rPr>
        <w:t>long</w:t>
      </w:r>
      <w:r w:rsidR="00DA04BA">
        <w:rPr>
          <w:rStyle w:val="CodeInText"/>
        </w:rPr>
        <w:t xml:space="preserve"> int</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proofErr w:type="spellStart"/>
      <w:r>
        <w:rPr>
          <w:rStyle w:val="CodeInText"/>
        </w:rPr>
        <w:t>enum</w:t>
      </w:r>
      <w:proofErr w:type="spellEnd"/>
      <w:r>
        <w:t xml:space="preserve">) are stored as signed integer. Moreover, a type can also be </w:t>
      </w:r>
      <w:r w:rsidRPr="00CA65AF">
        <w:rPr>
          <w:rStyle w:val="CodeInText0"/>
        </w:rPr>
        <w:t>constant</w:t>
      </w:r>
      <w:r>
        <w:t xml:space="preserve"> or </w:t>
      </w:r>
      <w:r>
        <w:rPr>
          <w:rStyle w:val="CodeInText0"/>
        </w:rPr>
        <w:t>volatile</w:t>
      </w:r>
      <w:r>
        <w:t>.</w:t>
      </w:r>
      <w:r w:rsidR="00FC032A">
        <w:rPr>
          <w:color w:val="auto"/>
        </w:rPr>
        <w:t xml:space="preserve"> </w:t>
      </w:r>
      <w:r w:rsidR="00333473">
        <w:rPr>
          <w:color w:val="auto"/>
        </w:rPr>
        <w:t xml:space="preserve">Internally, we </w:t>
      </w:r>
      <w:r w:rsidR="00FC032A">
        <w:rPr>
          <w:color w:val="auto"/>
        </w:rPr>
        <w:t>intro</w:t>
      </w:r>
      <w:r w:rsidR="00333473">
        <w:rPr>
          <w:color w:val="auto"/>
        </w:rPr>
        <w:t>d</w:t>
      </w:r>
      <w:r w:rsidR="00FC032A">
        <w:rPr>
          <w:color w:val="auto"/>
        </w:rPr>
        <w:t xml:space="preserve">uce the </w:t>
      </w:r>
      <w:r w:rsidR="0023025C">
        <w:rPr>
          <w:color w:val="auto"/>
        </w:rPr>
        <w:t>logical</w:t>
      </w:r>
      <w:r w:rsidR="00FC032A">
        <w:rPr>
          <w:color w:val="auto"/>
        </w:rPr>
        <w:t xml:space="preserve"> and string types, even thoug</w:t>
      </w:r>
      <w:r w:rsidR="00333473">
        <w:rPr>
          <w:color w:val="auto"/>
        </w:rPr>
        <w:t>h there are no such types in C.</w:t>
      </w:r>
      <w:r w:rsidR="00025BEA">
        <w:t xml:space="preserve"> </w:t>
      </w:r>
      <w:r w:rsidR="005A199A">
        <w:t>The void</w:t>
      </w:r>
    </w:p>
    <w:p w14:paraId="142D086C" w14:textId="18BDC79A" w:rsidR="004242EC" w:rsidRDefault="004242EC" w:rsidP="008C43F9">
      <w:pPr>
        <w:pStyle w:val="CodeHeader"/>
      </w:pPr>
      <w:proofErr w:type="spellStart"/>
      <w:r>
        <w:t>Sort.cs</w:t>
      </w:r>
      <w:proofErr w:type="spellEnd"/>
    </w:p>
    <w:p w14:paraId="3371F873" w14:textId="77777777" w:rsidR="004242EC" w:rsidRPr="004242EC" w:rsidRDefault="004242EC" w:rsidP="004242EC">
      <w:pPr>
        <w:pStyle w:val="Code"/>
        <w:rPr>
          <w:highlight w:val="white"/>
        </w:rPr>
      </w:pPr>
      <w:r w:rsidRPr="004242EC">
        <w:rPr>
          <w:highlight w:val="white"/>
        </w:rPr>
        <w:t>namespace CCompiler {</w:t>
      </w:r>
    </w:p>
    <w:p w14:paraId="58E7CDBA" w14:textId="3FF10266" w:rsidR="00374ECD" w:rsidRDefault="004242EC" w:rsidP="004242EC">
      <w:pPr>
        <w:pStyle w:val="Code"/>
        <w:rPr>
          <w:highlight w:val="white"/>
        </w:rPr>
      </w:pPr>
      <w:r w:rsidRPr="004242EC">
        <w:rPr>
          <w:highlight w:val="white"/>
        </w:rPr>
        <w:t xml:space="preserve">  public enum Sort {Void, </w:t>
      </w:r>
      <w:r w:rsidR="005D4E81">
        <w:rPr>
          <w:highlight w:val="white"/>
        </w:rPr>
        <w:t>SignedChar</w:t>
      </w:r>
      <w:r w:rsidRPr="004242EC">
        <w:rPr>
          <w:highlight w:val="white"/>
        </w:rPr>
        <w:t xml:space="preserve">, </w:t>
      </w:r>
      <w:r w:rsidR="005D4E81">
        <w:rPr>
          <w:highlight w:val="white"/>
        </w:rPr>
        <w:t>UnsignedChar</w:t>
      </w:r>
      <w:r w:rsidRPr="004242EC">
        <w:rPr>
          <w:highlight w:val="white"/>
        </w:rPr>
        <w:t xml:space="preserve">, </w:t>
      </w:r>
      <w:r w:rsidR="005D4E81">
        <w:rPr>
          <w:highlight w:val="white"/>
        </w:rPr>
        <w:t>SignedShortInt</w:t>
      </w:r>
      <w:r w:rsidRPr="004242EC">
        <w:rPr>
          <w:highlight w:val="white"/>
        </w:rPr>
        <w:t>,</w:t>
      </w:r>
    </w:p>
    <w:p w14:paraId="586E56C3" w14:textId="494C3048" w:rsidR="00374ECD" w:rsidRDefault="00374ECD" w:rsidP="004242EC">
      <w:pPr>
        <w:pStyle w:val="Code"/>
        <w:rPr>
          <w:highlight w:val="white"/>
        </w:rPr>
      </w:pPr>
      <w:r>
        <w:rPr>
          <w:highlight w:val="white"/>
        </w:rPr>
        <w:t xml:space="preserve">                   </w:t>
      </w:r>
      <w:r w:rsidR="004242EC" w:rsidRPr="004242EC">
        <w:rPr>
          <w:highlight w:val="white"/>
        </w:rPr>
        <w:t xml:space="preserve"> </w:t>
      </w:r>
      <w:r w:rsidR="005D4E81">
        <w:rPr>
          <w:highlight w:val="white"/>
        </w:rPr>
        <w:t>UnsignedShortInt</w:t>
      </w:r>
      <w:r w:rsidR="004242EC" w:rsidRPr="004242EC">
        <w:rPr>
          <w:highlight w:val="white"/>
        </w:rPr>
        <w:t xml:space="preserve">, </w:t>
      </w:r>
      <w:r w:rsidR="005D4E81">
        <w:rPr>
          <w:highlight w:val="white"/>
        </w:rPr>
        <w:t>SignedInt</w:t>
      </w:r>
      <w:r w:rsidR="004242EC" w:rsidRPr="004242EC">
        <w:rPr>
          <w:highlight w:val="white"/>
        </w:rPr>
        <w:t>,</w:t>
      </w:r>
      <w:r>
        <w:rPr>
          <w:highlight w:val="white"/>
        </w:rPr>
        <w:t xml:space="preserve"> </w:t>
      </w:r>
      <w:r w:rsidR="005D4E81">
        <w:rPr>
          <w:highlight w:val="white"/>
        </w:rPr>
        <w:t>UnsignedInt</w:t>
      </w:r>
      <w:r w:rsidR="004242EC" w:rsidRPr="004242EC">
        <w:rPr>
          <w:highlight w:val="white"/>
        </w:rPr>
        <w:t>,</w:t>
      </w:r>
    </w:p>
    <w:p w14:paraId="6FEA7628" w14:textId="02CBE57E" w:rsidR="00057D8F" w:rsidRDefault="00374ECD" w:rsidP="004242EC">
      <w:pPr>
        <w:pStyle w:val="Code"/>
        <w:rPr>
          <w:highlight w:val="white"/>
        </w:rPr>
      </w:pPr>
      <w:r>
        <w:rPr>
          <w:highlight w:val="white"/>
        </w:rPr>
        <w:t xml:space="preserve">                   </w:t>
      </w:r>
      <w:r w:rsidR="004242EC" w:rsidRPr="004242EC">
        <w:rPr>
          <w:highlight w:val="white"/>
        </w:rPr>
        <w:t xml:space="preserve"> </w:t>
      </w:r>
      <w:r w:rsidR="005D4E81">
        <w:rPr>
          <w:highlight w:val="white"/>
        </w:rPr>
        <w:t>SignedLongInt</w:t>
      </w:r>
      <w:r w:rsidR="004242EC" w:rsidRPr="004242EC">
        <w:rPr>
          <w:highlight w:val="white"/>
        </w:rPr>
        <w:t xml:space="preserve">, </w:t>
      </w:r>
      <w:r w:rsidR="005D4E81">
        <w:rPr>
          <w:highlight w:val="white"/>
        </w:rPr>
        <w:t>UnsignedLongInt</w:t>
      </w:r>
      <w:r w:rsidR="004242EC" w:rsidRPr="004242EC">
        <w:rPr>
          <w:highlight w:val="white"/>
        </w:rPr>
        <w:t>,</w:t>
      </w:r>
      <w:r w:rsidR="00057D8F">
        <w:rPr>
          <w:highlight w:val="white"/>
        </w:rPr>
        <w:t xml:space="preserve"> </w:t>
      </w:r>
      <w:r w:rsidR="004242EC" w:rsidRPr="004242EC">
        <w:rPr>
          <w:highlight w:val="white"/>
        </w:rPr>
        <w:t>Float, Double,</w:t>
      </w:r>
    </w:p>
    <w:p w14:paraId="5F44F9EF" w14:textId="3E70AEE2" w:rsidR="004242EC" w:rsidRPr="004242EC" w:rsidRDefault="00057D8F" w:rsidP="004242EC">
      <w:pPr>
        <w:pStyle w:val="Code"/>
        <w:rPr>
          <w:highlight w:val="white"/>
        </w:rPr>
      </w:pPr>
      <w:r>
        <w:rPr>
          <w:highlight w:val="white"/>
        </w:rPr>
        <w:t xml:space="preserve">                   </w:t>
      </w:r>
      <w:r w:rsidR="004242EC" w:rsidRPr="004242EC">
        <w:rPr>
          <w:highlight w:val="white"/>
        </w:rPr>
        <w:t xml:space="preserve"> </w:t>
      </w:r>
      <w:r w:rsidR="001220BA">
        <w:rPr>
          <w:highlight w:val="white"/>
        </w:rPr>
        <w:t>LongDouble</w:t>
      </w:r>
      <w:r w:rsidR="004242EC" w:rsidRPr="004242EC">
        <w:rPr>
          <w:highlight w:val="white"/>
        </w:rPr>
        <w:t>, String, Pointer, Array, Struct, Union,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65BFCC0A" w:rsidR="004242EC" w:rsidRDefault="004242EC" w:rsidP="004242EC">
      <w:pPr>
        <w:pStyle w:val="Code"/>
      </w:pPr>
      <w:r w:rsidRPr="004242EC">
        <w:rPr>
          <w:highlight w:val="white"/>
        </w:rPr>
        <w:t>}</w:t>
      </w:r>
    </w:p>
    <w:p w14:paraId="0A039911" w14:textId="5DD41732" w:rsidR="00AC17D8" w:rsidRPr="004242EC" w:rsidRDefault="00AC17D8" w:rsidP="00AC17D8">
      <w:r>
        <w:t xml:space="preserve">The </w:t>
      </w:r>
      <w:r w:rsidRPr="00AC17D8">
        <w:rPr>
          <w:rStyle w:val="KeyWord0"/>
        </w:rPr>
        <w:t>Type</w:t>
      </w:r>
      <w:r>
        <w:t xml:space="preserve"> class hold methods for create types with different features. A pointer has a pointer type and an array has an array size and type, </w:t>
      </w:r>
      <w:r w:rsidR="00ED1783">
        <w:t>a function has a return type and parameter list</w:t>
      </w:r>
      <w:r w:rsidR="00B67BFE">
        <w:t>, and a struct or union has a member map</w:t>
      </w:r>
      <w:r w:rsidR="000071DE">
        <w:t xml:space="preserve">, where a </w:t>
      </w:r>
      <w:r w:rsidR="00B67BFE">
        <w:t>member can have a bitfield.</w:t>
      </w:r>
    </w:p>
    <w:p w14:paraId="5EBDC23E" w14:textId="088BB8CD" w:rsidR="00DF053B" w:rsidRDefault="008C43F9" w:rsidP="004242EC">
      <w:pPr>
        <w:pStyle w:val="CodeHeader"/>
      </w:pPr>
      <w:proofErr w:type="spellStart"/>
      <w:r>
        <w:t>Type.cs</w:t>
      </w:r>
      <w:proofErr w:type="spellEnd"/>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29DD50DF"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xml:space="preserve">, </w:t>
      </w:r>
      <w:r w:rsidR="00F05D2C">
        <w:rPr>
          <w:highlight w:val="white"/>
        </w:rPr>
        <w:t xml:space="preserve">a pointer or an array, </w:t>
      </w:r>
      <w:r>
        <w:rPr>
          <w:highlight w:val="white"/>
        </w:rPr>
        <w:t xml:space="preserve">a struct or </w:t>
      </w:r>
      <w:r w:rsidR="00F05D2C">
        <w:rPr>
          <w:highlight w:val="white"/>
        </w:rPr>
        <w:t xml:space="preserve">a </w:t>
      </w:r>
      <w:r>
        <w:rPr>
          <w:highlight w:val="white"/>
        </w:rPr>
        <w:t xml:space="preserve">union, </w:t>
      </w:r>
      <w:r w:rsidR="00F05D2C">
        <w:rPr>
          <w:highlight w:val="white"/>
        </w:rPr>
        <w:t xml:space="preserve">or </w:t>
      </w:r>
      <w:r>
        <w:rPr>
          <w:highlight w:val="white"/>
        </w:rPr>
        <w:t>a function</w:t>
      </w:r>
      <w:r w:rsidR="00F05D2C">
        <w:rPr>
          <w:highlight w:val="white"/>
        </w:rPr>
        <w:t xml:space="preserve">. We also have the </w:t>
      </w:r>
      <w:r w:rsidR="00F05D2C" w:rsidRPr="00F05D2C">
        <w:rPr>
          <w:rStyle w:val="KeyWord0"/>
          <w:highlight w:val="white"/>
        </w:rPr>
        <w:t>void</w:t>
      </w:r>
      <w:r w:rsidR="00F05D2C">
        <w:rPr>
          <w:highlight w:val="white"/>
        </w:rPr>
        <w:t xml:space="preserve"> type, which technically is not a type, but rather mark the absence of a type. It is used</w:t>
      </w:r>
      <w:r w:rsidR="00784DFE">
        <w:rPr>
          <w:highlight w:val="white"/>
        </w:rPr>
        <w:t xml:space="preserve"> </w:t>
      </w:r>
      <w:r w:rsidR="00A661E5">
        <w:rPr>
          <w:highlight w:val="white"/>
        </w:rPr>
        <w:t>to mark the absence of a function return type, parameter list, or pointer type.</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242" w:author="Stefan Bjornander" w:date="2015-04-25T10:33:00Z"/>
          <w:color w:val="auto"/>
        </w:rPr>
        <w:pPrChange w:id="24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CCB805F" w14:textId="1AB7EF20" w:rsidR="00EB6850" w:rsidRDefault="00EB6850">
      <w:pPr>
        <w:rPr>
          <w:color w:val="auto"/>
        </w:rPr>
        <w:pPrChange w:id="244" w:author="Stefan Bjornander" w:date="2015-04-25T10:40:00Z">
          <w:pPr>
            <w:pStyle w:val="Rubrik3"/>
          </w:pPr>
        </w:pPrChange>
      </w:pPr>
      <w:ins w:id="245" w:author="Stefan Bjornander" w:date="2015-04-25T10:41:00Z">
        <w:r>
          <w:t>Contrary</w:t>
        </w:r>
      </w:ins>
      <w:ins w:id="246" w:author="Stefan Bjornander" w:date="2015-04-25T10:40:00Z">
        <w:r>
          <w:t xml:space="preserve"> to some other languages, there is no logical type in C. </w:t>
        </w:r>
      </w:ins>
      <w:ins w:id="247" w:author="Stefan Bjornander" w:date="2015-04-25T10:41:00Z">
        <w:r>
          <w:t xml:space="preserve">However, as C applies </w:t>
        </w:r>
        <w:r>
          <w:rPr>
            <w:rStyle w:val="CodeInText"/>
          </w:rPr>
          <w:t>lazy evaluation</w:t>
        </w:r>
        <w:r>
          <w:t>, we need a logical type.</w:t>
        </w:r>
      </w:ins>
      <w:r>
        <w:t xml:space="preserve"> Lazy evaluation </w:t>
      </w:r>
      <w:ins w:id="24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rsidR="00B67BFE">
        <w:rPr>
          <w:rStyle w:val="CodeInText0"/>
        </w:rPr>
        <w:t xml:space="preserve"> </w:t>
      </w:r>
      <w:r>
        <w:t xml:space="preserve">operator is true the right operand shall not be evaluated. In the same way, if the left operand of the logical </w:t>
      </w:r>
      <w:r>
        <w:rPr>
          <w:rStyle w:val="CodeInText0"/>
        </w:rPr>
        <w:t>and</w:t>
      </w:r>
      <w:r w:rsidR="00B67BFE">
        <w:t xml:space="preserve"> </w:t>
      </w:r>
      <w:r>
        <w:t>operator is false the right operand shall not be evaluated. The same goes for the conditional operator, depending on whether the first expression is true or false, only the second or the third expression</w:t>
      </w:r>
      <w:r w:rsidR="00F366AE">
        <w:t xml:space="preserve"> becomes</w:t>
      </w:r>
      <w:r>
        <w:t xml:space="preserve"> evaluated. </w:t>
      </w:r>
      <w:ins w:id="249" w:author="Stefan Bjornander" w:date="2015-04-25T10:42:00Z">
        <w:r>
          <w:t>The</w:t>
        </w:r>
      </w:ins>
      <w:r>
        <w:t xml:space="preserve"> logical</w:t>
      </w:r>
      <w:ins w:id="250" w:author="Stefan Bjornander" w:date="2015-04-25T10:42:00Z">
        <w:r>
          <w:t xml:space="preserve"> type holds the </w:t>
        </w:r>
      </w:ins>
      <w:ins w:id="251" w:author="Stefan Bjornander" w:date="2015-04-25T10:43:00Z">
        <w:r>
          <w:t xml:space="preserve">two </w:t>
        </w:r>
      </w:ins>
      <w:ins w:id="252" w:author="Stefan Bjornander" w:date="2015-04-25T10:42:00Z">
        <w:r>
          <w:t xml:space="preserve">sets </w:t>
        </w:r>
        <w:r w:rsidRPr="00F366AE">
          <w:rPr>
            <w:rStyle w:val="KeyWord0"/>
            <w:rPrChange w:id="253" w:author="Stefan Bjornander" w:date="2015-04-25T10:42:00Z">
              <w:rPr>
                <w:rStyle w:val="CodeInText"/>
                <w:b/>
              </w:rPr>
            </w:rPrChange>
          </w:rPr>
          <w:t>m_trueSet</w:t>
        </w:r>
        <w:r>
          <w:t xml:space="preserve"> and </w:t>
        </w:r>
        <w:r w:rsidRPr="00F366AE">
          <w:rPr>
            <w:rStyle w:val="KeyWord0"/>
            <w:rPrChange w:id="254" w:author="Stefan Bjornander" w:date="2015-04-25T10:42:00Z">
              <w:rPr>
                <w:rStyle w:val="CodeInText"/>
                <w:b/>
              </w:rPr>
            </w:rPrChange>
          </w:rPr>
          <w:t>m_falseSet</w:t>
        </w:r>
        <w:r>
          <w:t xml:space="preserve">, which hold </w:t>
        </w:r>
      </w:ins>
      <w:ins w:id="255" w:author="Stefan Bjornander" w:date="2015-04-25T10:43:00Z">
        <w:r>
          <w:t>middle code address</w:t>
        </w:r>
      </w:ins>
      <w:ins w:id="256" w:author="Stefan Bjornander" w:date="2015-04-25T10:44:00Z">
        <w:r>
          <w:t>es</w:t>
        </w:r>
      </w:ins>
      <w:ins w:id="257" w:author="Stefan Bjornander" w:date="2015-04-25T10:43:00Z">
        <w:r>
          <w:t xml:space="preserve"> to jumps </w:t>
        </w:r>
      </w:ins>
      <w:r>
        <w:t>instructions that</w:t>
      </w:r>
      <w:ins w:id="258" w:author="Stefan Bjornander" w:date="2015-04-25T10:44:00Z">
        <w:r>
          <w:t xml:space="preserve"> will later be filled with the address</w:t>
        </w:r>
      </w:ins>
      <w:r>
        <w:t>es</w:t>
      </w:r>
      <w:ins w:id="259" w:author="Stefan Bjornander" w:date="2015-04-25T10:44:00Z">
        <w:r>
          <w:t xml:space="preserve"> to jump </w:t>
        </w:r>
      </w:ins>
      <w:r>
        <w:t xml:space="preserve">to </w:t>
      </w:r>
      <w:ins w:id="260" w:author="Stefan Bjornander" w:date="2015-04-25T10:44:00Z">
        <w:r>
          <w:t>if the expression is true or false.</w:t>
        </w:r>
      </w:ins>
    </w:p>
    <w:p w14:paraId="7BB2347F" w14:textId="6E49B6A7" w:rsidR="00B402D5" w:rsidRDefault="009F6C5C">
      <w:pPr>
        <w:rPr>
          <w:color w:val="auto"/>
        </w:rPr>
        <w:pPrChange w:id="261" w:author="Stefan Bjornander" w:date="2015-04-25T10:39:00Z">
          <w:pPr>
            <w:pStyle w:val="Rubrik3"/>
            <w:tabs>
              <w:tab w:val="num" w:pos="360"/>
            </w:tabs>
          </w:pPr>
        </w:pPrChange>
      </w:pPr>
      <w:r>
        <w:rPr>
          <w:highlight w:val="white"/>
        </w:rPr>
        <w:lastRenderedPageBreak/>
        <w:t>In case of a bitfield member in a struct</w:t>
      </w:r>
      <w:r w:rsidR="00CA06C1">
        <w:rPr>
          <w:highlight w:val="white"/>
        </w:rPr>
        <w:t xml:space="preserve"> or union</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w:t>
      </w:r>
      <w:r w:rsidR="00CA06C1">
        <w:rPr>
          <w:highlight w:val="white"/>
        </w:rPr>
        <w:t>. I</w:t>
      </w:r>
      <w:r w:rsidR="00830355">
        <w:rPr>
          <w:highlight w:val="white"/>
        </w:rPr>
        <w:t>nformally, the bits number of ones, counting from the least significant bit.</w:t>
      </w:r>
      <w:r w:rsidR="00CA06C1">
        <w:t xml:space="preserve"> </w:t>
      </w:r>
      <w:ins w:id="262" w:author="Stefan Bjornander" w:date="2015-04-25T10:39:00Z">
        <w:r w:rsidR="00B402D5">
          <w:t>The bi</w:t>
        </w:r>
      </w:ins>
      <w:r w:rsidR="00B402D5">
        <w:t>t</w:t>
      </w:r>
      <w:ins w:id="263" w:author="Stefan Bjornander" w:date="2015-04-25T10:39:00Z">
        <w:r w:rsidR="00B402D5">
          <w:t>field type is an integral type, with the addition of the bitfield mask</w:t>
        </w:r>
      </w:ins>
      <w:r w:rsidR="00481C24">
        <w:t xml:space="preserve">. It </w:t>
      </w:r>
      <w:ins w:id="264" w:author="Stefan Bjornander" w:date="2015-04-25T10:39:00Z">
        <w:r w:rsidR="00B402D5">
          <w:t xml:space="preserve">is used </w:t>
        </w:r>
      </w:ins>
      <w:ins w:id="265" w:author="Stefan Bjornander" w:date="2015-04-25T10:40:00Z">
        <w:r w:rsidR="00481C24">
          <w:t>to set the unused bits to zero</w:t>
        </w:r>
      </w:ins>
      <w:r w:rsidR="00481C24">
        <w:t xml:space="preserve"> </w:t>
      </w:r>
      <w:ins w:id="266" w:author="Stefan Bjornander" w:date="2015-04-25T10:40:00Z">
        <w:r w:rsidR="00B402D5">
          <w:t>when a bitfield variable is assigned a value.</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4B8577D9" w14:textId="04281CA4" w:rsidR="00735014" w:rsidRPr="00735014" w:rsidRDefault="00735014" w:rsidP="00735014">
      <w:pPr>
        <w:pStyle w:val="Code"/>
        <w:rPr>
          <w:highlight w:val="white"/>
        </w:rPr>
      </w:pPr>
      <w:r w:rsidRPr="00735014">
        <w:rPr>
          <w:highlight w:val="white"/>
        </w:rPr>
        <w:t xml:space="preserve">      m_bitfieldMask = (BigInteger) (Math.Pow(2, bits) - </w:t>
      </w:r>
      <w:r w:rsidR="006B7857">
        <w:rPr>
          <w:highlight w:val="white"/>
        </w:rPr>
        <w:t>1</w:t>
      </w:r>
      <w:r w:rsidRPr="00735014">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5A3D2944" w:rsidR="006E1FB9" w:rsidRPr="006E1FB9" w:rsidRDefault="006E1FB9" w:rsidP="006E1FB9">
      <w:pPr>
        <w:pStyle w:val="Code"/>
        <w:rPr>
          <w:highlight w:val="white"/>
        </w:rPr>
      </w:pPr>
      <w:r w:rsidRPr="006E1FB9">
        <w:rPr>
          <w:highlight w:val="white"/>
        </w:rPr>
        <w:t xml:space="preserve">    public BigInteger? </w:t>
      </w:r>
      <w:r w:rsidR="001A34D2">
        <w:rPr>
          <w:highlight w:val="white"/>
        </w:rPr>
        <w:t>Get</w:t>
      </w:r>
      <w:r w:rsidRPr="006E1FB9">
        <w:rPr>
          <w:highlight w:val="white"/>
        </w:rPr>
        <w:t>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2C33183" w14:textId="231E67C6" w:rsidR="00A41837" w:rsidRPr="006E1FB9" w:rsidRDefault="00C45AA7" w:rsidP="00477362">
      <w:pPr>
        <w:rPr>
          <w:highlight w:val="white"/>
        </w:rPr>
      </w:pPr>
      <w:ins w:id="267" w:author="Stefan Bjornander" w:date="2015-04-25T11:02:00Z">
        <w:r>
          <w:t xml:space="preserve">The type pointed at is null when the type is created, it will later be set by the </w:t>
        </w:r>
      </w:ins>
      <w:r>
        <w:t>declarator</w:t>
      </w:r>
      <w:ins w:id="268" w:author="Stefan Bjornander" w:date="2015-04-25T11:02:00Z">
        <w:r>
          <w:t xml:space="preserve"> type.</w:t>
        </w:r>
      </w:ins>
      <w:ins w:id="269" w:author="Stefan Bjornander" w:date="2015-04-25T10:59:00Z">
        <w:r>
          <w:t xml:space="preserve"> </w:t>
        </w:r>
      </w:ins>
      <w:r w:rsidR="00A41837">
        <w:rPr>
          <w:highlight w:val="white"/>
        </w:rPr>
        <w:t>In case of a pointer</w:t>
      </w:r>
      <w:r w:rsidR="00646245">
        <w:rPr>
          <w:highlight w:val="white"/>
        </w:rPr>
        <w:t>,</w:t>
      </w:r>
      <w:r w:rsidR="00A41837">
        <w:rPr>
          <w:highlight w:val="white"/>
        </w:rPr>
        <w:t xml:space="preserve"> </w:t>
      </w:r>
      <w:r w:rsidR="00646245">
        <w:rPr>
          <w:highlight w:val="white"/>
        </w:rPr>
        <w:t>the pointer type</w:t>
      </w:r>
      <w:r w:rsidR="00477362">
        <w:rPr>
          <w:highlight w:val="white"/>
        </w:rPr>
        <w:t xml:space="preserve"> is given </w:t>
      </w:r>
      <w:r w:rsidR="00646245">
        <w:rPr>
          <w:highlight w:val="white"/>
        </w:rPr>
        <w:t>as a constructor parameter</w:t>
      </w:r>
      <w:r w:rsidR="00477362">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BE3263" w14:textId="351DBE61" w:rsidR="007071E3" w:rsidRDefault="00F73509">
      <w:pPr>
        <w:rPr>
          <w:color w:val="auto"/>
        </w:rPr>
        <w:pPrChange w:id="270" w:author="Stefan Bjornander" w:date="2015-04-25T11:00:00Z">
          <w:pPr>
            <w:pStyle w:val="Rubrik3"/>
          </w:pPr>
        </w:pPrChange>
      </w:pPr>
      <w:r>
        <w:rPr>
          <w:highlight w:val="white"/>
        </w:rPr>
        <w:t>In case of an array</w:t>
      </w:r>
      <w:r w:rsidR="00106A9C">
        <w:rPr>
          <w:highlight w:val="white"/>
        </w:rPr>
        <w:t>, the constructor takes its size and the array type.</w:t>
      </w:r>
      <w:r w:rsidR="00270234">
        <w:t xml:space="preserve"> W</w:t>
      </w:r>
      <w:ins w:id="271" w:author="Stefan Bjornander" w:date="2015-04-25T11:00:00Z">
        <w:r w:rsidR="00270234">
          <w:t>hen the type is created</w:t>
        </w:r>
      </w:ins>
      <w:r w:rsidR="00270234">
        <w:t>, t</w:t>
      </w:r>
      <w:ins w:id="272" w:author="Stefan Bjornander" w:date="2015-04-25T11:00:00Z">
        <w:r w:rsidR="007071E3">
          <w:t>he array size can be zero. In that case it will later be set by the length of its ini</w:t>
        </w:r>
      </w:ins>
      <w:ins w:id="273" w:author="Stefan Bjornander" w:date="2015-04-25T11:01:00Z">
        <w:r w:rsidR="007071E3">
          <w:t xml:space="preserve">tialization </w:t>
        </w:r>
      </w:ins>
      <w:ins w:id="274" w:author="Stefan Bjornander" w:date="2015-04-25T11:00:00Z">
        <w:r w:rsidR="007071E3">
          <w:t>list</w:t>
        </w:r>
      </w:ins>
      <w:r w:rsidR="007071E3">
        <w:t xml:space="preserve"> or become uncomplete</w:t>
      </w:r>
      <w:r w:rsidR="00DF6E98">
        <w:t>, in which case is can only be used as function parameter.</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lastRenderedPageBreak/>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78B7BF58" w14:textId="3B77E354" w:rsidR="006E1FB9" w:rsidRPr="006E1FB9" w:rsidRDefault="006E1FB9" w:rsidP="006E1FB9">
      <w:pPr>
        <w:pStyle w:val="Code"/>
        <w:rPr>
          <w:highlight w:val="white"/>
        </w:rPr>
      </w:pPr>
      <w:r w:rsidRPr="006E1FB9">
        <w:rPr>
          <w:highlight w:val="white"/>
        </w:rPr>
        <w:t xml:space="preserve">      get {</w:t>
      </w:r>
      <w:r w:rsidR="00AE2B75">
        <w:rPr>
          <w:highlight w:val="white"/>
        </w:rPr>
        <w:t xml:space="preserve"> </w:t>
      </w:r>
      <w:r w:rsidRPr="006E1FB9">
        <w:rPr>
          <w:highlight w:val="white"/>
        </w:rPr>
        <w:t>return (m_sort == Sort.Pointer) ?</w:t>
      </w:r>
      <w:r w:rsidR="00AE2B75">
        <w:rPr>
          <w:highlight w:val="white"/>
        </w:rPr>
        <w:t xml:space="preserve"> </w:t>
      </w:r>
      <w:r w:rsidRPr="006E1FB9">
        <w:rPr>
          <w:highlight w:val="white"/>
        </w:rPr>
        <w:t>m_pointerType :</w:t>
      </w:r>
      <w:r w:rsidR="00AE2B75">
        <w:rPr>
          <w:highlight w:val="white"/>
        </w:rPr>
        <w:t xml:space="preserve"> </w:t>
      </w:r>
      <w:r w:rsidRPr="006E1FB9">
        <w:rPr>
          <w:highlight w:val="white"/>
        </w:rPr>
        <w:t>m_arrayType;</w:t>
      </w:r>
      <w:r w:rsidR="00AE2B75">
        <w:rPr>
          <w:highlight w:val="white"/>
        </w:rPr>
        <w:t xml:space="preserve"> </w:t>
      </w:r>
      <w:r w:rsidRPr="006E1FB9">
        <w:rPr>
          <w:highlight w:val="white"/>
        </w:rPr>
        <w:t>}</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609F437A" w14:textId="07966D36" w:rsidR="006E1FB9" w:rsidRPr="006E1FB9" w:rsidRDefault="009C1D3E" w:rsidP="00243B8E">
      <w:pPr>
        <w:rPr>
          <w:highlight w:val="white"/>
        </w:rPr>
      </w:pPr>
      <w:ins w:id="27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r w:rsidR="00B44DBB">
        <w:t xml:space="preserve"> Therefore</w:t>
      </w:r>
      <w:r w:rsidR="00D958D4">
        <w:t>,</w:t>
      </w:r>
      <w:r w:rsidR="00B44DBB">
        <w:t xml:space="preserve"> </w:t>
      </w:r>
      <w:r w:rsidR="00243B8E">
        <w:rPr>
          <w:highlight w:val="white"/>
        </w:rPr>
        <w:t>function constructor is a bit complicated</w:t>
      </w:r>
      <w:r w:rsidR="00B44DBB">
        <w:rPr>
          <w:highlight w:val="white"/>
        </w:rPr>
        <w:t>.</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38DC384A"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w:t>
      </w:r>
      <w:r w:rsidR="00A93726">
        <w:rPr>
          <w:highlight w:val="white"/>
        </w:rPr>
        <w:t xml:space="preserve">, </w:t>
      </w:r>
      <w:r w:rsidR="00EF2330">
        <w:rPr>
          <w:highlight w:val="white"/>
        </w:rPr>
        <w:t>h</w:t>
      </w:r>
      <w:r>
        <w:rPr>
          <w:highlight w:val="white"/>
        </w:rPr>
        <w:t>old</w:t>
      </w:r>
      <w:r w:rsidR="00A93726">
        <w:rPr>
          <w:highlight w:val="white"/>
        </w:rPr>
        <w:t>ing</w:t>
      </w:r>
      <w:r>
        <w:rPr>
          <w:highlight w:val="white"/>
        </w:rPr>
        <w:t xml:space="preserve">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3C00C767" w:rsidR="00BE37EE" w:rsidRPr="006E1FB9" w:rsidRDefault="00BE37EE" w:rsidP="00BE37EE">
      <w:pPr>
        <w:rPr>
          <w:highlight w:val="white"/>
        </w:rPr>
      </w:pPr>
      <w:r>
        <w:rPr>
          <w:highlight w:val="white"/>
        </w:rPr>
        <w:t>Som</w:t>
      </w:r>
      <w:r w:rsidR="00E630C5">
        <w:rPr>
          <w:highlight w:val="white"/>
        </w:rPr>
        <w:t>e</w:t>
      </w:r>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2CD1ABBB"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w:t>
      </w:r>
      <w:r w:rsidR="00A93726">
        <w:rPr>
          <w:highlight w:val="white"/>
        </w:rPr>
        <w:t>s</w:t>
      </w:r>
      <w:r w:rsidR="00CC0142">
        <w:rPr>
          <w:highlight w:val="white"/>
        </w:rPr>
        <w:t xml:space="preserve"> in the list must be unique</w:t>
      </w:r>
      <w:r w:rsidR="00A93726">
        <w:rPr>
          <w:highlight w:val="white"/>
        </w:rPr>
        <w:t>; that is, the same name may not appear twice in the list.</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5CEE4628" w:rsidR="006E1FB9" w:rsidRPr="006E1FB9" w:rsidRDefault="00CC0142" w:rsidP="00CC0142">
      <w:pPr>
        <w:rPr>
          <w:highlight w:val="white"/>
        </w:rPr>
      </w:pPr>
      <w:r>
        <w:rPr>
          <w:highlight w:val="white"/>
        </w:rPr>
        <w:t>We add the names of the list to a set, and check that they hold the same size. If the</w:t>
      </w:r>
      <w:r w:rsidR="007011B1">
        <w:rPr>
          <w:highlight w:val="white"/>
        </w:rPr>
        <w:t>y</w:t>
      </w:r>
      <w:r>
        <w:rPr>
          <w:highlight w:val="white"/>
        </w:rPr>
        <w:t xml:space="preserve"> do not, there is at least two names with the sam</w:t>
      </w:r>
      <w:r w:rsidR="007011B1">
        <w:rPr>
          <w:highlight w:val="white"/>
        </w:rPr>
        <w:t>e</w:t>
      </w:r>
      <w:r>
        <w:rPr>
          <w:highlight w:val="white"/>
        </w:rPr>
        <w:t xml:space="preserve"> name, which is not allowed. </w:t>
      </w:r>
      <w:r w:rsidR="000B5BAC">
        <w:rPr>
          <w:highlight w:val="white"/>
        </w:rPr>
        <w:t xml:space="preserve">If the same name is added to set twice, only the first is stored in the set, and the set </w:t>
      </w:r>
      <w:r w:rsidR="001D7AFE">
        <w:rPr>
          <w:highlight w:val="white"/>
        </w:rPr>
        <w:t xml:space="preserve">will be smaller </w:t>
      </w:r>
      <w:r w:rsidR="000B5BAC">
        <w:rPr>
          <w:highlight w:val="white"/>
        </w:rPr>
        <w:t>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lastRenderedPageBreak/>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67C3BDF6" w:rsidR="006E1FB9" w:rsidRPr="006E1FB9" w:rsidRDefault="008D7B66" w:rsidP="008D7B66">
      <w:pPr>
        <w:rPr>
          <w:highlight w:val="white"/>
        </w:rPr>
      </w:pPr>
      <w:r>
        <w:rPr>
          <w:highlight w:val="white"/>
        </w:rPr>
        <w:t xml:space="preserve">If the parameter list is not null, </w:t>
      </w:r>
      <w:r w:rsidR="005D50C9">
        <w:rPr>
          <w:highlight w:val="white"/>
        </w:rPr>
        <w:t>we iterate through it and add the types to the type list. If the parameter list is null, the type list also becomes null. In that case the function lacks a parameter list and</w:t>
      </w:r>
      <w:r w:rsidR="008E1FA3">
        <w:rPr>
          <w:highlight w:val="white"/>
        </w:rPr>
        <w:t xml:space="preserve">, when called, </w:t>
      </w:r>
      <w:r w:rsidR="00C52057">
        <w:rPr>
          <w:highlight w:val="white"/>
        </w:rPr>
        <w:t>accepts all arguments.</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2B21E0FC" w:rsidR="00117AB0" w:rsidRDefault="00117AB0" w:rsidP="00117AB0">
      <w:pPr>
        <w:rPr>
          <w:color w:val="auto"/>
        </w:rPr>
      </w:pPr>
      <w:r>
        <w:t>A struct and union takes a list of symbols</w:t>
      </w:r>
      <w:r w:rsidR="004B7EF8">
        <w:t>.</w:t>
      </w:r>
      <w:r>
        <w:t xml:space="preserve"> A struct or union is </w:t>
      </w:r>
      <w:r w:rsidRPr="004B7EF8">
        <w:rPr>
          <w:rStyle w:val="KeyWord0"/>
        </w:rPr>
        <w:t>tagged</w:t>
      </w:r>
      <w:r>
        <w:t xml:space="preserve"> i</w:t>
      </w:r>
      <w:r w:rsidR="004B7EF8">
        <w:t>f</w:t>
      </w:r>
      <w:r>
        <w:t xml:space="preserve">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507A6165" w:rsidR="00117AB0" w:rsidRDefault="00117AB0">
            <w:r>
              <w:t xml:space="preserve">(b) A struct tagged with the name </w:t>
            </w:r>
            <w:r w:rsidR="00707457" w:rsidRPr="00707457">
              <w:rPr>
                <w:rStyle w:val="KeyWord0"/>
              </w:rPr>
              <w:t>s</w:t>
            </w:r>
          </w:p>
        </w:tc>
      </w:tr>
    </w:tbl>
    <w:p w14:paraId="67DD76EA" w14:textId="1B5A5E14" w:rsidR="00752124" w:rsidRDefault="00097F16" w:rsidP="0028684D">
      <w:r>
        <w:t>A struct or union definition can be meaningful or meaningless.</w:t>
      </w:r>
      <w:r w:rsidR="00752124">
        <w:t xml:space="preserve"> The </w:t>
      </w:r>
      <w:r w:rsidR="006240E7">
        <w:t>declaration</w:t>
      </w:r>
      <w:r w:rsidR="00752124">
        <w:t xml:space="preserve"> </w:t>
      </w:r>
      <w:r w:rsidR="0028684D" w:rsidRPr="0028684D">
        <w:rPr>
          <w:rStyle w:val="KeyWord0"/>
        </w:rPr>
        <w:t>struct s {int i;};</w:t>
      </w:r>
      <w:r w:rsidR="0028684D">
        <w:t xml:space="preserve"> </w:t>
      </w:r>
      <w:r w:rsidR="00752124">
        <w:t xml:space="preserve">is meaningful, since </w:t>
      </w:r>
      <w:r w:rsidR="00752124" w:rsidRPr="00752124">
        <w:rPr>
          <w:rStyle w:val="KeyWord0"/>
        </w:rPr>
        <w:t>s</w:t>
      </w:r>
      <w:r w:rsidR="00752124">
        <w:t xml:space="preserve"> can later be used to define variables.</w:t>
      </w:r>
      <w:r w:rsidR="0028684D">
        <w:t xml:space="preserve"> </w:t>
      </w:r>
      <w:r w:rsidR="00752124">
        <w:t xml:space="preserve">The </w:t>
      </w:r>
      <w:r w:rsidR="006240E7">
        <w:t xml:space="preserve">declaration </w:t>
      </w:r>
      <w:r w:rsidR="0028684D" w:rsidRPr="0028684D">
        <w:rPr>
          <w:rStyle w:val="KeyWord0"/>
        </w:rPr>
        <w:t>struct {int i;} t;</w:t>
      </w:r>
      <w:r w:rsidR="0028684D">
        <w:t xml:space="preserve"> </w:t>
      </w:r>
      <w:r w:rsidR="00752124">
        <w:t xml:space="preserve">is </w:t>
      </w:r>
      <w:r w:rsidR="0028684D">
        <w:t xml:space="preserve">also </w:t>
      </w:r>
      <w:r w:rsidR="00752124">
        <w:t xml:space="preserve">meaningful, since </w:t>
      </w:r>
      <w:r w:rsidR="00752124" w:rsidRPr="00752124">
        <w:rPr>
          <w:rStyle w:val="KeyWord0"/>
        </w:rPr>
        <w:t>t</w:t>
      </w:r>
      <w:r w:rsidR="00752124">
        <w:t xml:space="preserve"> is a defined variable.</w:t>
      </w:r>
      <w:r w:rsidR="0028684D">
        <w:t xml:space="preserve"> However, t</w:t>
      </w:r>
      <w:r w:rsidR="00752124">
        <w:t xml:space="preserve">he </w:t>
      </w:r>
      <w:r w:rsidR="0028684D">
        <w:t>d</w:t>
      </w:r>
      <w:r w:rsidR="006240E7">
        <w:t xml:space="preserve">eclaration </w:t>
      </w:r>
      <w:r w:rsidR="0028684D" w:rsidRPr="0028684D">
        <w:rPr>
          <w:rStyle w:val="KeyWord0"/>
        </w:rPr>
        <w:t>struct {int i;};</w:t>
      </w:r>
      <w:r w:rsidR="0028684D">
        <w:t xml:space="preserve"> </w:t>
      </w:r>
      <w:r w:rsidR="00752124">
        <w:t>is meaningless, but allowed.</w:t>
      </w:r>
    </w:p>
    <w:p w14:paraId="4E9C3ECE" w14:textId="44169615" w:rsidR="0079004F" w:rsidRDefault="0079004F" w:rsidP="0079004F">
      <w:r>
        <w:lastRenderedPageBreak/>
        <w:t xml:space="preserve">The member map may be null, in which case the declaration is </w:t>
      </w:r>
      <w:r w:rsidR="004C0028">
        <w:t>uncomplete</w:t>
      </w:r>
      <w:r>
        <w:t xml:space="preserve">. Then it can only be used when </w:t>
      </w:r>
      <w:r w:rsidR="004C0028">
        <w:t>defining a pointer to it, which is useful when constructing linked lists.</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2FF2A2DC" w:rsidR="00D36967" w:rsidRDefault="00D36967">
      <w:pPr>
        <w:rPr>
          <w:color w:val="auto"/>
        </w:rPr>
        <w:pPrChange w:id="276" w:author="Stefan Bjornander" w:date="2015-04-25T10:38:00Z">
          <w:pPr>
            <w:pStyle w:val="Rubrik3"/>
          </w:pPr>
        </w:pPrChange>
      </w:pPr>
      <w:ins w:id="277" w:author="Stefan Bjornander" w:date="2015-04-25T10:38:00Z">
        <w:r>
          <w:t>The enumeration type (</w:t>
        </w:r>
        <w:proofErr w:type="spellStart"/>
        <w:r w:rsidRPr="007D738C">
          <w:rPr>
            <w:rStyle w:val="KeyWord0"/>
            <w:rPrChange w:id="278" w:author="Stefan Bjornander" w:date="2015-04-25T10:38:00Z">
              <w:rPr>
                <w:rStyle w:val="CodeInText"/>
                <w:b/>
              </w:rPr>
            </w:rPrChange>
          </w:rPr>
          <w:t>enum</w:t>
        </w:r>
        <w:proofErr w:type="spellEnd"/>
        <w:r>
          <w:t>) is stored as an integer</w:t>
        </w:r>
      </w:ins>
      <w:r w:rsidR="00425ABA">
        <w:t xml:space="preserve"> with </w:t>
      </w:r>
      <w:r w:rsidR="007E763E">
        <w:t>a</w:t>
      </w:r>
      <w:r w:rsidR="00425ABA">
        <w:t xml:space="preserve"> value, explicitly stated or implicitly assigned</w:t>
      </w:r>
      <w:ins w:id="279" w:author="Stefan Bjornander" w:date="2015-04-25T10:38:00Z">
        <w:r>
          <w:t xml:space="preserve">. However, the </w:t>
        </w:r>
        <w:r>
          <w:rPr>
            <w:rStyle w:val="CodeInText"/>
          </w:rPr>
          <w:t>Specifi</w:t>
        </w:r>
      </w:ins>
      <w:r>
        <w:rPr>
          <w:rStyle w:val="CodeInText"/>
        </w:rPr>
        <w:t>er</w:t>
      </w:r>
      <w:ins w:id="280" w:author="Stefan Bjornander" w:date="2015-04-25T10:38:00Z">
        <w:r>
          <w:t xml:space="preserve"> class of Section </w:t>
        </w:r>
      </w:ins>
      <w:r>
        <w:fldChar w:fldCharType="begin"/>
      </w:r>
      <w:r>
        <w:instrText xml:space="preserve"> REF _Ref418259975 \r \h </w:instrText>
      </w:r>
      <w:r>
        <w:fldChar w:fldCharType="separate"/>
      </w:r>
      <w:r w:rsidR="00D46DBD">
        <w:t>4.2.1</w:t>
      </w:r>
      <w:r>
        <w:fldChar w:fldCharType="end"/>
      </w:r>
      <w:r>
        <w:t xml:space="preserve"> </w:t>
      </w:r>
      <w:ins w:id="281" w:author="Stefan Bjornander" w:date="2015-04-25T10:38:00Z">
        <w:r>
          <w:t xml:space="preserve">needs to know if the type is </w:t>
        </w:r>
        <w:r w:rsidRPr="007D738C">
          <w:rPr>
            <w:rStyle w:val="KeyWord0"/>
          </w:rPr>
          <w:t>enum</w:t>
        </w:r>
        <w:r>
          <w:t xml:space="preserve"> </w:t>
        </w:r>
      </w:ins>
      <w:r>
        <w:t>to</w:t>
      </w:r>
      <w:ins w:id="282" w:author="Stefan Bjornander" w:date="2015-04-25T10:38:00Z">
        <w:r>
          <w:t xml:space="preserve"> initialize its value. </w:t>
        </w:r>
      </w:ins>
      <w:r>
        <w:t>Therefore,</w:t>
      </w:r>
      <w:ins w:id="283" w:author="Stefan Bjornander" w:date="2015-04-25T10:38:00Z">
        <w:r>
          <w:t xml:space="preserve"> we add the </w:t>
        </w:r>
        <w:r w:rsidRPr="00E97112">
          <w:rPr>
            <w:rStyle w:val="KeyWord0"/>
            <w:rPrChange w:id="284" w:author="Stefan Bjornander" w:date="2015-04-25T10:39:00Z">
              <w:rPr>
                <w:rStyle w:val="CodeInText"/>
                <w:b/>
              </w:rPr>
            </w:rPrChange>
          </w:rPr>
          <w:t>m_enum</w:t>
        </w:r>
        <w:r>
          <w:t xml:space="preserve"> field and the </w:t>
        </w:r>
      </w:ins>
      <w:r>
        <w:rPr>
          <w:rStyle w:val="CodeInText"/>
        </w:rPr>
        <w:t>Enumeration</w:t>
      </w:r>
      <w:ins w:id="285" w:author="Stefan Bjornander" w:date="2015-04-25T10:38:00Z">
        <w:r>
          <w:t xml:space="preserve"> </w:t>
        </w:r>
      </w:ins>
      <w:r w:rsidR="00C93B5A">
        <w:t>property.</w:t>
      </w:r>
    </w:p>
    <w:p w14:paraId="2BF9FE47" w14:textId="374D75D3"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5FF19228" w:rsidR="006E1FB9" w:rsidRPr="006E1FB9" w:rsidRDefault="006E1FB9" w:rsidP="006E1FB9">
      <w:pPr>
        <w:pStyle w:val="Code"/>
        <w:rPr>
          <w:highlight w:val="white"/>
        </w:rPr>
      </w:pPr>
      <w:r w:rsidRPr="006E1FB9">
        <w:rPr>
          <w:highlight w:val="white"/>
        </w:rPr>
        <w:t xml:space="preserve">    public ISet&lt;Pair&lt;Symbol,bool&gt;&gt; </w:t>
      </w:r>
      <w:r w:rsidR="00F92D2F">
        <w:rPr>
          <w:highlight w:val="white"/>
        </w:rPr>
        <w:t>EnumItemSet</w:t>
      </w:r>
      <w:r w:rsidRPr="006E1FB9">
        <w:rPr>
          <w:highlight w:val="white"/>
        </w:rPr>
        <w:t xml:space="preserve">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3926CF39" w14:textId="17BF8D31" w:rsidR="006E1FB9" w:rsidRPr="006E1FB9" w:rsidRDefault="006E1FB9" w:rsidP="006E1FB9">
      <w:pPr>
        <w:pStyle w:val="Code"/>
        <w:rPr>
          <w:highlight w:val="white"/>
        </w:rPr>
      </w:pPr>
      <w:r w:rsidRPr="006E1FB9">
        <w:rPr>
          <w:highlight w:val="white"/>
        </w:rPr>
        <w:t xml:space="preserve">    }</w:t>
      </w:r>
    </w:p>
    <w:p w14:paraId="1743F970" w14:textId="59B1DEDC" w:rsidR="006E1FB9" w:rsidRPr="006E1FB9" w:rsidRDefault="00433B37" w:rsidP="00433B37">
      <w:pPr>
        <w:rPr>
          <w:highlight w:val="white"/>
        </w:rPr>
      </w:pPr>
      <w:r>
        <w:rPr>
          <w:highlight w:val="white"/>
        </w:rPr>
        <w:t xml:space="preserve">The </w:t>
      </w:r>
      <w:r w:rsidRPr="00433B37">
        <w:rPr>
          <w:rStyle w:val="KeyWord0"/>
          <w:highlight w:val="white"/>
        </w:rPr>
        <w:t>IsSigned</w:t>
      </w:r>
      <w:r>
        <w:rPr>
          <w:highlight w:val="white"/>
        </w:rPr>
        <w:t xml:space="preserve"> method return true if the type a </w:t>
      </w:r>
      <w:proofErr w:type="spellStart"/>
      <w:r>
        <w:rPr>
          <w:highlight w:val="white"/>
        </w:rPr>
        <w:t>signe</w:t>
      </w:r>
      <w:proofErr w:type="spellEnd"/>
      <w:r>
        <w:rPr>
          <w:highlight w:val="white"/>
        </w:rPr>
        <w:t xml:space="preserve"> character, short integer, integer, or long integer.</w:t>
      </w: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3F033313" w:rsidR="006E1FB9" w:rsidRPr="006E1FB9" w:rsidRDefault="006E1FB9" w:rsidP="006E1FB9">
      <w:pPr>
        <w:pStyle w:val="Code"/>
        <w:rPr>
          <w:highlight w:val="white"/>
        </w:rPr>
      </w:pPr>
      <w:r w:rsidRPr="006E1FB9">
        <w:rPr>
          <w:highlight w:val="white"/>
        </w:rPr>
        <w:t xml:space="preserve">      return (sort == Sort.</w:t>
      </w:r>
      <w:r w:rsidR="005D4E81">
        <w:rPr>
          <w:highlight w:val="white"/>
        </w:rPr>
        <w:t>SignedChar</w:t>
      </w:r>
      <w:r w:rsidRPr="006E1FB9">
        <w:rPr>
          <w:highlight w:val="white"/>
        </w:rPr>
        <w:t>) || (sort == Sort.</w:t>
      </w:r>
      <w:r w:rsidR="005D4E81">
        <w:rPr>
          <w:highlight w:val="white"/>
        </w:rPr>
        <w:t>SignedShortInt</w:t>
      </w:r>
      <w:r w:rsidRPr="006E1FB9">
        <w:rPr>
          <w:highlight w:val="white"/>
        </w:rPr>
        <w:t>) ||</w:t>
      </w:r>
    </w:p>
    <w:p w14:paraId="10BD037E" w14:textId="122E6473" w:rsidR="006E1FB9" w:rsidRPr="006E1FB9" w:rsidRDefault="006E1FB9" w:rsidP="006E1FB9">
      <w:pPr>
        <w:pStyle w:val="Code"/>
        <w:rPr>
          <w:highlight w:val="white"/>
        </w:rPr>
      </w:pPr>
      <w:r w:rsidRPr="006E1FB9">
        <w:rPr>
          <w:highlight w:val="white"/>
        </w:rPr>
        <w:t xml:space="preserve">             (sort == Sort.</w:t>
      </w:r>
      <w:r w:rsidR="005D4E81">
        <w:rPr>
          <w:highlight w:val="white"/>
        </w:rPr>
        <w:t>SignedInt</w:t>
      </w:r>
      <w:r w:rsidRPr="006E1FB9">
        <w:rPr>
          <w:highlight w:val="white"/>
        </w:rPr>
        <w:t>) || (sort == Sort.</w:t>
      </w:r>
      <w:r w:rsidR="005D4E81">
        <w:rPr>
          <w:highlight w:val="white"/>
        </w:rPr>
        <w:t>SignedLongInt</w:t>
      </w:r>
      <w:r w:rsidRPr="006E1FB9">
        <w:rPr>
          <w:highlight w:val="white"/>
        </w:rPr>
        <w:t>);</w:t>
      </w:r>
    </w:p>
    <w:p w14:paraId="3E3BA881" w14:textId="77777777" w:rsidR="006E1FB9" w:rsidRPr="006E1FB9" w:rsidRDefault="006E1FB9" w:rsidP="006E1FB9">
      <w:pPr>
        <w:pStyle w:val="Code"/>
        <w:rPr>
          <w:highlight w:val="white"/>
        </w:rPr>
      </w:pPr>
      <w:r w:rsidRPr="006E1FB9">
        <w:rPr>
          <w:highlight w:val="white"/>
        </w:rPr>
        <w:t xml:space="preserve">    }</w:t>
      </w:r>
    </w:p>
    <w:p w14:paraId="1ACBF843" w14:textId="77777777" w:rsidR="003903B8" w:rsidRDefault="003903B8">
      <w:pPr>
        <w:rPr>
          <w:ins w:id="286" w:author="Stefan Bjornander" w:date="2015-04-25T11:15:00Z"/>
        </w:rPr>
        <w:pPrChange w:id="287" w:author="Stefan Bjornander" w:date="2015-04-25T14:54:00Z">
          <w:pPr>
            <w:pStyle w:val="Rubrik3"/>
          </w:pPr>
        </w:pPrChange>
      </w:pPr>
      <w:ins w:id="288" w:author="Stefan Bjornander" w:date="2015-04-25T14:54:00Z">
        <w:r>
          <w:t xml:space="preserve">Each type has a size, even though void </w:t>
        </w:r>
      </w:ins>
      <w:ins w:id="289" w:author="Stefan Bjornander" w:date="2015-04-25T16:04:00Z">
        <w:r>
          <w:t>and</w:t>
        </w:r>
      </w:ins>
      <w:ins w:id="290" w:author="Stefan Bjornander" w:date="2015-04-25T14:54:00Z">
        <w:r>
          <w:t xml:space="preserve"> function ha</w:t>
        </w:r>
      </w:ins>
      <w:ins w:id="291" w:author="Stefan Bjornander" w:date="2015-04-25T16:04:00Z">
        <w:r>
          <w:t>ve</w:t>
        </w:r>
      </w:ins>
      <w:ins w:id="292" w:author="Stefan Bjornander" w:date="2015-04-25T14:54:00Z">
        <w:r>
          <w:t xml:space="preserve"> size zero. The size of an array is its size times the size of its type</w:t>
        </w:r>
      </w:ins>
      <w:ins w:id="293" w:author="Stefan Bjornander" w:date="2015-04-25T14:55:00Z">
        <w:r>
          <w:t xml:space="preserve">, the size of a struct is the sum of the sizes of its members, and the size of a union is the size of its </w:t>
        </w:r>
      </w:ins>
      <w:ins w:id="294" w:author="Stefan Bjornander" w:date="2015-04-25T16:04:00Z">
        <w:r>
          <w:t>largest</w:t>
        </w:r>
      </w:ins>
      <w:ins w:id="295" w:author="Stefan Bjornander" w:date="2015-04-25T14:55:00Z">
        <w:r>
          <w:t xml:space="preserve"> member. Not</w:t>
        </w:r>
      </w:ins>
      <w:ins w:id="296" w:author="Stefan Bjornander" w:date="2015-04-25T16:04:00Z">
        <w:r>
          <w:t>e</w:t>
        </w:r>
      </w:ins>
      <w:ins w:id="297" w:author="Stefan Bjornander" w:date="2015-04-25T14:55:00Z">
        <w:r>
          <w:t xml:space="preserve"> that a pointer always has the same size, regardless of what it points at.</w:t>
        </w:r>
      </w:ins>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lastRenderedPageBreak/>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3E47B183" w:rsidR="006E1FB9" w:rsidRPr="00D6402F" w:rsidRDefault="005B37F6" w:rsidP="005B37F6">
      <w:pPr>
        <w:rPr>
          <w:highlight w:val="white"/>
        </w:rPr>
      </w:pPr>
      <w:r>
        <w:rPr>
          <w:highlight w:val="white"/>
        </w:rPr>
        <w:t xml:space="preserve">The </w:t>
      </w:r>
      <w:r w:rsidRPr="00AA5770">
        <w:rPr>
          <w:rStyle w:val="KeyWord0"/>
          <w:highlight w:val="white"/>
        </w:rPr>
        <w:t>SizeArray</w:t>
      </w:r>
      <w:r>
        <w:rPr>
          <w:highlight w:val="white"/>
        </w:rPr>
        <w:t xml:space="preserve"> works as </w:t>
      </w:r>
      <w:r w:rsidRPr="00AA5770">
        <w:rPr>
          <w:rStyle w:val="KeyWord0"/>
          <w:highlight w:val="white"/>
        </w:rPr>
        <w:t>Size</w:t>
      </w:r>
      <w:r>
        <w:rPr>
          <w:highlight w:val="white"/>
        </w:rPr>
        <w:t xml:space="preserve"> above, with the difference that </w:t>
      </w:r>
      <w:r w:rsidR="00EA627A">
        <w:rPr>
          <w:highlight w:val="white"/>
        </w:rPr>
        <w:t>arrays, functions, and strings is given pointer size.</w:t>
      </w:r>
    </w:p>
    <w:p w14:paraId="70C42BA2" w14:textId="77777777" w:rsidR="00D6402F" w:rsidRPr="00D6402F" w:rsidRDefault="00D6402F" w:rsidP="00D6402F">
      <w:pPr>
        <w:pStyle w:val="Code"/>
        <w:rPr>
          <w:highlight w:val="white"/>
        </w:rPr>
      </w:pPr>
      <w:r w:rsidRPr="00D6402F">
        <w:rPr>
          <w:highlight w:val="white"/>
        </w:rPr>
        <w:t xml:space="preserve">    public int SizeArray() {</w:t>
      </w:r>
    </w:p>
    <w:p w14:paraId="30CADBDD" w14:textId="77777777" w:rsidR="00D6402F" w:rsidRPr="00D6402F" w:rsidRDefault="00D6402F" w:rsidP="00D6402F">
      <w:pPr>
        <w:pStyle w:val="Code"/>
        <w:rPr>
          <w:highlight w:val="white"/>
        </w:rPr>
      </w:pPr>
      <w:r w:rsidRPr="00D6402F">
        <w:rPr>
          <w:highlight w:val="white"/>
        </w:rPr>
        <w:t xml:space="preserve">      switch (m_sort) {</w:t>
      </w:r>
    </w:p>
    <w:p w14:paraId="71618A6B" w14:textId="77777777" w:rsidR="00D6402F" w:rsidRPr="00D6402F" w:rsidRDefault="00D6402F" w:rsidP="00D6402F">
      <w:pPr>
        <w:pStyle w:val="Code"/>
        <w:rPr>
          <w:highlight w:val="white"/>
        </w:rPr>
      </w:pPr>
      <w:r w:rsidRPr="00D6402F">
        <w:rPr>
          <w:highlight w:val="white"/>
        </w:rPr>
        <w:t xml:space="preserve">        case Sort.Array:</w:t>
      </w:r>
    </w:p>
    <w:p w14:paraId="4608229B" w14:textId="77777777" w:rsidR="00D6402F" w:rsidRPr="00D6402F" w:rsidRDefault="00D6402F" w:rsidP="00D6402F">
      <w:pPr>
        <w:pStyle w:val="Code"/>
        <w:rPr>
          <w:highlight w:val="white"/>
        </w:rPr>
      </w:pPr>
      <w:r w:rsidRPr="00D6402F">
        <w:rPr>
          <w:highlight w:val="white"/>
        </w:rPr>
        <w:t xml:space="preserve">        case Sort.Function:</w:t>
      </w:r>
    </w:p>
    <w:p w14:paraId="41247857" w14:textId="77777777" w:rsidR="00D6402F" w:rsidRPr="00D6402F" w:rsidRDefault="00D6402F" w:rsidP="00D6402F">
      <w:pPr>
        <w:pStyle w:val="Code"/>
        <w:rPr>
          <w:highlight w:val="white"/>
        </w:rPr>
      </w:pPr>
      <w:r w:rsidRPr="00D6402F">
        <w:rPr>
          <w:highlight w:val="white"/>
        </w:rPr>
        <w:t xml:space="preserve">        case Sort.String:</w:t>
      </w:r>
    </w:p>
    <w:p w14:paraId="2F2967E4" w14:textId="77777777" w:rsidR="00D6402F" w:rsidRPr="00D6402F" w:rsidRDefault="00D6402F" w:rsidP="00D6402F">
      <w:pPr>
        <w:pStyle w:val="Code"/>
        <w:rPr>
          <w:highlight w:val="white"/>
        </w:rPr>
      </w:pPr>
      <w:r w:rsidRPr="00D6402F">
        <w:rPr>
          <w:highlight w:val="white"/>
        </w:rPr>
        <w:t xml:space="preserve">          return TypeSize.PointerSize;</w:t>
      </w:r>
    </w:p>
    <w:p w14:paraId="628357D7" w14:textId="77777777" w:rsidR="00D6402F" w:rsidRPr="00D6402F" w:rsidRDefault="00D6402F" w:rsidP="00D6402F">
      <w:pPr>
        <w:pStyle w:val="Code"/>
        <w:rPr>
          <w:highlight w:val="white"/>
        </w:rPr>
      </w:pPr>
    </w:p>
    <w:p w14:paraId="63CDADEB" w14:textId="77777777" w:rsidR="00D6402F" w:rsidRPr="00D6402F" w:rsidRDefault="00D6402F" w:rsidP="00D6402F">
      <w:pPr>
        <w:pStyle w:val="Code"/>
        <w:rPr>
          <w:highlight w:val="white"/>
        </w:rPr>
      </w:pPr>
      <w:r w:rsidRPr="00D6402F">
        <w:rPr>
          <w:highlight w:val="white"/>
        </w:rPr>
        <w:t xml:space="preserve">        default:</w:t>
      </w:r>
    </w:p>
    <w:p w14:paraId="6495EFE7" w14:textId="77777777" w:rsidR="00D6402F" w:rsidRPr="00D6402F" w:rsidRDefault="00D6402F" w:rsidP="00D6402F">
      <w:pPr>
        <w:pStyle w:val="Code"/>
        <w:rPr>
          <w:highlight w:val="white"/>
        </w:rPr>
      </w:pPr>
      <w:r w:rsidRPr="00D6402F">
        <w:rPr>
          <w:highlight w:val="white"/>
        </w:rPr>
        <w:t xml:space="preserve">          return Size();</w:t>
      </w:r>
    </w:p>
    <w:p w14:paraId="67216175" w14:textId="77777777" w:rsidR="00D6402F" w:rsidRPr="00D6402F" w:rsidRDefault="00D6402F" w:rsidP="00D6402F">
      <w:pPr>
        <w:pStyle w:val="Code"/>
        <w:rPr>
          <w:highlight w:val="white"/>
        </w:rPr>
      </w:pPr>
      <w:r w:rsidRPr="00D6402F">
        <w:rPr>
          <w:highlight w:val="white"/>
        </w:rPr>
        <w:t xml:space="preserve">      }</w:t>
      </w:r>
    </w:p>
    <w:p w14:paraId="06A4BEF7" w14:textId="77777777" w:rsidR="00D6402F" w:rsidRPr="00D6402F" w:rsidRDefault="00D6402F" w:rsidP="00D6402F">
      <w:pPr>
        <w:pStyle w:val="Code"/>
        <w:rPr>
          <w:highlight w:val="white"/>
        </w:rPr>
      </w:pPr>
      <w:r w:rsidRPr="00D6402F">
        <w:rPr>
          <w:highlight w:val="white"/>
        </w:rPr>
        <w:t xml:space="preserve">    }</w:t>
      </w:r>
    </w:p>
    <w:p w14:paraId="004BF223" w14:textId="35F438FA" w:rsidR="004409FB" w:rsidRDefault="004409FB">
      <w:pPr>
        <w:rPr>
          <w:noProof/>
        </w:rPr>
      </w:pPr>
      <w:ins w:id="298" w:author="Stefan Bjornander" w:date="2015-04-25T11:37:00Z">
        <w:r>
          <w:t xml:space="preserve">It is possible to define an array without </w:t>
        </w:r>
      </w:ins>
      <w:ins w:id="299" w:author="Stefan Bjornander" w:date="2015-04-25T11:38:00Z">
        <w:r>
          <w:rPr>
            <w:noProof/>
          </w:rPr>
          <w:t xml:space="preserve">stating its size, </w:t>
        </w:r>
      </w:ins>
      <w:ins w:id="300" w:author="Stefan Bjornander" w:date="2015-04-25T14:31:00Z">
        <w:r>
          <w:rPr>
            <w:noProof/>
          </w:rPr>
          <w:t>in which case the array is given the size zero. I</w:t>
        </w:r>
      </w:ins>
      <w:ins w:id="301" w:author="Stefan Bjornander" w:date="2015-04-25T11:38:00Z">
        <w:r>
          <w:rPr>
            <w:noProof/>
          </w:rPr>
          <w:t>n that case</w:t>
        </w:r>
      </w:ins>
      <w:ins w:id="302" w:author="Stefan Bjornander" w:date="2015-04-25T14:31:00Z">
        <w:r>
          <w:rPr>
            <w:noProof/>
          </w:rPr>
          <w:t>,</w:t>
        </w:r>
      </w:ins>
      <w:ins w:id="303" w:author="Stefan Bjornander" w:date="2015-04-25T11:38:00Z">
        <w:r>
          <w:rPr>
            <w:noProof/>
          </w:rPr>
          <w:t xml:space="preserve"> </w:t>
        </w:r>
      </w:ins>
      <w:ins w:id="304" w:author="Stefan Bjornander" w:date="2015-04-25T14:31:00Z">
        <w:r>
          <w:rPr>
            <w:noProof/>
          </w:rPr>
          <w:t>the</w:t>
        </w:r>
      </w:ins>
      <w:ins w:id="305" w:author="Stefan Bjornander" w:date="2015-04-25T11:38:00Z">
        <w:r>
          <w:rPr>
            <w:noProof/>
          </w:rPr>
          <w:t xml:space="preserve"> </w:t>
        </w:r>
      </w:ins>
      <w:ins w:id="306" w:author="Stefan Bjornander" w:date="2015-04-25T14:31:00Z">
        <w:r>
          <w:rPr>
            <w:noProof/>
          </w:rPr>
          <w:t xml:space="preserve">array </w:t>
        </w:r>
      </w:ins>
      <w:ins w:id="307" w:author="Stefan Bjornander" w:date="2015-04-25T11:38:00Z">
        <w:r>
          <w:rPr>
            <w:noProof/>
          </w:rPr>
          <w:t xml:space="preserve">size must be determined by the size of its initialization list. </w:t>
        </w:r>
      </w:ins>
      <w:ins w:id="308" w:author="Stefan Bjornander" w:date="2015-04-25T11:39:00Z">
        <w:r>
          <w:rPr>
            <w:noProof/>
          </w:rPr>
          <w:t xml:space="preserve">However, if the </w:t>
        </w:r>
      </w:ins>
      <w:ins w:id="309" w:author="Stefan Bjornander" w:date="2015-04-25T11:40:00Z">
        <w:r>
          <w:rPr>
            <w:noProof/>
          </w:rPr>
          <w:t xml:space="preserve">array </w:t>
        </w:r>
      </w:ins>
      <w:ins w:id="310" w:author="Stefan Bjornander" w:date="2015-04-25T11:39:00Z">
        <w:r>
          <w:rPr>
            <w:noProof/>
          </w:rPr>
          <w:t xml:space="preserve">definition </w:t>
        </w:r>
      </w:ins>
      <w:ins w:id="311" w:author="Stefan Bjornander" w:date="2015-04-25T11:40:00Z">
        <w:r>
          <w:rPr>
            <w:noProof/>
          </w:rPr>
          <w:t>lacks</w:t>
        </w:r>
      </w:ins>
      <w:ins w:id="312" w:author="Stefan Bjornander" w:date="2015-04-25T11:39:00Z">
        <w:r>
          <w:rPr>
            <w:noProof/>
          </w:rPr>
          <w:t xml:space="preserve"> an initialization list</w:t>
        </w:r>
      </w:ins>
      <w:ins w:id="313" w:author="Stefan Bjornander" w:date="2015-04-25T11:40:00Z">
        <w:r>
          <w:rPr>
            <w:noProof/>
          </w:rPr>
          <w:t xml:space="preserve">, the array </w:t>
        </w:r>
      </w:ins>
      <w:ins w:id="314" w:author="Stefan Bjornander" w:date="2015-04-25T14:31:00Z">
        <w:r>
          <w:rPr>
            <w:noProof/>
          </w:rPr>
          <w:t xml:space="preserve">keeps the size zero and is considered </w:t>
        </w:r>
      </w:ins>
      <w:ins w:id="315" w:author="Stefan Bjornander" w:date="2015-04-25T11:40:00Z">
        <w:r>
          <w:rPr>
            <w:noProof/>
          </w:rPr>
          <w:t>incomplete</w:t>
        </w:r>
      </w:ins>
      <w:ins w:id="316" w:author="Stefan Bjornander" w:date="2015-04-25T11:39:00Z">
        <w:r>
          <w:rPr>
            <w:noProof/>
          </w:rPr>
          <w:t>.</w:t>
        </w:r>
      </w:ins>
      <w:ins w:id="317" w:author="Stefan Bjornander" w:date="2015-04-25T14:30:00Z">
        <w:r>
          <w:rPr>
            <w:noProof/>
          </w:rPr>
          <w:t xml:space="preserve"> In the same</w:t>
        </w:r>
      </w:ins>
      <w:ins w:id="318" w:author="Stefan Bjornander" w:date="2015-04-25T14:33:00Z">
        <w:r>
          <w:rPr>
            <w:noProof/>
          </w:rPr>
          <w:t xml:space="preserve"> way</w:t>
        </w:r>
      </w:ins>
      <w:ins w:id="319" w:author="Stefan Bjornander" w:date="2015-04-25T14:30:00Z">
        <w:r>
          <w:rPr>
            <w:noProof/>
          </w:rPr>
          <w:t xml:space="preserve">, it is possible to define only the </w:t>
        </w:r>
      </w:ins>
      <w:ins w:id="320" w:author="Stefan Bjornander" w:date="2015-04-25T14:32:00Z">
        <w:r>
          <w:rPr>
            <w:noProof/>
          </w:rPr>
          <w:t>n</w:t>
        </w:r>
      </w:ins>
      <w:ins w:id="321" w:author="Stefan Bjornander" w:date="2015-04-25T14:33:00Z">
        <w:r>
          <w:rPr>
            <w:noProof/>
          </w:rPr>
          <w:t>ame tag</w:t>
        </w:r>
      </w:ins>
      <w:ins w:id="322" w:author="Stefan Bjornander" w:date="2015-04-25T14:30:00Z">
        <w:r>
          <w:rPr>
            <w:noProof/>
          </w:rPr>
          <w:t xml:space="preserve"> of a struct</w:t>
        </w:r>
      </w:ins>
      <w:ins w:id="323" w:author="Stefan Bjornander" w:date="2015-04-25T14:33:00Z">
        <w:r>
          <w:rPr>
            <w:noProof/>
          </w:rPr>
          <w:t xml:space="preserve"> or union</w:t>
        </w:r>
      </w:ins>
      <w:ins w:id="324" w:author="Stefan Bjornander" w:date="2015-04-25T14:30:00Z">
        <w:r>
          <w:rPr>
            <w:noProof/>
          </w:rPr>
          <w:t xml:space="preserve">, with its </w:t>
        </w:r>
      </w:ins>
      <w:ins w:id="325" w:author="Stefan Bjornander" w:date="2015-04-25T14:33:00Z">
        <w:r>
          <w:rPr>
            <w:noProof/>
          </w:rPr>
          <w:t xml:space="preserve">member </w:t>
        </w:r>
      </w:ins>
      <w:r>
        <w:rPr>
          <w:noProof/>
        </w:rPr>
        <w:t>map</w:t>
      </w:r>
      <w:ins w:id="326" w:author="Stefan Bjornander" w:date="2015-04-25T14:33:00Z">
        <w:r>
          <w:rPr>
            <w:noProof/>
          </w:rPr>
          <w:t xml:space="preserve"> </w:t>
        </w:r>
      </w:ins>
      <w:ins w:id="327" w:author="Stefan Bjornander" w:date="2015-04-25T14:30:00Z">
        <w:r>
          <w:rPr>
            <w:noProof/>
          </w:rPr>
          <w:t xml:space="preserve">to be defined later. </w:t>
        </w:r>
      </w:ins>
      <w:ins w:id="328" w:author="Stefan Bjornander" w:date="2015-04-25T14:32:00Z">
        <w:r>
          <w:rPr>
            <w:noProof/>
          </w:rPr>
          <w:t xml:space="preserve">In that case, the member </w:t>
        </w:r>
      </w:ins>
      <w:r>
        <w:rPr>
          <w:noProof/>
        </w:rPr>
        <w:t>map</w:t>
      </w:r>
      <w:ins w:id="329" w:author="Stefan Bjornander" w:date="2015-04-25T14:32:00Z">
        <w:r>
          <w:rPr>
            <w:noProof/>
          </w:rPr>
          <w:t xml:space="preserve"> is given the value null, which is keep if the </w:t>
        </w:r>
      </w:ins>
      <w:ins w:id="330" w:author="Stefan Bjornander" w:date="2015-04-25T14:33:00Z">
        <w:r>
          <w:rPr>
            <w:noProof/>
          </w:rPr>
          <w:t xml:space="preserve">member </w:t>
        </w:r>
      </w:ins>
      <w:r>
        <w:rPr>
          <w:noProof/>
        </w:rPr>
        <w:t>map</w:t>
      </w:r>
      <w:ins w:id="331" w:author="Stefan Bjornander" w:date="2015-04-25T14:33:00Z">
        <w:r>
          <w:rPr>
            <w:noProof/>
          </w:rPr>
          <w:t xml:space="preserve"> is n</w:t>
        </w:r>
      </w:ins>
      <w:r>
        <w:rPr>
          <w:noProof/>
        </w:rPr>
        <w:t>ot</w:t>
      </w:r>
      <w:ins w:id="332" w:author="Stefan Bjornander" w:date="2015-04-25T14:33:00Z">
        <w:r>
          <w:rPr>
            <w:noProof/>
          </w:rPr>
          <w:t xml:space="preserve"> defined, and the struct or union is consider incomplete.</w:t>
        </w:r>
      </w:ins>
      <w:ins w:id="333" w:author="Stefan Bjornander" w:date="2015-04-25T14:34:00Z">
        <w:r>
          <w:rPr>
            <w:noProof/>
          </w:rPr>
          <w:t xml:space="preserve"> Variables can only have complete types, and the pointer type, array type or function return type must be </w:t>
        </w:r>
      </w:ins>
      <w:r>
        <w:rPr>
          <w:noProof/>
        </w:rPr>
        <w:t xml:space="preserve">also </w:t>
      </w:r>
      <w:ins w:id="334"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lastRenderedPageBreak/>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6A16E10" w14:textId="1F0EA97E" w:rsidR="00B864B2" w:rsidRDefault="00B864B2">
      <w:pPr>
        <w:pPrChange w:id="335" w:author="Stefan Bjornander" w:date="2015-04-25T10:27:00Z">
          <w:pPr>
            <w:pStyle w:val="Rubrik3"/>
          </w:pPr>
        </w:pPrChange>
      </w:pPr>
      <w:ins w:id="336" w:author="Stefan Bjornander" w:date="2015-04-25T10:30:00Z">
        <w:r>
          <w:t xml:space="preserve">The idea of the volatile </w:t>
        </w:r>
      </w:ins>
      <w:ins w:id="337" w:author="Stefan Bjornander" w:date="2015-04-25T10:31:00Z">
        <w:r>
          <w:t xml:space="preserve">qualifier is to </w:t>
        </w:r>
      </w:ins>
      <w:ins w:id="338" w:author="Stefan Bjornander" w:date="2015-04-25T10:30:00Z">
        <w:r>
          <w:t xml:space="preserve">prevent optimization, and since this book </w:t>
        </w:r>
      </w:ins>
      <w:ins w:id="339" w:author="Stefan Bjornander" w:date="2015-04-25T10:31:00Z">
        <w:r>
          <w:t>is focused on optimization techniques</w:t>
        </w:r>
      </w:ins>
      <w:r w:rsidR="001832E0">
        <w:t>,</w:t>
      </w:r>
      <w:ins w:id="340" w:author="Stefan Bjornander" w:date="2015-04-25T10:31:00Z">
        <w:r>
          <w:t xml:space="preserve"> we have no real use for the volatile </w:t>
        </w:r>
      </w:ins>
      <w:r>
        <w:t>qualifier</w:t>
      </w:r>
      <w:ins w:id="341" w:author="Stefan Bjornander" w:date="2015-04-25T10:31:00Z">
        <w:r>
          <w:t xml:space="preserve">. However, for the sake of </w:t>
        </w:r>
      </w:ins>
      <w:r>
        <w:t>completeness</w:t>
      </w:r>
      <w:ins w:id="342" w:author="Stefan Bjornander" w:date="2015-04-25T10:31:00Z">
        <w:r>
          <w:t xml:space="preserve"> we include the </w:t>
        </w:r>
        <w:r w:rsidRPr="001832E0">
          <w:rPr>
            <w:rStyle w:val="KeyWord0"/>
            <w:rPrChange w:id="343" w:author="Stefan Bjornander" w:date="2015-04-25T10:32:00Z">
              <w:rPr>
                <w:rStyle w:val="CodeInText"/>
                <w:b/>
              </w:rPr>
            </w:rPrChange>
          </w:rPr>
          <w:t>m_volatile</w:t>
        </w:r>
        <w:r>
          <w:t xml:space="preserve"> field in the </w:t>
        </w:r>
        <w:r w:rsidRPr="001832E0">
          <w:rPr>
            <w:rStyle w:val="KeyWord0"/>
            <w:rPrChange w:id="344" w:author="Stefan Bjornander" w:date="2015-04-25T10:32:00Z">
              <w:rPr>
                <w:rStyle w:val="CodeInText"/>
                <w:b/>
              </w:rPr>
            </w:rPrChange>
          </w:rPr>
          <w:t>Type</w:t>
        </w:r>
        <w:r>
          <w:t xml:space="preserve"> class.</w:t>
        </w:r>
      </w:ins>
      <w:r w:rsidR="001832E0">
        <w:t xml:space="preserve"> However, note that there makes no difference if a type is volatile or not.</w:t>
      </w:r>
    </w:p>
    <w:p w14:paraId="2EBB013C" w14:textId="466E2879" w:rsidR="006E1FB9" w:rsidRPr="006E1FB9" w:rsidRDefault="006E1FB9" w:rsidP="006E1FB9">
      <w:pPr>
        <w:pStyle w:val="Code"/>
        <w:rPr>
          <w:highlight w:val="white"/>
        </w:rPr>
      </w:pPr>
      <w:r w:rsidRPr="006E1FB9">
        <w:rPr>
          <w:highlight w:val="white"/>
        </w:rPr>
        <w:t xml:space="preserve">    private bool m_constant</w:t>
      </w:r>
      <w:r w:rsidR="00984E72">
        <w:rPr>
          <w:highlight w:val="white"/>
        </w:rPr>
        <w:t xml:space="preserve">, </w:t>
      </w:r>
      <w:r w:rsidRPr="006E1FB9">
        <w:rPr>
          <w:highlight w:val="white"/>
        </w:rPr>
        <w:t>m_volatile;</w:t>
      </w:r>
    </w:p>
    <w:p w14:paraId="572B1E9B" w14:textId="77777777" w:rsidR="006E1FB9" w:rsidRPr="006E1FB9" w:rsidRDefault="006E1FB9" w:rsidP="006E1FB9">
      <w:pPr>
        <w:pStyle w:val="Code"/>
        <w:rPr>
          <w:highlight w:val="white"/>
        </w:rPr>
      </w:pPr>
    </w:p>
    <w:p w14:paraId="2C4208E9" w14:textId="16CE04F6" w:rsidR="006E1FB9" w:rsidRPr="006E1FB9" w:rsidRDefault="006E1FB9" w:rsidP="006E1FB9">
      <w:pPr>
        <w:pStyle w:val="Code"/>
        <w:rPr>
          <w:highlight w:val="white"/>
        </w:rPr>
      </w:pPr>
      <w:r w:rsidRPr="006E1FB9">
        <w:rPr>
          <w:highlight w:val="white"/>
        </w:rPr>
        <w:t xml:space="preserve">    public bool 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27EC1972" w14:textId="77777777" w:rsidR="00241FB9" w:rsidRDefault="00241FB9" w:rsidP="00241FB9">
      <w:pPr>
        <w:pStyle w:val="Code"/>
        <w:rPr>
          <w:highlight w:val="white"/>
        </w:rPr>
      </w:pPr>
    </w:p>
    <w:p w14:paraId="7169D4FE" w14:textId="35B2D041" w:rsidR="00241FB9" w:rsidRPr="006E1FB9" w:rsidRDefault="00241FB9" w:rsidP="00241FB9">
      <w:pPr>
        <w:pStyle w:val="Code"/>
        <w:rPr>
          <w:highlight w:val="white"/>
        </w:rPr>
      </w:pPr>
      <w:r w:rsidRPr="006E1FB9">
        <w:rPr>
          <w:highlight w:val="white"/>
        </w:rPr>
        <w:t xml:space="preserve">    public bool Volatile {</w:t>
      </w:r>
    </w:p>
    <w:p w14:paraId="041D069E" w14:textId="77777777" w:rsidR="00241FB9" w:rsidRPr="006E1FB9" w:rsidRDefault="00241FB9" w:rsidP="00241FB9">
      <w:pPr>
        <w:pStyle w:val="Code"/>
        <w:rPr>
          <w:highlight w:val="white"/>
        </w:rPr>
      </w:pPr>
      <w:r w:rsidRPr="006E1FB9">
        <w:rPr>
          <w:highlight w:val="white"/>
        </w:rPr>
        <w:t xml:space="preserve">      get { return m_volatile; }</w:t>
      </w:r>
    </w:p>
    <w:p w14:paraId="68939611" w14:textId="77777777" w:rsidR="00241FB9" w:rsidRPr="006E1FB9" w:rsidRDefault="00241FB9" w:rsidP="00241FB9">
      <w:pPr>
        <w:pStyle w:val="Code"/>
        <w:rPr>
          <w:highlight w:val="white"/>
        </w:rPr>
      </w:pPr>
      <w:r w:rsidRPr="006E1FB9">
        <w:rPr>
          <w:highlight w:val="white"/>
        </w:rPr>
        <w:t xml:space="preserve">      set { m_volatile = value; }</w:t>
      </w:r>
    </w:p>
    <w:p w14:paraId="00F0ECA3" w14:textId="77777777" w:rsidR="00241FB9" w:rsidRPr="006E1FB9" w:rsidRDefault="00241FB9" w:rsidP="00241FB9">
      <w:pPr>
        <w:pStyle w:val="Code"/>
        <w:rPr>
          <w:highlight w:val="white"/>
        </w:rPr>
      </w:pPr>
      <w:r w:rsidRPr="006E1FB9">
        <w:rPr>
          <w:highlight w:val="white"/>
        </w:rPr>
        <w:t xml:space="preserve">    }</w:t>
      </w:r>
    </w:p>
    <w:p w14:paraId="574BE332" w14:textId="05671B96" w:rsidR="006E1FB9" w:rsidRPr="0026755D" w:rsidRDefault="0026755D" w:rsidP="0026755D">
      <w:pPr>
        <w:rPr>
          <w:color w:val="auto"/>
        </w:rPr>
      </w:pPr>
      <w:r>
        <w:t>A</w:t>
      </w:r>
      <w:ins w:id="345" w:author="Stefan Bjornander" w:date="2015-04-25T10:28:00Z">
        <w:r>
          <w:t xml:space="preserve"> type is constant if its field </w:t>
        </w:r>
        <w:r w:rsidRPr="00EA627A">
          <w:rPr>
            <w:rStyle w:val="KeyWord0"/>
            <w:rPrChange w:id="346" w:author="Stefan Bjornander" w:date="2015-04-25T10:28:00Z">
              <w:rPr>
                <w:rStyle w:val="CodeInText"/>
              </w:rPr>
            </w:rPrChange>
          </w:rPr>
          <w:t>m_constant</w:t>
        </w:r>
        <w:r>
          <w:t xml:space="preserve"> is true. However, </w:t>
        </w:r>
      </w:ins>
      <w:r>
        <w:t>a</w:t>
      </w:r>
      <w:ins w:id="347" w:author="Stefan Bjornander" w:date="2015-04-25T10:28:00Z">
        <w:r>
          <w:t xml:space="preserve"> struct or union is </w:t>
        </w:r>
      </w:ins>
      <w:r w:rsidR="00D96162">
        <w:t>c</w:t>
      </w:r>
      <w:ins w:id="348" w:author="Stefan Bjornander" w:date="2015-04-25T10:29:00Z">
        <w:r>
          <w:t>onstant</w:t>
        </w:r>
      </w:ins>
      <w:ins w:id="349" w:author="Stefan Bjornander" w:date="2015-04-25T10:28:00Z">
        <w:r>
          <w:t xml:space="preserve"> if </w:t>
        </w:r>
      </w:ins>
      <w:ins w:id="350" w:author="Stefan Bjornander" w:date="2015-04-25T10:29:00Z">
        <w:r>
          <w:t>it is constant</w:t>
        </w:r>
      </w:ins>
      <w:r w:rsidR="00D96162">
        <w:t xml:space="preserve"> in </w:t>
      </w:r>
      <w:r w:rsidR="00984E72">
        <w:t>itself</w:t>
      </w:r>
      <w:r w:rsidR="00C04FC7">
        <w:t>,</w:t>
      </w:r>
      <w:r w:rsidR="00984E72">
        <w:t xml:space="preserve"> or</w:t>
      </w:r>
      <w:ins w:id="351" w:author="Stefan Bjornander" w:date="2015-04-25T10:29:00Z">
        <w:r>
          <w:t xml:space="preserve"> </w:t>
        </w:r>
      </w:ins>
      <w:r w:rsidR="00C04FC7">
        <w:t xml:space="preserve">if </w:t>
      </w:r>
      <w:ins w:id="352" w:author="Stefan Bjornander" w:date="2015-04-25T10:29:00Z">
        <w:r>
          <w:t>is any of its members if (</w:t>
        </w:r>
      </w:ins>
      <w:ins w:id="353" w:author="Stefan Bjornander" w:date="2015-04-25T10:30:00Z">
        <w:r>
          <w:t>recursively</w:t>
        </w:r>
      </w:ins>
      <w:ins w:id="354" w:author="Stefan Bjornander" w:date="2015-04-25T10:29:00Z">
        <w:r>
          <w:t>)</w:t>
        </w:r>
      </w:ins>
      <w:ins w:id="355" w:author="Stefan Bjornander" w:date="2015-04-25T10:30:00Z">
        <w:r>
          <w:t xml:space="preserve"> constant.</w:t>
        </w:r>
      </w:ins>
      <w:r w:rsidR="006E1FB9"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6D8ECECC" w:rsidR="006E1FB9" w:rsidRPr="006E1FB9" w:rsidRDefault="0031522E" w:rsidP="0031522E">
      <w:pPr>
        <w:rPr>
          <w:highlight w:val="white"/>
        </w:rPr>
      </w:pPr>
      <w:r>
        <w:rPr>
          <w:highlight w:val="white"/>
        </w:rPr>
        <w:t xml:space="preserve">The </w:t>
      </w:r>
      <w:r w:rsidRPr="0031522E">
        <w:rPr>
          <w:rStyle w:val="KeyWord0"/>
          <w:highlight w:val="white"/>
        </w:rPr>
        <w:t>GetHashCode</w:t>
      </w:r>
      <w:r>
        <w:rPr>
          <w:highlight w:val="white"/>
        </w:rPr>
        <w:t xml:space="preserve"> method simply return the hash code of its base class. It has been included for the sake of completeness, since we also include the </w:t>
      </w:r>
      <w:r w:rsidRPr="0031522E">
        <w:rPr>
          <w:rStyle w:val="KeyWord0"/>
          <w:highlight w:val="white"/>
        </w:rPr>
        <w:t>Equals</w:t>
      </w:r>
      <w:r>
        <w:rPr>
          <w:highlight w:val="white"/>
        </w:rPr>
        <w:t xml:space="preserve"> method.</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48E90451" w14:textId="77777777" w:rsidR="00B95083" w:rsidRDefault="00B95083">
      <w:r>
        <w:t>The Equals method return true if the types are equal.</w:t>
      </w:r>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7CE61048" w14:textId="77777777" w:rsidR="00B95083" w:rsidRDefault="00B95083" w:rsidP="00B95083">
      <w:pPr>
        <w:rPr>
          <w:noProof/>
        </w:rPr>
      </w:pPr>
      <w:ins w:id="356" w:author="Stefan Bjornander" w:date="2015-04-25T14:35:00Z">
        <w:r>
          <w:t>Two pointer</w:t>
        </w:r>
      </w:ins>
      <w:r>
        <w:rPr>
          <w:noProof/>
        </w:rPr>
        <w:t>s</w:t>
      </w:r>
      <w:ins w:id="357" w:author="Stefan Bjornander" w:date="2015-04-25T14:35:00Z">
        <w:r>
          <w:rPr>
            <w:noProof/>
          </w:rPr>
          <w:t xml:space="preserve"> are </w:t>
        </w:r>
      </w:ins>
      <w:r>
        <w:rPr>
          <w:noProof/>
        </w:rPr>
        <w:t xml:space="preserve">considered to be </w:t>
      </w:r>
      <w:ins w:id="358" w:author="Stefan Bjornander" w:date="2015-04-25T14:35:00Z">
        <w:r>
          <w:rPr>
            <w:noProof/>
          </w:rPr>
          <w:t>equal if the type</w:t>
        </w:r>
      </w:ins>
      <w:r>
        <w:rPr>
          <w:noProof/>
        </w:rPr>
        <w:t>s</w:t>
      </w:r>
      <w:ins w:id="359" w:author="Stefan Bjornander" w:date="2015-04-25T14:35:00Z">
        <w:r>
          <w:rPr>
            <w:noProof/>
          </w:rPr>
          <w:t xml:space="preserve"> they point at are equal</w:t>
        </w:r>
      </w:ins>
      <w:r>
        <w:rPr>
          <w:noProof/>
        </w:rPr>
        <w:t>.</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25E3154" w14:textId="774F5ABA" w:rsidR="00B95083" w:rsidRDefault="00B95083" w:rsidP="00B95083">
      <w:pPr>
        <w:rPr>
          <w:noProof/>
        </w:rPr>
      </w:pPr>
      <w:r>
        <w:rPr>
          <w:noProof/>
        </w:rPr>
        <w:t>T</w:t>
      </w:r>
      <w:ins w:id="360" w:author="Stefan Bjornander" w:date="2015-04-25T14:56:00Z">
        <w:r>
          <w:rPr>
            <w:noProof/>
          </w:rPr>
          <w:t xml:space="preserve">wo arrays are </w:t>
        </w:r>
      </w:ins>
      <w:r>
        <w:rPr>
          <w:noProof/>
        </w:rPr>
        <w:t xml:space="preserve">equal </w:t>
      </w:r>
      <w:ins w:id="361" w:author="Stefan Bjornander" w:date="2015-04-25T17:26:00Z">
        <w:r>
          <w:rPr>
            <w:noProof/>
          </w:rPr>
          <w:t>if</w:t>
        </w:r>
      </w:ins>
      <w:r>
        <w:rPr>
          <w:noProof/>
        </w:rPr>
        <w:t xml:space="preserve"> </w:t>
      </w:r>
      <w:ins w:id="362" w:author="Stefan Bjornander" w:date="2015-04-25T17:26:00Z">
        <w:r>
          <w:rPr>
            <w:noProof/>
          </w:rPr>
          <w:t>their types are equal and they have the same size</w:t>
        </w:r>
      </w:ins>
      <w:r w:rsidR="00B40B97">
        <w:rPr>
          <w:noProof/>
        </w:rPr>
        <w:t>, or if at least one of the arrays have size zero.</w:t>
      </w: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3ACDECDC" w:rsidR="006E1FB9" w:rsidRPr="00B40B97" w:rsidRDefault="00B40B97" w:rsidP="00B40B97">
      <w:pPr>
        <w:rPr>
          <w:color w:val="auto"/>
        </w:rPr>
      </w:pPr>
      <w:ins w:id="363" w:author="Stefan Bjornander" w:date="2015-04-25T14:58:00Z">
        <w:r>
          <w:rPr>
            <w:noProof/>
          </w:rPr>
          <w:t>Two struct</w:t>
        </w:r>
      </w:ins>
      <w:ins w:id="364" w:author="Stefan Bjornander" w:date="2015-04-25T16:07:00Z">
        <w:r>
          <w:rPr>
            <w:noProof/>
          </w:rPr>
          <w:t>s</w:t>
        </w:r>
      </w:ins>
      <w:ins w:id="365" w:author="Stefan Bjornander" w:date="2015-04-25T14:58:00Z">
        <w:r>
          <w:rPr>
            <w:noProof/>
          </w:rPr>
          <w:t xml:space="preserve"> or unions are equals if </w:t>
        </w:r>
      </w:ins>
      <w:ins w:id="366" w:author="Stefan Bjornander" w:date="2015-04-25T16:06:00Z">
        <w:r>
          <w:rPr>
            <w:noProof/>
          </w:rPr>
          <w:t xml:space="preserve">they both are incomplete </w:t>
        </w:r>
      </w:ins>
      <w:r>
        <w:rPr>
          <w:noProof/>
        </w:rPr>
        <w:t xml:space="preserve">(their member maps are null) </w:t>
      </w:r>
      <w:ins w:id="367" w:author="Stefan Bjornander" w:date="2015-04-25T16:06:00Z">
        <w:r>
          <w:rPr>
            <w:noProof/>
          </w:rPr>
          <w:t xml:space="preserve">or if </w:t>
        </w:r>
      </w:ins>
      <w:ins w:id="368" w:author="Stefan Bjornander" w:date="2015-04-25T14:58:00Z">
        <w:r>
          <w:rPr>
            <w:noProof/>
          </w:rPr>
          <w:t xml:space="preserve">their member </w:t>
        </w:r>
      </w:ins>
      <w:r>
        <w:rPr>
          <w:noProof/>
        </w:rPr>
        <w:t>maps</w:t>
      </w:r>
      <w:ins w:id="369" w:author="Stefan Bjornander" w:date="2015-04-25T14:58:00Z">
        <w:r>
          <w:rPr>
            <w:noProof/>
          </w:rPr>
          <w:t xml:space="preserve"> are equal</w:t>
        </w:r>
      </w:ins>
      <w:ins w:id="370" w:author="Stefan Bjornander" w:date="2015-04-25T16:07:00Z">
        <w:r>
          <w:rPr>
            <w:noProof/>
          </w:rPr>
          <w:t>. N</w:t>
        </w:r>
      </w:ins>
      <w:ins w:id="371" w:author="Stefan Bjornander" w:date="2015-04-25T16:05:00Z">
        <w:r>
          <w:rPr>
            <w:noProof/>
          </w:rPr>
          <w:t xml:space="preserve">ote that they </w:t>
        </w:r>
      </w:ins>
      <w:r>
        <w:rPr>
          <w:noProof/>
        </w:rPr>
        <w:t xml:space="preserve">must not only </w:t>
      </w:r>
      <w:ins w:id="372" w:author="Stefan Bjornander" w:date="2015-04-25T16:06:00Z">
        <w:r>
          <w:rPr>
            <w:noProof/>
          </w:rPr>
          <w:t>have the same members, the</w:t>
        </w:r>
      </w:ins>
      <w:r>
        <w:rPr>
          <w:noProof/>
        </w:rPr>
        <w:t xml:space="preserve"> members</w:t>
      </w:r>
      <w:ins w:id="373" w:author="Stefan Bjornander" w:date="2015-04-25T16:06:00Z">
        <w:r>
          <w:rPr>
            <w:noProof/>
          </w:rPr>
          <w:t xml:space="preserve"> </w:t>
        </w:r>
      </w:ins>
      <w:r>
        <w:rPr>
          <w:noProof/>
        </w:rPr>
        <w:t xml:space="preserve">must also appear in the </w:t>
      </w:r>
      <w:ins w:id="374" w:author="Stefan Bjornander" w:date="2015-04-25T16:06:00Z">
        <w:r>
          <w:rPr>
            <w:noProof/>
          </w:rPr>
          <w:t>same order.</w:t>
        </w:r>
      </w:ins>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3DB89B92" w:rsidR="006E1FB9" w:rsidRPr="006E1FB9" w:rsidRDefault="000B4F48" w:rsidP="000B4F48">
      <w:pPr>
        <w:rPr>
          <w:highlight w:val="white"/>
        </w:rPr>
      </w:pPr>
      <w:ins w:id="375" w:author="Stefan Bjornander" w:date="2015-04-25T16:08:00Z">
        <w:r>
          <w:rPr>
            <w:noProof/>
          </w:rPr>
          <w:t>Two functions are equal if their return types are equal, they have the same style (old or new) and their type lists, respectively, are equal.</w:t>
        </w:r>
      </w:ins>
      <w:r w:rsidR="00CC05CA">
        <w:rPr>
          <w:noProof/>
        </w:rPr>
        <w:t xml:space="preserve"> Note that two functions can be equal even if their parameters have different names, at long as their types are equal.</w:t>
      </w: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017EAB26" w:rsidR="006E1FB9" w:rsidRPr="006E1FB9" w:rsidRDefault="00CF137E" w:rsidP="00CF137E">
      <w:pPr>
        <w:rPr>
          <w:highlight w:val="white"/>
        </w:rPr>
      </w:pPr>
      <w:r>
        <w:rPr>
          <w:highlight w:val="white"/>
        </w:rPr>
        <w:t>Finally, if none of the cases above apply, we compare the sorts of the types.</w:t>
      </w:r>
    </w:p>
    <w:p w14:paraId="1D3A75BB" w14:textId="77777777" w:rsidR="006E1FB9" w:rsidRPr="006E1FB9" w:rsidRDefault="006E1FB9" w:rsidP="006E1FB9">
      <w:pPr>
        <w:pStyle w:val="Code"/>
        <w:rPr>
          <w:highlight w:val="white"/>
        </w:rPr>
      </w:pPr>
      <w:r w:rsidRPr="006E1FB9">
        <w:rPr>
          <w:highlight w:val="white"/>
        </w:rPr>
        <w:t xml:space="preserve">            default:</w:t>
      </w:r>
    </w:p>
    <w:p w14:paraId="5AE120DD" w14:textId="77777777" w:rsidR="00CF137E" w:rsidRPr="00CF137E" w:rsidRDefault="00CF137E" w:rsidP="00CF137E">
      <w:pPr>
        <w:pStyle w:val="Code"/>
        <w:rPr>
          <w:highlight w:val="white"/>
        </w:rPr>
      </w:pPr>
      <w:r w:rsidRPr="00CF137E">
        <w:rPr>
          <w:highlight w:val="white"/>
        </w:rPr>
        <w:t xml:space="preserve">              return (m_sort == type.m_sort);</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27D4BB4D"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SignedChar</w:t>
      </w:r>
      <w:r w:rsidRPr="006E1FB9">
        <w:rPr>
          <w:highlight w:val="white"/>
        </w:rPr>
        <w:t>) || (m_sort == Sort.</w:t>
      </w:r>
      <w:r w:rsidR="005D4E81">
        <w:rPr>
          <w:highlight w:val="white"/>
        </w:rPr>
        <w:t>UnsignedChar</w:t>
      </w:r>
      <w:r w:rsidRPr="006E1FB9">
        <w:rPr>
          <w:highlight w:val="white"/>
        </w:rPr>
        <w:t>);</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lastRenderedPageBreak/>
        <w:t xml:space="preserve">    public bool IsShort() {</w:t>
      </w:r>
    </w:p>
    <w:p w14:paraId="199B9636" w14:textId="1A24C15D"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SignedShortInt</w:t>
      </w:r>
      <w:r w:rsidRPr="006E1FB9">
        <w:rPr>
          <w:highlight w:val="white"/>
        </w:rPr>
        <w:t>) ||</w:t>
      </w:r>
    </w:p>
    <w:p w14:paraId="00DE6499" w14:textId="5F69A24D" w:rsidR="006E1FB9" w:rsidRPr="006E1FB9" w:rsidRDefault="006E1FB9" w:rsidP="006E1FB9">
      <w:pPr>
        <w:pStyle w:val="Code"/>
        <w:rPr>
          <w:highlight w:val="white"/>
        </w:rPr>
      </w:pPr>
      <w:r w:rsidRPr="006E1FB9">
        <w:rPr>
          <w:highlight w:val="white"/>
        </w:rPr>
        <w:t xml:space="preserve">             (m_sort == Sort.</w:t>
      </w:r>
      <w:r w:rsidR="005D4E81">
        <w:rPr>
          <w:highlight w:val="white"/>
        </w:rPr>
        <w:t>UnsignedShortInt</w:t>
      </w:r>
      <w:r w:rsidRPr="006E1FB9">
        <w:rPr>
          <w:highlight w:val="white"/>
        </w:rPr>
        <w: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087D289E"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SignedInt</w:t>
      </w:r>
      <w:r w:rsidRPr="006E1FB9">
        <w:rPr>
          <w:highlight w:val="white"/>
        </w:rPr>
        <w:t>) || (m_sort == Sort.</w:t>
      </w:r>
      <w:r w:rsidR="005D4E81">
        <w:rPr>
          <w:highlight w:val="white"/>
        </w:rPr>
        <w:t>UnsignedInt</w:t>
      </w:r>
      <w:r w:rsidRPr="006E1FB9">
        <w:rPr>
          <w:highlight w:val="white"/>
        </w:rPr>
        <w: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66FE7334" w:rsidR="006E1FB9" w:rsidRPr="006E1FB9" w:rsidRDefault="006E1FB9" w:rsidP="006E1FB9">
      <w:pPr>
        <w:pStyle w:val="Code"/>
        <w:rPr>
          <w:highlight w:val="white"/>
        </w:rPr>
      </w:pPr>
      <w:r w:rsidRPr="006E1FB9">
        <w:rPr>
          <w:highlight w:val="white"/>
        </w:rPr>
        <w:t xml:space="preserve">        case Sort.</w:t>
      </w:r>
      <w:r w:rsidR="005D4E81">
        <w:rPr>
          <w:highlight w:val="white"/>
        </w:rPr>
        <w:t>SignedChar</w:t>
      </w:r>
      <w:r w:rsidRPr="006E1FB9">
        <w:rPr>
          <w:highlight w:val="white"/>
        </w:rPr>
        <w:t>:</w:t>
      </w:r>
    </w:p>
    <w:p w14:paraId="3C279B15" w14:textId="105CFB5E" w:rsidR="006E1FB9" w:rsidRPr="006E1FB9" w:rsidRDefault="006E1FB9" w:rsidP="006E1FB9">
      <w:pPr>
        <w:pStyle w:val="Code"/>
        <w:rPr>
          <w:highlight w:val="white"/>
        </w:rPr>
      </w:pPr>
      <w:r w:rsidRPr="006E1FB9">
        <w:rPr>
          <w:highlight w:val="white"/>
        </w:rPr>
        <w:t xml:space="preserve">        case Sort.</w:t>
      </w:r>
      <w:r w:rsidR="005D4E81">
        <w:rPr>
          <w:highlight w:val="white"/>
        </w:rPr>
        <w:t>SignedShortInt</w:t>
      </w:r>
      <w:r w:rsidRPr="006E1FB9">
        <w:rPr>
          <w:highlight w:val="white"/>
        </w:rPr>
        <w:t>:</w:t>
      </w:r>
    </w:p>
    <w:p w14:paraId="5675361D" w14:textId="45FEB038" w:rsidR="006E1FB9" w:rsidRPr="006E1FB9" w:rsidRDefault="006E1FB9" w:rsidP="006E1FB9">
      <w:pPr>
        <w:pStyle w:val="Code"/>
        <w:rPr>
          <w:highlight w:val="white"/>
        </w:rPr>
      </w:pPr>
      <w:r w:rsidRPr="006E1FB9">
        <w:rPr>
          <w:highlight w:val="white"/>
        </w:rPr>
        <w:t xml:space="preserve">        case Sort.</w:t>
      </w:r>
      <w:r w:rsidR="005D4E81">
        <w:rPr>
          <w:highlight w:val="white"/>
        </w:rPr>
        <w:t>SignedInt</w:t>
      </w:r>
      <w:r w:rsidRPr="006E1FB9">
        <w:rPr>
          <w:highlight w:val="white"/>
        </w:rPr>
        <w:t>:</w:t>
      </w:r>
    </w:p>
    <w:p w14:paraId="69A9ED4B" w14:textId="664D31E4" w:rsidR="006E1FB9" w:rsidRPr="006E1FB9" w:rsidRDefault="006E1FB9" w:rsidP="006E1FB9">
      <w:pPr>
        <w:pStyle w:val="Code"/>
        <w:rPr>
          <w:highlight w:val="white"/>
        </w:rPr>
      </w:pPr>
      <w:r w:rsidRPr="006E1FB9">
        <w:rPr>
          <w:highlight w:val="white"/>
        </w:rPr>
        <w:t xml:space="preserve">        case Sort.</w:t>
      </w:r>
      <w:r w:rsidR="005D4E81">
        <w:rPr>
          <w:highlight w:val="white"/>
        </w:rPr>
        <w:t>SignedLongInt</w:t>
      </w:r>
      <w:r w:rsidRPr="006E1FB9">
        <w:rPr>
          <w:highlight w:val="white"/>
        </w:rPr>
        <w: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12C295AE" w:rsidR="006E1FB9" w:rsidRPr="006E1FB9" w:rsidRDefault="006E1FB9" w:rsidP="006E1FB9">
      <w:pPr>
        <w:pStyle w:val="Code"/>
        <w:rPr>
          <w:highlight w:val="white"/>
        </w:rPr>
      </w:pPr>
      <w:r w:rsidRPr="006E1FB9">
        <w:rPr>
          <w:highlight w:val="white"/>
        </w:rPr>
        <w:t xml:space="preserve">        case Sort.</w:t>
      </w:r>
      <w:r w:rsidR="005D4E81">
        <w:rPr>
          <w:highlight w:val="white"/>
        </w:rPr>
        <w:t>UnsignedChar</w:t>
      </w:r>
      <w:r w:rsidRPr="006E1FB9">
        <w:rPr>
          <w:highlight w:val="white"/>
        </w:rPr>
        <w:t>:</w:t>
      </w:r>
    </w:p>
    <w:p w14:paraId="6B4C2DB0" w14:textId="56FC1DF5" w:rsidR="006E1FB9" w:rsidRPr="006E1FB9" w:rsidRDefault="006E1FB9" w:rsidP="006E1FB9">
      <w:pPr>
        <w:pStyle w:val="Code"/>
        <w:rPr>
          <w:highlight w:val="white"/>
        </w:rPr>
      </w:pPr>
      <w:r w:rsidRPr="006E1FB9">
        <w:rPr>
          <w:highlight w:val="white"/>
        </w:rPr>
        <w:t xml:space="preserve">        case Sort.</w:t>
      </w:r>
      <w:r w:rsidR="005D4E81">
        <w:rPr>
          <w:highlight w:val="white"/>
        </w:rPr>
        <w:t>UnsignedShortInt</w:t>
      </w:r>
      <w:r w:rsidRPr="006E1FB9">
        <w:rPr>
          <w:highlight w:val="white"/>
        </w:rPr>
        <w:t>:</w:t>
      </w:r>
    </w:p>
    <w:p w14:paraId="6481B7CA" w14:textId="24682147" w:rsidR="006E1FB9" w:rsidRPr="006E1FB9" w:rsidRDefault="006E1FB9" w:rsidP="006E1FB9">
      <w:pPr>
        <w:pStyle w:val="Code"/>
        <w:rPr>
          <w:highlight w:val="white"/>
        </w:rPr>
      </w:pPr>
      <w:r w:rsidRPr="006E1FB9">
        <w:rPr>
          <w:highlight w:val="white"/>
        </w:rPr>
        <w:t xml:space="preserve">        case Sort.</w:t>
      </w:r>
      <w:r w:rsidR="005D4E81">
        <w:rPr>
          <w:highlight w:val="white"/>
        </w:rPr>
        <w:t>UnsignedInt</w:t>
      </w:r>
      <w:r w:rsidRPr="006E1FB9">
        <w:rPr>
          <w:highlight w:val="white"/>
        </w:rPr>
        <w:t>:</w:t>
      </w:r>
    </w:p>
    <w:p w14:paraId="5F74AE27" w14:textId="7328AB96" w:rsidR="006E1FB9" w:rsidRPr="006E1FB9" w:rsidRDefault="006E1FB9" w:rsidP="006E1FB9">
      <w:pPr>
        <w:pStyle w:val="Code"/>
        <w:rPr>
          <w:highlight w:val="white"/>
        </w:rPr>
      </w:pPr>
      <w:r w:rsidRPr="006E1FB9">
        <w:rPr>
          <w:highlight w:val="white"/>
        </w:rPr>
        <w:t xml:space="preserve">        case Sort.</w:t>
      </w:r>
      <w:r w:rsidR="005D4E81">
        <w:rPr>
          <w:highlight w:val="white"/>
        </w:rPr>
        <w:t>UnsignedLongInt</w:t>
      </w:r>
      <w:r w:rsidRPr="006E1FB9">
        <w:rPr>
          <w:highlight w:val="white"/>
        </w:rPr>
        <w: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0C1050F" w:rsidR="006E1FB9" w:rsidRPr="006E1FB9" w:rsidRDefault="006E1FB9" w:rsidP="006E1FB9">
      <w:pPr>
        <w:pStyle w:val="Code"/>
        <w:rPr>
          <w:highlight w:val="white"/>
        </w:rPr>
      </w:pPr>
      <w:r w:rsidRPr="006E1FB9">
        <w:rPr>
          <w:highlight w:val="white"/>
        </w:rPr>
        <w:t xml:space="preserve">        case Sort.</w:t>
      </w:r>
      <w:r w:rsidR="001220BA">
        <w:rPr>
          <w:highlight w:val="white"/>
        </w:rPr>
        <w:t>LongDouble</w:t>
      </w:r>
      <w:r w:rsidRPr="006E1FB9">
        <w:rPr>
          <w:highlight w:val="white"/>
        </w:rPr>
        <w:t>:</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lastRenderedPageBreak/>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6D26B7F5" w:rsidR="006E1FB9" w:rsidRPr="006E1FB9" w:rsidRDefault="006E1FB9" w:rsidP="006E1FB9">
      <w:pPr>
        <w:pStyle w:val="Code"/>
        <w:rPr>
          <w:highlight w:val="white"/>
        </w:rPr>
      </w:pPr>
      <w:r w:rsidRPr="006E1FB9">
        <w:rPr>
          <w:highlight w:val="white"/>
        </w:rPr>
        <w:t xml:space="preserve">    public bool </w:t>
      </w:r>
      <w:r w:rsidR="002C4F32">
        <w:rPr>
          <w:highlight w:val="white"/>
        </w:rPr>
        <w:t>IsIntegralPointerOrArray</w:t>
      </w:r>
      <w:r w:rsidRPr="006E1FB9">
        <w:rPr>
          <w:highlight w:val="white"/>
        </w:rPr>
        <w:t>()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2F6FE5C2" w:rsidR="006E1FB9" w:rsidRPr="006E1FB9" w:rsidRDefault="006E1FB9" w:rsidP="006E1FB9">
      <w:pPr>
        <w:pStyle w:val="Code"/>
        <w:rPr>
          <w:highlight w:val="white"/>
        </w:rPr>
      </w:pPr>
      <w:r w:rsidRPr="006E1FB9">
        <w:rPr>
          <w:highlight w:val="white"/>
        </w:rPr>
        <w:t xml:space="preserve">      return </w:t>
      </w:r>
      <w:r w:rsidR="002C4F32">
        <w:rPr>
          <w:highlight w:val="white"/>
        </w:rPr>
        <w:t>IsIntegralPointerOrArray</w:t>
      </w:r>
      <w:r w:rsidRPr="006E1FB9">
        <w:rPr>
          <w:highlight w:val="white"/>
        </w:rPr>
        <w:t>()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692A9F61" w:rsidR="006E1FB9" w:rsidRPr="006E1FB9" w:rsidRDefault="006E1FB9" w:rsidP="006E1FB9">
      <w:pPr>
        <w:pStyle w:val="Code"/>
        <w:rPr>
          <w:highlight w:val="white"/>
        </w:rPr>
      </w:pPr>
      <w:r w:rsidRPr="006E1FB9">
        <w:rPr>
          <w:highlight w:val="white"/>
        </w:rPr>
        <w:t xml:space="preserve">      return </w:t>
      </w:r>
      <w:r w:rsidR="002C4F32">
        <w:rPr>
          <w:highlight w:val="white"/>
        </w:rPr>
        <w:t>IsIntegralPointerOrArray</w:t>
      </w:r>
      <w:r w:rsidRPr="006E1FB9">
        <w:rPr>
          <w:highlight w:val="white"/>
        </w:rPr>
        <w:t>()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lastRenderedPageBreak/>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24A62272" w14:textId="51498FFF" w:rsidR="006E1FB9" w:rsidRPr="006E1FB9" w:rsidRDefault="006E1FB9" w:rsidP="00837ADC">
      <w:pPr>
        <w:pStyle w:val="Code"/>
        <w:rPr>
          <w:highlight w:val="white"/>
        </w:rPr>
      </w:pPr>
      <w:r w:rsidRPr="006E1FB9">
        <w:rPr>
          <w:highlight w:val="white"/>
        </w:rPr>
        <w:t xml:space="preserve">      return Enum.GetName(typeof(Sort), m_sort).Replace("_",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635CC2E7" w:rsidR="008F058F" w:rsidRDefault="005B56F9" w:rsidP="005B56F9">
      <w:pPr>
        <w:rPr>
          <w:highlight w:val="white"/>
        </w:rPr>
      </w:pPr>
      <w:r>
        <w:rPr>
          <w:highlight w:val="white"/>
        </w:rPr>
        <w:t>Finally, we have a set of predefined types.</w:t>
      </w: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339DE5EC"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SignedShortInt</w:t>
      </w:r>
      <w:r w:rsidRPr="006E1FB9">
        <w:rPr>
          <w:highlight w:val="white"/>
        </w:rPr>
        <w: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6896BD61"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UnsignedShortInt</w:t>
      </w:r>
      <w:r w:rsidRPr="006E1FB9">
        <w:rPr>
          <w:highlight w:val="white"/>
        </w:rPr>
        <w:t>);</w:t>
      </w:r>
    </w:p>
    <w:p w14:paraId="44162564" w14:textId="678B3FDD" w:rsidR="008F058F" w:rsidRPr="006E1FB9" w:rsidRDefault="008F058F" w:rsidP="008F058F">
      <w:pPr>
        <w:pStyle w:val="Code"/>
        <w:rPr>
          <w:highlight w:val="white"/>
        </w:rPr>
      </w:pPr>
      <w:r w:rsidRPr="006E1FB9">
        <w:rPr>
          <w:highlight w:val="white"/>
        </w:rPr>
        <w:t xml:space="preserve">    public static Type SignedIntegerType = new Type(Sort.</w:t>
      </w:r>
      <w:r w:rsidR="005D4E81">
        <w:rPr>
          <w:highlight w:val="white"/>
        </w:rPr>
        <w:t>SignedInt</w:t>
      </w:r>
      <w:r w:rsidRPr="006E1FB9">
        <w:rPr>
          <w:highlight w:val="white"/>
        </w:rPr>
        <w:t>);</w:t>
      </w:r>
    </w:p>
    <w:p w14:paraId="20A54A8B" w14:textId="025AC18C" w:rsidR="008F058F" w:rsidRPr="006E1FB9" w:rsidRDefault="008F058F" w:rsidP="008F058F">
      <w:pPr>
        <w:pStyle w:val="Code"/>
        <w:rPr>
          <w:highlight w:val="white"/>
        </w:rPr>
      </w:pPr>
      <w:r w:rsidRPr="006E1FB9">
        <w:rPr>
          <w:highlight w:val="white"/>
        </w:rPr>
        <w:t xml:space="preserve">    public static Type UnsignedIntegerType = new Type(Sort.</w:t>
      </w:r>
      <w:r w:rsidR="005D4E81">
        <w:rPr>
          <w:highlight w:val="white"/>
        </w:rPr>
        <w:t>UnsignedInt</w:t>
      </w:r>
      <w:r w:rsidRPr="006E1FB9">
        <w:rPr>
          <w:highlight w:val="white"/>
        </w:rPr>
        <w:t>);</w:t>
      </w:r>
    </w:p>
    <w:p w14:paraId="0029687A" w14:textId="58AEDE3C" w:rsidR="008F058F" w:rsidRPr="006E1FB9" w:rsidRDefault="008F058F" w:rsidP="008F058F">
      <w:pPr>
        <w:pStyle w:val="Code"/>
        <w:rPr>
          <w:highlight w:val="white"/>
        </w:rPr>
      </w:pPr>
      <w:r w:rsidRPr="006E1FB9">
        <w:rPr>
          <w:highlight w:val="white"/>
        </w:rPr>
        <w:t xml:space="preserve">    public static Type SignedLongIntegerType = new Type(Sort.</w:t>
      </w:r>
      <w:r w:rsidR="005D4E81">
        <w:rPr>
          <w:highlight w:val="white"/>
        </w:rPr>
        <w:t>SignedLongInt</w:t>
      </w:r>
      <w:r w:rsidRPr="006E1FB9">
        <w:rPr>
          <w:highlight w:val="white"/>
        </w:rPr>
        <w: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3E5495DE"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UnsignedLongInt</w:t>
      </w:r>
      <w:r w:rsidRPr="006E1FB9">
        <w:rPr>
          <w:highlight w:val="white"/>
        </w:rPr>
        <w: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5F44C3D" w:rsidR="008F058F" w:rsidRPr="006E1FB9" w:rsidRDefault="008F058F" w:rsidP="008F058F">
      <w:pPr>
        <w:pStyle w:val="Code"/>
        <w:rPr>
          <w:highlight w:val="white"/>
        </w:rPr>
      </w:pPr>
      <w:r w:rsidRPr="006E1FB9">
        <w:rPr>
          <w:highlight w:val="white"/>
        </w:rPr>
        <w:t xml:space="preserve">    public static Type LongDoubleType = new Type(Sort.</w:t>
      </w:r>
      <w:r w:rsidR="001220BA">
        <w:rPr>
          <w:highlight w:val="white"/>
        </w:rPr>
        <w:t>LongDouble</w:t>
      </w:r>
      <w:r w:rsidRPr="006E1FB9">
        <w:rPr>
          <w:highlight w:val="white"/>
        </w:rPr>
        <w:t>);</w:t>
      </w:r>
    </w:p>
    <w:p w14:paraId="2BF5B55A" w14:textId="0AA0D4BA" w:rsidR="008F058F" w:rsidRPr="006E1FB9" w:rsidRDefault="008F058F" w:rsidP="008F058F">
      <w:pPr>
        <w:pStyle w:val="Code"/>
        <w:rPr>
          <w:highlight w:val="white"/>
        </w:rPr>
      </w:pPr>
      <w:r w:rsidRPr="006E1FB9">
        <w:rPr>
          <w:highlight w:val="white"/>
        </w:rPr>
        <w:t xml:space="preserve">    public static Type SignedCharType = new Type(Sort.</w:t>
      </w:r>
      <w:r w:rsidR="005D4E81">
        <w:rPr>
          <w:highlight w:val="white"/>
        </w:rPr>
        <w:t>SignedChar</w:t>
      </w:r>
      <w:r w:rsidRPr="006E1FB9">
        <w:rPr>
          <w:highlight w:val="white"/>
        </w:rPr>
        <w:t>);</w:t>
      </w:r>
    </w:p>
    <w:p w14:paraId="0C3B03FB" w14:textId="4AA2177E" w:rsidR="008F058F" w:rsidRPr="006E1FB9" w:rsidRDefault="008F058F" w:rsidP="008F058F">
      <w:pPr>
        <w:pStyle w:val="Code"/>
        <w:rPr>
          <w:highlight w:val="white"/>
        </w:rPr>
      </w:pPr>
      <w:r w:rsidRPr="006E1FB9">
        <w:rPr>
          <w:highlight w:val="white"/>
        </w:rPr>
        <w:t xml:space="preserve">    public static Type UnsignedCharType = new Type(Sort.</w:t>
      </w:r>
      <w:r w:rsidR="005D4E81">
        <w:rPr>
          <w:highlight w:val="white"/>
        </w:rPr>
        <w:t>UnsignedChar</w:t>
      </w:r>
      <w:r w:rsidRPr="006E1FB9">
        <w:rPr>
          <w:highlight w:val="white"/>
        </w:rPr>
        <w:t>);</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4E50C195" w14:textId="397CFBD3" w:rsidR="00FB7182" w:rsidRDefault="00FB7182" w:rsidP="00FB7182">
      <w:pPr>
        <w:pStyle w:val="CodeHeader"/>
      </w:pPr>
      <w:proofErr w:type="spellStart"/>
      <w:r>
        <w:t>TypeSize.cs</w:t>
      </w:r>
      <w:proofErr w:type="spellEnd"/>
    </w:p>
    <w:p w14:paraId="01A17F37" w14:textId="77777777" w:rsidR="005F3B9F" w:rsidRPr="005F3B9F" w:rsidRDefault="005F3B9F" w:rsidP="005F3B9F">
      <w:pPr>
        <w:pStyle w:val="Code"/>
        <w:rPr>
          <w:highlight w:val="white"/>
        </w:rPr>
      </w:pPr>
      <w:r w:rsidRPr="005F3B9F">
        <w:rPr>
          <w:highlight w:val="white"/>
        </w:rPr>
        <w:t>using System.Numerics;</w:t>
      </w:r>
    </w:p>
    <w:p w14:paraId="2B9A1FB2" w14:textId="77777777" w:rsidR="005F3B9F" w:rsidRPr="005F3B9F" w:rsidRDefault="005F3B9F" w:rsidP="005F3B9F">
      <w:pPr>
        <w:pStyle w:val="Code"/>
        <w:rPr>
          <w:highlight w:val="white"/>
        </w:rPr>
      </w:pPr>
      <w:r w:rsidRPr="005F3B9F">
        <w:rPr>
          <w:highlight w:val="white"/>
        </w:rPr>
        <w:t>using System.Collections.Generic;</w:t>
      </w:r>
    </w:p>
    <w:p w14:paraId="52BECAC7" w14:textId="77777777" w:rsidR="005F3B9F" w:rsidRPr="005F3B9F" w:rsidRDefault="005F3B9F" w:rsidP="005F3B9F">
      <w:pPr>
        <w:pStyle w:val="Code"/>
        <w:rPr>
          <w:highlight w:val="white"/>
        </w:rPr>
      </w:pPr>
    </w:p>
    <w:p w14:paraId="7C7614D6" w14:textId="77777777" w:rsidR="005F3B9F" w:rsidRPr="005F3B9F" w:rsidRDefault="005F3B9F" w:rsidP="005F3B9F">
      <w:pPr>
        <w:pStyle w:val="Code"/>
        <w:rPr>
          <w:highlight w:val="white"/>
        </w:rPr>
      </w:pPr>
      <w:r w:rsidRPr="005F3B9F">
        <w:rPr>
          <w:highlight w:val="white"/>
        </w:rPr>
        <w:t>namespace CCompiler {</w:t>
      </w:r>
    </w:p>
    <w:p w14:paraId="590A447C" w14:textId="77777777" w:rsidR="005F3B9F" w:rsidRPr="005F3B9F" w:rsidRDefault="005F3B9F" w:rsidP="005F3B9F">
      <w:pPr>
        <w:pStyle w:val="Code"/>
        <w:rPr>
          <w:highlight w:val="white"/>
        </w:rPr>
      </w:pPr>
      <w:r w:rsidRPr="005F3B9F">
        <w:rPr>
          <w:highlight w:val="white"/>
        </w:rPr>
        <w:t xml:space="preserve">  class TypeSize {</w:t>
      </w:r>
    </w:p>
    <w:p w14:paraId="79F234DE" w14:textId="77777777" w:rsidR="005F3B9F" w:rsidRPr="005F3B9F" w:rsidRDefault="005F3B9F" w:rsidP="005F3B9F">
      <w:pPr>
        <w:pStyle w:val="Code"/>
        <w:rPr>
          <w:highlight w:val="white"/>
        </w:rPr>
      </w:pPr>
      <w:r w:rsidRPr="005F3B9F">
        <w:rPr>
          <w:highlight w:val="white"/>
        </w:rPr>
        <w:t xml:space="preserve">    public static int PointerSize;</w:t>
      </w:r>
    </w:p>
    <w:p w14:paraId="5BE31119" w14:textId="77777777" w:rsidR="005F3B9F" w:rsidRPr="005F3B9F" w:rsidRDefault="005F3B9F" w:rsidP="005F3B9F">
      <w:pPr>
        <w:pStyle w:val="Code"/>
        <w:rPr>
          <w:highlight w:val="white"/>
        </w:rPr>
      </w:pPr>
      <w:r w:rsidRPr="005F3B9F">
        <w:rPr>
          <w:highlight w:val="white"/>
        </w:rPr>
        <w:t xml:space="preserve">    public static int SignedIntegerSize;</w:t>
      </w:r>
    </w:p>
    <w:p w14:paraId="3113CE04" w14:textId="4FCECFDC" w:rsidR="005F3B9F" w:rsidRPr="005F3B9F" w:rsidRDefault="00655C13" w:rsidP="00655C13">
      <w:pPr>
        <w:rPr>
          <w:highlight w:val="white"/>
        </w:rPr>
      </w:pPr>
      <w:r>
        <w:rPr>
          <w:highlight w:val="white"/>
        </w:rPr>
        <w:t xml:space="preserve">The </w:t>
      </w:r>
      <w:r w:rsidRPr="00655CA6">
        <w:rPr>
          <w:rStyle w:val="KeyWord0"/>
          <w:highlight w:val="white"/>
        </w:rPr>
        <w:t>m_maskMap</w:t>
      </w:r>
      <w:r>
        <w:rPr>
          <w:highlight w:val="white"/>
        </w:rPr>
        <w:t xml:space="preserve"> map holds the bit masks for integer values of one, two, and four bytes.</w:t>
      </w:r>
      <w:r w:rsidR="00450D60">
        <w:rPr>
          <w:highlight w:val="white"/>
        </w:rPr>
        <w:t xml:space="preserve"> </w:t>
      </w:r>
      <w:r w:rsidR="00FE6477">
        <w:rPr>
          <w:highlight w:val="white"/>
        </w:rPr>
        <w:t>Note that i</w:t>
      </w:r>
      <w:r w:rsidR="00450D60">
        <w:rPr>
          <w:highlight w:val="white"/>
        </w:rPr>
        <w:t>ts values are the same for the Linux and Windows environment.</w:t>
      </w:r>
    </w:p>
    <w:p w14:paraId="5FD33270" w14:textId="77777777" w:rsidR="005F3B9F" w:rsidRPr="005F3B9F" w:rsidRDefault="005F3B9F" w:rsidP="005F3B9F">
      <w:pPr>
        <w:pStyle w:val="Code"/>
        <w:rPr>
          <w:highlight w:val="white"/>
        </w:rPr>
      </w:pPr>
      <w:r w:rsidRPr="005F3B9F">
        <w:rPr>
          <w:highlight w:val="white"/>
        </w:rPr>
        <w:lastRenderedPageBreak/>
        <w:t xml:space="preserve">    private static IDictionary&lt;int, BigInteger&gt;</w:t>
      </w:r>
    </w:p>
    <w:p w14:paraId="4442DB5D" w14:textId="77777777" w:rsidR="005F3B9F" w:rsidRPr="005F3B9F" w:rsidRDefault="005F3B9F" w:rsidP="005F3B9F">
      <w:pPr>
        <w:pStyle w:val="Code"/>
        <w:rPr>
          <w:highlight w:val="white"/>
        </w:rPr>
      </w:pPr>
      <w:r w:rsidRPr="005F3B9F">
        <w:rPr>
          <w:highlight w:val="white"/>
        </w:rPr>
        <w:t xml:space="preserve">      m_maskMap = new Dictionary&lt;int, BigInteger&gt;() {</w:t>
      </w:r>
    </w:p>
    <w:p w14:paraId="53E64F1B" w14:textId="77777777" w:rsidR="005F3B9F" w:rsidRPr="005F3B9F" w:rsidRDefault="005F3B9F" w:rsidP="005F3B9F">
      <w:pPr>
        <w:pStyle w:val="Code"/>
        <w:rPr>
          <w:highlight w:val="white"/>
        </w:rPr>
      </w:pPr>
      <w:r w:rsidRPr="005F3B9F">
        <w:rPr>
          <w:highlight w:val="white"/>
        </w:rPr>
        <w:t xml:space="preserve">        {1, (BigInteger) 0x000000FF},</w:t>
      </w:r>
    </w:p>
    <w:p w14:paraId="4575B439" w14:textId="77777777" w:rsidR="005F3B9F" w:rsidRPr="005F3B9F" w:rsidRDefault="005F3B9F" w:rsidP="005F3B9F">
      <w:pPr>
        <w:pStyle w:val="Code"/>
        <w:rPr>
          <w:highlight w:val="white"/>
        </w:rPr>
      </w:pPr>
      <w:r w:rsidRPr="005F3B9F">
        <w:rPr>
          <w:highlight w:val="white"/>
        </w:rPr>
        <w:t xml:space="preserve">        {2, (BigInteger) 0x0000FFFF},</w:t>
      </w:r>
    </w:p>
    <w:p w14:paraId="4F8FBA62" w14:textId="77777777" w:rsidR="005F3B9F" w:rsidRPr="005F3B9F" w:rsidRDefault="005F3B9F" w:rsidP="005F3B9F">
      <w:pPr>
        <w:pStyle w:val="Code"/>
        <w:rPr>
          <w:highlight w:val="white"/>
        </w:rPr>
      </w:pPr>
      <w:r w:rsidRPr="005F3B9F">
        <w:rPr>
          <w:highlight w:val="white"/>
        </w:rPr>
        <w:t xml:space="preserve">        {4, (BigInteger) 0xFFFFFFFF}};</w:t>
      </w:r>
    </w:p>
    <w:p w14:paraId="57EE2CF9" w14:textId="3451AEC3" w:rsidR="005F3B9F" w:rsidRPr="005F3B9F" w:rsidRDefault="00655CA6" w:rsidP="00655CA6">
      <w:pPr>
        <w:rPr>
          <w:highlight w:val="white"/>
        </w:rPr>
      </w:pPr>
      <w:r>
        <w:rPr>
          <w:highlight w:val="white"/>
        </w:rPr>
        <w:t xml:space="preserve">The </w:t>
      </w:r>
      <w:r w:rsidRPr="00655CA6">
        <w:rPr>
          <w:rStyle w:val="KeyWord0"/>
          <w:highlight w:val="white"/>
        </w:rPr>
        <w:t>m_sizeMap</w:t>
      </w:r>
      <w:r>
        <w:rPr>
          <w:highlight w:val="white"/>
        </w:rPr>
        <w:t xml:space="preserve"> map </w:t>
      </w:r>
      <w:r w:rsidR="00AF6D77">
        <w:rPr>
          <w:highlight w:val="white"/>
        </w:rPr>
        <w:t>holds the size of type.</w:t>
      </w:r>
    </w:p>
    <w:p w14:paraId="19C01090" w14:textId="77777777" w:rsidR="00655C13" w:rsidRDefault="005F3B9F" w:rsidP="005F3B9F">
      <w:pPr>
        <w:pStyle w:val="Code"/>
        <w:rPr>
          <w:highlight w:val="white"/>
        </w:rPr>
      </w:pPr>
      <w:r w:rsidRPr="005F3B9F">
        <w:rPr>
          <w:highlight w:val="white"/>
        </w:rPr>
        <w:t xml:space="preserve">    public static IDictionary&lt;Sort,int&gt; m_sizeMap =</w:t>
      </w:r>
    </w:p>
    <w:p w14:paraId="67403175" w14:textId="07806F68" w:rsidR="005F3B9F" w:rsidRPr="005F3B9F" w:rsidRDefault="00655C13" w:rsidP="005F3B9F">
      <w:pPr>
        <w:pStyle w:val="Code"/>
        <w:rPr>
          <w:highlight w:val="white"/>
        </w:rPr>
      </w:pPr>
      <w:r>
        <w:rPr>
          <w:highlight w:val="white"/>
        </w:rPr>
        <w:t xml:space="preserve">      </w:t>
      </w:r>
      <w:r w:rsidR="005F3B9F" w:rsidRPr="005F3B9F">
        <w:rPr>
          <w:highlight w:val="white"/>
        </w:rPr>
        <w:t>new Dictionary&lt;Sort,int&gt;();</w:t>
      </w:r>
    </w:p>
    <w:p w14:paraId="664C020C" w14:textId="5CF257FD" w:rsidR="00A074C7" w:rsidRPr="005F3B9F" w:rsidRDefault="00A074C7" w:rsidP="00A074C7">
      <w:pPr>
        <w:rPr>
          <w:highlight w:val="white"/>
        </w:rPr>
      </w:pPr>
      <w:r>
        <w:rPr>
          <w:highlight w:val="white"/>
        </w:rPr>
        <w:t xml:space="preserve">The </w:t>
      </w:r>
      <w:r w:rsidRPr="00655CA6">
        <w:rPr>
          <w:rStyle w:val="KeyWord0"/>
          <w:highlight w:val="white"/>
        </w:rPr>
        <w:t>m_</w:t>
      </w:r>
      <w:r>
        <w:rPr>
          <w:rStyle w:val="KeyWord0"/>
          <w:highlight w:val="white"/>
        </w:rPr>
        <w:t>signed</w:t>
      </w:r>
      <w:r w:rsidRPr="00655CA6">
        <w:rPr>
          <w:rStyle w:val="KeyWord0"/>
          <w:highlight w:val="white"/>
        </w:rPr>
        <w:t>Map</w:t>
      </w:r>
      <w:r>
        <w:rPr>
          <w:highlight w:val="white"/>
        </w:rPr>
        <w:t xml:space="preserve"> and </w:t>
      </w:r>
      <w:r w:rsidRPr="00A074C7">
        <w:rPr>
          <w:rStyle w:val="KeyWord0"/>
          <w:highlight w:val="white"/>
        </w:rPr>
        <w:t>m_unsignedMap</w:t>
      </w:r>
      <w:r>
        <w:rPr>
          <w:highlight w:val="white"/>
        </w:rPr>
        <w:t xml:space="preserve"> maps hold the signed and unsigned integer types of each size.</w:t>
      </w:r>
    </w:p>
    <w:p w14:paraId="01285C42" w14:textId="77777777" w:rsidR="005F3B9F" w:rsidRPr="005F3B9F" w:rsidRDefault="005F3B9F" w:rsidP="005F3B9F">
      <w:pPr>
        <w:pStyle w:val="Code"/>
        <w:rPr>
          <w:highlight w:val="white"/>
        </w:rPr>
      </w:pPr>
      <w:r w:rsidRPr="005F3B9F">
        <w:rPr>
          <w:highlight w:val="white"/>
        </w:rPr>
        <w:t xml:space="preserve">    public static IDictionary&lt;int,Sort&gt;</w:t>
      </w:r>
    </w:p>
    <w:p w14:paraId="0468094D" w14:textId="77777777" w:rsidR="005F3B9F" w:rsidRPr="005F3B9F" w:rsidRDefault="005F3B9F" w:rsidP="005F3B9F">
      <w:pPr>
        <w:pStyle w:val="Code"/>
        <w:rPr>
          <w:highlight w:val="white"/>
        </w:rPr>
      </w:pPr>
      <w:r w:rsidRPr="005F3B9F">
        <w:rPr>
          <w:highlight w:val="white"/>
        </w:rPr>
        <w:t xml:space="preserve">      m_signedMap = new Dictionary&lt;int,Sort&gt;(),</w:t>
      </w:r>
    </w:p>
    <w:p w14:paraId="263980BA" w14:textId="77777777" w:rsidR="005F3B9F" w:rsidRPr="005F3B9F" w:rsidRDefault="005F3B9F" w:rsidP="005F3B9F">
      <w:pPr>
        <w:pStyle w:val="Code"/>
        <w:rPr>
          <w:highlight w:val="white"/>
        </w:rPr>
      </w:pPr>
      <w:r w:rsidRPr="005F3B9F">
        <w:rPr>
          <w:highlight w:val="white"/>
        </w:rPr>
        <w:t xml:space="preserve">      m_unsignedMap = new Dictionary&lt;int,Sort&gt;();</w:t>
      </w:r>
    </w:p>
    <w:p w14:paraId="070C35ED" w14:textId="38E5159E" w:rsidR="005F3B9F" w:rsidRPr="005F3B9F" w:rsidRDefault="00C7562D" w:rsidP="00C7562D">
      <w:pPr>
        <w:rPr>
          <w:highlight w:val="white"/>
        </w:rPr>
      </w:pPr>
      <w:r>
        <w:rPr>
          <w:highlight w:val="white"/>
        </w:rPr>
        <w:t xml:space="preserve">The </w:t>
      </w:r>
      <w:r w:rsidRPr="00180FFF">
        <w:rPr>
          <w:rStyle w:val="KeyWord0"/>
          <w:highlight w:val="white"/>
        </w:rPr>
        <w:t>m_minValueMap</w:t>
      </w:r>
      <w:r>
        <w:rPr>
          <w:highlight w:val="white"/>
        </w:rPr>
        <w:t xml:space="preserve"> and </w:t>
      </w:r>
      <w:r w:rsidRPr="00180FFF">
        <w:rPr>
          <w:rStyle w:val="KeyWord0"/>
          <w:highlight w:val="white"/>
        </w:rPr>
        <w:t>m_maxValueMap</w:t>
      </w:r>
      <w:r>
        <w:rPr>
          <w:highlight w:val="white"/>
        </w:rPr>
        <w:t xml:space="preserve"> hold the minimum and maximum values of each integral type.</w:t>
      </w:r>
    </w:p>
    <w:p w14:paraId="7A7D6AD2" w14:textId="77777777" w:rsidR="005F3B9F" w:rsidRPr="005F3B9F" w:rsidRDefault="005F3B9F" w:rsidP="005F3B9F">
      <w:pPr>
        <w:pStyle w:val="Code"/>
        <w:rPr>
          <w:highlight w:val="white"/>
        </w:rPr>
      </w:pPr>
      <w:r w:rsidRPr="005F3B9F">
        <w:rPr>
          <w:highlight w:val="white"/>
        </w:rPr>
        <w:t xml:space="preserve">    private static IDictionary&lt;Sort,BigInteger&gt;</w:t>
      </w:r>
    </w:p>
    <w:p w14:paraId="3877F8CE" w14:textId="77777777" w:rsidR="005F3B9F" w:rsidRPr="005F3B9F" w:rsidRDefault="005F3B9F" w:rsidP="005F3B9F">
      <w:pPr>
        <w:pStyle w:val="Code"/>
        <w:rPr>
          <w:highlight w:val="white"/>
        </w:rPr>
      </w:pPr>
      <w:r w:rsidRPr="005F3B9F">
        <w:rPr>
          <w:highlight w:val="white"/>
        </w:rPr>
        <w:t xml:space="preserve">      m_minValueMap = new Dictionary&lt;Sort,BigInteger&gt;(),</w:t>
      </w:r>
    </w:p>
    <w:p w14:paraId="6D90D877" w14:textId="77777777" w:rsidR="005F3B9F" w:rsidRPr="005F3B9F" w:rsidRDefault="005F3B9F" w:rsidP="005F3B9F">
      <w:pPr>
        <w:pStyle w:val="Code"/>
        <w:rPr>
          <w:highlight w:val="white"/>
        </w:rPr>
      </w:pPr>
      <w:r w:rsidRPr="005F3B9F">
        <w:rPr>
          <w:highlight w:val="white"/>
        </w:rPr>
        <w:t xml:space="preserve">      m_maxValueMap = new Dictionary&lt;Sort,BigInteger&gt;();</w:t>
      </w:r>
    </w:p>
    <w:p w14:paraId="43727D31" w14:textId="50CB561D"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r w:rsidR="008B5B58">
        <w:rPr>
          <w:highlight w:val="white"/>
        </w:rPr>
        <w:t xml:space="preserve"> In the Linux environment, a pointer is eight bytes and an integer is four bytes.</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3E828361" w:rsidR="0063592A" w:rsidRPr="0063592A" w:rsidRDefault="0063592A" w:rsidP="0063592A">
      <w:pPr>
        <w:pStyle w:val="Code"/>
        <w:rPr>
          <w:highlight w:val="white"/>
        </w:rPr>
      </w:pPr>
      <w:r w:rsidRPr="0063592A">
        <w:rPr>
          <w:highlight w:val="white"/>
        </w:rPr>
        <w:t xml:space="preserve">        m_sizeMap.Add(Sort.</w:t>
      </w:r>
      <w:r w:rsidR="005D4E81">
        <w:rPr>
          <w:highlight w:val="white"/>
        </w:rPr>
        <w:t>SignedChar</w:t>
      </w:r>
      <w:r w:rsidRPr="0063592A">
        <w:rPr>
          <w:highlight w:val="white"/>
        </w:rPr>
        <w:t>, 1);</w:t>
      </w:r>
    </w:p>
    <w:p w14:paraId="74B6CB70" w14:textId="19952C3C"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UnsignedChar</w:t>
      </w:r>
      <w:r w:rsidRPr="0063592A">
        <w:rPr>
          <w:highlight w:val="white"/>
        </w:rPr>
        <w:t>, 1);</w:t>
      </w:r>
    </w:p>
    <w:p w14:paraId="23A78C03" w14:textId="18DA7591" w:rsidR="0063592A" w:rsidRPr="0063592A" w:rsidRDefault="0063592A" w:rsidP="0063592A">
      <w:pPr>
        <w:pStyle w:val="Code"/>
        <w:rPr>
          <w:highlight w:val="white"/>
        </w:rPr>
      </w:pPr>
      <w:r w:rsidRPr="0063592A">
        <w:rPr>
          <w:highlight w:val="white"/>
        </w:rPr>
        <w:t xml:space="preserve">        m_sizeMap.Add(Sort.</w:t>
      </w:r>
      <w:r w:rsidR="005D4E81">
        <w:rPr>
          <w:highlight w:val="white"/>
        </w:rPr>
        <w:t>SignedShortInt</w:t>
      </w:r>
      <w:r w:rsidRPr="0063592A">
        <w:rPr>
          <w:highlight w:val="white"/>
        </w:rPr>
        <w:t>, 2);</w:t>
      </w:r>
    </w:p>
    <w:p w14:paraId="6DB32089" w14:textId="72B748FB"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UnsignedShortInt</w:t>
      </w:r>
      <w:r w:rsidRPr="0063592A">
        <w:rPr>
          <w:highlight w:val="white"/>
        </w:rPr>
        <w:t>, 2);</w:t>
      </w:r>
    </w:p>
    <w:p w14:paraId="0BF4129F" w14:textId="6A2C981F" w:rsidR="0063592A" w:rsidRPr="0063592A" w:rsidRDefault="0063592A" w:rsidP="0063592A">
      <w:pPr>
        <w:pStyle w:val="Code"/>
        <w:rPr>
          <w:highlight w:val="white"/>
        </w:rPr>
      </w:pPr>
      <w:r w:rsidRPr="0063592A">
        <w:rPr>
          <w:highlight w:val="white"/>
        </w:rPr>
        <w:t xml:space="preserve">        m_sizeMap.Add(Sort.</w:t>
      </w:r>
      <w:r w:rsidR="005D4E81">
        <w:rPr>
          <w:highlight w:val="white"/>
        </w:rPr>
        <w:t>SignedInt</w:t>
      </w:r>
      <w:r w:rsidRPr="0063592A">
        <w:rPr>
          <w:highlight w:val="white"/>
        </w:rPr>
        <w:t>, 4);</w:t>
      </w:r>
    </w:p>
    <w:p w14:paraId="2D7B1223" w14:textId="4F896CAC"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UnsignedInt</w:t>
      </w:r>
      <w:r w:rsidRPr="0063592A">
        <w:rPr>
          <w:highlight w:val="white"/>
        </w:rPr>
        <w:t>, 4);</w:t>
      </w:r>
    </w:p>
    <w:p w14:paraId="6573A147" w14:textId="0C70108E" w:rsidR="0063592A" w:rsidRPr="0063592A" w:rsidRDefault="0063592A" w:rsidP="0063592A">
      <w:pPr>
        <w:pStyle w:val="Code"/>
        <w:rPr>
          <w:highlight w:val="white"/>
        </w:rPr>
      </w:pPr>
      <w:r w:rsidRPr="0063592A">
        <w:rPr>
          <w:highlight w:val="white"/>
        </w:rPr>
        <w:t xml:space="preserve">        m_sizeMap.Add(Sort.</w:t>
      </w:r>
      <w:r w:rsidR="005D4E81">
        <w:rPr>
          <w:highlight w:val="white"/>
        </w:rPr>
        <w:t>SignedLongInt</w:t>
      </w:r>
      <w:r w:rsidRPr="0063592A">
        <w:rPr>
          <w:highlight w:val="white"/>
        </w:rPr>
        <w:t>, 8);</w:t>
      </w:r>
    </w:p>
    <w:p w14:paraId="1FFF1575" w14:textId="5EDB85CF"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UnsignedLongInt</w:t>
      </w:r>
      <w:r w:rsidRPr="0063592A">
        <w:rPr>
          <w:highlight w:val="white"/>
        </w:rPr>
        <w: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6558C4E9" w:rsidR="0063592A" w:rsidRPr="00D27FC4" w:rsidRDefault="0063592A" w:rsidP="00D27FC4">
      <w:pPr>
        <w:pStyle w:val="Code"/>
        <w:rPr>
          <w:highlight w:val="white"/>
        </w:rPr>
      </w:pPr>
      <w:r w:rsidRPr="00D27FC4">
        <w:rPr>
          <w:highlight w:val="white"/>
        </w:rPr>
        <w:t xml:space="preserve">        m_sizeMap.Add(Sort.</w:t>
      </w:r>
      <w:r w:rsidR="001220BA">
        <w:rPr>
          <w:highlight w:val="white"/>
        </w:rPr>
        <w:t>LongDouble</w:t>
      </w:r>
      <w:r w:rsidRPr="00D27FC4">
        <w:rPr>
          <w:highlight w:val="white"/>
        </w:rPr>
        <w:t>, 8);</w:t>
      </w:r>
    </w:p>
    <w:p w14:paraId="7083490E" w14:textId="77777777" w:rsidR="0063592A" w:rsidRPr="00D27FC4" w:rsidRDefault="0063592A" w:rsidP="00D27FC4">
      <w:pPr>
        <w:pStyle w:val="Code"/>
        <w:rPr>
          <w:highlight w:val="white"/>
        </w:rPr>
      </w:pPr>
    </w:p>
    <w:p w14:paraId="31BB7D16" w14:textId="2E7D7E9D" w:rsidR="00D27FC4" w:rsidRPr="00D27FC4" w:rsidRDefault="00D27FC4" w:rsidP="00D27FC4">
      <w:pPr>
        <w:pStyle w:val="Code"/>
        <w:rPr>
          <w:highlight w:val="white"/>
        </w:rPr>
      </w:pPr>
      <w:r w:rsidRPr="00D27FC4">
        <w:rPr>
          <w:highlight w:val="white"/>
        </w:rPr>
        <w:t xml:space="preserve">        m_signedMap.Add(1, Sort.</w:t>
      </w:r>
      <w:r w:rsidR="005D4E81">
        <w:rPr>
          <w:highlight w:val="white"/>
        </w:rPr>
        <w:t>SignedChar</w:t>
      </w:r>
      <w:r w:rsidRPr="00D27FC4">
        <w:rPr>
          <w:highlight w:val="white"/>
        </w:rPr>
        <w:t>);</w:t>
      </w:r>
    </w:p>
    <w:p w14:paraId="00BA7D61" w14:textId="2C450085" w:rsidR="00D27FC4" w:rsidRPr="00D27FC4" w:rsidRDefault="00D27FC4" w:rsidP="00D27FC4">
      <w:pPr>
        <w:pStyle w:val="Code"/>
        <w:rPr>
          <w:highlight w:val="white"/>
        </w:rPr>
      </w:pPr>
      <w:r w:rsidRPr="00D27FC4">
        <w:rPr>
          <w:highlight w:val="white"/>
        </w:rPr>
        <w:t xml:space="preserve">        m_signedMap.Add(2, Sort.</w:t>
      </w:r>
      <w:r w:rsidR="005D4E81">
        <w:rPr>
          <w:highlight w:val="white"/>
        </w:rPr>
        <w:t>SignedShortInt</w:t>
      </w:r>
      <w:r w:rsidRPr="00D27FC4">
        <w:rPr>
          <w:highlight w:val="white"/>
        </w:rPr>
        <w:t>);</w:t>
      </w:r>
    </w:p>
    <w:p w14:paraId="0D689130" w14:textId="3BD462DB" w:rsidR="00D27FC4" w:rsidRPr="00D27FC4" w:rsidRDefault="00D27FC4" w:rsidP="00D27FC4">
      <w:pPr>
        <w:pStyle w:val="Code"/>
        <w:rPr>
          <w:highlight w:val="white"/>
        </w:rPr>
      </w:pPr>
      <w:r w:rsidRPr="00D27FC4">
        <w:rPr>
          <w:highlight w:val="white"/>
        </w:rPr>
        <w:t xml:space="preserve">        m_signedMap.Add(4, Sort.</w:t>
      </w:r>
      <w:r w:rsidR="005D4E81">
        <w:rPr>
          <w:highlight w:val="white"/>
        </w:rPr>
        <w:t>SignedInt</w:t>
      </w:r>
      <w:r w:rsidRPr="00D27FC4">
        <w:rPr>
          <w:highlight w:val="white"/>
        </w:rPr>
        <w:t>);</w:t>
      </w:r>
    </w:p>
    <w:p w14:paraId="7F969296" w14:textId="72870A32" w:rsidR="00D27FC4" w:rsidRPr="00D27FC4" w:rsidRDefault="00D27FC4" w:rsidP="00D27FC4">
      <w:pPr>
        <w:pStyle w:val="Code"/>
        <w:rPr>
          <w:highlight w:val="white"/>
        </w:rPr>
      </w:pPr>
      <w:r w:rsidRPr="00D27FC4">
        <w:rPr>
          <w:highlight w:val="white"/>
        </w:rPr>
        <w:t xml:space="preserve">        m_signedMap.Add(8, Sort.</w:t>
      </w:r>
      <w:r w:rsidR="005D4E81">
        <w:rPr>
          <w:highlight w:val="white"/>
        </w:rPr>
        <w:t>SignedLongInt</w:t>
      </w:r>
      <w:r w:rsidRPr="00D27FC4">
        <w:rPr>
          <w:highlight w:val="white"/>
        </w:rPr>
        <w:t>);</w:t>
      </w:r>
    </w:p>
    <w:p w14:paraId="4E827A04" w14:textId="77777777" w:rsidR="00D27FC4" w:rsidRPr="00D27FC4" w:rsidRDefault="00D27FC4" w:rsidP="00D27FC4">
      <w:pPr>
        <w:pStyle w:val="Code"/>
        <w:rPr>
          <w:highlight w:val="white"/>
        </w:rPr>
      </w:pPr>
    </w:p>
    <w:p w14:paraId="7E8FD4E0" w14:textId="3780B517" w:rsidR="00D27FC4" w:rsidRPr="00D27FC4" w:rsidRDefault="00D27FC4" w:rsidP="00D27FC4">
      <w:pPr>
        <w:pStyle w:val="Code"/>
        <w:rPr>
          <w:highlight w:val="white"/>
        </w:rPr>
      </w:pPr>
      <w:r w:rsidRPr="00D27FC4">
        <w:rPr>
          <w:highlight w:val="white"/>
        </w:rPr>
        <w:t xml:space="preserve">        m_unsignedMap.Add(1, Sort.</w:t>
      </w:r>
      <w:r w:rsidR="005D4E81">
        <w:rPr>
          <w:highlight w:val="white"/>
        </w:rPr>
        <w:t>UnsignedChar</w:t>
      </w:r>
      <w:r w:rsidRPr="00D27FC4">
        <w:rPr>
          <w:highlight w:val="white"/>
        </w:rPr>
        <w:t>);</w:t>
      </w:r>
    </w:p>
    <w:p w14:paraId="6EE68504" w14:textId="1A943070" w:rsidR="00D27FC4" w:rsidRPr="00D27FC4" w:rsidRDefault="00D27FC4" w:rsidP="00D27FC4">
      <w:pPr>
        <w:pStyle w:val="Code"/>
        <w:rPr>
          <w:highlight w:val="white"/>
        </w:rPr>
      </w:pPr>
      <w:r w:rsidRPr="00D27FC4">
        <w:rPr>
          <w:highlight w:val="white"/>
        </w:rPr>
        <w:t xml:space="preserve">        m_unsignedMap.Add(2, Sort.</w:t>
      </w:r>
      <w:r w:rsidR="005D4E81">
        <w:rPr>
          <w:highlight w:val="white"/>
        </w:rPr>
        <w:t>UnsignedShortInt</w:t>
      </w:r>
      <w:r w:rsidRPr="00D27FC4">
        <w:rPr>
          <w:highlight w:val="white"/>
        </w:rPr>
        <w:t>);</w:t>
      </w:r>
    </w:p>
    <w:p w14:paraId="1C89DD2C" w14:textId="32D047CE" w:rsidR="00D27FC4" w:rsidRPr="00D27FC4" w:rsidRDefault="00D27FC4" w:rsidP="00D27FC4">
      <w:pPr>
        <w:pStyle w:val="Code"/>
        <w:rPr>
          <w:highlight w:val="white"/>
        </w:rPr>
      </w:pPr>
      <w:r w:rsidRPr="00D27FC4">
        <w:rPr>
          <w:highlight w:val="white"/>
        </w:rPr>
        <w:t xml:space="preserve">        m_unsignedMap.Add(4, Sort.</w:t>
      </w:r>
      <w:r w:rsidR="005D4E81">
        <w:rPr>
          <w:highlight w:val="white"/>
        </w:rPr>
        <w:t>UnsignedInt</w:t>
      </w:r>
      <w:r w:rsidRPr="00D27FC4">
        <w:rPr>
          <w:highlight w:val="white"/>
        </w:rPr>
        <w:t>);</w:t>
      </w:r>
    </w:p>
    <w:p w14:paraId="6FF6980E" w14:textId="43D87EFA" w:rsidR="00D27FC4" w:rsidRPr="00D27FC4" w:rsidRDefault="00D27FC4" w:rsidP="00D27FC4">
      <w:pPr>
        <w:pStyle w:val="Code"/>
        <w:rPr>
          <w:highlight w:val="white"/>
        </w:rPr>
      </w:pPr>
      <w:r w:rsidRPr="00D27FC4">
        <w:rPr>
          <w:highlight w:val="white"/>
        </w:rPr>
        <w:t xml:space="preserve">        m_unsignedMap.Add(8, Sort.</w:t>
      </w:r>
      <w:r w:rsidR="005D4E81">
        <w:rPr>
          <w:highlight w:val="white"/>
        </w:rPr>
        <w:t>UnsignedLongInt</w:t>
      </w:r>
      <w:r w:rsidRPr="00D27FC4">
        <w:rPr>
          <w:highlight w:val="white"/>
        </w:rPr>
        <w:t>);</w:t>
      </w:r>
    </w:p>
    <w:p w14:paraId="62343E54" w14:textId="77777777" w:rsidR="00D27FC4" w:rsidRPr="00D27FC4" w:rsidRDefault="00D27FC4" w:rsidP="00D27FC4">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lastRenderedPageBreak/>
        <w:t xml:space="preserve">        m_minValueMap.Add(Sort.Logical, 0);</w:t>
      </w:r>
    </w:p>
    <w:p w14:paraId="281524FC" w14:textId="0610B29A"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SignedChar</w:t>
      </w:r>
      <w:r w:rsidRPr="0063592A">
        <w:rPr>
          <w:highlight w:val="white"/>
        </w:rPr>
        <w:t>, -128);</w:t>
      </w:r>
    </w:p>
    <w:p w14:paraId="4E38A82B" w14:textId="01195BC7"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UnsignedChar</w:t>
      </w:r>
      <w:r w:rsidRPr="0063592A">
        <w:rPr>
          <w:highlight w:val="white"/>
        </w:rPr>
        <w:t>, 0);</w:t>
      </w:r>
    </w:p>
    <w:p w14:paraId="6E98648B" w14:textId="03C1FBC6"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SignedShortInt</w:t>
      </w:r>
      <w:r w:rsidRPr="0063592A">
        <w:rPr>
          <w:highlight w:val="white"/>
        </w:rPr>
        <w:t>, -32768);</w:t>
      </w:r>
    </w:p>
    <w:p w14:paraId="67560A0D" w14:textId="6CAFC545"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UnsignedShortInt</w:t>
      </w:r>
      <w:r w:rsidRPr="0063592A">
        <w:rPr>
          <w:highlight w:val="white"/>
        </w:rPr>
        <w:t>, 0);</w:t>
      </w:r>
    </w:p>
    <w:p w14:paraId="6ACC81BE" w14:textId="27FC1709"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SignedInt</w:t>
      </w:r>
      <w:r w:rsidRPr="0063592A">
        <w:rPr>
          <w:highlight w:val="white"/>
        </w:rPr>
        <w:t>, -2147483648);</w:t>
      </w:r>
    </w:p>
    <w:p w14:paraId="429A3AE1" w14:textId="16E17CD6"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UnsignedInt</w:t>
      </w:r>
      <w:r w:rsidRPr="0063592A">
        <w:rPr>
          <w:highlight w:val="white"/>
        </w:rPr>
        <w: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0F6A762E"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SignedLongInt</w:t>
      </w:r>
      <w:r w:rsidRPr="0063592A">
        <w:rPr>
          <w:highlight w:val="white"/>
        </w:rPr>
        <w:t>, -9223372036854775808);</w:t>
      </w:r>
    </w:p>
    <w:p w14:paraId="008B98C7" w14:textId="109E9F73"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UnsignedLongInt</w:t>
      </w:r>
      <w:r w:rsidRPr="0063592A">
        <w:rPr>
          <w:highlight w:val="white"/>
        </w:rPr>
        <w: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2CC43B8B"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SignedChar</w:t>
      </w:r>
      <w:r w:rsidRPr="0063592A">
        <w:rPr>
          <w:highlight w:val="white"/>
        </w:rPr>
        <w:t>, 127);</w:t>
      </w:r>
    </w:p>
    <w:p w14:paraId="656AB2AE" w14:textId="443E320F"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UnsignedChar</w:t>
      </w:r>
      <w:r w:rsidRPr="0063592A">
        <w:rPr>
          <w:highlight w:val="white"/>
        </w:rPr>
        <w:t>, 255);</w:t>
      </w:r>
    </w:p>
    <w:p w14:paraId="4955AEA7" w14:textId="2F861C7E"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SignedShortInt</w:t>
      </w:r>
      <w:r w:rsidRPr="0063592A">
        <w:rPr>
          <w:highlight w:val="white"/>
        </w:rPr>
        <w:t>, 32767);</w:t>
      </w:r>
    </w:p>
    <w:p w14:paraId="771A16A7" w14:textId="7CFA4750"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UnsignedShortInt</w:t>
      </w:r>
      <w:r w:rsidRPr="0063592A">
        <w:rPr>
          <w:highlight w:val="white"/>
        </w:rPr>
        <w:t>, 65535);</w:t>
      </w:r>
    </w:p>
    <w:p w14:paraId="3EE40AA4" w14:textId="348F6709"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SignedInt</w:t>
      </w:r>
      <w:r w:rsidRPr="0063592A">
        <w:rPr>
          <w:highlight w:val="white"/>
        </w:rPr>
        <w:t>, 2147483647);</w:t>
      </w:r>
    </w:p>
    <w:p w14:paraId="4D7906BA" w14:textId="16E77815"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UnsignedInt</w:t>
      </w:r>
      <w:r w:rsidRPr="0063592A">
        <w:rPr>
          <w:highlight w:val="white"/>
        </w:rPr>
        <w: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16F586EF"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SignedLongInt</w:t>
      </w:r>
      <w:r w:rsidRPr="0063592A">
        <w:rPr>
          <w:highlight w:val="white"/>
        </w:rPr>
        <w:t>, 9223372036854775807);</w:t>
      </w:r>
    </w:p>
    <w:p w14:paraId="3F5C5B40" w14:textId="2F417A94" w:rsidR="0063592A" w:rsidRDefault="0063592A" w:rsidP="0063592A">
      <w:pPr>
        <w:pStyle w:val="Code"/>
        <w:rPr>
          <w:highlight w:val="white"/>
        </w:rPr>
      </w:pPr>
      <w:r w:rsidRPr="0063592A">
        <w:rPr>
          <w:highlight w:val="white"/>
        </w:rPr>
        <w:t xml:space="preserve">        m_maxValueMap.Add(Sort.</w:t>
      </w:r>
      <w:r w:rsidR="005D4E81">
        <w:rPr>
          <w:highlight w:val="white"/>
        </w:rPr>
        <w:t>UnsignedLongInt</w:t>
      </w:r>
      <w:r w:rsidRPr="0063592A">
        <w:rPr>
          <w:highlight w:val="white"/>
        </w:rPr>
        <w:t>, 18446744073709551615);</w:t>
      </w:r>
    </w:p>
    <w:p w14:paraId="55C9B07C" w14:textId="6F4B6B2E" w:rsidR="005448D2" w:rsidRDefault="005448D2" w:rsidP="0063592A">
      <w:pPr>
        <w:pStyle w:val="Code"/>
        <w:rPr>
          <w:highlight w:val="white"/>
        </w:rPr>
      </w:pPr>
      <w:r>
        <w:rPr>
          <w:highlight w:val="white"/>
        </w:rPr>
        <w:t xml:space="preserve">      }</w:t>
      </w:r>
    </w:p>
    <w:p w14:paraId="3B5BC7BC" w14:textId="4B0A533C" w:rsidR="005448D2" w:rsidRDefault="005448D2" w:rsidP="0063592A">
      <w:pPr>
        <w:pStyle w:val="Code"/>
        <w:rPr>
          <w:highlight w:val="white"/>
        </w:rPr>
      </w:pPr>
    </w:p>
    <w:p w14:paraId="26A5AD4B" w14:textId="79BA3D59" w:rsidR="005448D2" w:rsidRDefault="005448D2" w:rsidP="005448D2">
      <w:pPr>
        <w:pStyle w:val="Code"/>
        <w:rPr>
          <w:highlight w:val="white"/>
        </w:rPr>
      </w:pPr>
      <w:r w:rsidRPr="0063592A">
        <w:rPr>
          <w:highlight w:val="white"/>
        </w:rPr>
        <w:t xml:space="preserve">      if (Start.Windows) {</w:t>
      </w:r>
    </w:p>
    <w:p w14:paraId="78D08B72" w14:textId="0120198D" w:rsidR="005448D2" w:rsidRPr="0063592A" w:rsidRDefault="005448D2" w:rsidP="005448D2">
      <w:pPr>
        <w:pStyle w:val="Code"/>
        <w:rPr>
          <w:highlight w:val="white"/>
        </w:rPr>
      </w:pPr>
      <w:r>
        <w:rPr>
          <w:highlight w:val="white"/>
        </w:rPr>
        <w:t xml:space="preserve">        // ...</w:t>
      </w:r>
    </w:p>
    <w:p w14:paraId="6627F9C3" w14:textId="09E38D8E" w:rsidR="005448D2" w:rsidRPr="0063592A" w:rsidRDefault="005448D2" w:rsidP="0063592A">
      <w:pPr>
        <w:pStyle w:val="Code"/>
        <w:rPr>
          <w:highlight w:val="white"/>
        </w:rPr>
      </w:pPr>
      <w:r w:rsidRPr="0063592A">
        <w:rPr>
          <w:highlight w:val="whit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D27FC4" w:rsidRDefault="0063592A" w:rsidP="00D27FC4">
      <w:pPr>
        <w:pStyle w:val="Code"/>
        <w:rPr>
          <w:highlight w:val="white"/>
        </w:rPr>
      </w:pPr>
    </w:p>
    <w:p w14:paraId="7C012D33" w14:textId="77777777" w:rsidR="00D27FC4" w:rsidRPr="00D27FC4" w:rsidRDefault="00D27FC4" w:rsidP="00D27FC4">
      <w:pPr>
        <w:pStyle w:val="Code"/>
        <w:rPr>
          <w:highlight w:val="white"/>
        </w:rPr>
      </w:pPr>
      <w:r w:rsidRPr="00D27FC4">
        <w:rPr>
          <w:highlight w:val="white"/>
        </w:rPr>
        <w:t xml:space="preserve">    public static Type SizeToSignedType(int size) {</w:t>
      </w:r>
    </w:p>
    <w:p w14:paraId="5430067F" w14:textId="77777777" w:rsidR="00D27FC4" w:rsidRPr="00D27FC4" w:rsidRDefault="00D27FC4" w:rsidP="00D27FC4">
      <w:pPr>
        <w:pStyle w:val="Code"/>
        <w:rPr>
          <w:highlight w:val="white"/>
        </w:rPr>
      </w:pPr>
      <w:r w:rsidRPr="00D27FC4">
        <w:rPr>
          <w:highlight w:val="white"/>
        </w:rPr>
        <w:t xml:space="preserve">      return new Type(m_signedMap[size]);</w:t>
      </w:r>
    </w:p>
    <w:p w14:paraId="51761179" w14:textId="77777777" w:rsidR="00D27FC4" w:rsidRPr="00D27FC4" w:rsidRDefault="00D27FC4" w:rsidP="00D27FC4">
      <w:pPr>
        <w:pStyle w:val="Code"/>
        <w:rPr>
          <w:highlight w:val="white"/>
        </w:rPr>
      </w:pPr>
      <w:r w:rsidRPr="00D27FC4">
        <w:rPr>
          <w:highlight w:val="white"/>
        </w:rPr>
        <w:t xml:space="preserve">    }</w:t>
      </w:r>
    </w:p>
    <w:p w14:paraId="398938E8" w14:textId="77777777" w:rsidR="00D27FC4" w:rsidRPr="00D27FC4" w:rsidRDefault="00D27FC4" w:rsidP="00D27FC4">
      <w:pPr>
        <w:pStyle w:val="Code"/>
        <w:rPr>
          <w:highlight w:val="white"/>
        </w:rPr>
      </w:pPr>
    </w:p>
    <w:p w14:paraId="6058EFF9" w14:textId="77777777" w:rsidR="00D27FC4" w:rsidRPr="00D27FC4" w:rsidRDefault="00D27FC4" w:rsidP="00D27FC4">
      <w:pPr>
        <w:pStyle w:val="Code"/>
        <w:rPr>
          <w:highlight w:val="white"/>
        </w:rPr>
      </w:pPr>
      <w:r w:rsidRPr="00D27FC4">
        <w:rPr>
          <w:highlight w:val="white"/>
        </w:rPr>
        <w:t xml:space="preserve">    public static Type SizeToUnsignedType(int size) {</w:t>
      </w:r>
    </w:p>
    <w:p w14:paraId="4EFB1F8A" w14:textId="77777777" w:rsidR="00D27FC4" w:rsidRPr="00D27FC4" w:rsidRDefault="00D27FC4" w:rsidP="00D27FC4">
      <w:pPr>
        <w:pStyle w:val="Code"/>
        <w:rPr>
          <w:highlight w:val="white"/>
        </w:rPr>
      </w:pPr>
      <w:r w:rsidRPr="00D27FC4">
        <w:rPr>
          <w:highlight w:val="white"/>
        </w:rPr>
        <w:t xml:space="preserve">      return new Type(m_unsignedMap[size]);</w:t>
      </w:r>
    </w:p>
    <w:p w14:paraId="12F5C32F" w14:textId="77777777" w:rsidR="00D27FC4" w:rsidRPr="00D27FC4" w:rsidRDefault="00D27FC4" w:rsidP="00D27FC4">
      <w:pPr>
        <w:pStyle w:val="Code"/>
        <w:rPr>
          <w:highlight w:val="white"/>
        </w:rPr>
      </w:pPr>
      <w:r w:rsidRPr="00D27FC4">
        <w:rPr>
          <w:highlight w:val="white"/>
        </w:rPr>
        <w:t xml:space="preserve">    }</w:t>
      </w:r>
    </w:p>
    <w:p w14:paraId="7A126B21" w14:textId="77777777" w:rsidR="0063592A" w:rsidRPr="00D27FC4" w:rsidRDefault="0063592A" w:rsidP="00D27FC4">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7C1E9F48" w:rsidR="00FB7182" w:rsidRDefault="00EF74E4" w:rsidP="00EF74E4">
      <w:pPr>
        <w:pStyle w:val="Rubrik2"/>
      </w:pPr>
      <w:bookmarkStart w:id="376" w:name="_Toc53473542"/>
      <w:r>
        <w:lastRenderedPageBreak/>
        <w:t>Type Cast</w:t>
      </w:r>
      <w:bookmarkEnd w:id="376"/>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EFDEDFA" w:rsidR="007D10DD" w:rsidRPr="00B0554E" w:rsidRDefault="00B0554E" w:rsidP="007D10DD">
      <w:pPr>
        <w:rPr>
          <w:i/>
          <w:iCs/>
        </w:rPr>
      </w:pPr>
      <w:r>
        <w:rPr>
          <w:i/>
          <w:iCs/>
        </w:rPr>
        <w:t xml:space="preserve">XXX </w:t>
      </w:r>
      <w:r w:rsidR="007D10DD" w:rsidRPr="00B0554E">
        <w:rPr>
          <w:i/>
          <w:iCs/>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Default="00862B4D" w:rsidP="00862B4D">
      <w:pPr>
        <w:pStyle w:val="CodeHeader"/>
      </w:pPr>
      <w:proofErr w:type="spellStart"/>
      <w:r>
        <w:t>TypeCast.cs</w:t>
      </w:r>
      <w:proofErr w:type="spellEnd"/>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3BC8AA1A" w:rsidR="005159E1" w:rsidRDefault="005159E1" w:rsidP="005159E1">
      <w:pPr>
        <w:pStyle w:val="Code"/>
        <w:rPr>
          <w:highlight w:val="white"/>
        </w:rPr>
      </w:pPr>
      <w:r w:rsidRPr="005159E1">
        <w:rPr>
          <w:highlight w:val="white"/>
        </w:rPr>
        <w:t xml:space="preserve">  public class TypeCast {</w:t>
      </w:r>
    </w:p>
    <w:p w14:paraId="57744C41" w14:textId="77777777" w:rsidR="003653BA" w:rsidRPr="005926A0" w:rsidRDefault="003653BA" w:rsidP="003653BA">
      <w:pPr>
        <w:rPr>
          <w:highlight w:val="white"/>
        </w:rPr>
      </w:pPr>
      <w:r>
        <w:rPr>
          <w:highlight w:val="white"/>
        </w:rPr>
        <w:t xml:space="preserve">The </w:t>
      </w:r>
      <w:r w:rsidRPr="00EA686E">
        <w:rPr>
          <w:rStyle w:val="KeyWord0"/>
          <w:highlight w:val="white"/>
        </w:rPr>
        <w:t>LogicalToIntegral</w:t>
      </w:r>
      <w:r>
        <w:rPr>
          <w:highlight w:val="white"/>
        </w:rPr>
        <w:t xml:space="preserve"> method makes sure the expression holds integral type. If it holds logical type, it is cast from logical type to signed integer type.</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8B7E5EB" w14:textId="77777777" w:rsidR="008D5237" w:rsidRPr="005926A0" w:rsidRDefault="008D5237" w:rsidP="008D5237">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floating type. If it holds logical type, it is cast from logical type to double type.</w:t>
      </w: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4140FC44" w14:textId="374ECA12" w:rsidR="008D5237" w:rsidRPr="0092263B" w:rsidRDefault="008D5237" w:rsidP="008D5237">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w:t>
      </w:r>
      <w:r w:rsidR="00F35369">
        <w:rPr>
          <w:highlight w:val="white"/>
        </w:rPr>
        <w:t>If it does not already hold logical type, t</w:t>
      </w:r>
      <w:r>
        <w:rPr>
          <w:highlight w:val="white"/>
        </w:rPr>
        <w:t>he expression is cast to logical type.</w:t>
      </w: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3E204B2B" w14:textId="2C166C37" w:rsidR="005159E1" w:rsidRPr="005159E1" w:rsidRDefault="00E03614" w:rsidP="00E03614">
      <w:pPr>
        <w:rPr>
          <w:highlight w:val="white"/>
        </w:rPr>
      </w:pPr>
      <w:r>
        <w:rPr>
          <w:highlight w:val="white"/>
        </w:rPr>
        <w:t xml:space="preserve">The </w:t>
      </w:r>
      <w:r w:rsidRPr="00E03614">
        <w:rPr>
          <w:rStyle w:val="KeyWord0"/>
          <w:highlight w:val="white"/>
        </w:rPr>
        <w:t>ImplicitCast</w:t>
      </w:r>
      <w:r>
        <w:rPr>
          <w:highlight w:val="white"/>
        </w:rPr>
        <w:t xml:space="preserve"> method</w:t>
      </w:r>
      <w:r w:rsidR="00DA10C7">
        <w:rPr>
          <w:highlight w:val="white"/>
        </w:rPr>
        <w:t xml:space="preserve"> performs an implicit cast. To begin with, if the expression is constant, we return the constant casted expression.</w:t>
      </w: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lastRenderedPageBreak/>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64D0D852" w:rsidR="005159E1" w:rsidRPr="009F0030" w:rsidRDefault="005159E1" w:rsidP="009F0030">
      <w:pPr>
        <w:pStyle w:val="Code"/>
        <w:rPr>
          <w:highlight w:val="white"/>
        </w:rPr>
      </w:pPr>
      <w:r w:rsidRPr="009F0030">
        <w:rPr>
          <w:highlight w:val="white"/>
        </w:rPr>
        <w:t xml:space="preserve">           (fromType.Size</w:t>
      </w:r>
      <w:r w:rsidR="00D96162">
        <w:rPr>
          <w:highlight w:val="white"/>
        </w:rPr>
        <w:t>Array</w:t>
      </w:r>
      <w:r w:rsidRPr="009F0030">
        <w:rPr>
          <w:highlight w:val="white"/>
        </w:rPr>
        <w:t>() == toType.Size</w:t>
      </w:r>
      <w:r w:rsidR="00D96162">
        <w:rPr>
          <w:highlight w:val="white"/>
        </w:rPr>
        <w:t>Array</w:t>
      </w:r>
      <w:r w:rsidRPr="009F0030">
        <w:rPr>
          <w:highlight w:val="white"/>
        </w:rPr>
        <w:t>())))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22E7EB4F" w14:textId="48103CF4" w:rsidR="005159E1" w:rsidRPr="005159E1" w:rsidRDefault="005159E1" w:rsidP="005159E1">
      <w:pPr>
        <w:pStyle w:val="Code"/>
        <w:rPr>
          <w:highlight w:val="white"/>
        </w:rPr>
      </w:pPr>
      <w:r w:rsidRPr="005159E1">
        <w:rPr>
          <w:highlight w:val="white"/>
        </w:rPr>
        <w:t xml:space="preserve">    }</w:t>
      </w:r>
    </w:p>
    <w:p w14:paraId="5611962E" w14:textId="77777777" w:rsidR="00703CB0" w:rsidRDefault="00887489" w:rsidP="00887489">
      <w:pPr>
        <w:rPr>
          <w:highlight w:val="white"/>
        </w:rPr>
      </w:pPr>
      <w:r>
        <w:rPr>
          <w:highlight w:val="white"/>
        </w:rPr>
        <w:t xml:space="preserve">The </w:t>
      </w:r>
      <w:r w:rsidRPr="00887489">
        <w:rPr>
          <w:rStyle w:val="KeyWord0"/>
          <w:highlight w:val="white"/>
        </w:rPr>
        <w:t>ExplicitCast</w:t>
      </w:r>
      <w:r>
        <w:rPr>
          <w:highlight w:val="white"/>
        </w:rPr>
        <w:t xml:space="preserve"> method</w:t>
      </w:r>
      <w:r w:rsidR="0024309A">
        <w:rPr>
          <w:highlight w:val="white"/>
        </w:rPr>
        <w:t xml:space="preserve"> perform an explicit cast between</w:t>
      </w:r>
      <w:r w:rsidR="00703CB0">
        <w:rPr>
          <w:highlight w:val="white"/>
        </w:rPr>
        <w:t xml:space="preserve"> the different types of C.</w:t>
      </w:r>
    </w:p>
    <w:p w14:paraId="44E64713" w14:textId="2504CC24" w:rsidR="00AB5B3F" w:rsidRPr="00AB5B3F" w:rsidRDefault="00AB5B3F" w:rsidP="00AB5B3F">
      <w:pPr>
        <w:pStyle w:val="Code"/>
        <w:rPr>
          <w:highlight w:val="white"/>
        </w:rPr>
      </w:pPr>
      <w:r w:rsidRPr="00AB5B3F">
        <w:rPr>
          <w:highlight w:val="white"/>
        </w:rPr>
        <w:t xml:space="preserve">    public static Expression ExplicitCast(Expression sourceExpression,</w:t>
      </w:r>
    </w:p>
    <w:p w14:paraId="5141744D" w14:textId="77777777" w:rsidR="00AB5B3F" w:rsidRPr="00AB5B3F" w:rsidRDefault="00AB5B3F" w:rsidP="00AB5B3F">
      <w:pPr>
        <w:pStyle w:val="Code"/>
        <w:rPr>
          <w:highlight w:val="white"/>
        </w:rPr>
      </w:pPr>
      <w:r w:rsidRPr="00AB5B3F">
        <w:rPr>
          <w:highlight w:val="white"/>
        </w:rPr>
        <w:t xml:space="preserve">                                          Type targetType) {</w:t>
      </w:r>
    </w:p>
    <w:p w14:paraId="571783FD" w14:textId="77777777" w:rsidR="00AB5B3F" w:rsidRPr="00AB5B3F" w:rsidRDefault="00AB5B3F" w:rsidP="00AB5B3F">
      <w:pPr>
        <w:pStyle w:val="Code"/>
        <w:rPr>
          <w:highlight w:val="white"/>
        </w:rPr>
      </w:pPr>
      <w:r w:rsidRPr="00AB5B3F">
        <w:rPr>
          <w:highlight w:val="white"/>
        </w:rPr>
        <w:t xml:space="preserve">      Expression constantExpression =</w:t>
      </w:r>
    </w:p>
    <w:p w14:paraId="3C2F6ED5" w14:textId="77777777" w:rsidR="00AB5B3F" w:rsidRPr="00AB5B3F" w:rsidRDefault="00AB5B3F" w:rsidP="00AB5B3F">
      <w:pPr>
        <w:pStyle w:val="Code"/>
        <w:rPr>
          <w:highlight w:val="white"/>
        </w:rPr>
      </w:pPr>
      <w:r w:rsidRPr="00AB5B3F">
        <w:rPr>
          <w:highlight w:val="white"/>
        </w:rPr>
        <w:t xml:space="preserve">        ConstantExpression.ConstantCast(sourceExpression, targetType);</w:t>
      </w:r>
    </w:p>
    <w:p w14:paraId="02BBA6C4" w14:textId="77777777" w:rsidR="00AB5B3F" w:rsidRPr="00AB5B3F" w:rsidRDefault="00AB5B3F" w:rsidP="00AB5B3F">
      <w:pPr>
        <w:pStyle w:val="Code"/>
        <w:rPr>
          <w:highlight w:val="white"/>
        </w:rPr>
      </w:pPr>
      <w:r w:rsidRPr="00AB5B3F">
        <w:rPr>
          <w:highlight w:val="white"/>
        </w:rPr>
        <w:t xml:space="preserve">      if (constantExpression != null) {</w:t>
      </w:r>
    </w:p>
    <w:p w14:paraId="73F96852" w14:textId="77777777" w:rsidR="00AB5B3F" w:rsidRPr="00AB5B3F" w:rsidRDefault="00AB5B3F" w:rsidP="00AB5B3F">
      <w:pPr>
        <w:pStyle w:val="Code"/>
        <w:rPr>
          <w:highlight w:val="white"/>
        </w:rPr>
      </w:pPr>
      <w:r w:rsidRPr="00AB5B3F">
        <w:rPr>
          <w:highlight w:val="white"/>
        </w:rPr>
        <w:t xml:space="preserve">        return constantExpression;</w:t>
      </w:r>
    </w:p>
    <w:p w14:paraId="4223F7B2" w14:textId="77777777" w:rsidR="00AB5B3F" w:rsidRPr="00AB5B3F" w:rsidRDefault="00AB5B3F" w:rsidP="00AB5B3F">
      <w:pPr>
        <w:pStyle w:val="Code"/>
        <w:rPr>
          <w:highlight w:val="white"/>
        </w:rPr>
      </w:pPr>
      <w:r w:rsidRPr="00AB5B3F">
        <w:rPr>
          <w:highlight w:val="white"/>
        </w:rPr>
        <w:t xml:space="preserve">      }</w:t>
      </w:r>
    </w:p>
    <w:p w14:paraId="78E2336A" w14:textId="77777777" w:rsidR="00AB5B3F" w:rsidRPr="00AB5B3F" w:rsidRDefault="00AB5B3F" w:rsidP="00AB5B3F">
      <w:pPr>
        <w:pStyle w:val="Code"/>
        <w:rPr>
          <w:highlight w:val="white"/>
        </w:rPr>
      </w:pPr>
    </w:p>
    <w:p w14:paraId="18DB5BDA" w14:textId="77777777" w:rsidR="00AB5B3F" w:rsidRPr="00AB5B3F" w:rsidRDefault="00AB5B3F" w:rsidP="00AB5B3F">
      <w:pPr>
        <w:pStyle w:val="Code"/>
        <w:rPr>
          <w:highlight w:val="white"/>
        </w:rPr>
      </w:pPr>
      <w:r w:rsidRPr="00AB5B3F">
        <w:rPr>
          <w:highlight w:val="white"/>
        </w:rPr>
        <w:t xml:space="preserve">      Symbol sourceSymbol = sourceExpression.Symbol, targetSymbol = null;</w:t>
      </w:r>
    </w:p>
    <w:p w14:paraId="325F74DE" w14:textId="77777777" w:rsidR="00AB5B3F" w:rsidRPr="00AB5B3F" w:rsidRDefault="00AB5B3F" w:rsidP="00AB5B3F">
      <w:pPr>
        <w:pStyle w:val="Code"/>
        <w:rPr>
          <w:highlight w:val="white"/>
        </w:rPr>
      </w:pPr>
      <w:r w:rsidRPr="00AB5B3F">
        <w:rPr>
          <w:highlight w:val="white"/>
        </w:rPr>
        <w:t xml:space="preserve">      Type sourceType = sourceSymbol.Type;</w:t>
      </w:r>
    </w:p>
    <w:p w14:paraId="131324BE" w14:textId="77777777" w:rsidR="00AB5B3F" w:rsidRPr="00AB5B3F" w:rsidRDefault="00AB5B3F" w:rsidP="00AB5B3F">
      <w:pPr>
        <w:pStyle w:val="Code"/>
        <w:rPr>
          <w:highlight w:val="white"/>
        </w:rPr>
      </w:pPr>
      <w:r w:rsidRPr="00AB5B3F">
        <w:rPr>
          <w:highlight w:val="white"/>
        </w:rPr>
        <w:t xml:space="preserve">      List&lt;MiddleCode&gt; longList = sourceExpression.LongList;</w:t>
      </w:r>
    </w:p>
    <w:p w14:paraId="60755A6C" w14:textId="77777777" w:rsidR="00AB5B3F" w:rsidRPr="00AB5B3F" w:rsidRDefault="00AB5B3F" w:rsidP="00AB5B3F">
      <w:pPr>
        <w:pStyle w:val="Code"/>
        <w:rPr>
          <w:highlight w:val="white"/>
        </w:rPr>
      </w:pPr>
    </w:p>
    <w:p w14:paraId="111AD36E" w14:textId="77777777" w:rsidR="00AB5B3F" w:rsidRPr="00AB5B3F" w:rsidRDefault="00AB5B3F" w:rsidP="00AB5B3F">
      <w:pPr>
        <w:pStyle w:val="Code"/>
        <w:rPr>
          <w:highlight w:val="white"/>
        </w:rPr>
      </w:pPr>
      <w:r w:rsidRPr="00AB5B3F">
        <w:rPr>
          <w:highlight w:val="white"/>
        </w:rPr>
        <w:t xml:space="preserve">      if (targetType.IsVoid()) {</w:t>
      </w:r>
    </w:p>
    <w:p w14:paraId="4D2DCF8B" w14:textId="77777777" w:rsidR="00AB5B3F" w:rsidRPr="00AB5B3F" w:rsidRDefault="00AB5B3F" w:rsidP="00AB5B3F">
      <w:pPr>
        <w:pStyle w:val="Code"/>
        <w:rPr>
          <w:highlight w:val="white"/>
        </w:rPr>
      </w:pPr>
      <w:r w:rsidRPr="00AB5B3F">
        <w:rPr>
          <w:highlight w:val="white"/>
        </w:rPr>
        <w:t xml:space="preserve">        targetSymbol = new Symbol(targetType);</w:t>
      </w:r>
    </w:p>
    <w:p w14:paraId="717FE441" w14:textId="77777777" w:rsidR="00AB5B3F" w:rsidRPr="00AB5B3F" w:rsidRDefault="00AB5B3F" w:rsidP="00AB5B3F">
      <w:pPr>
        <w:pStyle w:val="Code"/>
        <w:rPr>
          <w:highlight w:val="white"/>
        </w:rPr>
      </w:pPr>
      <w:r w:rsidRPr="00AB5B3F">
        <w:rPr>
          <w:highlight w:val="white"/>
        </w:rPr>
        <w:t xml:space="preserve">      }</w:t>
      </w:r>
    </w:p>
    <w:p w14:paraId="52648CDF" w14:textId="77777777" w:rsidR="00AB5B3F" w:rsidRPr="00AB5B3F" w:rsidRDefault="00AB5B3F" w:rsidP="00AB5B3F">
      <w:pPr>
        <w:pStyle w:val="Code"/>
        <w:rPr>
          <w:highlight w:val="white"/>
        </w:rPr>
      </w:pPr>
      <w:r w:rsidRPr="00AB5B3F">
        <w:rPr>
          <w:highlight w:val="white"/>
        </w:rPr>
        <w:t xml:space="preserve">      else if (sourceType.IsStructOrUnion() &amp;&amp; targetType.IsStructOrUnion()) {</w:t>
      </w:r>
    </w:p>
    <w:p w14:paraId="394F5B3C" w14:textId="77777777" w:rsidR="00D56183" w:rsidRDefault="00AB5B3F" w:rsidP="00AB5B3F">
      <w:pPr>
        <w:pStyle w:val="Code"/>
        <w:rPr>
          <w:highlight w:val="white"/>
        </w:rPr>
      </w:pPr>
      <w:r w:rsidRPr="00AB5B3F">
        <w:rPr>
          <w:highlight w:val="white"/>
        </w:rPr>
        <w:t xml:space="preserve">        Assert.Error(sourceType.Equals(targetType),</w:t>
      </w:r>
      <w:r w:rsidR="00D56183">
        <w:rPr>
          <w:highlight w:val="white"/>
        </w:rPr>
        <w:t xml:space="preserve"> </w:t>
      </w:r>
      <w:r w:rsidRPr="00AB5B3F">
        <w:rPr>
          <w:highlight w:val="white"/>
        </w:rPr>
        <w:t>sourceType + " to " +</w:t>
      </w:r>
    </w:p>
    <w:p w14:paraId="383CEA0F" w14:textId="4E53C3A9" w:rsidR="00AB5B3F" w:rsidRPr="00AB5B3F" w:rsidRDefault="00D56183" w:rsidP="00AB5B3F">
      <w:pPr>
        <w:pStyle w:val="Code"/>
        <w:rPr>
          <w:highlight w:val="white"/>
        </w:rPr>
      </w:pPr>
      <w:r>
        <w:rPr>
          <w:highlight w:val="white"/>
        </w:rPr>
        <w:t xml:space="preserve">                    </w:t>
      </w:r>
      <w:r w:rsidR="00AB5B3F" w:rsidRPr="00AB5B3F">
        <w:rPr>
          <w:highlight w:val="white"/>
        </w:rPr>
        <w:t xml:space="preserve"> targetType, Message.Invalid_type_cast);</w:t>
      </w:r>
    </w:p>
    <w:p w14:paraId="13EC1931" w14:textId="77777777" w:rsidR="00AB5B3F" w:rsidRPr="00AB5B3F" w:rsidRDefault="00AB5B3F" w:rsidP="00AB5B3F">
      <w:pPr>
        <w:pStyle w:val="Code"/>
        <w:rPr>
          <w:highlight w:val="white"/>
        </w:rPr>
      </w:pPr>
      <w:r w:rsidRPr="00AB5B3F">
        <w:rPr>
          <w:highlight w:val="white"/>
        </w:rPr>
        <w:t xml:space="preserve">        targetSymbol = new Symbol(targetType);</w:t>
      </w:r>
    </w:p>
    <w:p w14:paraId="638F3B2D" w14:textId="39FDA171" w:rsidR="00AB5B3F" w:rsidRDefault="00AB5B3F" w:rsidP="00AB5B3F">
      <w:pPr>
        <w:pStyle w:val="Code"/>
        <w:rPr>
          <w:highlight w:val="white"/>
        </w:rPr>
      </w:pPr>
      <w:r w:rsidRPr="00AB5B3F">
        <w:rPr>
          <w:highlight w:val="white"/>
        </w:rPr>
        <w:t xml:space="preserve">      }</w:t>
      </w:r>
    </w:p>
    <w:p w14:paraId="38A17503" w14:textId="6705349F" w:rsidR="009035F4" w:rsidRPr="00AB5B3F" w:rsidRDefault="008B3771" w:rsidP="009035F4">
      <w:pPr>
        <w:rPr>
          <w:highlight w:val="white"/>
        </w:rPr>
      </w:pPr>
      <w:r>
        <w:rPr>
          <w:highlight w:val="white"/>
        </w:rPr>
        <w:t>If the source type is logical</w:t>
      </w:r>
      <w:r w:rsidR="00814F2E">
        <w:rPr>
          <w:highlight w:val="white"/>
        </w:rPr>
        <w:t xml:space="preserve"> and the target type is integral, array, or pointer</w:t>
      </w:r>
      <w:r>
        <w:rPr>
          <w:highlight w:val="white"/>
        </w:rPr>
        <w:t>, we need to</w:t>
      </w:r>
      <w:r w:rsidR="00B96250">
        <w:rPr>
          <w:highlight w:val="white"/>
        </w:rPr>
        <w:t xml:space="preserve"> backpatch the </w:t>
      </w:r>
      <w:r w:rsidR="003C2111">
        <w:rPr>
          <w:highlight w:val="white"/>
        </w:rPr>
        <w:t>true set and false set of the expression’s symbol.</w:t>
      </w:r>
      <w:r w:rsidR="009035F4">
        <w:rPr>
          <w:highlight w:val="white"/>
        </w:rPr>
        <w:t xml:space="preserve"> </w:t>
      </w:r>
    </w:p>
    <w:p w14:paraId="5227461D" w14:textId="2512C3D1" w:rsidR="008B3771" w:rsidRPr="00AB5B3F" w:rsidRDefault="003C2111" w:rsidP="008B3771">
      <w:pPr>
        <w:rPr>
          <w:highlight w:val="white"/>
        </w:rPr>
      </w:pPr>
      <w:r>
        <w:rPr>
          <w:highlight w:val="white"/>
        </w:rPr>
        <w:t xml:space="preserve">The true set becomes backpatched to a statement that assign the value one to a temporary variable in the </w:t>
      </w:r>
    </w:p>
    <w:p w14:paraId="4800E929" w14:textId="77777777" w:rsidR="00494193" w:rsidRPr="00FF10D8" w:rsidRDefault="00494193" w:rsidP="00FF10D8">
      <w:pPr>
        <w:pStyle w:val="Code"/>
        <w:rPr>
          <w:highlight w:val="white"/>
        </w:rPr>
      </w:pPr>
      <w:r w:rsidRPr="00FF10D8">
        <w:rPr>
          <w:highlight w:val="white"/>
        </w:rPr>
        <w:t xml:space="preserve">      else if (sourceType.IsLogical() &amp;&amp;</w:t>
      </w:r>
    </w:p>
    <w:p w14:paraId="65FD9964" w14:textId="34A7A439" w:rsidR="00494193" w:rsidRPr="00FF10D8" w:rsidRDefault="00494193" w:rsidP="00FF10D8">
      <w:pPr>
        <w:pStyle w:val="Code"/>
        <w:rPr>
          <w:highlight w:val="white"/>
        </w:rPr>
      </w:pPr>
      <w:r w:rsidRPr="00FF10D8">
        <w:rPr>
          <w:highlight w:val="white"/>
        </w:rPr>
        <w:t xml:space="preserve">               targetType.</w:t>
      </w:r>
      <w:r w:rsidR="002C4F32">
        <w:rPr>
          <w:highlight w:val="white"/>
        </w:rPr>
        <w:t>IsIntegralPointerOrArray</w:t>
      </w:r>
      <w:r w:rsidRPr="00FF10D8">
        <w:rPr>
          <w:highlight w:val="white"/>
        </w:rPr>
        <w:t>()) {</w:t>
      </w:r>
    </w:p>
    <w:p w14:paraId="4CF286D1" w14:textId="77777777" w:rsidR="00494193" w:rsidRPr="00FF10D8" w:rsidRDefault="00494193" w:rsidP="00FF10D8">
      <w:pPr>
        <w:pStyle w:val="Code"/>
        <w:rPr>
          <w:highlight w:val="white"/>
        </w:rPr>
      </w:pPr>
      <w:r w:rsidRPr="00FF10D8">
        <w:rPr>
          <w:highlight w:val="white"/>
        </w:rPr>
        <w:t xml:space="preserve">        targetSymbol = new Symbol(targetType);</w:t>
      </w:r>
    </w:p>
    <w:p w14:paraId="0F2AD293" w14:textId="6FF16153" w:rsidR="00494193" w:rsidRPr="00FF10D8" w:rsidRDefault="00B17737" w:rsidP="004D0556">
      <w:pPr>
        <w:rPr>
          <w:highlight w:val="white"/>
        </w:rPr>
      </w:pPr>
      <w:r>
        <w:rPr>
          <w:highlight w:val="white"/>
        </w:rPr>
        <w:t>We backpatch t</w:t>
      </w:r>
      <w:r w:rsidR="004D0556">
        <w:rPr>
          <w:highlight w:val="white"/>
        </w:rPr>
        <w:t xml:space="preserve">he true set </w:t>
      </w:r>
      <w:r>
        <w:rPr>
          <w:highlight w:val="white"/>
        </w:rPr>
        <w:t xml:space="preserve">to </w:t>
      </w:r>
      <w:r w:rsidR="004D0556">
        <w:rPr>
          <w:highlight w:val="white"/>
        </w:rPr>
        <w:t xml:space="preserve">a statement that assign the value one to a temporary variable. </w:t>
      </w:r>
    </w:p>
    <w:p w14:paraId="78DD1249" w14:textId="77777777" w:rsidR="00494193" w:rsidRPr="00FF10D8" w:rsidRDefault="00494193" w:rsidP="00FF10D8">
      <w:pPr>
        <w:pStyle w:val="Code"/>
        <w:rPr>
          <w:highlight w:val="white"/>
        </w:rPr>
      </w:pPr>
      <w:r w:rsidRPr="00FF10D8">
        <w:rPr>
          <w:highlight w:val="white"/>
        </w:rPr>
        <w:t xml:space="preserve">        Symbol oneSymbol = new Symbol(targetType, BigInteger.One);</w:t>
      </w:r>
    </w:p>
    <w:p w14:paraId="54138643" w14:textId="77777777" w:rsidR="00494193" w:rsidRPr="00FF10D8" w:rsidRDefault="00494193" w:rsidP="00FF10D8">
      <w:pPr>
        <w:pStyle w:val="Code"/>
        <w:rPr>
          <w:highlight w:val="white"/>
        </w:rPr>
      </w:pPr>
      <w:r w:rsidRPr="00FF10D8">
        <w:rPr>
          <w:highlight w:val="white"/>
        </w:rPr>
        <w:t xml:space="preserve">        MiddleCode trueCode =</w:t>
      </w:r>
    </w:p>
    <w:p w14:paraId="0C12890B" w14:textId="77777777" w:rsidR="00494193" w:rsidRPr="00FF10D8" w:rsidRDefault="00494193" w:rsidP="00FF10D8">
      <w:pPr>
        <w:pStyle w:val="Code"/>
        <w:rPr>
          <w:highlight w:val="white"/>
        </w:rPr>
      </w:pPr>
      <w:r w:rsidRPr="00FF10D8">
        <w:rPr>
          <w:highlight w:val="white"/>
        </w:rPr>
        <w:t xml:space="preserve">          new MiddleCode(MiddleOperator.Assign, targetSymbol, oneSymbol);</w:t>
      </w:r>
    </w:p>
    <w:p w14:paraId="3E201029" w14:textId="77777777" w:rsidR="00494193" w:rsidRPr="00FF10D8" w:rsidRDefault="00494193" w:rsidP="00FF10D8">
      <w:pPr>
        <w:pStyle w:val="Code"/>
        <w:rPr>
          <w:highlight w:val="white"/>
        </w:rPr>
      </w:pPr>
      <w:r w:rsidRPr="00FF10D8">
        <w:rPr>
          <w:highlight w:val="white"/>
        </w:rPr>
        <w:lastRenderedPageBreak/>
        <w:t xml:space="preserve">        MiddleCodeGenerator.Backpatch(sourceSymbol.TrueSet, trueCode);</w:t>
      </w:r>
    </w:p>
    <w:p w14:paraId="6F18D254" w14:textId="77777777" w:rsidR="00494193" w:rsidRPr="00FF10D8" w:rsidRDefault="00494193" w:rsidP="00FF10D8">
      <w:pPr>
        <w:pStyle w:val="Code"/>
        <w:rPr>
          <w:highlight w:val="white"/>
        </w:rPr>
      </w:pPr>
      <w:r w:rsidRPr="00FF10D8">
        <w:rPr>
          <w:highlight w:val="white"/>
        </w:rPr>
        <w:t xml:space="preserve">        longList.Add(trueCode);</w:t>
      </w:r>
    </w:p>
    <w:p w14:paraId="2649CDC3" w14:textId="3A26AC06" w:rsidR="00494193" w:rsidRPr="00FF10D8" w:rsidRDefault="003951F5" w:rsidP="003951F5">
      <w:pPr>
        <w:rPr>
          <w:highlight w:val="white"/>
        </w:rPr>
      </w:pPr>
      <w:r>
        <w:rPr>
          <w:highlight w:val="white"/>
        </w:rPr>
        <w:t>In the middle of backpatching of the true set and false set,</w:t>
      </w:r>
      <w:r w:rsidR="001E34B4">
        <w:rPr>
          <w:highlight w:val="white"/>
        </w:rPr>
        <w:t xml:space="preserve"> we add code that jumps </w:t>
      </w:r>
      <w:r w:rsidR="00B17737">
        <w:rPr>
          <w:highlight w:val="white"/>
        </w:rPr>
        <w:t xml:space="preserve">to </w:t>
      </w:r>
      <w:r w:rsidR="000523A8">
        <w:rPr>
          <w:highlight w:val="white"/>
        </w:rPr>
        <w:t>the zero value assignment.</w:t>
      </w:r>
    </w:p>
    <w:p w14:paraId="78678562" w14:textId="611168AD" w:rsidR="00494193" w:rsidRPr="00FF10D8" w:rsidRDefault="00494193" w:rsidP="00FF10D8">
      <w:pPr>
        <w:pStyle w:val="Code"/>
        <w:rPr>
          <w:highlight w:val="white"/>
        </w:rPr>
      </w:pPr>
      <w:r w:rsidRPr="00FF10D8">
        <w:rPr>
          <w:highlight w:val="white"/>
        </w:rPr>
        <w:t xml:space="preserve">        MiddleCode </w:t>
      </w:r>
      <w:r w:rsidR="00176EBA">
        <w:rPr>
          <w:highlight w:val="white"/>
        </w:rPr>
        <w:t>target</w:t>
      </w:r>
      <w:r w:rsidRPr="00FF10D8">
        <w:rPr>
          <w:highlight w:val="white"/>
        </w:rPr>
        <w:t>Code = new MiddleCode(MiddleOperator.Empty);</w:t>
      </w:r>
    </w:p>
    <w:p w14:paraId="3674EEBF" w14:textId="242FA39C" w:rsidR="00494193" w:rsidRPr="00FF10D8" w:rsidRDefault="00494193" w:rsidP="00FF10D8">
      <w:pPr>
        <w:pStyle w:val="Code"/>
        <w:rPr>
          <w:highlight w:val="white"/>
        </w:rPr>
      </w:pPr>
      <w:r w:rsidRPr="00FF10D8">
        <w:rPr>
          <w:highlight w:val="white"/>
        </w:rPr>
        <w:t xml:space="preserve">        longList.Add(new MiddleCode(MiddleOperator.Goto, </w:t>
      </w:r>
      <w:r w:rsidR="00176EBA">
        <w:rPr>
          <w:highlight w:val="white"/>
        </w:rPr>
        <w:t>target</w:t>
      </w:r>
      <w:r w:rsidRPr="00FF10D8">
        <w:rPr>
          <w:highlight w:val="white"/>
        </w:rPr>
        <w:t>Code));</w:t>
      </w:r>
    </w:p>
    <w:p w14:paraId="2541DC5B" w14:textId="48152883" w:rsidR="004D0556" w:rsidRPr="00FF10D8" w:rsidRDefault="00B17737" w:rsidP="004D0556">
      <w:pPr>
        <w:rPr>
          <w:highlight w:val="white"/>
        </w:rPr>
      </w:pPr>
      <w:r>
        <w:rPr>
          <w:highlight w:val="white"/>
        </w:rPr>
        <w:t xml:space="preserve">We backpatch the </w:t>
      </w:r>
      <w:r w:rsidR="00BE5B29">
        <w:rPr>
          <w:highlight w:val="white"/>
        </w:rPr>
        <w:t>false</w:t>
      </w:r>
      <w:r>
        <w:rPr>
          <w:highlight w:val="white"/>
        </w:rPr>
        <w:t xml:space="preserve"> set to </w:t>
      </w:r>
      <w:r w:rsidR="004D0556">
        <w:rPr>
          <w:highlight w:val="white"/>
        </w:rPr>
        <w:t xml:space="preserve">a statement that assign the value one to a temporary variable. </w:t>
      </w:r>
    </w:p>
    <w:p w14:paraId="48B854B5" w14:textId="77777777" w:rsidR="00494193" w:rsidRPr="00FF10D8" w:rsidRDefault="00494193" w:rsidP="00FF10D8">
      <w:pPr>
        <w:pStyle w:val="Code"/>
        <w:rPr>
          <w:highlight w:val="white"/>
        </w:rPr>
      </w:pPr>
      <w:r w:rsidRPr="00FF10D8">
        <w:rPr>
          <w:highlight w:val="white"/>
        </w:rPr>
        <w:t xml:space="preserve">        Symbol zeroSymbol = new Symbol(targetType, BigInteger.Zero);</w:t>
      </w:r>
    </w:p>
    <w:p w14:paraId="62968289" w14:textId="77777777" w:rsidR="00494193" w:rsidRPr="00FF10D8" w:rsidRDefault="00494193" w:rsidP="00FF10D8">
      <w:pPr>
        <w:pStyle w:val="Code"/>
        <w:rPr>
          <w:highlight w:val="white"/>
        </w:rPr>
      </w:pPr>
      <w:r w:rsidRPr="00FF10D8">
        <w:rPr>
          <w:highlight w:val="white"/>
        </w:rPr>
        <w:t xml:space="preserve">        MiddleCode falseCode =</w:t>
      </w:r>
    </w:p>
    <w:p w14:paraId="431AB95B" w14:textId="77777777" w:rsidR="00494193" w:rsidRPr="00FF10D8" w:rsidRDefault="00494193" w:rsidP="00FF10D8">
      <w:pPr>
        <w:pStyle w:val="Code"/>
        <w:rPr>
          <w:highlight w:val="white"/>
        </w:rPr>
      </w:pPr>
      <w:r w:rsidRPr="00FF10D8">
        <w:rPr>
          <w:highlight w:val="white"/>
        </w:rPr>
        <w:t xml:space="preserve">          new MiddleCode(MiddleOperator.Assign, targetSymbol, zeroSymbol);</w:t>
      </w:r>
    </w:p>
    <w:p w14:paraId="7345AE00" w14:textId="77777777" w:rsidR="00494193" w:rsidRPr="00FF10D8" w:rsidRDefault="00494193" w:rsidP="00FF10D8">
      <w:pPr>
        <w:pStyle w:val="Code"/>
        <w:rPr>
          <w:highlight w:val="white"/>
        </w:rPr>
      </w:pPr>
      <w:r w:rsidRPr="00FF10D8">
        <w:rPr>
          <w:highlight w:val="white"/>
        </w:rPr>
        <w:t xml:space="preserve">        MiddleCodeGenerator.Backpatch(sourceSymbol.FalseSet, falseCode);</w:t>
      </w:r>
    </w:p>
    <w:p w14:paraId="53311CF3" w14:textId="77777777" w:rsidR="00494193" w:rsidRPr="00FF10D8" w:rsidRDefault="00494193" w:rsidP="00FF10D8">
      <w:pPr>
        <w:pStyle w:val="Code"/>
        <w:rPr>
          <w:highlight w:val="white"/>
        </w:rPr>
      </w:pPr>
      <w:r w:rsidRPr="00FF10D8">
        <w:rPr>
          <w:highlight w:val="white"/>
        </w:rPr>
        <w:t xml:space="preserve">        longList.Add(falseCode);</w:t>
      </w:r>
    </w:p>
    <w:p w14:paraId="1E30864C" w14:textId="6B3B890B" w:rsidR="00494193" w:rsidRPr="00FF10D8" w:rsidRDefault="000523A8" w:rsidP="000523A8">
      <w:pPr>
        <w:rPr>
          <w:highlight w:val="white"/>
        </w:rPr>
      </w:pPr>
      <w:r>
        <w:rPr>
          <w:highlight w:val="white"/>
        </w:rPr>
        <w:t xml:space="preserve">Finally, we </w:t>
      </w:r>
      <w:r w:rsidR="00A261E3">
        <w:rPr>
          <w:highlight w:val="white"/>
        </w:rPr>
        <w:t xml:space="preserve">add the target of the jump </w:t>
      </w:r>
      <w:r w:rsidR="00176EBA">
        <w:rPr>
          <w:highlight w:val="white"/>
        </w:rPr>
        <w:t>code.</w:t>
      </w:r>
    </w:p>
    <w:p w14:paraId="469CDA4A" w14:textId="3B406D80" w:rsidR="00494193" w:rsidRPr="00FF10D8" w:rsidRDefault="00494193" w:rsidP="00FF10D8">
      <w:pPr>
        <w:pStyle w:val="Code"/>
        <w:rPr>
          <w:highlight w:val="white"/>
        </w:rPr>
      </w:pPr>
      <w:r w:rsidRPr="00FF10D8">
        <w:rPr>
          <w:highlight w:val="white"/>
        </w:rPr>
        <w:t xml:space="preserve">        longList.Add(</w:t>
      </w:r>
      <w:r w:rsidR="00176EBA">
        <w:rPr>
          <w:highlight w:val="white"/>
        </w:rPr>
        <w:t>target</w:t>
      </w:r>
      <w:r w:rsidRPr="00FF10D8">
        <w:rPr>
          <w:highlight w:val="white"/>
        </w:rPr>
        <w:t>Code);</w:t>
      </w:r>
    </w:p>
    <w:p w14:paraId="0A6F2A12" w14:textId="06C305D5" w:rsidR="00494193" w:rsidRDefault="00494193" w:rsidP="00FF10D8">
      <w:pPr>
        <w:pStyle w:val="Code"/>
        <w:rPr>
          <w:highlight w:val="white"/>
        </w:rPr>
      </w:pPr>
      <w:r w:rsidRPr="00FF10D8">
        <w:rPr>
          <w:highlight w:val="white"/>
        </w:rPr>
        <w:t xml:space="preserve">      }</w:t>
      </w:r>
    </w:p>
    <w:p w14:paraId="02C36C7D" w14:textId="2E7856AE" w:rsidR="00C6542A" w:rsidRPr="00FF10D8" w:rsidRDefault="00C6542A" w:rsidP="00C6542A">
      <w:pPr>
        <w:rPr>
          <w:highlight w:val="white"/>
        </w:rPr>
      </w:pPr>
      <w:r>
        <w:rPr>
          <w:highlight w:val="white"/>
        </w:rPr>
        <w:t xml:space="preserve">If the source type is logical and the target type is floating, we </w:t>
      </w:r>
      <w:r w:rsidR="00BA2B97">
        <w:rPr>
          <w:highlight w:val="white"/>
        </w:rPr>
        <w:t>push the values one and zero on the floating-point stack instead of assigning a variable.</w:t>
      </w:r>
    </w:p>
    <w:p w14:paraId="65AD9834" w14:textId="77777777" w:rsidR="00494193" w:rsidRPr="00FF10D8" w:rsidRDefault="00494193" w:rsidP="00FF10D8">
      <w:pPr>
        <w:pStyle w:val="Code"/>
        <w:rPr>
          <w:highlight w:val="white"/>
        </w:rPr>
      </w:pPr>
      <w:r w:rsidRPr="00FF10D8">
        <w:rPr>
          <w:highlight w:val="white"/>
        </w:rPr>
        <w:t xml:space="preserve">      else if (sourceType.IsLogical() &amp;&amp; targetType.IsFloating()) {</w:t>
      </w:r>
    </w:p>
    <w:p w14:paraId="4FB4EE69" w14:textId="77777777" w:rsidR="00494193" w:rsidRPr="00FF10D8" w:rsidRDefault="00494193" w:rsidP="00FF10D8">
      <w:pPr>
        <w:pStyle w:val="Code"/>
        <w:rPr>
          <w:highlight w:val="white"/>
        </w:rPr>
      </w:pPr>
      <w:r w:rsidRPr="00FF10D8">
        <w:rPr>
          <w:highlight w:val="white"/>
        </w:rPr>
        <w:t xml:space="preserve">        targetSymbol = new Symbol(targetType);</w:t>
      </w:r>
    </w:p>
    <w:p w14:paraId="6B2B2515" w14:textId="735AA76E" w:rsidR="00494193" w:rsidRPr="00FF10D8" w:rsidRDefault="00BA2B97" w:rsidP="00BA2B97">
      <w:pPr>
        <w:rPr>
          <w:highlight w:val="white"/>
        </w:rPr>
      </w:pPr>
      <w:r>
        <w:rPr>
          <w:highlight w:val="white"/>
        </w:rPr>
        <w:t>We backpatch the true set of the source symbol to the code that pushes one at the stack.</w:t>
      </w:r>
    </w:p>
    <w:p w14:paraId="713A88E4" w14:textId="77777777" w:rsidR="00494193" w:rsidRPr="00FF10D8" w:rsidRDefault="00494193" w:rsidP="00FF10D8">
      <w:pPr>
        <w:pStyle w:val="Code"/>
        <w:rPr>
          <w:highlight w:val="white"/>
        </w:rPr>
      </w:pPr>
      <w:r w:rsidRPr="00FF10D8">
        <w:rPr>
          <w:highlight w:val="white"/>
        </w:rPr>
        <w:t xml:space="preserve">        MiddleCode trueCode = new MiddleCode(MiddleOperator.PushOne);</w:t>
      </w:r>
    </w:p>
    <w:p w14:paraId="6DA2932E" w14:textId="77777777" w:rsidR="00494193" w:rsidRPr="00FF10D8" w:rsidRDefault="00494193" w:rsidP="00FF10D8">
      <w:pPr>
        <w:pStyle w:val="Code"/>
        <w:rPr>
          <w:highlight w:val="white"/>
        </w:rPr>
      </w:pPr>
      <w:r w:rsidRPr="00FF10D8">
        <w:rPr>
          <w:highlight w:val="white"/>
        </w:rPr>
        <w:t xml:space="preserve">        MiddleCodeGenerator.Backpatch(sourceSymbol.TrueSet, trueCode);</w:t>
      </w:r>
    </w:p>
    <w:p w14:paraId="10F52B66" w14:textId="77777777" w:rsidR="00494193" w:rsidRPr="00FF10D8" w:rsidRDefault="00494193" w:rsidP="00FF10D8">
      <w:pPr>
        <w:pStyle w:val="Code"/>
        <w:rPr>
          <w:highlight w:val="white"/>
        </w:rPr>
      </w:pPr>
      <w:r w:rsidRPr="00FF10D8">
        <w:rPr>
          <w:highlight w:val="white"/>
        </w:rPr>
        <w:t xml:space="preserve">        longList.Add(trueCode);</w:t>
      </w:r>
    </w:p>
    <w:p w14:paraId="7FCC012E" w14:textId="3E8F8944" w:rsidR="00B17737" w:rsidRPr="00FF10D8" w:rsidRDefault="00BA2B97" w:rsidP="00B17737">
      <w:pPr>
        <w:rPr>
          <w:highlight w:val="white"/>
        </w:rPr>
      </w:pPr>
      <w:r>
        <w:rPr>
          <w:highlight w:val="white"/>
        </w:rPr>
        <w:t xml:space="preserve">Similar to the integral case above, </w:t>
      </w:r>
      <w:r w:rsidR="00B17737">
        <w:rPr>
          <w:highlight w:val="white"/>
        </w:rPr>
        <w:t>in the middle of backpatching of the true set and false set, we add code that jumps to the push</w:t>
      </w:r>
      <w:r w:rsidR="00B35976">
        <w:rPr>
          <w:highlight w:val="white"/>
        </w:rPr>
        <w:t>-zero</w:t>
      </w:r>
      <w:r w:rsidR="00B17737">
        <w:rPr>
          <w:highlight w:val="white"/>
        </w:rPr>
        <w:t xml:space="preserve"> assignment.</w:t>
      </w:r>
    </w:p>
    <w:p w14:paraId="01B244ED" w14:textId="743A340F" w:rsidR="00494193" w:rsidRPr="00FF10D8" w:rsidRDefault="00494193" w:rsidP="00FF10D8">
      <w:pPr>
        <w:pStyle w:val="Code"/>
        <w:rPr>
          <w:highlight w:val="white"/>
        </w:rPr>
      </w:pPr>
      <w:r w:rsidRPr="00FF10D8">
        <w:rPr>
          <w:highlight w:val="white"/>
        </w:rPr>
        <w:t xml:space="preserve">        MiddleCode </w:t>
      </w:r>
      <w:r w:rsidR="00B35976">
        <w:rPr>
          <w:highlight w:val="white"/>
        </w:rPr>
        <w:t>target</w:t>
      </w:r>
      <w:r w:rsidR="00B35976" w:rsidRPr="00FF10D8">
        <w:rPr>
          <w:highlight w:val="white"/>
        </w:rPr>
        <w:t xml:space="preserve">Code </w:t>
      </w:r>
      <w:r w:rsidRPr="00FF10D8">
        <w:rPr>
          <w:highlight w:val="white"/>
        </w:rPr>
        <w:t>= new MiddleCode(MiddleOperator.Empty);</w:t>
      </w:r>
    </w:p>
    <w:p w14:paraId="2F0AF910" w14:textId="31F72A99" w:rsidR="00494193" w:rsidRPr="00FF10D8" w:rsidRDefault="00494193" w:rsidP="00FF10D8">
      <w:pPr>
        <w:pStyle w:val="Code"/>
        <w:rPr>
          <w:highlight w:val="white"/>
        </w:rPr>
      </w:pPr>
      <w:r w:rsidRPr="00FF10D8">
        <w:rPr>
          <w:highlight w:val="white"/>
        </w:rPr>
        <w:t xml:space="preserve">        longList.Add(new MiddleCode(MiddleOperator.Goto, </w:t>
      </w:r>
      <w:r w:rsidR="00BE5B29">
        <w:rPr>
          <w:highlight w:val="white"/>
        </w:rPr>
        <w:t>target</w:t>
      </w:r>
      <w:r w:rsidRPr="00FF10D8">
        <w:rPr>
          <w:highlight w:val="white"/>
        </w:rPr>
        <w:t>Code));</w:t>
      </w:r>
    </w:p>
    <w:p w14:paraId="10794529" w14:textId="77777777" w:rsidR="00B17737" w:rsidRPr="00FF10D8" w:rsidRDefault="00B17737" w:rsidP="00B17737">
      <w:pPr>
        <w:rPr>
          <w:highlight w:val="white"/>
        </w:rPr>
      </w:pPr>
      <w:r>
        <w:rPr>
          <w:highlight w:val="white"/>
        </w:rPr>
        <w:t>We backpatch the true set of the source symbol to the code that pushes one at the stack.</w:t>
      </w:r>
    </w:p>
    <w:p w14:paraId="0082959E" w14:textId="77777777" w:rsidR="00494193" w:rsidRPr="00FF10D8" w:rsidRDefault="00494193" w:rsidP="00FF10D8">
      <w:pPr>
        <w:pStyle w:val="Code"/>
        <w:rPr>
          <w:highlight w:val="white"/>
        </w:rPr>
      </w:pPr>
      <w:r w:rsidRPr="00FF10D8">
        <w:rPr>
          <w:highlight w:val="white"/>
        </w:rPr>
        <w:t xml:space="preserve">        MiddleCode falseCode = new MiddleCode(MiddleOperator.PushZero);</w:t>
      </w:r>
    </w:p>
    <w:p w14:paraId="2CB28A45" w14:textId="77777777" w:rsidR="00494193" w:rsidRPr="00FF10D8" w:rsidRDefault="00494193" w:rsidP="00FF10D8">
      <w:pPr>
        <w:pStyle w:val="Code"/>
        <w:rPr>
          <w:highlight w:val="white"/>
        </w:rPr>
      </w:pPr>
      <w:r w:rsidRPr="00FF10D8">
        <w:rPr>
          <w:highlight w:val="white"/>
        </w:rPr>
        <w:t xml:space="preserve">        MiddleCodeGenerator.Backpatch(sourceSymbol.FalseSet, falseCode);</w:t>
      </w:r>
    </w:p>
    <w:p w14:paraId="586F3190" w14:textId="77777777" w:rsidR="00494193" w:rsidRPr="00FF10D8" w:rsidRDefault="00494193" w:rsidP="00FF10D8">
      <w:pPr>
        <w:pStyle w:val="Code"/>
        <w:rPr>
          <w:highlight w:val="white"/>
        </w:rPr>
      </w:pPr>
      <w:r w:rsidRPr="00FF10D8">
        <w:rPr>
          <w:highlight w:val="white"/>
        </w:rPr>
        <w:t xml:space="preserve">        longList.Add(falseCode);</w:t>
      </w:r>
    </w:p>
    <w:p w14:paraId="57F1EA21" w14:textId="77777777" w:rsidR="00BE5B29" w:rsidRPr="00FF10D8" w:rsidRDefault="00BE5B29" w:rsidP="00BE5B29">
      <w:pPr>
        <w:rPr>
          <w:highlight w:val="white"/>
        </w:rPr>
      </w:pPr>
      <w:r>
        <w:rPr>
          <w:highlight w:val="white"/>
        </w:rPr>
        <w:t>Finally, we add the target of the jump code.</w:t>
      </w:r>
    </w:p>
    <w:p w14:paraId="76AFE3DA" w14:textId="77777777" w:rsidR="00BE5B29" w:rsidRPr="00FF10D8" w:rsidRDefault="00BE5B29" w:rsidP="00BE5B29">
      <w:pPr>
        <w:pStyle w:val="Code"/>
        <w:rPr>
          <w:highlight w:val="white"/>
        </w:rPr>
      </w:pPr>
      <w:r w:rsidRPr="00FF10D8">
        <w:rPr>
          <w:highlight w:val="white"/>
        </w:rPr>
        <w:t xml:space="preserve">        longList.Add(</w:t>
      </w:r>
      <w:r>
        <w:rPr>
          <w:highlight w:val="white"/>
        </w:rPr>
        <w:t>target</w:t>
      </w:r>
      <w:r w:rsidRPr="00FF10D8">
        <w:rPr>
          <w:highlight w:val="white"/>
        </w:rPr>
        <w:t>Code);</w:t>
      </w:r>
    </w:p>
    <w:p w14:paraId="21E99E0E" w14:textId="7455AE5F" w:rsidR="00494193" w:rsidRDefault="00494193" w:rsidP="00FF10D8">
      <w:pPr>
        <w:pStyle w:val="Code"/>
        <w:rPr>
          <w:highlight w:val="white"/>
        </w:rPr>
      </w:pPr>
      <w:r w:rsidRPr="00FF10D8">
        <w:rPr>
          <w:highlight w:val="white"/>
        </w:rPr>
        <w:t xml:space="preserve">      }</w:t>
      </w:r>
    </w:p>
    <w:p w14:paraId="160F6036" w14:textId="54DDFC62" w:rsidR="002314FA" w:rsidRPr="00FF10D8" w:rsidRDefault="002314FA" w:rsidP="00584DB1">
      <w:pPr>
        <w:rPr>
          <w:highlight w:val="white"/>
        </w:rPr>
      </w:pPr>
      <w:r>
        <w:rPr>
          <w:highlight w:val="white"/>
        </w:rPr>
        <w:t>In case of an arithmetic (integral or floating), array, strin</w:t>
      </w:r>
      <w:r w:rsidR="00966A37">
        <w:rPr>
          <w:highlight w:val="white"/>
        </w:rPr>
        <w:t>g</w:t>
      </w:r>
      <w:r>
        <w:rPr>
          <w:highlight w:val="white"/>
        </w:rPr>
        <w:t xml:space="preserve">, or function source type, and logical </w:t>
      </w:r>
      <w:r w:rsidR="00584DB1">
        <w:rPr>
          <w:highlight w:val="white"/>
        </w:rPr>
        <w:t>target type</w:t>
      </w:r>
      <w:r w:rsidR="00CD2BBE">
        <w:rPr>
          <w:highlight w:val="white"/>
        </w:rPr>
        <w:t xml:space="preserve">, we test whether the value </w:t>
      </w:r>
      <w:r w:rsidR="00CA345D">
        <w:rPr>
          <w:highlight w:val="white"/>
        </w:rPr>
        <w:t>of the source expression is non-zero, and generate a true set and a false set from the test.</w:t>
      </w:r>
    </w:p>
    <w:p w14:paraId="1A6142F9" w14:textId="77777777" w:rsidR="00494193" w:rsidRPr="00FF10D8" w:rsidRDefault="00494193" w:rsidP="00FF10D8">
      <w:pPr>
        <w:pStyle w:val="Code"/>
        <w:rPr>
          <w:highlight w:val="white"/>
        </w:rPr>
      </w:pPr>
      <w:r w:rsidRPr="00FF10D8">
        <w:rPr>
          <w:highlight w:val="white"/>
        </w:rPr>
        <w:t xml:space="preserve">      else if (sourceType.IsArithmeticPointerArrayStringOrFunction() &amp;&amp;</w:t>
      </w:r>
    </w:p>
    <w:p w14:paraId="205313AA" w14:textId="6328107E" w:rsidR="00494193" w:rsidRDefault="00494193" w:rsidP="00FF10D8">
      <w:pPr>
        <w:pStyle w:val="Code"/>
        <w:rPr>
          <w:highlight w:val="white"/>
        </w:rPr>
      </w:pPr>
      <w:r w:rsidRPr="00FF10D8">
        <w:rPr>
          <w:highlight w:val="white"/>
        </w:rPr>
        <w:t xml:space="preserve">               targetType.IsLogical()) {</w:t>
      </w:r>
    </w:p>
    <w:p w14:paraId="130DAA43" w14:textId="3866001E" w:rsidR="00CA345D" w:rsidRPr="00FF10D8" w:rsidRDefault="00E03082" w:rsidP="00E03082">
      <w:pPr>
        <w:rPr>
          <w:highlight w:val="white"/>
        </w:rPr>
      </w:pPr>
      <w:r>
        <w:rPr>
          <w:highlight w:val="white"/>
        </w:rPr>
        <w:t>We begin by c</w:t>
      </w:r>
      <w:r w:rsidR="00CC0C3B">
        <w:rPr>
          <w:highlight w:val="white"/>
        </w:rPr>
        <w:t xml:space="preserve">reating </w:t>
      </w:r>
      <w:r>
        <w:rPr>
          <w:highlight w:val="white"/>
        </w:rPr>
        <w:t xml:space="preserve">the zero value to compare the source value with. It is </w:t>
      </w:r>
      <w:r w:rsidRPr="00F51FAF">
        <w:rPr>
          <w:rStyle w:val="KeyWord0"/>
          <w:highlight w:val="white"/>
        </w:rPr>
        <w:t>decimal</w:t>
      </w:r>
      <w:r>
        <w:rPr>
          <w:highlight w:val="white"/>
        </w:rPr>
        <w:t xml:space="preserve"> in case of floating type, and </w:t>
      </w:r>
      <w:r w:rsidRPr="00F51FAF">
        <w:rPr>
          <w:rStyle w:val="KeyWord0"/>
          <w:highlight w:val="white"/>
        </w:rPr>
        <w:t>BigInteger</w:t>
      </w:r>
      <w:r>
        <w:rPr>
          <w:highlight w:val="white"/>
        </w:rPr>
        <w:t xml:space="preserve"> in case of integral, pointer, array, string, of function.</w:t>
      </w:r>
    </w:p>
    <w:p w14:paraId="2E2625FE" w14:textId="77777777" w:rsidR="00494193" w:rsidRPr="00FF10D8" w:rsidRDefault="00494193" w:rsidP="00FF10D8">
      <w:pPr>
        <w:pStyle w:val="Code"/>
        <w:rPr>
          <w:highlight w:val="white"/>
        </w:rPr>
      </w:pPr>
      <w:r w:rsidRPr="00FF10D8">
        <w:rPr>
          <w:highlight w:val="white"/>
        </w:rPr>
        <w:t xml:space="preserve">        object zeroValue = sourceType.IsLogical() ? ((object) decimal.Zero)</w:t>
      </w:r>
    </w:p>
    <w:p w14:paraId="088C54D2" w14:textId="77777777" w:rsidR="00494193" w:rsidRPr="00FF10D8" w:rsidRDefault="00494193" w:rsidP="00FF10D8">
      <w:pPr>
        <w:pStyle w:val="Code"/>
        <w:rPr>
          <w:highlight w:val="white"/>
        </w:rPr>
      </w:pPr>
      <w:r w:rsidRPr="00FF10D8">
        <w:rPr>
          <w:highlight w:val="white"/>
        </w:rPr>
        <w:t xml:space="preserve">                                                  : ((object)BigInteger.Zero);</w:t>
      </w:r>
    </w:p>
    <w:p w14:paraId="0A9EC413" w14:textId="77777777" w:rsidR="00494193" w:rsidRPr="00FF10D8" w:rsidRDefault="00494193" w:rsidP="00FF10D8">
      <w:pPr>
        <w:pStyle w:val="Code"/>
        <w:rPr>
          <w:highlight w:val="white"/>
        </w:rPr>
      </w:pPr>
      <w:r w:rsidRPr="00FF10D8">
        <w:rPr>
          <w:highlight w:val="white"/>
        </w:rPr>
        <w:lastRenderedPageBreak/>
        <w:t xml:space="preserve">        Symbol zeroSymbol = new Symbol(targetType, zeroValue);</w:t>
      </w:r>
    </w:p>
    <w:p w14:paraId="07D4C0D5" w14:textId="573D8DDA" w:rsidR="00494193" w:rsidRPr="00FF10D8" w:rsidRDefault="00F51FAF" w:rsidP="00D51EBD">
      <w:pPr>
        <w:rPr>
          <w:highlight w:val="white"/>
        </w:rPr>
      </w:pPr>
      <w:r>
        <w:rPr>
          <w:highlight w:val="white"/>
        </w:rPr>
        <w:t>We add code for comparin</w:t>
      </w:r>
      <w:r w:rsidR="0009350E">
        <w:rPr>
          <w:highlight w:val="white"/>
        </w:rPr>
        <w:t>g</w:t>
      </w:r>
      <w:r>
        <w:rPr>
          <w:highlight w:val="white"/>
        </w:rPr>
        <w:t xml:space="preserve"> the source value with the zero value. If the source value is not zero we </w:t>
      </w:r>
      <w:r w:rsidR="0009350E">
        <w:rPr>
          <w:highlight w:val="white"/>
        </w:rPr>
        <w:t>jump to yet unknown address</w:t>
      </w:r>
      <w:r w:rsidR="003302FD">
        <w:rPr>
          <w:highlight w:val="white"/>
        </w:rPr>
        <w:t xml:space="preserve">. We </w:t>
      </w:r>
      <w:r w:rsidR="0009350E">
        <w:rPr>
          <w:highlight w:val="white"/>
        </w:rPr>
        <w:t>add th</w:t>
      </w:r>
      <w:r w:rsidR="003302FD">
        <w:rPr>
          <w:highlight w:val="white"/>
        </w:rPr>
        <w:t>at</w:t>
      </w:r>
      <w:r w:rsidR="0009350E">
        <w:rPr>
          <w:highlight w:val="white"/>
        </w:rPr>
        <w:t xml:space="preserve"> first</w:t>
      </w:r>
      <w:r w:rsidR="00BA2DEE">
        <w:rPr>
          <w:highlight w:val="white"/>
        </w:rPr>
        <w:t xml:space="preserve"> </w:t>
      </w:r>
      <w:r w:rsidR="0009350E">
        <w:rPr>
          <w:highlight w:val="white"/>
        </w:rPr>
        <w:t>instruct</w:t>
      </w:r>
      <w:r w:rsidR="00BA2DEE">
        <w:rPr>
          <w:highlight w:val="white"/>
        </w:rPr>
        <w:t>ion to the true set</w:t>
      </w:r>
      <w:r w:rsidR="003302FD">
        <w:rPr>
          <w:highlight w:val="white"/>
        </w:rPr>
        <w:t>.</w:t>
      </w:r>
    </w:p>
    <w:p w14:paraId="07F65A23" w14:textId="77777777" w:rsidR="00494193" w:rsidRPr="00FF10D8" w:rsidRDefault="00494193" w:rsidP="00FF10D8">
      <w:pPr>
        <w:pStyle w:val="Code"/>
        <w:rPr>
          <w:highlight w:val="white"/>
        </w:rPr>
      </w:pPr>
      <w:r w:rsidRPr="00FF10D8">
        <w:rPr>
          <w:highlight w:val="white"/>
        </w:rPr>
        <w:t xml:space="preserve">        MiddleCode testCode =</w:t>
      </w:r>
    </w:p>
    <w:p w14:paraId="10ECB162" w14:textId="77777777" w:rsidR="00494193" w:rsidRPr="00FF10D8" w:rsidRDefault="00494193" w:rsidP="00FF10D8">
      <w:pPr>
        <w:pStyle w:val="Code"/>
        <w:rPr>
          <w:highlight w:val="white"/>
        </w:rPr>
      </w:pPr>
      <w:r w:rsidRPr="00FF10D8">
        <w:rPr>
          <w:highlight w:val="white"/>
        </w:rPr>
        <w:t xml:space="preserve">          new MiddleCode(MiddleOperator.NotEqual, null,</w:t>
      </w:r>
    </w:p>
    <w:p w14:paraId="635DA6B6" w14:textId="77777777" w:rsidR="00494193" w:rsidRPr="00FF10D8" w:rsidRDefault="00494193" w:rsidP="00FF10D8">
      <w:pPr>
        <w:pStyle w:val="Code"/>
        <w:rPr>
          <w:highlight w:val="white"/>
        </w:rPr>
      </w:pPr>
      <w:r w:rsidRPr="00FF10D8">
        <w:rPr>
          <w:highlight w:val="white"/>
        </w:rPr>
        <w:t xml:space="preserve">                         sourceSymbol, zeroSymbol);</w:t>
      </w:r>
    </w:p>
    <w:p w14:paraId="1AD1711B" w14:textId="77777777" w:rsidR="00494193" w:rsidRPr="00FF10D8" w:rsidRDefault="00494193" w:rsidP="00FF10D8">
      <w:pPr>
        <w:pStyle w:val="Code"/>
        <w:rPr>
          <w:highlight w:val="white"/>
        </w:rPr>
      </w:pPr>
      <w:r w:rsidRPr="00FF10D8">
        <w:rPr>
          <w:highlight w:val="white"/>
        </w:rPr>
        <w:t xml:space="preserve">        ISet&lt;MiddleCode&gt; trueSet = new HashSet&lt;MiddleCode&gt;();</w:t>
      </w:r>
    </w:p>
    <w:p w14:paraId="6FECDC3E" w14:textId="77777777" w:rsidR="00494193" w:rsidRPr="00FF10D8" w:rsidRDefault="00494193" w:rsidP="00FF10D8">
      <w:pPr>
        <w:pStyle w:val="Code"/>
        <w:rPr>
          <w:highlight w:val="white"/>
        </w:rPr>
      </w:pPr>
      <w:r w:rsidRPr="00FF10D8">
        <w:rPr>
          <w:highlight w:val="white"/>
        </w:rPr>
        <w:t xml:space="preserve">        trueSet.Add(testCode);</w:t>
      </w:r>
    </w:p>
    <w:p w14:paraId="6CCA22A4" w14:textId="77777777" w:rsidR="00494193" w:rsidRPr="00FF10D8" w:rsidRDefault="00494193" w:rsidP="00FF10D8">
      <w:pPr>
        <w:pStyle w:val="Code"/>
        <w:rPr>
          <w:highlight w:val="white"/>
        </w:rPr>
      </w:pPr>
      <w:r w:rsidRPr="00FF10D8">
        <w:rPr>
          <w:highlight w:val="white"/>
        </w:rPr>
        <w:t xml:space="preserve">        longList.Add(testCode);</w:t>
      </w:r>
    </w:p>
    <w:p w14:paraId="6F857A1B" w14:textId="0FADF285" w:rsidR="003302FD" w:rsidRPr="00FF10D8" w:rsidRDefault="003302FD" w:rsidP="003302FD">
      <w:pPr>
        <w:rPr>
          <w:highlight w:val="white"/>
        </w:rPr>
      </w:pPr>
      <w:r>
        <w:rPr>
          <w:highlight w:val="white"/>
        </w:rPr>
        <w:t>If the source value is zero we jump to another yet unknown address. We add that instruction to the false set.</w:t>
      </w:r>
    </w:p>
    <w:p w14:paraId="1012DC2A" w14:textId="77777777" w:rsidR="00494193" w:rsidRPr="00FF10D8" w:rsidRDefault="00494193" w:rsidP="00FF10D8">
      <w:pPr>
        <w:pStyle w:val="Code"/>
        <w:rPr>
          <w:highlight w:val="white"/>
        </w:rPr>
      </w:pPr>
      <w:r w:rsidRPr="00FF10D8">
        <w:rPr>
          <w:highlight w:val="white"/>
        </w:rPr>
        <w:t xml:space="preserve">        MiddleCode gotoCode = new MiddleCode(MiddleOperator.Goto);</w:t>
      </w:r>
    </w:p>
    <w:p w14:paraId="3E94F0A7" w14:textId="77777777" w:rsidR="00494193" w:rsidRPr="00FF10D8" w:rsidRDefault="00494193" w:rsidP="00FF10D8">
      <w:pPr>
        <w:pStyle w:val="Code"/>
        <w:rPr>
          <w:highlight w:val="white"/>
        </w:rPr>
      </w:pPr>
      <w:r w:rsidRPr="00FF10D8">
        <w:rPr>
          <w:highlight w:val="white"/>
        </w:rPr>
        <w:t xml:space="preserve">        ISet&lt;MiddleCode&gt; falseSet = new HashSet&lt;MiddleCode&gt;();</w:t>
      </w:r>
    </w:p>
    <w:p w14:paraId="72E115C0" w14:textId="77777777" w:rsidR="00494193" w:rsidRPr="00FF10D8" w:rsidRDefault="00494193" w:rsidP="00FF10D8">
      <w:pPr>
        <w:pStyle w:val="Code"/>
        <w:rPr>
          <w:highlight w:val="white"/>
        </w:rPr>
      </w:pPr>
      <w:r w:rsidRPr="00FF10D8">
        <w:rPr>
          <w:highlight w:val="white"/>
        </w:rPr>
        <w:t xml:space="preserve">        falseSet.Add(gotoCode);</w:t>
      </w:r>
    </w:p>
    <w:p w14:paraId="400C53D9" w14:textId="77777777" w:rsidR="00494193" w:rsidRPr="00FF10D8" w:rsidRDefault="00494193" w:rsidP="00FF10D8">
      <w:pPr>
        <w:pStyle w:val="Code"/>
        <w:rPr>
          <w:highlight w:val="white"/>
        </w:rPr>
      </w:pPr>
      <w:r w:rsidRPr="00FF10D8">
        <w:rPr>
          <w:highlight w:val="white"/>
        </w:rPr>
        <w:t xml:space="preserve">        longList.Add(gotoCode);</w:t>
      </w:r>
    </w:p>
    <w:p w14:paraId="33F9714B" w14:textId="42B58C1D" w:rsidR="00494193" w:rsidRPr="00FF10D8" w:rsidRDefault="003302FD" w:rsidP="003302FD">
      <w:pPr>
        <w:rPr>
          <w:highlight w:val="white"/>
        </w:rPr>
      </w:pPr>
      <w:r>
        <w:rPr>
          <w:highlight w:val="white"/>
        </w:rPr>
        <w:t xml:space="preserve">Finally, the target symbol holds the </w:t>
      </w:r>
      <w:proofErr w:type="spellStart"/>
      <w:r>
        <w:rPr>
          <w:highlight w:val="white"/>
        </w:rPr>
        <w:t>ture</w:t>
      </w:r>
      <w:proofErr w:type="spellEnd"/>
      <w:r>
        <w:rPr>
          <w:highlight w:val="white"/>
        </w:rPr>
        <w:t xml:space="preserve"> set and false set.</w:t>
      </w:r>
    </w:p>
    <w:p w14:paraId="037C0C56" w14:textId="77777777" w:rsidR="00494193" w:rsidRPr="00FF10D8" w:rsidRDefault="00494193" w:rsidP="00FF10D8">
      <w:pPr>
        <w:pStyle w:val="Code"/>
        <w:rPr>
          <w:highlight w:val="white"/>
        </w:rPr>
      </w:pPr>
      <w:r w:rsidRPr="00FF10D8">
        <w:rPr>
          <w:highlight w:val="white"/>
        </w:rPr>
        <w:t xml:space="preserve">        targetSymbol = new Symbol(trueSet, falseSet);</w:t>
      </w:r>
    </w:p>
    <w:p w14:paraId="48F1FAA9" w14:textId="77777777" w:rsidR="00494193" w:rsidRPr="00FF10D8" w:rsidRDefault="00494193" w:rsidP="00FF10D8">
      <w:pPr>
        <w:pStyle w:val="Code"/>
        <w:rPr>
          <w:highlight w:val="white"/>
        </w:rPr>
      </w:pPr>
      <w:r w:rsidRPr="00FF10D8">
        <w:rPr>
          <w:highlight w:val="white"/>
        </w:rPr>
        <w:t xml:space="preserve">      }</w:t>
      </w:r>
    </w:p>
    <w:p w14:paraId="5DD0887F" w14:textId="106A056F" w:rsidR="00DA10C7" w:rsidRDefault="00DA10C7" w:rsidP="00DA10C7">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Default="00400017" w:rsidP="00DA10C7">
      <w:r>
        <w:t xml:space="preserve">In case of cast between two floating values, we only create the target symbol. We do not need to do anything else, since </w:t>
      </w:r>
      <w:r w:rsidR="00945E77">
        <w:t>the floating-point value is already stored at the floating-point stack.</w:t>
      </w:r>
    </w:p>
    <w:p w14:paraId="45E1EA34" w14:textId="312BBD27" w:rsidR="00AB5B3F" w:rsidRPr="00AB5B3F" w:rsidRDefault="00AB5B3F" w:rsidP="00AB5B3F">
      <w:pPr>
        <w:pStyle w:val="Code"/>
        <w:rPr>
          <w:highlight w:val="white"/>
        </w:rPr>
      </w:pPr>
      <w:r w:rsidRPr="00AB5B3F">
        <w:rPr>
          <w:highlight w:val="white"/>
        </w:rPr>
        <w:t xml:space="preserve">      else if (sourceType.IsFloating()</w:t>
      </w:r>
      <w:r w:rsidR="005B2B58">
        <w:rPr>
          <w:highlight w:val="white"/>
        </w:rPr>
        <w:t xml:space="preserve"> &amp;&amp; </w:t>
      </w:r>
      <w:r w:rsidRPr="00AB5B3F">
        <w:rPr>
          <w:highlight w:val="white"/>
        </w:rPr>
        <w:t>targetType.IsFloating()) {</w:t>
      </w:r>
    </w:p>
    <w:p w14:paraId="06E2B98A" w14:textId="1E106553" w:rsidR="00AB5B3F" w:rsidRPr="00AB5B3F" w:rsidRDefault="00AB5B3F" w:rsidP="00AB5B3F">
      <w:pPr>
        <w:pStyle w:val="Code"/>
        <w:rPr>
          <w:highlight w:val="white"/>
        </w:rPr>
      </w:pPr>
      <w:r w:rsidRPr="00AB5B3F">
        <w:rPr>
          <w:highlight w:val="white"/>
        </w:rPr>
        <w:t xml:space="preserve">        targetSymbol = new Symbol(targetType);</w:t>
      </w:r>
    </w:p>
    <w:p w14:paraId="42F4A525" w14:textId="43DF7D00" w:rsidR="00AB5B3F" w:rsidRPr="00AB5B3F" w:rsidRDefault="00AB5B3F" w:rsidP="00AB5B3F">
      <w:pPr>
        <w:pStyle w:val="Code"/>
        <w:rPr>
          <w:highlight w:val="white"/>
        </w:rPr>
      </w:pPr>
      <w:r w:rsidRPr="00AB5B3F">
        <w:rPr>
          <w:highlight w:val="white"/>
        </w:rPr>
        <w:t xml:space="preserve">      }</w:t>
      </w:r>
    </w:p>
    <w:p w14:paraId="4482BC9C" w14:textId="77777777" w:rsidR="002F3126" w:rsidRDefault="002F3126" w:rsidP="002F3126">
      <w: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AB5B3F" w:rsidRDefault="005B2B58" w:rsidP="005B2B58">
      <w:pPr>
        <w:pStyle w:val="Code"/>
        <w:rPr>
          <w:highlight w:val="white"/>
        </w:rPr>
      </w:pPr>
      <w:r w:rsidRPr="00AB5B3F">
        <w:rPr>
          <w:highlight w:val="white"/>
        </w:rPr>
        <w:t xml:space="preserve">      else if (sourceType.IsFloating()</w:t>
      </w:r>
      <w:r>
        <w:rPr>
          <w:highlight w:val="white"/>
        </w:rPr>
        <w:t xml:space="preserve"> &amp;&amp;</w:t>
      </w:r>
    </w:p>
    <w:p w14:paraId="3E705741" w14:textId="17B4D60D" w:rsidR="00AB5B3F" w:rsidRPr="00AB5B3F" w:rsidRDefault="005B2B58" w:rsidP="00AB5B3F">
      <w:pPr>
        <w:pStyle w:val="Code"/>
        <w:rPr>
          <w:highlight w:val="white"/>
        </w:rPr>
      </w:pPr>
      <w:r>
        <w:rPr>
          <w:highlight w:val="white"/>
        </w:rPr>
        <w:t xml:space="preserve">               </w:t>
      </w:r>
      <w:r w:rsidR="00AB5B3F" w:rsidRPr="00AB5B3F">
        <w:rPr>
          <w:highlight w:val="white"/>
        </w:rPr>
        <w:t>targetType.</w:t>
      </w:r>
      <w:r w:rsidR="002C4F32">
        <w:rPr>
          <w:highlight w:val="white"/>
        </w:rPr>
        <w:t>IsIntegralPointerOrArray</w:t>
      </w:r>
      <w:r w:rsidR="00AB5B3F" w:rsidRPr="00AB5B3F">
        <w:rPr>
          <w:highlight w:val="white"/>
        </w:rPr>
        <w:t>()) {</w:t>
      </w:r>
    </w:p>
    <w:p w14:paraId="76D03825" w14:textId="3907B057" w:rsidR="00AB5B3F" w:rsidRPr="00AB5B3F" w:rsidRDefault="00AB5B3F" w:rsidP="00AB5B3F">
      <w:pPr>
        <w:pStyle w:val="Code"/>
        <w:rPr>
          <w:highlight w:val="white"/>
        </w:rPr>
      </w:pPr>
      <w:r w:rsidRPr="00AB5B3F">
        <w:rPr>
          <w:highlight w:val="white"/>
        </w:rPr>
        <w:t xml:space="preserve">        targetSymbol = new Symbol(targetType);</w:t>
      </w:r>
    </w:p>
    <w:p w14:paraId="723BFD21" w14:textId="786E7DB4" w:rsidR="00AB2BDC" w:rsidRDefault="00A43F49" w:rsidP="00AB2BDC">
      <w:r>
        <w:t xml:space="preserve">Due to technical limitations, there is no assembly instruction for popping a one-byte integral value from the floating-point stack. </w:t>
      </w:r>
      <w:r w:rsidR="003C5548">
        <w:t>Therefore, w</w:t>
      </w:r>
      <w:r w:rsidR="00AB2BDC">
        <w:t>hen casting a floating value to a one-byte integral value, we first need to</w:t>
      </w:r>
      <w:r w:rsidR="00AB2CD7">
        <w:t xml:space="preserve"> add a floating-to-integral instruction </w:t>
      </w:r>
      <w:r w:rsidR="00AB2BDC">
        <w:t>to a</w:t>
      </w:r>
      <w:r w:rsidR="00AB2CD7">
        <w:t xml:space="preserve"> temporary </w:t>
      </w:r>
      <w:r w:rsidR="00DF429C">
        <w:t xml:space="preserve">integer </w:t>
      </w:r>
      <w:r w:rsidR="00AB2BDC">
        <w:t xml:space="preserve">value, </w:t>
      </w:r>
      <w:r w:rsidR="00737A29">
        <w:t>which</w:t>
      </w:r>
      <w:r w:rsidR="00D52CE7">
        <w:t xml:space="preserve"> we in</w:t>
      </w:r>
      <w:r w:rsidR="00AB2BDC">
        <w:t xml:space="preserve"> turn </w:t>
      </w:r>
      <w:r w:rsidR="00D52CE7">
        <w:t>cast</w:t>
      </w:r>
      <w:r w:rsidR="00AB2BDC">
        <w:t xml:space="preserve"> to </w:t>
      </w:r>
      <w:r w:rsidR="00737A29">
        <w:t>the</w:t>
      </w:r>
      <w:r w:rsidR="00D52CE7">
        <w:t xml:space="preserve"> one-byte </w:t>
      </w:r>
      <w:r w:rsidR="00AB2BDC">
        <w:t>integral value</w:t>
      </w:r>
      <w:r w:rsidR="00D52CE7">
        <w:t>.</w:t>
      </w:r>
    </w:p>
    <w:p w14:paraId="79FF3DCA" w14:textId="0BDDB45F" w:rsidR="00AB5B3F" w:rsidRPr="00AB5B3F" w:rsidRDefault="00AB5B3F" w:rsidP="00AB5B3F">
      <w:pPr>
        <w:pStyle w:val="Code"/>
        <w:rPr>
          <w:highlight w:val="white"/>
        </w:rPr>
      </w:pPr>
      <w:r w:rsidRPr="00AB5B3F">
        <w:rPr>
          <w:highlight w:val="white"/>
        </w:rPr>
        <w:t xml:space="preserve">        if (targetType.Size() == 1) {</w:t>
      </w:r>
    </w:p>
    <w:p w14:paraId="4FF26704" w14:textId="3D35708D" w:rsidR="00AB5B3F" w:rsidRPr="00AB5B3F" w:rsidRDefault="00AB5B3F" w:rsidP="00AB5B3F">
      <w:pPr>
        <w:pStyle w:val="Code"/>
        <w:rPr>
          <w:highlight w:val="white"/>
        </w:rPr>
      </w:pPr>
      <w:r w:rsidRPr="00AB5B3F">
        <w:rPr>
          <w:highlight w:val="white"/>
        </w:rPr>
        <w:t xml:space="preserve">          Type tempType = sourceType.IsSigned() ? Type.SignedIntegerType</w:t>
      </w:r>
    </w:p>
    <w:p w14:paraId="2166EF61" w14:textId="11F2B1A5" w:rsidR="00AB5B3F" w:rsidRPr="00AB5B3F" w:rsidRDefault="00AB5B3F" w:rsidP="00AB5B3F">
      <w:pPr>
        <w:pStyle w:val="Code"/>
        <w:rPr>
          <w:highlight w:val="white"/>
        </w:rPr>
      </w:pPr>
      <w:r w:rsidRPr="00AB5B3F">
        <w:rPr>
          <w:highlight w:val="white"/>
        </w:rPr>
        <w:t xml:space="preserve">                                                : Type.UnsignedIntegerType;</w:t>
      </w:r>
    </w:p>
    <w:p w14:paraId="04FA1770" w14:textId="05DFB917" w:rsidR="00AB5B3F" w:rsidRDefault="00AB5B3F" w:rsidP="00AB5B3F">
      <w:pPr>
        <w:pStyle w:val="Code"/>
        <w:rPr>
          <w:highlight w:val="white"/>
        </w:rPr>
      </w:pPr>
      <w:r w:rsidRPr="00AB5B3F">
        <w:rPr>
          <w:highlight w:val="white"/>
        </w:rPr>
        <w:t xml:space="preserve">          Symbol tempSymbol = new Symbol(tempType);</w:t>
      </w:r>
    </w:p>
    <w:p w14:paraId="0961C3D6" w14:textId="56663077" w:rsidR="00AB5B3F" w:rsidRPr="00AB5B3F" w:rsidRDefault="00AB5B3F" w:rsidP="00AB5B3F">
      <w:pPr>
        <w:pStyle w:val="Code"/>
        <w:rPr>
          <w:highlight w:val="white"/>
        </w:rPr>
      </w:pPr>
      <w:r w:rsidRPr="00AB5B3F">
        <w:rPr>
          <w:highlight w:val="white"/>
        </w:rPr>
        <w:t xml:space="preserve">          MiddleCode tempCode =</w:t>
      </w:r>
    </w:p>
    <w:p w14:paraId="06A2994D" w14:textId="1A734BDF" w:rsidR="00AB5B3F" w:rsidRPr="00AB5B3F" w:rsidRDefault="00AB5B3F" w:rsidP="00AB5B3F">
      <w:pPr>
        <w:pStyle w:val="Code"/>
        <w:rPr>
          <w:highlight w:val="white"/>
        </w:rPr>
      </w:pPr>
      <w:r w:rsidRPr="00AB5B3F">
        <w:rPr>
          <w:highlight w:val="white"/>
        </w:rPr>
        <w:t xml:space="preserve">            new MiddleCode(MiddleOperator.FloatingToIntegral, tempSymbol,</w:t>
      </w:r>
    </w:p>
    <w:p w14:paraId="26DFC710" w14:textId="78910EB9" w:rsidR="00AB5B3F" w:rsidRPr="00AB5B3F" w:rsidRDefault="00AB5B3F" w:rsidP="00AB5B3F">
      <w:pPr>
        <w:pStyle w:val="Code"/>
        <w:rPr>
          <w:highlight w:val="white"/>
        </w:rPr>
      </w:pPr>
      <w:r w:rsidRPr="00AB5B3F">
        <w:rPr>
          <w:highlight w:val="white"/>
        </w:rPr>
        <w:t xml:space="preserve">                           sourceSymbol);</w:t>
      </w:r>
    </w:p>
    <w:p w14:paraId="71E46B1B" w14:textId="4EFFB9BF" w:rsidR="00AB5B3F" w:rsidRPr="00AB5B3F" w:rsidRDefault="00AB5B3F" w:rsidP="00AB5B3F">
      <w:pPr>
        <w:pStyle w:val="Code"/>
        <w:rPr>
          <w:highlight w:val="white"/>
        </w:rPr>
      </w:pPr>
      <w:r w:rsidRPr="00AB5B3F">
        <w:rPr>
          <w:highlight w:val="white"/>
        </w:rPr>
        <w:t xml:space="preserve">          longList.Add(tempCode);</w:t>
      </w:r>
    </w:p>
    <w:p w14:paraId="62EDD0C9" w14:textId="0C967F7A" w:rsidR="00AB5B3F" w:rsidRPr="00AB5B3F" w:rsidRDefault="00AB5B3F" w:rsidP="00AB5B3F">
      <w:pPr>
        <w:pStyle w:val="Code"/>
        <w:rPr>
          <w:highlight w:val="white"/>
        </w:rPr>
      </w:pPr>
      <w:r w:rsidRPr="00AB5B3F">
        <w:rPr>
          <w:highlight w:val="white"/>
        </w:rPr>
        <w:t xml:space="preserve">          MiddleCode resultCode =</w:t>
      </w:r>
    </w:p>
    <w:p w14:paraId="586F9119" w14:textId="3BF654B7" w:rsidR="00AB5B3F" w:rsidRPr="00AB5B3F" w:rsidRDefault="00AB5B3F" w:rsidP="00AB5B3F">
      <w:pPr>
        <w:pStyle w:val="Code"/>
        <w:rPr>
          <w:highlight w:val="white"/>
        </w:rPr>
      </w:pPr>
      <w:r w:rsidRPr="00AB5B3F">
        <w:rPr>
          <w:highlight w:val="white"/>
        </w:rPr>
        <w:t xml:space="preserve">            new MiddleCode(MiddleOperator.IntegralToIntegral, targetSymbol,</w:t>
      </w:r>
    </w:p>
    <w:p w14:paraId="4B1E635E" w14:textId="0D07FABE" w:rsidR="00AB5B3F" w:rsidRPr="00AB5B3F" w:rsidRDefault="00AB5B3F" w:rsidP="00AB5B3F">
      <w:pPr>
        <w:pStyle w:val="Code"/>
        <w:rPr>
          <w:highlight w:val="white"/>
        </w:rPr>
      </w:pPr>
      <w:r w:rsidRPr="00AB5B3F">
        <w:rPr>
          <w:highlight w:val="white"/>
        </w:rPr>
        <w:lastRenderedPageBreak/>
        <w:t xml:space="preserve">                           tempSymbol);</w:t>
      </w:r>
    </w:p>
    <w:p w14:paraId="67D6ED94" w14:textId="71A4F876" w:rsidR="00AB5B3F" w:rsidRPr="00AB5B3F" w:rsidRDefault="00AB5B3F" w:rsidP="00AB5B3F">
      <w:pPr>
        <w:pStyle w:val="Code"/>
        <w:rPr>
          <w:highlight w:val="white"/>
        </w:rPr>
      </w:pPr>
      <w:r w:rsidRPr="00AB5B3F">
        <w:rPr>
          <w:highlight w:val="white"/>
        </w:rPr>
        <w:t xml:space="preserve">          longList.Add(resultCode);</w:t>
      </w:r>
    </w:p>
    <w:p w14:paraId="3B653E34" w14:textId="37E4D060" w:rsidR="00AB5B3F" w:rsidRDefault="00AB5B3F" w:rsidP="00AB5B3F">
      <w:pPr>
        <w:pStyle w:val="Code"/>
        <w:rPr>
          <w:highlight w:val="white"/>
        </w:rPr>
      </w:pPr>
      <w:r w:rsidRPr="00AB5B3F">
        <w:rPr>
          <w:highlight w:val="white"/>
        </w:rPr>
        <w:t xml:space="preserve">        }</w:t>
      </w:r>
    </w:p>
    <w:p w14:paraId="601AB9AE" w14:textId="5DEC1D68" w:rsidR="0069392A" w:rsidRPr="00AB5B3F" w:rsidRDefault="0069392A" w:rsidP="0069392A">
      <w:pPr>
        <w:rPr>
          <w:highlight w:val="white"/>
        </w:rPr>
      </w:pPr>
      <w:r>
        <w:rPr>
          <w:highlight w:val="white"/>
        </w:rPr>
        <w:t>If the target type size is more than one byte, we simply add a floating-to-integral instruction.</w:t>
      </w:r>
    </w:p>
    <w:p w14:paraId="361018E6" w14:textId="57A70812" w:rsidR="00AB5B3F" w:rsidRPr="00AB5B3F" w:rsidRDefault="00AB5B3F" w:rsidP="00AB5B3F">
      <w:pPr>
        <w:pStyle w:val="Code"/>
        <w:rPr>
          <w:highlight w:val="white"/>
        </w:rPr>
      </w:pPr>
      <w:r w:rsidRPr="00AB5B3F">
        <w:rPr>
          <w:highlight w:val="white"/>
        </w:rPr>
        <w:t xml:space="preserve">        else {</w:t>
      </w:r>
    </w:p>
    <w:p w14:paraId="2297F863" w14:textId="0ABE8E6D" w:rsidR="00AB5B3F" w:rsidRPr="00AB5B3F" w:rsidRDefault="00AB5B3F" w:rsidP="00AB5B3F">
      <w:pPr>
        <w:pStyle w:val="Code"/>
        <w:rPr>
          <w:highlight w:val="white"/>
        </w:rPr>
      </w:pPr>
      <w:r w:rsidRPr="00AB5B3F">
        <w:rPr>
          <w:highlight w:val="white"/>
        </w:rPr>
        <w:t xml:space="preserve">          MiddleCode resultCode =</w:t>
      </w:r>
    </w:p>
    <w:p w14:paraId="3B20B6B9" w14:textId="1D4CB1B4" w:rsidR="00AB5B3F" w:rsidRPr="00AB5B3F" w:rsidRDefault="00AB5B3F" w:rsidP="00AB5B3F">
      <w:pPr>
        <w:pStyle w:val="Code"/>
        <w:rPr>
          <w:highlight w:val="white"/>
        </w:rPr>
      </w:pPr>
      <w:r w:rsidRPr="00AB5B3F">
        <w:rPr>
          <w:highlight w:val="white"/>
        </w:rPr>
        <w:t xml:space="preserve">            new MiddleCode(MiddleOperator.FloatingToIntegral, targetSymbol,</w:t>
      </w:r>
    </w:p>
    <w:p w14:paraId="710E98FE" w14:textId="471B4F3C" w:rsidR="00AB5B3F" w:rsidRPr="00AB5B3F" w:rsidRDefault="00AB5B3F" w:rsidP="00AB5B3F">
      <w:pPr>
        <w:pStyle w:val="Code"/>
        <w:rPr>
          <w:highlight w:val="white"/>
        </w:rPr>
      </w:pPr>
      <w:r w:rsidRPr="00AB5B3F">
        <w:rPr>
          <w:highlight w:val="white"/>
        </w:rPr>
        <w:t xml:space="preserve">                           sourceSymbol);</w:t>
      </w:r>
    </w:p>
    <w:p w14:paraId="5810348B" w14:textId="68AF7E07" w:rsidR="00AB5B3F" w:rsidRPr="00AB5B3F" w:rsidRDefault="00AB5B3F" w:rsidP="00AB5B3F">
      <w:pPr>
        <w:pStyle w:val="Code"/>
        <w:rPr>
          <w:highlight w:val="white"/>
        </w:rPr>
      </w:pPr>
      <w:r w:rsidRPr="00AB5B3F">
        <w:rPr>
          <w:highlight w:val="white"/>
        </w:rPr>
        <w:t xml:space="preserve">          longList.Add(resultCode);</w:t>
      </w:r>
    </w:p>
    <w:p w14:paraId="00BCA479" w14:textId="3D794E72" w:rsidR="00AB5B3F" w:rsidRPr="00AB5B3F" w:rsidRDefault="00AB5B3F" w:rsidP="00AB5B3F">
      <w:pPr>
        <w:pStyle w:val="Code"/>
        <w:rPr>
          <w:highlight w:val="white"/>
        </w:rPr>
      </w:pPr>
      <w:r w:rsidRPr="00AB5B3F">
        <w:rPr>
          <w:highlight w:val="white"/>
        </w:rPr>
        <w:t xml:space="preserve">        }</w:t>
      </w:r>
    </w:p>
    <w:p w14:paraId="5FFE5F9E" w14:textId="658E5401" w:rsidR="00AB5B3F" w:rsidRDefault="00AB5B3F" w:rsidP="00AB5B3F">
      <w:pPr>
        <w:pStyle w:val="Code"/>
        <w:rPr>
          <w:highlight w:val="white"/>
        </w:rPr>
      </w:pPr>
      <w:r w:rsidRPr="00AB5B3F">
        <w:rPr>
          <w:highlight w:val="white"/>
        </w:rPr>
        <w:t xml:space="preserve">      }</w:t>
      </w:r>
    </w:p>
    <w:p w14:paraId="20399D61" w14:textId="18412636" w:rsidR="009A5BFC" w:rsidRPr="00AB5B3F" w:rsidRDefault="009A4714" w:rsidP="009A4714">
      <w:pPr>
        <w:rPr>
          <w:highlight w:val="white"/>
        </w:rPr>
      </w:pPr>
      <w:r>
        <w:rPr>
          <w:highlight w:val="white"/>
        </w:rPr>
        <w:t xml:space="preserve">If the source type is integral, pointer, array, string, or function, and the target type is floating, we have the opposite situation if the </w:t>
      </w:r>
      <w:r w:rsidR="00282F22">
        <w:rPr>
          <w:highlight w:val="white"/>
        </w:rPr>
        <w:t>source type size is one.</w:t>
      </w:r>
      <w:r w:rsidR="00657FBF">
        <w:rPr>
          <w:highlight w:val="white"/>
        </w:rPr>
        <w:t xml:space="preserve"> We </w:t>
      </w:r>
      <w:r w:rsidR="00AB2CD7">
        <w:rPr>
          <w:highlight w:val="white"/>
        </w:rPr>
        <w:t>cast the one-byte value to a temporary integer value, which we in turn cast to a floating value.</w:t>
      </w:r>
    </w:p>
    <w:p w14:paraId="34EE31BD" w14:textId="4C968FA3" w:rsidR="00AD07EE" w:rsidRDefault="00AB5B3F" w:rsidP="00AB5B3F">
      <w:pPr>
        <w:pStyle w:val="Code"/>
        <w:rPr>
          <w:highlight w:val="white"/>
        </w:rPr>
      </w:pPr>
      <w:r w:rsidRPr="00AB5B3F">
        <w:rPr>
          <w:highlight w:val="white"/>
        </w:rPr>
        <w:t xml:space="preserve">      else if (sourceType.</w:t>
      </w:r>
      <w:r w:rsidR="00EA22A5" w:rsidRPr="00FF10D8">
        <w:rPr>
          <w:highlight w:val="white"/>
        </w:rPr>
        <w:t>Is</w:t>
      </w:r>
      <w:r w:rsidR="00EA22A5">
        <w:rPr>
          <w:highlight w:val="white"/>
        </w:rPr>
        <w:t>Integral</w:t>
      </w:r>
      <w:r w:rsidR="00EA22A5" w:rsidRPr="00FF10D8">
        <w:rPr>
          <w:highlight w:val="white"/>
        </w:rPr>
        <w:t>PointerArrayStringOrFunction</w:t>
      </w:r>
      <w:r w:rsidR="00EA22A5" w:rsidRPr="00AB5B3F">
        <w:rPr>
          <w:highlight w:val="white"/>
        </w:rPr>
        <w:t xml:space="preserve"> </w:t>
      </w:r>
      <w:r w:rsidRPr="00AB5B3F">
        <w:rPr>
          <w:highlight w:val="white"/>
        </w:rPr>
        <w:t>()</w:t>
      </w:r>
      <w:r w:rsidR="00AD07EE">
        <w:rPr>
          <w:highlight w:val="white"/>
        </w:rPr>
        <w:t xml:space="preserve"> &amp;&amp;</w:t>
      </w:r>
    </w:p>
    <w:p w14:paraId="64ABC46B" w14:textId="23C8EBC4" w:rsidR="00AB5B3F" w:rsidRPr="00AB5B3F" w:rsidRDefault="00AD07EE" w:rsidP="00AB5B3F">
      <w:pPr>
        <w:pStyle w:val="Code"/>
        <w:rPr>
          <w:highlight w:val="white"/>
        </w:rPr>
      </w:pPr>
      <w:r>
        <w:rPr>
          <w:highlight w:val="white"/>
        </w:rPr>
        <w:t xml:space="preserve">               </w:t>
      </w:r>
      <w:r w:rsidR="00AB5B3F" w:rsidRPr="00AB5B3F">
        <w:rPr>
          <w:highlight w:val="white"/>
        </w:rPr>
        <w:t>targetType.IsFloating()) {</w:t>
      </w:r>
    </w:p>
    <w:p w14:paraId="2C9B1F67" w14:textId="0A154842" w:rsidR="00AB5B3F" w:rsidRPr="00AB5B3F" w:rsidRDefault="00AB5B3F" w:rsidP="00AB5B3F">
      <w:pPr>
        <w:pStyle w:val="Code"/>
        <w:rPr>
          <w:highlight w:val="white"/>
        </w:rPr>
      </w:pPr>
      <w:r w:rsidRPr="00AB5B3F">
        <w:rPr>
          <w:highlight w:val="white"/>
        </w:rPr>
        <w:t xml:space="preserve">        targetSymbol = new Symbol(targetType);</w:t>
      </w:r>
    </w:p>
    <w:p w14:paraId="561086C9" w14:textId="77777777" w:rsidR="00AB5B3F" w:rsidRPr="00AB5B3F" w:rsidRDefault="00AB5B3F" w:rsidP="00AB5B3F">
      <w:pPr>
        <w:pStyle w:val="Code"/>
        <w:rPr>
          <w:highlight w:val="white"/>
        </w:rPr>
      </w:pPr>
    </w:p>
    <w:p w14:paraId="530FBB17" w14:textId="23771E9E" w:rsidR="00AB5B3F" w:rsidRPr="00AB5B3F" w:rsidRDefault="00AB5B3F" w:rsidP="00AB5B3F">
      <w:pPr>
        <w:pStyle w:val="Code"/>
        <w:rPr>
          <w:highlight w:val="white"/>
        </w:rPr>
      </w:pPr>
      <w:r w:rsidRPr="00AB5B3F">
        <w:rPr>
          <w:highlight w:val="white"/>
        </w:rPr>
        <w:t xml:space="preserve">        if (sourceType.Size() == 1) {</w:t>
      </w:r>
    </w:p>
    <w:p w14:paraId="1D8934AE" w14:textId="071B5854" w:rsidR="00AB5B3F" w:rsidRPr="00AB5B3F" w:rsidRDefault="00AB5B3F" w:rsidP="00AB5B3F">
      <w:pPr>
        <w:pStyle w:val="Code"/>
        <w:rPr>
          <w:highlight w:val="white"/>
        </w:rPr>
      </w:pPr>
      <w:r w:rsidRPr="00AB5B3F">
        <w:rPr>
          <w:highlight w:val="white"/>
        </w:rPr>
        <w:t xml:space="preserve">          Type tempType = sourceType.IsSigned() ? Type.SignedIntegerType</w:t>
      </w:r>
    </w:p>
    <w:p w14:paraId="33B6AA17" w14:textId="3230F969" w:rsidR="00AB5B3F" w:rsidRPr="00AB5B3F" w:rsidRDefault="00AB5B3F" w:rsidP="00AB5B3F">
      <w:pPr>
        <w:pStyle w:val="Code"/>
        <w:rPr>
          <w:highlight w:val="white"/>
        </w:rPr>
      </w:pPr>
      <w:r w:rsidRPr="00AB5B3F">
        <w:rPr>
          <w:highlight w:val="white"/>
        </w:rPr>
        <w:t xml:space="preserve">                                                : Type.UnsignedIntegerType;</w:t>
      </w:r>
    </w:p>
    <w:p w14:paraId="01A7F4A6" w14:textId="01FE2451" w:rsidR="00AB5B3F" w:rsidRPr="00AB5B3F" w:rsidRDefault="00AB5B3F" w:rsidP="00AB5B3F">
      <w:pPr>
        <w:pStyle w:val="Code"/>
        <w:rPr>
          <w:highlight w:val="white"/>
        </w:rPr>
      </w:pPr>
      <w:r w:rsidRPr="00AB5B3F">
        <w:rPr>
          <w:highlight w:val="white"/>
        </w:rPr>
        <w:t xml:space="preserve">          Symbol tempSymbol = new Symbol(tempType);</w:t>
      </w:r>
    </w:p>
    <w:p w14:paraId="236131F0" w14:textId="774EEE06" w:rsidR="00AB5B3F" w:rsidRPr="00AB5B3F" w:rsidRDefault="00AB5B3F" w:rsidP="00AB5B3F">
      <w:pPr>
        <w:pStyle w:val="Code"/>
        <w:rPr>
          <w:highlight w:val="white"/>
        </w:rPr>
      </w:pPr>
      <w:r w:rsidRPr="00AB5B3F">
        <w:rPr>
          <w:highlight w:val="white"/>
        </w:rPr>
        <w:t xml:space="preserve">          MiddleCodeGenerator.</w:t>
      </w:r>
    </w:p>
    <w:p w14:paraId="62C58F6A" w14:textId="3ACFB746" w:rsidR="00AB5B3F" w:rsidRPr="00AB5B3F" w:rsidRDefault="00AB5B3F" w:rsidP="00AB5B3F">
      <w:pPr>
        <w:pStyle w:val="Code"/>
        <w:rPr>
          <w:highlight w:val="white"/>
        </w:rPr>
      </w:pPr>
      <w:r w:rsidRPr="00AB5B3F">
        <w:rPr>
          <w:highlight w:val="white"/>
        </w:rPr>
        <w:t xml:space="preserve">            AddMiddleCode(longList, MiddleOperator.IntegralToIntegral,</w:t>
      </w:r>
    </w:p>
    <w:p w14:paraId="501BC8EF" w14:textId="0862205A" w:rsidR="00AB5B3F" w:rsidRPr="00AB5B3F" w:rsidRDefault="00AB5B3F" w:rsidP="00AB5B3F">
      <w:pPr>
        <w:pStyle w:val="Code"/>
        <w:rPr>
          <w:highlight w:val="white"/>
        </w:rPr>
      </w:pPr>
      <w:r w:rsidRPr="00AB5B3F">
        <w:rPr>
          <w:highlight w:val="white"/>
        </w:rPr>
        <w:t xml:space="preserve">                          tempSymbol, sourceSymbol);</w:t>
      </w:r>
    </w:p>
    <w:p w14:paraId="54F85EE0" w14:textId="65615C03" w:rsidR="00AB5B3F" w:rsidRPr="00AB5B3F" w:rsidRDefault="00AB5B3F" w:rsidP="00AB5B3F">
      <w:pPr>
        <w:pStyle w:val="Code"/>
        <w:rPr>
          <w:highlight w:val="white"/>
        </w:rPr>
      </w:pPr>
      <w:r w:rsidRPr="00AB5B3F">
        <w:rPr>
          <w:highlight w:val="white"/>
        </w:rPr>
        <w:t xml:space="preserve">          MiddleCodeGenerator.</w:t>
      </w:r>
    </w:p>
    <w:p w14:paraId="575CA059" w14:textId="3ED65DCC" w:rsidR="00AB5B3F" w:rsidRPr="00AB5B3F" w:rsidRDefault="00AB5B3F" w:rsidP="00AB5B3F">
      <w:pPr>
        <w:pStyle w:val="Code"/>
        <w:rPr>
          <w:highlight w:val="white"/>
        </w:rPr>
      </w:pPr>
      <w:r w:rsidRPr="00AB5B3F">
        <w:rPr>
          <w:highlight w:val="white"/>
        </w:rPr>
        <w:t xml:space="preserve">            AddMiddleCode(longList, MiddleOperator.IntegralToFloating,</w:t>
      </w:r>
    </w:p>
    <w:p w14:paraId="17806288" w14:textId="12510CEA" w:rsidR="00AB5B3F" w:rsidRPr="00AB5B3F" w:rsidRDefault="00AB5B3F" w:rsidP="00AB5B3F">
      <w:pPr>
        <w:pStyle w:val="Code"/>
        <w:rPr>
          <w:highlight w:val="white"/>
        </w:rPr>
      </w:pPr>
      <w:r w:rsidRPr="00AB5B3F">
        <w:rPr>
          <w:highlight w:val="white"/>
        </w:rPr>
        <w:t xml:space="preserve">                          targetSymbol, tempSymbol);</w:t>
      </w:r>
    </w:p>
    <w:p w14:paraId="3350B9F9" w14:textId="33E697B6" w:rsidR="00AB5B3F" w:rsidRPr="00AB5B3F" w:rsidRDefault="00AB5B3F" w:rsidP="00AB5B3F">
      <w:pPr>
        <w:pStyle w:val="Code"/>
        <w:rPr>
          <w:highlight w:val="white"/>
        </w:rPr>
      </w:pPr>
      <w:r w:rsidRPr="00AB5B3F">
        <w:rPr>
          <w:highlight w:val="white"/>
        </w:rPr>
        <w:t xml:space="preserve">        }</w:t>
      </w:r>
    </w:p>
    <w:p w14:paraId="20B57C09" w14:textId="48128F12" w:rsidR="00657FBF" w:rsidRPr="00AB5B3F" w:rsidRDefault="00657FBF" w:rsidP="00657FBF">
      <w:pPr>
        <w:rPr>
          <w:highlight w:val="white"/>
        </w:rPr>
      </w:pPr>
      <w:r>
        <w:rPr>
          <w:highlight w:val="white"/>
        </w:rPr>
        <w:t>If the target type size is more than one byte, we simply add an integral-to-floating instruction.</w:t>
      </w:r>
    </w:p>
    <w:p w14:paraId="3AFB52A2" w14:textId="61B2239D" w:rsidR="00AB5B3F" w:rsidRPr="00AB5B3F" w:rsidRDefault="00AB5B3F" w:rsidP="00AB5B3F">
      <w:pPr>
        <w:pStyle w:val="Code"/>
        <w:rPr>
          <w:highlight w:val="white"/>
        </w:rPr>
      </w:pPr>
      <w:r w:rsidRPr="00AB5B3F">
        <w:rPr>
          <w:highlight w:val="white"/>
        </w:rPr>
        <w:t xml:space="preserve">        else {</w:t>
      </w:r>
    </w:p>
    <w:p w14:paraId="569DEE23" w14:textId="0C39358E" w:rsidR="00AB5B3F" w:rsidRPr="00AB5B3F" w:rsidRDefault="00AB5B3F" w:rsidP="00AB5B3F">
      <w:pPr>
        <w:pStyle w:val="Code"/>
        <w:rPr>
          <w:highlight w:val="white"/>
        </w:rPr>
      </w:pPr>
      <w:r w:rsidRPr="00AB5B3F">
        <w:rPr>
          <w:highlight w:val="white"/>
        </w:rPr>
        <w:t xml:space="preserve">          MiddleCodeGenerator.</w:t>
      </w:r>
    </w:p>
    <w:p w14:paraId="03C59407" w14:textId="49884EE5" w:rsidR="00AB5B3F" w:rsidRPr="00AB5B3F" w:rsidRDefault="00AB5B3F" w:rsidP="00AB5B3F">
      <w:pPr>
        <w:pStyle w:val="Code"/>
        <w:rPr>
          <w:highlight w:val="white"/>
        </w:rPr>
      </w:pPr>
      <w:r w:rsidRPr="00AB5B3F">
        <w:rPr>
          <w:highlight w:val="white"/>
        </w:rPr>
        <w:t xml:space="preserve">            AddMiddleCode(longList, MiddleOperator.IntegralToFloating,</w:t>
      </w:r>
    </w:p>
    <w:p w14:paraId="4DCC85D1" w14:textId="7B9C69F8" w:rsidR="00AB5B3F" w:rsidRPr="00AB5B3F" w:rsidRDefault="00AB5B3F" w:rsidP="00AB5B3F">
      <w:pPr>
        <w:pStyle w:val="Code"/>
        <w:rPr>
          <w:highlight w:val="white"/>
        </w:rPr>
      </w:pPr>
      <w:r w:rsidRPr="00AB5B3F">
        <w:rPr>
          <w:highlight w:val="white"/>
        </w:rPr>
        <w:t xml:space="preserve">                          targetSymbol, sourceSymbol);</w:t>
      </w:r>
    </w:p>
    <w:p w14:paraId="3A368263" w14:textId="46D4FA4F" w:rsidR="00AB5B3F" w:rsidRPr="00AB5B3F" w:rsidRDefault="00AB5B3F" w:rsidP="00AB5B3F">
      <w:pPr>
        <w:pStyle w:val="Code"/>
        <w:rPr>
          <w:highlight w:val="white"/>
        </w:rPr>
      </w:pPr>
      <w:r w:rsidRPr="00AB5B3F">
        <w:rPr>
          <w:highlight w:val="white"/>
        </w:rPr>
        <w:t xml:space="preserve">        }</w:t>
      </w:r>
    </w:p>
    <w:p w14:paraId="5834D32D" w14:textId="190D4FF8" w:rsidR="00AB5B3F" w:rsidRDefault="00AB5B3F" w:rsidP="00AB5B3F">
      <w:pPr>
        <w:pStyle w:val="Code"/>
        <w:rPr>
          <w:highlight w:val="white"/>
        </w:rPr>
      </w:pPr>
      <w:r w:rsidRPr="00AB5B3F">
        <w:rPr>
          <w:highlight w:val="white"/>
        </w:rPr>
        <w:t xml:space="preserve">      }</w:t>
      </w:r>
    </w:p>
    <w:p w14:paraId="2EC19E95" w14:textId="59ABDC5F" w:rsidR="00015708" w:rsidRPr="009A5BFC" w:rsidRDefault="00015708" w:rsidP="00015708">
      <w:pPr>
        <w:rPr>
          <w:b/>
          <w:bCs/>
          <w:highlight w:val="white"/>
        </w:rPr>
      </w:pPr>
      <w:r>
        <w:rPr>
          <w:highlight w:val="white"/>
        </w:rPr>
        <w:t xml:space="preserve">If </w:t>
      </w:r>
      <w:r w:rsidR="002C4F32">
        <w:rPr>
          <w:highlight w:val="white"/>
        </w:rPr>
        <w:t xml:space="preserve">the </w:t>
      </w:r>
      <w:r>
        <w:rPr>
          <w:highlight w:val="white"/>
        </w:rPr>
        <w:t xml:space="preserve">source </w:t>
      </w:r>
      <w:r w:rsidR="002C4F32">
        <w:rPr>
          <w:highlight w:val="white"/>
        </w:rPr>
        <w:t xml:space="preserve">type is integral, pointer, array, string, or function, and </w:t>
      </w:r>
      <w:r w:rsidR="009A5BFC">
        <w:rPr>
          <w:highlight w:val="white"/>
        </w:rPr>
        <w:t xml:space="preserve">the </w:t>
      </w:r>
      <w:r>
        <w:rPr>
          <w:highlight w:val="white"/>
        </w:rPr>
        <w:t>target type</w:t>
      </w:r>
      <w:r w:rsidR="009A5BFC">
        <w:rPr>
          <w:highlight w:val="white"/>
        </w:rPr>
        <w:t xml:space="preserve"> is</w:t>
      </w:r>
      <w:r>
        <w:rPr>
          <w:highlight w:val="white"/>
        </w:rPr>
        <w:t xml:space="preserve"> integral, array, or pointer, we simply add an integral-to-integral </w:t>
      </w:r>
      <w:r w:rsidR="00EC6ED7">
        <w:rPr>
          <w:highlight w:val="white"/>
        </w:rPr>
        <w:t>instruction</w:t>
      </w:r>
      <w:r>
        <w:rPr>
          <w:highlight w:val="white"/>
        </w:rPr>
        <w:t>.</w:t>
      </w:r>
    </w:p>
    <w:p w14:paraId="5E28FCF0" w14:textId="014294B6" w:rsidR="00AD07EE" w:rsidRDefault="00AD07EE" w:rsidP="00AD07EE">
      <w:pPr>
        <w:pStyle w:val="Code"/>
        <w:rPr>
          <w:highlight w:val="white"/>
        </w:rPr>
      </w:pPr>
      <w:r w:rsidRPr="00AB5B3F">
        <w:rPr>
          <w:highlight w:val="white"/>
        </w:rPr>
        <w:t xml:space="preserve">      else if (sourceType.</w:t>
      </w:r>
      <w:r w:rsidR="001F26D3" w:rsidRPr="00FF10D8">
        <w:rPr>
          <w:highlight w:val="white"/>
        </w:rPr>
        <w:t>Is</w:t>
      </w:r>
      <w:r w:rsidR="001F26D3">
        <w:rPr>
          <w:highlight w:val="white"/>
        </w:rPr>
        <w:t>Integral</w:t>
      </w:r>
      <w:r w:rsidR="001F26D3" w:rsidRPr="00FF10D8">
        <w:rPr>
          <w:highlight w:val="white"/>
        </w:rPr>
        <w:t>PointerArrayStringOrFunction</w:t>
      </w:r>
      <w:r w:rsidR="001F26D3" w:rsidRPr="00AB5B3F">
        <w:rPr>
          <w:highlight w:val="white"/>
        </w:rPr>
        <w:t xml:space="preserve"> </w:t>
      </w:r>
      <w:r w:rsidRPr="00AB5B3F">
        <w:rPr>
          <w:highlight w:val="white"/>
        </w:rPr>
        <w:t>()</w:t>
      </w:r>
      <w:r>
        <w:rPr>
          <w:highlight w:val="white"/>
        </w:rPr>
        <w:t xml:space="preserve"> &amp;&amp;</w:t>
      </w:r>
    </w:p>
    <w:p w14:paraId="7D963C90" w14:textId="5A33854F" w:rsidR="00AB5B3F" w:rsidRPr="00AB5B3F" w:rsidRDefault="00AB5B3F" w:rsidP="00AB5B3F">
      <w:pPr>
        <w:pStyle w:val="Code"/>
        <w:rPr>
          <w:highlight w:val="white"/>
        </w:rPr>
      </w:pPr>
      <w:r w:rsidRPr="00AB5B3F">
        <w:rPr>
          <w:highlight w:val="white"/>
        </w:rPr>
        <w:t xml:space="preserve">        </w:t>
      </w:r>
      <w:r w:rsidR="00AD07EE">
        <w:rPr>
          <w:highlight w:val="white"/>
        </w:rPr>
        <w:t xml:space="preserve">       </w:t>
      </w:r>
      <w:r w:rsidRPr="00AB5B3F">
        <w:rPr>
          <w:highlight w:val="white"/>
        </w:rPr>
        <w:t>targetType.</w:t>
      </w:r>
      <w:r w:rsidR="002C4F32">
        <w:rPr>
          <w:highlight w:val="white"/>
        </w:rPr>
        <w:t>IsIntegralPointerOrArray</w:t>
      </w:r>
      <w:r w:rsidRPr="00AB5B3F">
        <w:rPr>
          <w:highlight w:val="white"/>
        </w:rPr>
        <w:t>()) {</w:t>
      </w:r>
    </w:p>
    <w:p w14:paraId="079E4AA4" w14:textId="7EB5A770" w:rsidR="00AB5B3F" w:rsidRPr="00AB5B3F" w:rsidRDefault="00AB5B3F" w:rsidP="00AB5B3F">
      <w:pPr>
        <w:pStyle w:val="Code"/>
        <w:rPr>
          <w:highlight w:val="white"/>
        </w:rPr>
      </w:pPr>
      <w:r w:rsidRPr="00AB5B3F">
        <w:rPr>
          <w:highlight w:val="white"/>
        </w:rPr>
        <w:t xml:space="preserve">        targetSymbol = new Symbol(targetType);</w:t>
      </w:r>
    </w:p>
    <w:p w14:paraId="5EA21F76" w14:textId="1B72C8E6" w:rsidR="00AB5B3F" w:rsidRPr="00AB5B3F" w:rsidRDefault="00AB5B3F" w:rsidP="00AB5B3F">
      <w:pPr>
        <w:pStyle w:val="Code"/>
        <w:rPr>
          <w:highlight w:val="white"/>
        </w:rPr>
      </w:pPr>
      <w:r w:rsidRPr="00AB5B3F">
        <w:rPr>
          <w:highlight w:val="white"/>
        </w:rPr>
        <w:t xml:space="preserve">        MiddleCodeGenerator.</w:t>
      </w:r>
    </w:p>
    <w:p w14:paraId="0C9DE051" w14:textId="13594FBC" w:rsidR="00AB5B3F" w:rsidRPr="00AB5B3F" w:rsidRDefault="00AB5B3F" w:rsidP="00AB5B3F">
      <w:pPr>
        <w:pStyle w:val="Code"/>
        <w:rPr>
          <w:highlight w:val="white"/>
        </w:rPr>
      </w:pPr>
      <w:r w:rsidRPr="00AB5B3F">
        <w:rPr>
          <w:highlight w:val="white"/>
        </w:rPr>
        <w:t xml:space="preserve">          AddMiddleCode(longList, MiddleOperator.IntegralToIntegral,</w:t>
      </w:r>
    </w:p>
    <w:p w14:paraId="1FB32CDD" w14:textId="4F031D7B" w:rsidR="00AB5B3F" w:rsidRPr="00AB5B3F" w:rsidRDefault="00AB5B3F" w:rsidP="00AB5B3F">
      <w:pPr>
        <w:pStyle w:val="Code"/>
        <w:rPr>
          <w:highlight w:val="white"/>
        </w:rPr>
      </w:pPr>
      <w:r w:rsidRPr="00AB5B3F">
        <w:rPr>
          <w:highlight w:val="white"/>
        </w:rPr>
        <w:t xml:space="preserve">                        targetSymbol, sourceSymbol);</w:t>
      </w:r>
    </w:p>
    <w:p w14:paraId="37CCDEEC" w14:textId="1F7241DC" w:rsidR="00AB5B3F" w:rsidRPr="00AB5B3F" w:rsidRDefault="00AB5B3F" w:rsidP="00AB5B3F">
      <w:pPr>
        <w:pStyle w:val="Code"/>
        <w:rPr>
          <w:highlight w:val="white"/>
        </w:rPr>
      </w:pPr>
      <w:r w:rsidRPr="00AB5B3F">
        <w:rPr>
          <w:highlight w:val="white"/>
        </w:rPr>
        <w:t xml:space="preserve">      }</w:t>
      </w:r>
    </w:p>
    <w:p w14:paraId="5204CAF1" w14:textId="0EC6720F" w:rsidR="00AB5B3F" w:rsidRPr="00AB5B3F" w:rsidRDefault="00814508" w:rsidP="00814508">
      <w:pPr>
        <w:rPr>
          <w:highlight w:val="white"/>
        </w:rPr>
      </w:pPr>
      <w:r>
        <w:rPr>
          <w:highlight w:val="white"/>
        </w:rPr>
        <w:t>In none of the cases above applies, the target symbol is still null</w:t>
      </w:r>
      <w:r w:rsidR="002C4F32">
        <w:rPr>
          <w:highlight w:val="white"/>
        </w:rPr>
        <w:t>,</w:t>
      </w:r>
      <w:r>
        <w:rPr>
          <w:highlight w:val="white"/>
        </w:rPr>
        <w:t xml:space="preserve"> and we report an error.</w:t>
      </w:r>
    </w:p>
    <w:p w14:paraId="1CEA56D8" w14:textId="77777777" w:rsidR="00AB5B3F" w:rsidRPr="00AB5B3F" w:rsidRDefault="00AB5B3F" w:rsidP="00AB5B3F">
      <w:pPr>
        <w:pStyle w:val="Code"/>
        <w:rPr>
          <w:highlight w:val="white"/>
        </w:rPr>
      </w:pPr>
      <w:r w:rsidRPr="00AB5B3F">
        <w:rPr>
          <w:highlight w:val="white"/>
        </w:rPr>
        <w:t xml:space="preserve">      Assert.Error(targetSymbol != null, sourceType + " to " +</w:t>
      </w:r>
    </w:p>
    <w:p w14:paraId="65126765" w14:textId="77777777" w:rsidR="00AB5B3F" w:rsidRPr="00AB5B3F" w:rsidRDefault="00AB5B3F" w:rsidP="00AB5B3F">
      <w:pPr>
        <w:pStyle w:val="Code"/>
        <w:rPr>
          <w:highlight w:val="white"/>
        </w:rPr>
      </w:pPr>
      <w:r w:rsidRPr="00AB5B3F">
        <w:rPr>
          <w:highlight w:val="white"/>
        </w:rPr>
        <w:t xml:space="preserve">                   targetType, Message.Invalid_type_cast);</w:t>
      </w:r>
    </w:p>
    <w:p w14:paraId="0E15801C" w14:textId="77777777" w:rsidR="00AB5B3F" w:rsidRPr="00AB5B3F" w:rsidRDefault="00AB5B3F" w:rsidP="00AB5B3F">
      <w:pPr>
        <w:pStyle w:val="Code"/>
        <w:rPr>
          <w:highlight w:val="white"/>
        </w:rPr>
      </w:pPr>
      <w:r w:rsidRPr="00AB5B3F">
        <w:rPr>
          <w:highlight w:val="white"/>
        </w:rPr>
        <w:t xml:space="preserve">      return (new Expression(targetSymbol, null, longList));</w:t>
      </w:r>
    </w:p>
    <w:p w14:paraId="286F2C1F" w14:textId="2F897DC3" w:rsidR="00AB5B3F" w:rsidRPr="00AB5B3F" w:rsidRDefault="00AB5B3F" w:rsidP="00AB5B3F">
      <w:pPr>
        <w:pStyle w:val="Code"/>
        <w:rPr>
          <w:highlight w:val="white"/>
        </w:rPr>
      </w:pPr>
      <w:r w:rsidRPr="00AB5B3F">
        <w:rPr>
          <w:highlight w:val="white"/>
        </w:rPr>
        <w:t xml:space="preserve">    }</w:t>
      </w:r>
    </w:p>
    <w:p w14:paraId="4BB72FB4" w14:textId="79DFE4B0" w:rsidR="00A47350" w:rsidRDefault="00A47350" w:rsidP="00A47350">
      <w:pPr>
        <w:pStyle w:val="Rubrik2"/>
      </w:pPr>
      <w:bookmarkStart w:id="377" w:name="_Toc53473543"/>
      <w:r>
        <w:lastRenderedPageBreak/>
        <w:t>Type Promotion</w:t>
      </w:r>
      <w:bookmarkEnd w:id="377"/>
    </w:p>
    <w:p w14:paraId="711F3ADD" w14:textId="77777777" w:rsidR="00BB78E9" w:rsidRDefault="00BB78E9" w:rsidP="00BB78E9">
      <w:r>
        <w:t xml:space="preserve">Type promotion is the process of converting the “smaller” type to the “larger” type in a binary expression. For instance, in the expression below, the integer </w:t>
      </w:r>
      <w:proofErr w:type="spellStart"/>
      <w:r>
        <w:rPr>
          <w:rStyle w:val="CodeInText0"/>
        </w:rPr>
        <w:t>i</w:t>
      </w:r>
      <w:proofErr w:type="spellEnd"/>
      <w:r>
        <w:t xml:space="preserve"> shall be converted to a double value:</w:t>
      </w:r>
    </w:p>
    <w:p w14:paraId="56222EEA" w14:textId="77777777" w:rsidR="00BB78E9" w:rsidRDefault="00BB78E9" w:rsidP="00BB78E9">
      <w:pPr>
        <w:pStyle w:val="Code"/>
      </w:pPr>
      <w:r>
        <w:t>int i = 3;</w:t>
      </w:r>
    </w:p>
    <w:p w14:paraId="786E9FF2" w14:textId="77777777" w:rsidR="00BB78E9" w:rsidRDefault="00BB78E9" w:rsidP="00BB78E9">
      <w:pPr>
        <w:pStyle w:val="Code"/>
      </w:pPr>
      <w:r>
        <w:t>double x = 3.14, y;</w:t>
      </w:r>
    </w:p>
    <w:p w14:paraId="46FAF80E" w14:textId="77777777" w:rsidR="00BB78E9" w:rsidRDefault="00BB78E9" w:rsidP="00BB78E9">
      <w:pPr>
        <w:pStyle w:val="Code"/>
      </w:pPr>
      <w:r>
        <w:t>y = x + i;</w:t>
      </w:r>
    </w:p>
    <w:p w14:paraId="250B15B7" w14:textId="77777777" w:rsidR="00BB78E9" w:rsidRDefault="00BB78E9" w:rsidP="00BB78E9">
      <w:r>
        <w:t xml:space="preserve">Below is a table holding the relations of the types. Note that </w:t>
      </w:r>
      <w:r>
        <w:rPr>
          <w:rStyle w:val="CodeInText0"/>
        </w:rPr>
        <w:t>float</w:t>
      </w:r>
      <w:r>
        <w:t xml:space="preserve"> is considered to be larger than </w:t>
      </w:r>
      <w:r>
        <w:rPr>
          <w:rStyle w:val="CodeInText0"/>
        </w:rPr>
        <w:t>long</w:t>
      </w:r>
      <w:r>
        <w:t xml:space="preserve">, event thought they have the same size. The same goes for </w:t>
      </w:r>
      <w:r>
        <w:rPr>
          <w:rStyle w:val="CodeInText0"/>
        </w:rPr>
        <w:t>short</w:t>
      </w:r>
      <w:r>
        <w:t xml:space="preserve"> and </w:t>
      </w:r>
      <w:r>
        <w:rPr>
          <w:rStyle w:val="CodeInText0"/>
        </w:rPr>
        <w:t>char</w:t>
      </w:r>
      <w:r>
        <w:t>.</w:t>
      </w:r>
    </w:p>
    <w:tbl>
      <w:tblPr>
        <w:tblStyle w:val="Tabellrutnt"/>
        <w:tblW w:w="0" w:type="auto"/>
        <w:tblLook w:val="04A0" w:firstRow="1" w:lastRow="0" w:firstColumn="1" w:lastColumn="0" w:noHBand="0" w:noVBand="1"/>
      </w:tblPr>
      <w:tblGrid>
        <w:gridCol w:w="3211"/>
        <w:gridCol w:w="3226"/>
        <w:gridCol w:w="2913"/>
      </w:tblGrid>
      <w:tr w:rsidR="00BB78E9"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Default="00BB78E9">
            <w:pPr>
              <w:pStyle w:val="NormalSingle"/>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Default="00BB78E9">
            <w:pPr>
              <w:pStyle w:val="NormalSingle"/>
            </w:pPr>
            <w:r>
              <w:t>Size</w:t>
            </w:r>
          </w:p>
        </w:tc>
      </w:tr>
      <w:tr w:rsidR="00BB78E9"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Default="00BB78E9">
            <w:pPr>
              <w:pStyle w:val="NormalSingle"/>
            </w:pPr>
            <w: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Default="00BB78E9">
            <w:pPr>
              <w:pStyle w:val="NormalSingle"/>
            </w:pPr>
            <w: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Default="00BB78E9">
            <w:pPr>
              <w:pStyle w:val="NormalSingle"/>
            </w:pPr>
            <w:r>
              <w:t>8</w:t>
            </w:r>
          </w:p>
        </w:tc>
      </w:tr>
      <w:tr w:rsidR="00BB78E9"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Default="00BB78E9">
            <w:pPr>
              <w:pStyle w:val="NormalSingle"/>
            </w:pPr>
            <w: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Default="00BB78E9">
            <w:pPr>
              <w:pStyle w:val="NormalSingle"/>
            </w:pPr>
            <w:r>
              <w:t>8</w:t>
            </w:r>
          </w:p>
        </w:tc>
      </w:tr>
      <w:tr w:rsidR="00BB78E9"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Default="00BB78E9">
            <w:pPr>
              <w:pStyle w:val="NormalSingle"/>
            </w:pPr>
            <w: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Default="00BB78E9">
            <w:pPr>
              <w:pStyle w:val="NormalSingle"/>
            </w:pPr>
            <w:r>
              <w:t>4</w:t>
            </w:r>
          </w:p>
        </w:tc>
      </w:tr>
      <w:tr w:rsidR="00BB78E9"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Default="00BB78E9">
            <w:pPr>
              <w:pStyle w:val="NormalSingle"/>
            </w:pPr>
            <w:r>
              <w:t>signed long int</w:t>
            </w:r>
          </w:p>
          <w:p w14:paraId="39C41758" w14:textId="77777777" w:rsidR="00BB78E9" w:rsidRDefault="00BB78E9">
            <w:pPr>
              <w:pStyle w:val="NormalSingle"/>
            </w:pPr>
            <w: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Default="00BB78E9">
            <w:pPr>
              <w:pStyle w:val="NormalSingle"/>
            </w:pPr>
            <w:r>
              <w:t>4</w:t>
            </w:r>
          </w:p>
        </w:tc>
      </w:tr>
      <w:tr w:rsidR="00BB78E9"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Default="00BB78E9">
            <w:pPr>
              <w:pStyle w:val="NormalSingle"/>
            </w:pPr>
            <w:r>
              <w:t>signed int</w:t>
            </w:r>
          </w:p>
          <w:p w14:paraId="1E2BE434" w14:textId="77777777" w:rsidR="00BB78E9" w:rsidRDefault="00BB78E9">
            <w:pPr>
              <w:pStyle w:val="NormalSingle"/>
            </w:pPr>
            <w: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Default="00BB78E9">
            <w:pPr>
              <w:pStyle w:val="NormalSingle"/>
            </w:pPr>
            <w:r>
              <w:t>2</w:t>
            </w:r>
          </w:p>
        </w:tc>
      </w:tr>
      <w:tr w:rsidR="00BB78E9"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Default="00BB78E9">
            <w:pPr>
              <w:pStyle w:val="NormalSingle"/>
            </w:pPr>
            <w:r>
              <w:t>signed short int</w:t>
            </w:r>
          </w:p>
          <w:p w14:paraId="12E0D1ED" w14:textId="77777777" w:rsidR="00BB78E9" w:rsidRDefault="00BB78E9">
            <w:pPr>
              <w:pStyle w:val="NormalSingle"/>
            </w:pPr>
            <w: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Default="00BB78E9">
            <w:pPr>
              <w:pStyle w:val="NormalSingle"/>
            </w:pPr>
            <w:r>
              <w:t>1</w:t>
            </w:r>
          </w:p>
        </w:tc>
      </w:tr>
      <w:tr w:rsidR="00BB78E9"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Default="00BB78E9">
            <w:pPr>
              <w:pStyle w:val="NormalSingle"/>
            </w:pPr>
            <w: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Default="00BB78E9">
            <w:pPr>
              <w:pStyle w:val="NormalSingle"/>
            </w:pPr>
            <w:r>
              <w:t>signed char</w:t>
            </w:r>
          </w:p>
          <w:p w14:paraId="73C03805" w14:textId="77777777" w:rsidR="00BB78E9" w:rsidRDefault="00BB78E9">
            <w:pPr>
              <w:pStyle w:val="NormalSingle"/>
            </w:pPr>
            <w: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Default="00BB78E9">
            <w:pPr>
              <w:pStyle w:val="NormalSingle"/>
            </w:pPr>
            <w:r>
              <w:t>1</w:t>
            </w:r>
          </w:p>
        </w:tc>
      </w:tr>
    </w:tbl>
    <w:p w14:paraId="6ADAA5CE" w14:textId="7259214E" w:rsidR="00BB78E9" w:rsidRDefault="00BB78E9" w:rsidP="00BB78E9">
      <w:r>
        <w:t xml:space="preserve">In accordance with the </w:t>
      </w:r>
      <w:proofErr w:type="spellStart"/>
      <w:r>
        <w:t>Ansi</w:t>
      </w:r>
      <w:proofErr w:type="spellEnd"/>
      <w:r>
        <w:t xml:space="preserve"> C standard the signed and unsigned values have the same size, and a character is always one byte. </w:t>
      </w:r>
      <w:r w:rsidR="00C17E06">
        <w:t xml:space="preserve">This due to historical reasons. In the early versions of C, there was no </w:t>
      </w:r>
      <w:r w:rsidR="00C17E06">
        <w:rPr>
          <w:rStyle w:val="CodeInText0"/>
        </w:rPr>
        <w:t>void</w:t>
      </w:r>
      <w:r w:rsidR="00C17E06">
        <w:t xml:space="preserve"> type. Instead, </w:t>
      </w:r>
      <w:r w:rsidR="00C17E06">
        <w:rPr>
          <w:rStyle w:val="CodeInText0"/>
        </w:rPr>
        <w:t>char</w:t>
      </w:r>
      <w:r w:rsidR="00C17E06">
        <w:t xml:space="preserve"> was used a generic type in pointer expressions. Therefore, it was (and still is) important that a char always holds one byte. </w:t>
      </w:r>
      <w: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Default="00BB78E9" w:rsidP="00BB78E9">
      <w:pPr>
        <w:pStyle w:val="Code"/>
      </w:pPr>
      <w:r>
        <w:t>signed int i = -3;</w:t>
      </w:r>
    </w:p>
    <w:p w14:paraId="68FF681A" w14:textId="77777777" w:rsidR="00BB78E9" w:rsidRDefault="00BB78E9" w:rsidP="00BB78E9">
      <w:pPr>
        <w:pStyle w:val="Code"/>
      </w:pPr>
      <w:r>
        <w:t>unsigned int u = 6;</w:t>
      </w:r>
    </w:p>
    <w:p w14:paraId="2949A449" w14:textId="77777777" w:rsidR="00BB78E9" w:rsidRDefault="00BB78E9" w:rsidP="00BB78E9">
      <w:pPr>
        <w:pStyle w:val="Code"/>
      </w:pPr>
      <w:r>
        <w:t>i + u;</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bookmarkStart w:id="378" w:name="_Toc53473544"/>
      <w:r>
        <w:lastRenderedPageBreak/>
        <w:t>Constant Expression</w:t>
      </w:r>
      <w:bookmarkEnd w:id="378"/>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proofErr w:type="spellStart"/>
      <w:r>
        <w:t>ConstantExpression.cs</w:t>
      </w:r>
      <w:proofErr w:type="spellEnd"/>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44A59011"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w:t>
      </w:r>
      <w:r w:rsidR="00395E41">
        <w:rPr>
          <w:highlight w:val="white"/>
        </w:rPr>
        <w:t>either</w:t>
      </w:r>
      <w:r w:rsidR="00801F2B">
        <w:rPr>
          <w:highlight w:val="white"/>
        </w:rPr>
        <w:t xml:space="preserve"> the true set or the false set is empty</w:t>
      </w:r>
      <w:r w:rsidR="00395E41">
        <w:rPr>
          <w:highlight w:val="white"/>
        </w:rPr>
        <w:t xml:space="preserve"> (both sets cannot be empty)</w:t>
      </w:r>
      <w:r w:rsidR="00801F2B">
        <w:rPr>
          <w:highlight w:val="white"/>
        </w:rPr>
        <w:t xml:space="preserve">. </w:t>
      </w:r>
      <w:r w:rsidR="00A36B31">
        <w:rPr>
          <w:highlight w:val="white"/>
        </w:rPr>
        <w:t xml:space="preserve">If </w:t>
      </w:r>
      <w:r w:rsidR="0081276F">
        <w:rPr>
          <w:highlight w:val="white"/>
        </w:rPr>
        <w:t xml:space="preserve">one set is empty, the expression holds no </w:t>
      </w:r>
      <w:r w:rsidR="0081276F" w:rsidRPr="00984ADE">
        <w:rPr>
          <w:rStyle w:val="KeyWord0"/>
          <w:highlight w:val="white"/>
        </w:rPr>
        <w:t>if</w:t>
      </w:r>
      <w:r w:rsidR="00984ADE">
        <w:rPr>
          <w:highlight w:val="white"/>
        </w:rPr>
        <w:t xml:space="preserve"> </w:t>
      </w:r>
      <w:r w:rsidR="0081276F">
        <w:rPr>
          <w:highlight w:val="white"/>
        </w:rPr>
        <w:t xml:space="preserve">statement, only a </w:t>
      </w:r>
      <w:r w:rsidR="0081276F" w:rsidRPr="00984ADE">
        <w:rPr>
          <w:rStyle w:val="KeyWord0"/>
          <w:highlight w:val="white"/>
        </w:rPr>
        <w:t>goto</w:t>
      </w:r>
      <w:r w:rsidR="00984ADE">
        <w:rPr>
          <w:highlight w:val="white"/>
        </w:rPr>
        <w:t xml:space="preserve"> </w:t>
      </w:r>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2455CF72" w:rsidR="00CD295E" w:rsidRDefault="00CD295E" w:rsidP="005926A0">
      <w:pPr>
        <w:pStyle w:val="Code"/>
        <w:rPr>
          <w:highlight w:val="white"/>
        </w:rPr>
      </w:pPr>
      <w:r w:rsidRPr="005926A0">
        <w:rPr>
          <w:highlight w:val="white"/>
        </w:rPr>
        <w:t xml:space="preserve">    }</w:t>
      </w:r>
    </w:p>
    <w:p w14:paraId="0B0407E2" w14:textId="578FA7BD" w:rsidR="00AE1C44" w:rsidRPr="005926A0" w:rsidRDefault="00AE1C44" w:rsidP="00AE1C44">
      <w:pPr>
        <w:pStyle w:val="Rubrik2"/>
        <w:rPr>
          <w:highlight w:val="white"/>
        </w:rPr>
      </w:pPr>
      <w:bookmarkStart w:id="379" w:name="_Toc53473545"/>
      <w:r>
        <w:rPr>
          <w:highlight w:val="white"/>
        </w:rPr>
        <w:t>Relation Expressions</w:t>
      </w:r>
      <w:bookmarkEnd w:id="379"/>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lastRenderedPageBreak/>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5938C10"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TypeCast.LogicalToIntegral(</w:t>
      </w:r>
      <w:r w:rsidRPr="005926A0">
        <w:rPr>
          <w:highlight w:val="white"/>
        </w:rPr>
        <w:t>leftExpression);</w:t>
      </w:r>
    </w:p>
    <w:p w14:paraId="02DA0428" w14:textId="6932A57A"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TypeCast.LogicalToIntegral(</w:t>
      </w:r>
      <w:r w:rsidRPr="005926A0">
        <w:rPr>
          <w:highlight w:val="white"/>
        </w:rPr>
        <w:t>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lastRenderedPageBreak/>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3DB206D9"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TypeCast.LogicalToFloating(</w:t>
      </w:r>
      <w:r w:rsidRPr="005926A0">
        <w:rPr>
          <w:highlight w:val="white"/>
        </w:rPr>
        <w:t>leftExpression);</w:t>
      </w:r>
    </w:p>
    <w:p w14:paraId="59CD508B" w14:textId="0FDBB362"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TypeCast.LogicalToFloating(</w:t>
      </w:r>
      <w:r w:rsidRPr="005926A0">
        <w:rPr>
          <w:highlight w:val="white"/>
        </w:rPr>
        <w:t>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lastRenderedPageBreak/>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w:t>
      </w:r>
      <w:r w:rsidRPr="00ED7A66">
        <w:rPr>
          <w:rStyle w:val="KeyWord0"/>
          <w:highlight w:val="white"/>
        </w:rPr>
        <w:t>decimal</w:t>
      </w:r>
      <w:r>
        <w:rPr>
          <w:highlight w:val="white"/>
        </w:rPr>
        <w:t xml:space="preserve">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w:t>
      </w:r>
      <w:proofErr w:type="spellStart"/>
      <w:r w:rsidR="004B6C11">
        <w:rPr>
          <w:highlight w:val="white"/>
        </w:rPr>
        <w:t>or</w:t>
      </w:r>
      <w:proofErr w:type="spellEnd"/>
      <w:r w:rsidR="004B6C11">
        <w:rPr>
          <w:highlight w:val="white"/>
        </w:rPr>
        <w:t xml:space="preserve">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443B0072" w:rsidR="00CD295E" w:rsidRPr="0092263B" w:rsidRDefault="00CD295E" w:rsidP="0092263B">
      <w:pPr>
        <w:pStyle w:val="Code"/>
        <w:rPr>
          <w:highlight w:val="white"/>
        </w:rPr>
      </w:pPr>
      <w:r w:rsidRPr="0092263B">
        <w:rPr>
          <w:highlight w:val="white"/>
        </w:rPr>
        <w:t xml:space="preserve">      Expression leftLogicalExpression = </w:t>
      </w:r>
      <w:r w:rsidR="0047518E">
        <w:rPr>
          <w:highlight w:val="white"/>
        </w:rPr>
        <w:t>TypeCast.ToLogical(</w:t>
      </w:r>
      <w:r w:rsidRPr="0092263B">
        <w:rPr>
          <w:highlight w:val="white"/>
        </w:rPr>
        <w:t>leftExpression),</w:t>
      </w:r>
    </w:p>
    <w:p w14:paraId="02A7264D" w14:textId="063F53BF" w:rsidR="00CD295E" w:rsidRDefault="00CD295E" w:rsidP="0092263B">
      <w:pPr>
        <w:pStyle w:val="Code"/>
        <w:rPr>
          <w:highlight w:val="white"/>
        </w:rPr>
      </w:pPr>
      <w:r w:rsidRPr="0092263B">
        <w:rPr>
          <w:highlight w:val="white"/>
        </w:rPr>
        <w:t xml:space="preserve">                 rightLogicalExpression = </w:t>
      </w:r>
      <w:r w:rsidR="0047518E">
        <w:rPr>
          <w:highlight w:val="white"/>
        </w:rPr>
        <w:t>TypeCast.ToLogical(</w:t>
      </w:r>
      <w:r w:rsidRPr="0092263B">
        <w:rPr>
          <w:highlight w:val="white"/>
        </w:rPr>
        <w:t>rightExpression);</w:t>
      </w:r>
    </w:p>
    <w:p w14:paraId="2654D46F" w14:textId="59E72E88" w:rsidR="00987634" w:rsidRDefault="002E4A5A" w:rsidP="00987634">
      <w:pPr>
        <w:rPr>
          <w:highlight w:val="white"/>
        </w:rPr>
      </w:pPr>
      <w:r>
        <w:rPr>
          <w:highlight w:val="white"/>
        </w:rPr>
        <w:lastRenderedPageBreak/>
        <w:t>We decide the value of the expression by looking at their tr</w:t>
      </w:r>
      <w:r w:rsidR="00165AF0">
        <w:rPr>
          <w:highlight w:val="white"/>
        </w:rPr>
        <w:t>ue</w:t>
      </w:r>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2D88BC48" w:rsidR="00CD295E" w:rsidRPr="0092263B" w:rsidRDefault="004F3903" w:rsidP="002562D2">
      <w:pPr>
        <w:rPr>
          <w:highlight w:val="white"/>
        </w:rPr>
      </w:pPr>
      <w:r>
        <w:rPr>
          <w:highlight w:val="white"/>
        </w:rPr>
        <w:t xml:space="preserve">We compare the expression with the given </w:t>
      </w:r>
      <w:r w:rsidR="00964C6D">
        <w:rPr>
          <w:highlight w:val="white"/>
        </w:rPr>
        <w:t>operator and</w:t>
      </w:r>
      <w:r>
        <w:rPr>
          <w:highlight w:val="white"/>
        </w:rPr>
        <w:t xml:space="preserve">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512FBEF6" w:rsidR="00CD295E" w:rsidRDefault="00CD295E" w:rsidP="0092263B">
      <w:pPr>
        <w:pStyle w:val="Code"/>
        <w:rPr>
          <w:highlight w:val="white"/>
        </w:rPr>
      </w:pPr>
      <w:r w:rsidRPr="0092263B">
        <w:rPr>
          <w:highlight w:val="white"/>
        </w:rPr>
        <w:t xml:space="preserve">    }</w:t>
      </w:r>
    </w:p>
    <w:p w14:paraId="2FBDD75C" w14:textId="3FC8A87B" w:rsidR="00AE1C44" w:rsidRPr="00AE1C44" w:rsidRDefault="00AE1C44" w:rsidP="0092263B">
      <w:pPr>
        <w:pStyle w:val="Rubrik2"/>
        <w:rPr>
          <w:highlight w:val="white"/>
        </w:rPr>
      </w:pPr>
      <w:bookmarkStart w:id="380" w:name="_Toc53473546"/>
      <w:r>
        <w:rPr>
          <w:highlight w:val="white"/>
        </w:rPr>
        <w:t>Arithmetic Expressions</w:t>
      </w:r>
      <w:bookmarkEnd w:id="380"/>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lastRenderedPageBreak/>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2C9576F9"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TypeCast.LogicalToIntegral(</w:t>
      </w:r>
      <w:r w:rsidRPr="0092263B">
        <w:rPr>
          <w:highlight w:val="white"/>
        </w:rPr>
        <w:t>leftExpression);</w:t>
      </w:r>
    </w:p>
    <w:p w14:paraId="4B3C6D08" w14:textId="4F339DBE"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TypeCast.LogicalToIntegral(</w:t>
      </w:r>
      <w:r w:rsidRPr="0092263B">
        <w:rPr>
          <w:highlight w:val="white"/>
        </w:rPr>
        <w:t>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71ABF490" w:rsidR="00DC6329" w:rsidRDefault="00DC6329" w:rsidP="00DC6329">
      <w:pPr>
        <w:rPr>
          <w:highlight w:val="white"/>
        </w:rPr>
      </w:pPr>
      <w:r>
        <w:rPr>
          <w:highlight w:val="white"/>
        </w:rPr>
        <w:t>The integral arithmetic evaluation does not generate any middle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598E6756"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r w:rsidR="005753C5">
        <w:rPr>
          <w:highlight w:val="white"/>
        </w:rPr>
        <w:t>potential</w:t>
      </w:r>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lastRenderedPageBreak/>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lastRenderedPageBreak/>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34F83F2B"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 want</w:t>
      </w:r>
      <w:r w:rsidR="00277104">
        <w:rPr>
          <w:highlight w:val="white"/>
        </w:rPr>
        <w:t>s</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1138516F" w:rsidR="00CD295E" w:rsidRPr="0092263B" w:rsidRDefault="00BE2C60" w:rsidP="00CA5248">
      <w:pPr>
        <w:rPr>
          <w:highlight w:val="white"/>
        </w:rPr>
      </w:pPr>
      <w:r>
        <w:rPr>
          <w:highlight w:val="white"/>
        </w:rPr>
        <w:t xml:space="preserve">The evaluation of a floating constant expression is </w:t>
      </w:r>
      <w:r w:rsidR="0065171F">
        <w:rPr>
          <w:highlight w:val="white"/>
        </w:rPr>
        <w:t xml:space="preserve">more simple </w:t>
      </w:r>
      <w:r>
        <w:rPr>
          <w:highlight w:val="white"/>
        </w:rPr>
        <w:t xml:space="preserve">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3A553C2D"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TypeCast.LogicalToFloating(</w:t>
      </w:r>
      <w:r w:rsidRPr="0092263B">
        <w:rPr>
          <w:highlight w:val="white"/>
        </w:rPr>
        <w:t>leftExpression);</w:t>
      </w:r>
    </w:p>
    <w:p w14:paraId="17BA6CB0" w14:textId="5878D16B"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TypeCast.LogicalToFloating(</w:t>
      </w:r>
      <w:r w:rsidRPr="0092263B">
        <w:rPr>
          <w:highlight w:val="white"/>
        </w:rPr>
        <w:t>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lastRenderedPageBreak/>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332D647F" w:rsidR="00D82885" w:rsidRDefault="00D82885" w:rsidP="00D82885">
      <w:pPr>
        <w:pStyle w:val="Code"/>
        <w:rPr>
          <w:highlight w:val="white"/>
        </w:rPr>
      </w:pPr>
      <w:r w:rsidRPr="00CD295E">
        <w:rPr>
          <w:highlight w:val="white"/>
        </w:rPr>
        <w:t xml:space="preserve">        expression = </w:t>
      </w:r>
      <w:r w:rsidR="0047518E">
        <w:rPr>
          <w:highlight w:val="white"/>
        </w:rPr>
        <w:t>TypeCast.ToLogical(</w:t>
      </w:r>
      <w:r w:rsidRPr="00CD295E">
        <w:rPr>
          <w:highlight w:val="white"/>
        </w:rPr>
        <w:t>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lastRenderedPageBreak/>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0698F5FC"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716500">
        <w:rPr>
          <w:highlight w:val="white"/>
        </w:rPr>
        <w:t xml:space="preserve">unary </w:t>
      </w:r>
      <w:r w:rsidR="00F87C07">
        <w:rPr>
          <w:highlight w:val="white"/>
        </w:rPr>
        <w:t xml:space="preserve">integral </w:t>
      </w:r>
      <w:r w:rsidR="00716500">
        <w:rPr>
          <w:highlight w:val="white"/>
        </w:rPr>
        <w:t>arithmetic operations</w:t>
      </w:r>
      <w:r w:rsidR="00F87C07">
        <w:rPr>
          <w:highlight w:val="white"/>
        </w:rPr>
        <w:t>: unary addition and subtraction as well as bitwise not.</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08870211"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TypeCast.LogicalToIntegral(</w:t>
      </w:r>
      <w:r w:rsidRPr="00CD295E">
        <w:rPr>
          <w:highlight w:val="white"/>
        </w:rPr>
        <w:t>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5A08CEDA" w:rsidR="00CD295E" w:rsidRPr="00CD295E" w:rsidRDefault="00F1471D" w:rsidP="00F1471D">
      <w:pPr>
        <w:rPr>
          <w:highlight w:val="white"/>
        </w:rPr>
      </w:pPr>
      <w:r>
        <w:rPr>
          <w:highlight w:val="white"/>
        </w:rPr>
        <w:t xml:space="preserve">The resulting symbol hold the type of the </w:t>
      </w:r>
      <w:r w:rsidR="00F87C07">
        <w:rPr>
          <w:highlight w:val="white"/>
        </w:rPr>
        <w:t>original</w:t>
      </w:r>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57E23933"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TypeCast.LogicalToFloating(</w:t>
      </w:r>
      <w:r w:rsidRPr="00CD295E">
        <w:rPr>
          <w:highlight w:val="white"/>
        </w:rPr>
        <w:t>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lastRenderedPageBreak/>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E16BC32" w:rsidR="00CD295E" w:rsidRDefault="00CD295E" w:rsidP="00CD295E">
      <w:pPr>
        <w:pStyle w:val="Code"/>
        <w:rPr>
          <w:highlight w:val="white"/>
        </w:rPr>
      </w:pPr>
      <w:r w:rsidRPr="00CD295E">
        <w:rPr>
          <w:highlight w:val="white"/>
        </w:rPr>
        <w:t xml:space="preserve">    }</w:t>
      </w:r>
    </w:p>
    <w:p w14:paraId="493EB6BC" w14:textId="3E291D7A" w:rsidR="0080006D" w:rsidRPr="0080006D" w:rsidRDefault="0080006D" w:rsidP="00CD295E">
      <w:pPr>
        <w:pStyle w:val="Rubrik2"/>
        <w:rPr>
          <w:highlight w:val="white"/>
        </w:rPr>
      </w:pPr>
      <w:bookmarkStart w:id="381" w:name="_Toc53473547"/>
      <w:r>
        <w:rPr>
          <w:highlight w:val="white"/>
        </w:rPr>
        <w:t>Type Cast</w:t>
      </w:r>
      <w:bookmarkEnd w:id="381"/>
    </w:p>
    <w:p w14:paraId="4F48746B" w14:textId="70801E49" w:rsidR="00CD295E" w:rsidRPr="00CD295E" w:rsidRDefault="00C22B75" w:rsidP="003D1228">
      <w:pPr>
        <w:rPr>
          <w:highlight w:val="white"/>
        </w:rPr>
      </w:pPr>
      <w:r>
        <w:rPr>
          <w:highlight w:val="white"/>
        </w:rPr>
        <w:t xml:space="preserve">The </w:t>
      </w:r>
      <w:r w:rsidRPr="00A8204F">
        <w:rPr>
          <w:rStyle w:val="KeyWord0"/>
          <w:highlight w:val="white"/>
        </w:rPr>
        <w:t>C</w:t>
      </w:r>
      <w:r w:rsidR="0080006D">
        <w:rPr>
          <w:rStyle w:val="KeyWord0"/>
          <w:highlight w:val="white"/>
        </w:rPr>
        <w:t>onstantC</w:t>
      </w:r>
      <w:r w:rsidRPr="00A8204F">
        <w:rPr>
          <w:rStyle w:val="KeyWord0"/>
          <w:highlight w:val="white"/>
        </w:rPr>
        <w:t>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44B04259" w14:textId="77777777" w:rsidR="00FC7B9E" w:rsidRPr="00EA70D8" w:rsidRDefault="00FC7B9E" w:rsidP="00EA70D8">
      <w:pPr>
        <w:pStyle w:val="Code"/>
        <w:rPr>
          <w:highlight w:val="white"/>
        </w:rPr>
      </w:pPr>
      <w:r w:rsidRPr="00EA70D8">
        <w:rPr>
          <w:highlight w:val="white"/>
        </w:rPr>
        <w:t xml:space="preserve">    public static Expression ConstantCast(Expression sourceExpression,</w:t>
      </w:r>
    </w:p>
    <w:p w14:paraId="38EE3470" w14:textId="77777777" w:rsidR="00FC7B9E" w:rsidRPr="00EA70D8" w:rsidRDefault="00FC7B9E" w:rsidP="00EA70D8">
      <w:pPr>
        <w:pStyle w:val="Code"/>
        <w:rPr>
          <w:highlight w:val="white"/>
        </w:rPr>
      </w:pPr>
      <w:r w:rsidRPr="00EA70D8">
        <w:rPr>
          <w:highlight w:val="white"/>
        </w:rPr>
        <w:t xml:space="preserve">                                          Type targetType) {</w:t>
      </w:r>
    </w:p>
    <w:p w14:paraId="255E79F1" w14:textId="77777777" w:rsidR="00FC7B9E" w:rsidRPr="00EA70D8" w:rsidRDefault="00FC7B9E" w:rsidP="00EA70D8">
      <w:pPr>
        <w:pStyle w:val="Code"/>
        <w:rPr>
          <w:highlight w:val="white"/>
        </w:rPr>
      </w:pPr>
      <w:r w:rsidRPr="00EA70D8">
        <w:rPr>
          <w:highlight w:val="white"/>
        </w:rPr>
        <w:t xml:space="preserve">      Symbol sourceSymbol = sourceExpression.Symbol, targetSymbol;</w:t>
      </w:r>
    </w:p>
    <w:p w14:paraId="3478D071" w14:textId="77777777" w:rsidR="00FC7B9E" w:rsidRPr="00EA70D8" w:rsidRDefault="00FC7B9E" w:rsidP="00EA70D8">
      <w:pPr>
        <w:pStyle w:val="Code"/>
        <w:rPr>
          <w:highlight w:val="white"/>
        </w:rPr>
      </w:pPr>
      <w:r w:rsidRPr="00EA70D8">
        <w:rPr>
          <w:highlight w:val="white"/>
        </w:rPr>
        <w:t xml:space="preserve">      Type sourceType = sourceSymbol.Type;</w:t>
      </w:r>
    </w:p>
    <w:p w14:paraId="19E15A3E" w14:textId="77777777" w:rsidR="00FC7B9E" w:rsidRPr="00EA70D8" w:rsidRDefault="00FC7B9E" w:rsidP="00EA70D8">
      <w:pPr>
        <w:pStyle w:val="Code"/>
        <w:rPr>
          <w:highlight w:val="white"/>
        </w:rPr>
      </w:pPr>
      <w:r w:rsidRPr="00EA70D8">
        <w:rPr>
          <w:highlight w:val="white"/>
        </w:rPr>
        <w:t xml:space="preserve">      </w:t>
      </w:r>
    </w:p>
    <w:p w14:paraId="754FB22B" w14:textId="77777777" w:rsidR="00FC7B9E" w:rsidRPr="00EA70D8" w:rsidRDefault="00FC7B9E" w:rsidP="00EA70D8">
      <w:pPr>
        <w:pStyle w:val="Code"/>
        <w:rPr>
          <w:highlight w:val="white"/>
        </w:rPr>
      </w:pPr>
      <w:r w:rsidRPr="00EA70D8">
        <w:rPr>
          <w:highlight w:val="white"/>
        </w:rPr>
        <w:t xml:space="preserve">      if (!IsConstant(sourceExpression) || sourceType.IsVoid()) {</w:t>
      </w:r>
    </w:p>
    <w:p w14:paraId="0D731DED" w14:textId="77777777" w:rsidR="00FC7B9E" w:rsidRPr="00EA70D8" w:rsidRDefault="00FC7B9E" w:rsidP="00EA70D8">
      <w:pPr>
        <w:pStyle w:val="Code"/>
        <w:rPr>
          <w:highlight w:val="white"/>
        </w:rPr>
      </w:pPr>
      <w:r w:rsidRPr="00EA70D8">
        <w:rPr>
          <w:highlight w:val="white"/>
        </w:rPr>
        <w:t xml:space="preserve">        return null;</w:t>
      </w:r>
    </w:p>
    <w:p w14:paraId="144FBBC8" w14:textId="77777777" w:rsidR="00FC7B9E" w:rsidRPr="00EA70D8" w:rsidRDefault="00FC7B9E" w:rsidP="00EA70D8">
      <w:pPr>
        <w:pStyle w:val="Code"/>
        <w:rPr>
          <w:highlight w:val="white"/>
        </w:rPr>
      </w:pPr>
      <w:r w:rsidRPr="00EA70D8">
        <w:rPr>
          <w:highlight w:val="white"/>
        </w:rPr>
        <w:t xml:space="preserve">      }</w:t>
      </w:r>
    </w:p>
    <w:p w14:paraId="51E3A15A" w14:textId="77777777" w:rsidR="00FC7B9E" w:rsidRPr="00EA70D8" w:rsidRDefault="00FC7B9E" w:rsidP="00EA70D8">
      <w:pPr>
        <w:pStyle w:val="Code"/>
        <w:rPr>
          <w:highlight w:val="white"/>
        </w:rPr>
      </w:pPr>
    </w:p>
    <w:p w14:paraId="24B1CE4B" w14:textId="77777777" w:rsidR="00FC7B9E" w:rsidRPr="00EA70D8" w:rsidRDefault="00FC7B9E" w:rsidP="00EA70D8">
      <w:pPr>
        <w:pStyle w:val="Code"/>
        <w:rPr>
          <w:highlight w:val="white"/>
        </w:rPr>
      </w:pPr>
      <w:r w:rsidRPr="00EA70D8">
        <w:rPr>
          <w:highlight w:val="white"/>
        </w:rPr>
        <w:t xml:space="preserve">      object sourceValue = sourceSymbol.Value;</w:t>
      </w:r>
    </w:p>
    <w:p w14:paraId="5443C97E" w14:textId="77777777" w:rsidR="00FC7B9E" w:rsidRPr="00EA70D8" w:rsidRDefault="00FC7B9E" w:rsidP="00EA70D8">
      <w:pPr>
        <w:pStyle w:val="Code"/>
        <w:rPr>
          <w:highlight w:val="white"/>
        </w:rPr>
      </w:pPr>
      <w:r w:rsidRPr="00EA70D8">
        <w:rPr>
          <w:highlight w:val="white"/>
        </w:rPr>
        <w:t xml:space="preserve">      List&lt;MiddleCode&gt; longList = new List&lt;MiddleCode&gt;();</w:t>
      </w:r>
    </w:p>
    <w:p w14:paraId="172EAF3A" w14:textId="02C8C1F7"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r w:rsidR="00412905">
        <w:rPr>
          <w:highlight w:val="white"/>
        </w:rPr>
        <w:t>original</w:t>
      </w:r>
      <w:r w:rsidR="007D18E4">
        <w:rPr>
          <w:highlight w:val="white"/>
        </w:rPr>
        <w:t xml:space="preserve"> expression.</w:t>
      </w:r>
    </w:p>
    <w:p w14:paraId="6C048606" w14:textId="77777777" w:rsidR="00FC7B9E" w:rsidRPr="00EA70D8" w:rsidRDefault="00FC7B9E" w:rsidP="00EA70D8">
      <w:pPr>
        <w:pStyle w:val="Code"/>
        <w:rPr>
          <w:highlight w:val="white"/>
        </w:rPr>
      </w:pPr>
      <w:r w:rsidRPr="00EA70D8">
        <w:rPr>
          <w:highlight w:val="white"/>
        </w:rPr>
        <w:t xml:space="preserve">      if (targetType.IsVoid()) {</w:t>
      </w:r>
    </w:p>
    <w:p w14:paraId="04968FBE" w14:textId="77777777" w:rsidR="00FC7B9E" w:rsidRPr="00EA70D8" w:rsidRDefault="00FC7B9E" w:rsidP="00EA70D8">
      <w:pPr>
        <w:pStyle w:val="Code"/>
        <w:rPr>
          <w:highlight w:val="white"/>
        </w:rPr>
      </w:pPr>
      <w:r w:rsidRPr="00EA70D8">
        <w:rPr>
          <w:highlight w:val="white"/>
        </w:rPr>
        <w:t xml:space="preserve">        targetSymbol = new Symbol(targetType);</w:t>
      </w:r>
    </w:p>
    <w:p w14:paraId="1F150D5E" w14:textId="77777777" w:rsidR="00FC7B9E" w:rsidRDefault="00FC7B9E" w:rsidP="00EA70D8">
      <w:pPr>
        <w:pStyle w:val="Code"/>
        <w:rPr>
          <w:highlight w:val="white"/>
          <w:lang w:val="sv-SE"/>
        </w:rPr>
      </w:pPr>
      <w:r>
        <w:rPr>
          <w:highlight w:val="white"/>
          <w:lang w:val="sv-S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F5ED3E" w14:textId="77777777" w:rsidR="00EA70D8" w:rsidRPr="00EA70D8" w:rsidRDefault="00EA70D8" w:rsidP="00EA70D8">
      <w:pPr>
        <w:pStyle w:val="Code"/>
        <w:rPr>
          <w:highlight w:val="white"/>
        </w:rPr>
      </w:pPr>
      <w:r w:rsidRPr="00EA70D8">
        <w:rPr>
          <w:highlight w:val="white"/>
        </w:rPr>
        <w:t xml:space="preserve">      else if (sourceType.IsIntegralPointerArrayStringOrFunction() &amp;&amp;</w:t>
      </w:r>
    </w:p>
    <w:p w14:paraId="159B2E9B" w14:textId="77777777" w:rsidR="00EA70D8" w:rsidRPr="00EA70D8" w:rsidRDefault="00EA70D8" w:rsidP="00EA70D8">
      <w:pPr>
        <w:pStyle w:val="Code"/>
        <w:rPr>
          <w:highlight w:val="white"/>
        </w:rPr>
      </w:pPr>
      <w:r w:rsidRPr="00EA70D8">
        <w:rPr>
          <w:highlight w:val="white"/>
        </w:rPr>
        <w:t xml:space="preserve">               targetType.IsFloating()) {</w:t>
      </w:r>
    </w:p>
    <w:p w14:paraId="7D57A3EE" w14:textId="77777777" w:rsidR="00EA70D8" w:rsidRPr="00EA70D8" w:rsidRDefault="00EA70D8" w:rsidP="00EA70D8">
      <w:pPr>
        <w:pStyle w:val="Code"/>
        <w:rPr>
          <w:highlight w:val="white"/>
        </w:rPr>
      </w:pPr>
      <w:r w:rsidRPr="00EA70D8">
        <w:rPr>
          <w:highlight w:val="white"/>
        </w:rPr>
        <w:t xml:space="preserve">        decimal targetValue = ((decimal) ((BigInteger) sourceValue));</w:t>
      </w:r>
    </w:p>
    <w:p w14:paraId="2638E76F"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70135E78" w14:textId="77777777" w:rsidR="00EA70D8" w:rsidRPr="00EA70D8" w:rsidRDefault="00EA70D8" w:rsidP="00EA70D8">
      <w:pPr>
        <w:pStyle w:val="Code"/>
        <w:rPr>
          <w:highlight w:val="white"/>
        </w:rPr>
      </w:pPr>
      <w:r w:rsidRPr="00EA70D8">
        <w:rPr>
          <w:highlight w:val="white"/>
        </w:rPr>
        <w:t xml:space="preserve">      }</w:t>
      </w:r>
    </w:p>
    <w:p w14:paraId="27952424" w14:textId="77777777" w:rsidR="002B25CE" w:rsidRDefault="00EA70D8" w:rsidP="00EA70D8">
      <w:pPr>
        <w:pStyle w:val="Code"/>
        <w:rPr>
          <w:highlight w:val="white"/>
        </w:rPr>
      </w:pPr>
      <w:r w:rsidRPr="00EA70D8">
        <w:rPr>
          <w:highlight w:val="white"/>
        </w:rPr>
        <w:t xml:space="preserve">      else if (sourceType.IsFloating() &amp;&amp;</w:t>
      </w:r>
    </w:p>
    <w:p w14:paraId="7AA893AE" w14:textId="1F983A0B" w:rsidR="00EA70D8" w:rsidRPr="00EA70D8" w:rsidRDefault="002B25CE" w:rsidP="00EA70D8">
      <w:pPr>
        <w:pStyle w:val="Code"/>
        <w:rPr>
          <w:highlight w:val="white"/>
        </w:rPr>
      </w:pPr>
      <w:r>
        <w:rPr>
          <w:highlight w:val="white"/>
        </w:rPr>
        <w:t xml:space="preserve"> </w:t>
      </w:r>
      <w:r w:rsidR="00EA70D8" w:rsidRPr="00EA70D8">
        <w:rPr>
          <w:highlight w:val="white"/>
        </w:rPr>
        <w:t xml:space="preserve">              targetType.IsIntegralPointer</w:t>
      </w:r>
      <w:r>
        <w:rPr>
          <w:highlight w:val="white"/>
        </w:rPr>
        <w:t>Or</w:t>
      </w:r>
      <w:r w:rsidR="00EA70D8" w:rsidRPr="00EA70D8">
        <w:rPr>
          <w:highlight w:val="white"/>
        </w:rPr>
        <w:t>Array()) {</w:t>
      </w:r>
    </w:p>
    <w:p w14:paraId="303677A4" w14:textId="77777777" w:rsidR="00EA70D8" w:rsidRPr="00EA70D8" w:rsidRDefault="00EA70D8" w:rsidP="00EA70D8">
      <w:pPr>
        <w:pStyle w:val="Code"/>
        <w:rPr>
          <w:highlight w:val="white"/>
        </w:rPr>
      </w:pPr>
      <w:r w:rsidRPr="00EA70D8">
        <w:rPr>
          <w:highlight w:val="white"/>
        </w:rPr>
        <w:t xml:space="preserve">        BigInteger targetValue = ((BigInteger) ((decimal) sourceValue));</w:t>
      </w:r>
    </w:p>
    <w:p w14:paraId="3498AB1E"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5FE95DE3" w14:textId="77777777" w:rsidR="00EA70D8" w:rsidRPr="00EA70D8" w:rsidRDefault="00EA70D8" w:rsidP="00EA70D8">
      <w:pPr>
        <w:pStyle w:val="Code"/>
        <w:rPr>
          <w:highlight w:val="white"/>
        </w:rPr>
      </w:pPr>
      <w:r w:rsidRPr="00EA70D8">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6E4AC218" w14:textId="0CAE5A79" w:rsidR="00107FC7" w:rsidRPr="00CD295E" w:rsidRDefault="00107FC7" w:rsidP="00107FC7">
      <w:pPr>
        <w:rPr>
          <w:highlight w:val="white"/>
        </w:rPr>
      </w:pPr>
      <w:r>
        <w:rPr>
          <w:highlight w:val="white"/>
        </w:rPr>
        <w:lastRenderedPageBreak/>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78D0401" w14:textId="77777777" w:rsidR="00EA70D8" w:rsidRPr="00EA70D8" w:rsidRDefault="00EA70D8" w:rsidP="00EA70D8">
      <w:pPr>
        <w:pStyle w:val="Code"/>
        <w:rPr>
          <w:highlight w:val="white"/>
        </w:rPr>
      </w:pPr>
      <w:r w:rsidRPr="00EA70D8">
        <w:rPr>
          <w:highlight w:val="white"/>
        </w:rPr>
        <w:t xml:space="preserve">      else if (sourceType.IsLogical() &amp;&amp;</w:t>
      </w:r>
    </w:p>
    <w:p w14:paraId="07DF70D6" w14:textId="5F93011E" w:rsidR="00EA70D8" w:rsidRPr="00EA70D8" w:rsidRDefault="00EA70D8" w:rsidP="00EA70D8">
      <w:pPr>
        <w:pStyle w:val="Code"/>
        <w:rPr>
          <w:highlight w:val="white"/>
        </w:rPr>
      </w:pPr>
      <w:r w:rsidRPr="00EA70D8">
        <w:rPr>
          <w:highlight w:val="white"/>
        </w:rPr>
        <w:t xml:space="preserve">               targetType.</w:t>
      </w:r>
      <w:r w:rsidR="002B25CE" w:rsidRPr="00EA70D8">
        <w:rPr>
          <w:highlight w:val="white"/>
        </w:rPr>
        <w:t>IsIntegralPointer</w:t>
      </w:r>
      <w:r w:rsidR="002B25CE">
        <w:rPr>
          <w:highlight w:val="white"/>
        </w:rPr>
        <w:t>Or</w:t>
      </w:r>
      <w:r w:rsidR="002B25CE" w:rsidRPr="00EA70D8">
        <w:rPr>
          <w:highlight w:val="white"/>
        </w:rPr>
        <w:t xml:space="preserve">Array </w:t>
      </w:r>
      <w:r w:rsidRPr="00EA70D8">
        <w:rPr>
          <w:highlight w:val="white"/>
        </w:rPr>
        <w:t>()) {</w:t>
      </w:r>
    </w:p>
    <w:p w14:paraId="21F86662" w14:textId="77777777" w:rsidR="00EA70D8" w:rsidRPr="00EA70D8" w:rsidRDefault="00EA70D8" w:rsidP="00EA70D8">
      <w:pPr>
        <w:pStyle w:val="Code"/>
        <w:rPr>
          <w:highlight w:val="white"/>
        </w:rPr>
      </w:pPr>
      <w:r w:rsidRPr="00EA70D8">
        <w:rPr>
          <w:highlight w:val="white"/>
        </w:rPr>
        <w:t xml:space="preserve">        bool isTrue = (sourceSymbol.TrueSet.Count &gt; 0);</w:t>
      </w:r>
    </w:p>
    <w:p w14:paraId="517C909F" w14:textId="77777777" w:rsidR="00EA70D8" w:rsidRPr="00EA70D8" w:rsidRDefault="00EA70D8" w:rsidP="00EA70D8">
      <w:pPr>
        <w:pStyle w:val="Code"/>
        <w:rPr>
          <w:highlight w:val="white"/>
        </w:rPr>
      </w:pPr>
      <w:r w:rsidRPr="00EA70D8">
        <w:rPr>
          <w:highlight w:val="white"/>
        </w:rPr>
        <w:t xml:space="preserve">        BigInteger targetValue = isTrue ? BigInteger.One : BigInteger.Zero;</w:t>
      </w:r>
    </w:p>
    <w:p w14:paraId="32C5077E"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4BBD3D8C" w14:textId="77777777" w:rsidR="00EA70D8" w:rsidRPr="00EA70D8" w:rsidRDefault="00EA70D8" w:rsidP="00EA70D8">
      <w:pPr>
        <w:pStyle w:val="Code"/>
        <w:rPr>
          <w:highlight w:val="white"/>
        </w:rPr>
      </w:pPr>
      <w:r w:rsidRPr="00EA70D8">
        <w:rPr>
          <w:highlight w:val="white"/>
        </w:rPr>
        <w:t xml:space="preserve">      }</w:t>
      </w:r>
    </w:p>
    <w:p w14:paraId="35EEF65B" w14:textId="77777777" w:rsidR="00EA70D8" w:rsidRPr="00EA70D8" w:rsidRDefault="00EA70D8" w:rsidP="00EA70D8">
      <w:pPr>
        <w:pStyle w:val="Code"/>
        <w:rPr>
          <w:highlight w:val="white"/>
        </w:rPr>
      </w:pPr>
      <w:r w:rsidRPr="00EA70D8">
        <w:rPr>
          <w:highlight w:val="white"/>
        </w:rPr>
        <w:t xml:space="preserve">      else if (sourceType.IsLogical() &amp;&amp; targetType.IsFloating()) {</w:t>
      </w:r>
    </w:p>
    <w:p w14:paraId="2B6DDA60" w14:textId="77777777" w:rsidR="00EA70D8" w:rsidRPr="00EA70D8" w:rsidRDefault="00EA70D8" w:rsidP="00EA70D8">
      <w:pPr>
        <w:pStyle w:val="Code"/>
        <w:rPr>
          <w:highlight w:val="white"/>
        </w:rPr>
      </w:pPr>
      <w:r w:rsidRPr="00EA70D8">
        <w:rPr>
          <w:highlight w:val="white"/>
        </w:rPr>
        <w:t xml:space="preserve">        bool isTrue = (sourceSymbol.TrueSet.Count &gt; 0);</w:t>
      </w:r>
    </w:p>
    <w:p w14:paraId="305F5C22" w14:textId="77777777" w:rsidR="00EA70D8" w:rsidRPr="00EA70D8" w:rsidRDefault="00EA70D8" w:rsidP="00EA70D8">
      <w:pPr>
        <w:pStyle w:val="Code"/>
        <w:rPr>
          <w:highlight w:val="white"/>
        </w:rPr>
      </w:pPr>
      <w:r w:rsidRPr="00EA70D8">
        <w:rPr>
          <w:highlight w:val="white"/>
        </w:rPr>
        <w:t xml:space="preserve">        decimal targetValue = isTrue ? decimal.One : decimal.Zero;</w:t>
      </w:r>
    </w:p>
    <w:p w14:paraId="555E5439"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1ED200AD" w14:textId="77777777" w:rsidR="00EA70D8" w:rsidRPr="00EA70D8" w:rsidRDefault="00EA70D8" w:rsidP="00EA70D8">
      <w:pPr>
        <w:pStyle w:val="Code"/>
        <w:rPr>
          <w:highlight w:val="white"/>
        </w:rPr>
      </w:pPr>
      <w:r w:rsidRPr="00EA70D8">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305C0279" w14:textId="77777777" w:rsidR="00EA70D8" w:rsidRPr="00EA70D8" w:rsidRDefault="00EA70D8" w:rsidP="00EA70D8">
      <w:pPr>
        <w:pStyle w:val="Code"/>
        <w:rPr>
          <w:highlight w:val="white"/>
        </w:rPr>
      </w:pPr>
      <w:r w:rsidRPr="00EA70D8">
        <w:rPr>
          <w:highlight w:val="white"/>
        </w:rPr>
        <w:t xml:space="preserve">      else if (sourceType.IsArithmeticPointerArrayStringOrFunction() &amp;&amp;</w:t>
      </w:r>
    </w:p>
    <w:p w14:paraId="54D7B1AD" w14:textId="77777777" w:rsidR="00EA70D8" w:rsidRPr="00EA70D8" w:rsidRDefault="00EA70D8" w:rsidP="00EA70D8">
      <w:pPr>
        <w:pStyle w:val="Code"/>
        <w:rPr>
          <w:highlight w:val="white"/>
        </w:rPr>
      </w:pPr>
      <w:r w:rsidRPr="00EA70D8">
        <w:rPr>
          <w:highlight w:val="white"/>
        </w:rPr>
        <w:t xml:space="preserve">               targetType.IsLogical()) {</w:t>
      </w:r>
    </w:p>
    <w:p w14:paraId="71C80BE4" w14:textId="77777777" w:rsidR="00EA70D8" w:rsidRPr="00EA70D8" w:rsidRDefault="00EA70D8" w:rsidP="00EA70D8">
      <w:pPr>
        <w:pStyle w:val="Code"/>
        <w:rPr>
          <w:highlight w:val="white"/>
        </w:rPr>
      </w:pPr>
      <w:r w:rsidRPr="00EA70D8">
        <w:rPr>
          <w:highlight w:val="white"/>
        </w:rPr>
        <w:t xml:space="preserve">        bool isTrue = !sourceValue.Equals(BigInteger.Zero) &amp;&amp;</w:t>
      </w:r>
    </w:p>
    <w:p w14:paraId="227D2610" w14:textId="77777777" w:rsidR="00EA70D8" w:rsidRPr="00EA70D8" w:rsidRDefault="00EA70D8" w:rsidP="00EA70D8">
      <w:pPr>
        <w:pStyle w:val="Code"/>
        <w:rPr>
          <w:highlight w:val="white"/>
        </w:rPr>
      </w:pPr>
      <w:r w:rsidRPr="00EA70D8">
        <w:rPr>
          <w:highlight w:val="white"/>
        </w:rPr>
        <w:t xml:space="preserve">                      !sourceValue.Equals(decimal.Zero);</w:t>
      </w:r>
    </w:p>
    <w:p w14:paraId="3629ED95" w14:textId="77777777" w:rsidR="00EA70D8" w:rsidRPr="00EA70D8" w:rsidRDefault="00EA70D8" w:rsidP="00EA70D8">
      <w:pPr>
        <w:pStyle w:val="Code"/>
        <w:rPr>
          <w:highlight w:val="white"/>
        </w:rPr>
      </w:pPr>
    </w:p>
    <w:p w14:paraId="018C48B2" w14:textId="77777777" w:rsidR="00EA70D8" w:rsidRPr="00EA70D8" w:rsidRDefault="00EA70D8" w:rsidP="00EA70D8">
      <w:pPr>
        <w:pStyle w:val="Code"/>
        <w:rPr>
          <w:highlight w:val="white"/>
        </w:rPr>
      </w:pPr>
      <w:r w:rsidRPr="00EA70D8">
        <w:rPr>
          <w:highlight w:val="white"/>
        </w:rPr>
        <w:t xml:space="preserve">        MiddleCode gotoCode = new MiddleCode(MiddleOperator.Goto);</w:t>
      </w:r>
    </w:p>
    <w:p w14:paraId="7DCD86CA" w14:textId="77777777" w:rsidR="00EA70D8" w:rsidRPr="00EA70D8" w:rsidRDefault="00EA70D8" w:rsidP="00EA70D8">
      <w:pPr>
        <w:pStyle w:val="Code"/>
        <w:rPr>
          <w:highlight w:val="white"/>
        </w:rPr>
      </w:pPr>
      <w:r w:rsidRPr="00EA70D8">
        <w:rPr>
          <w:highlight w:val="white"/>
        </w:rPr>
        <w:t xml:space="preserve">        longList.Add(gotoCode);</w:t>
      </w:r>
    </w:p>
    <w:p w14:paraId="50B8E114" w14:textId="77777777" w:rsidR="00EA70D8" w:rsidRPr="00EA70D8" w:rsidRDefault="00EA70D8" w:rsidP="00EA70D8">
      <w:pPr>
        <w:pStyle w:val="Code"/>
        <w:rPr>
          <w:highlight w:val="white"/>
        </w:rPr>
      </w:pPr>
    </w:p>
    <w:p w14:paraId="5F9F9EA5" w14:textId="77777777" w:rsidR="00EA70D8" w:rsidRPr="00EA70D8" w:rsidRDefault="00EA70D8" w:rsidP="00EA70D8">
      <w:pPr>
        <w:pStyle w:val="Code"/>
        <w:rPr>
          <w:highlight w:val="white"/>
        </w:rPr>
      </w:pPr>
      <w:r w:rsidRPr="00EA70D8">
        <w:rPr>
          <w:highlight w:val="white"/>
        </w:rPr>
        <w:t xml:space="preserve">        ISet&lt;MiddleCode&gt; trueSet = new HashSet&lt;MiddleCode&gt;(),</w:t>
      </w:r>
    </w:p>
    <w:p w14:paraId="09960CBE" w14:textId="77777777" w:rsidR="00EA70D8" w:rsidRPr="00EA70D8" w:rsidRDefault="00EA70D8" w:rsidP="00EA70D8">
      <w:pPr>
        <w:pStyle w:val="Code"/>
        <w:rPr>
          <w:highlight w:val="white"/>
        </w:rPr>
      </w:pPr>
      <w:r w:rsidRPr="00EA70D8">
        <w:rPr>
          <w:highlight w:val="white"/>
        </w:rPr>
        <w:t xml:space="preserve">                         falseSet = new HashSet&lt;MiddleCode&gt;();</w:t>
      </w:r>
    </w:p>
    <w:p w14:paraId="5C737E9B" w14:textId="77777777" w:rsidR="00EA70D8" w:rsidRPr="00EA70D8" w:rsidRDefault="00EA70D8" w:rsidP="00EA70D8">
      <w:pPr>
        <w:pStyle w:val="Code"/>
        <w:rPr>
          <w:highlight w:val="white"/>
        </w:rPr>
      </w:pPr>
      <w:r w:rsidRPr="00EA70D8">
        <w:rPr>
          <w:highlight w:val="white"/>
        </w:rPr>
        <w:t xml:space="preserve">        if (isTrue) {</w:t>
      </w:r>
    </w:p>
    <w:p w14:paraId="55CCF93E" w14:textId="77777777" w:rsidR="00EA70D8" w:rsidRPr="00EA70D8" w:rsidRDefault="00EA70D8" w:rsidP="00EA70D8">
      <w:pPr>
        <w:pStyle w:val="Code"/>
        <w:rPr>
          <w:highlight w:val="white"/>
        </w:rPr>
      </w:pPr>
      <w:r w:rsidRPr="00EA70D8">
        <w:rPr>
          <w:highlight w:val="white"/>
        </w:rPr>
        <w:t xml:space="preserve">          trueSet.Add(gotoCode);</w:t>
      </w:r>
    </w:p>
    <w:p w14:paraId="33829FCF" w14:textId="77777777" w:rsidR="00EA70D8" w:rsidRPr="00EA70D8" w:rsidRDefault="00EA70D8" w:rsidP="00EA70D8">
      <w:pPr>
        <w:pStyle w:val="Code"/>
        <w:rPr>
          <w:highlight w:val="white"/>
        </w:rPr>
      </w:pPr>
      <w:r w:rsidRPr="00EA70D8">
        <w:rPr>
          <w:highlight w:val="white"/>
        </w:rPr>
        <w:t xml:space="preserve">        }</w:t>
      </w:r>
    </w:p>
    <w:p w14:paraId="35398B56" w14:textId="77777777" w:rsidR="00EA70D8" w:rsidRPr="00EA70D8" w:rsidRDefault="00EA70D8" w:rsidP="00EA70D8">
      <w:pPr>
        <w:pStyle w:val="Code"/>
        <w:rPr>
          <w:highlight w:val="white"/>
        </w:rPr>
      </w:pPr>
      <w:r w:rsidRPr="00EA70D8">
        <w:rPr>
          <w:highlight w:val="white"/>
        </w:rPr>
        <w:t xml:space="preserve">        else {</w:t>
      </w:r>
    </w:p>
    <w:p w14:paraId="7BA3327D" w14:textId="77777777" w:rsidR="00EA70D8" w:rsidRPr="00EA70D8" w:rsidRDefault="00EA70D8" w:rsidP="00EA70D8">
      <w:pPr>
        <w:pStyle w:val="Code"/>
        <w:rPr>
          <w:highlight w:val="white"/>
        </w:rPr>
      </w:pPr>
      <w:r w:rsidRPr="00EA70D8">
        <w:rPr>
          <w:highlight w:val="white"/>
        </w:rPr>
        <w:t xml:space="preserve">          falseSet.Add(gotoCode);</w:t>
      </w:r>
    </w:p>
    <w:p w14:paraId="3ED4D3DB" w14:textId="77777777" w:rsidR="00EA70D8" w:rsidRPr="00EA70D8" w:rsidRDefault="00EA70D8" w:rsidP="00EA70D8">
      <w:pPr>
        <w:pStyle w:val="Code"/>
        <w:rPr>
          <w:highlight w:val="white"/>
        </w:rPr>
      </w:pPr>
      <w:r w:rsidRPr="00EA70D8">
        <w:rPr>
          <w:highlight w:val="white"/>
        </w:rPr>
        <w:t xml:space="preserve">        }</w:t>
      </w:r>
    </w:p>
    <w:p w14:paraId="05D04883" w14:textId="77777777" w:rsidR="00EA70D8" w:rsidRPr="00EA70D8" w:rsidRDefault="00EA70D8" w:rsidP="00EA70D8">
      <w:pPr>
        <w:pStyle w:val="Code"/>
        <w:rPr>
          <w:highlight w:val="white"/>
        </w:rPr>
      </w:pPr>
    </w:p>
    <w:p w14:paraId="227A75CD" w14:textId="77777777" w:rsidR="00EA70D8" w:rsidRPr="00EA70D8" w:rsidRDefault="00EA70D8" w:rsidP="00EA70D8">
      <w:pPr>
        <w:pStyle w:val="Code"/>
        <w:rPr>
          <w:highlight w:val="white"/>
        </w:rPr>
      </w:pPr>
      <w:r w:rsidRPr="00EA70D8">
        <w:rPr>
          <w:highlight w:val="white"/>
        </w:rPr>
        <w:t xml:space="preserve">        targetSymbol = new Symbol(trueSet, falseSet);</w:t>
      </w:r>
    </w:p>
    <w:p w14:paraId="4F05F364" w14:textId="42816A1B" w:rsidR="00EA70D8" w:rsidRPr="005E4B23" w:rsidRDefault="00EA70D8" w:rsidP="005E4B23">
      <w:pPr>
        <w:pStyle w:val="Code"/>
        <w:rPr>
          <w:highlight w:val="white"/>
        </w:rPr>
      </w:pPr>
      <w:r w:rsidRPr="005E4B23">
        <w:rPr>
          <w:highlight w:val="white"/>
        </w:rPr>
        <w:t xml:space="preserve">      }</w:t>
      </w:r>
    </w:p>
    <w:p w14:paraId="7492C11F" w14:textId="77777777" w:rsidR="005E4B23" w:rsidRPr="005E4B23" w:rsidRDefault="005E4B23" w:rsidP="005E4B23">
      <w:pPr>
        <w:pStyle w:val="Code"/>
        <w:rPr>
          <w:highlight w:val="white"/>
        </w:rPr>
      </w:pPr>
      <w:r w:rsidRPr="005E4B23">
        <w:rPr>
          <w:highlight w:val="white"/>
        </w:rPr>
        <w:t xml:space="preserve">      else {</w:t>
      </w:r>
    </w:p>
    <w:p w14:paraId="3D07CA68" w14:textId="77777777" w:rsidR="005E4B23" w:rsidRPr="005E4B23" w:rsidRDefault="005E4B23" w:rsidP="005E4B23">
      <w:pPr>
        <w:pStyle w:val="Code"/>
        <w:rPr>
          <w:highlight w:val="white"/>
        </w:rPr>
      </w:pPr>
      <w:r w:rsidRPr="005E4B23">
        <w:rPr>
          <w:highlight w:val="white"/>
        </w:rPr>
        <w:t xml:space="preserve">        targetSymbol = new Symbol(targetType, sourceValue);</w:t>
      </w:r>
    </w:p>
    <w:p w14:paraId="6EECD344" w14:textId="77777777" w:rsidR="005E4B23" w:rsidRPr="005E4B23" w:rsidRDefault="005E4B23" w:rsidP="005E4B23">
      <w:pPr>
        <w:pStyle w:val="Code"/>
        <w:rPr>
          <w:highlight w:val="white"/>
        </w:rPr>
      </w:pPr>
      <w:r w:rsidRPr="005E4B23">
        <w:rPr>
          <w:highlight w:val="white"/>
        </w:rPr>
        <w:t xml:space="preserve">      }</w:t>
      </w:r>
    </w:p>
    <w:p w14:paraId="0E71CF97" w14:textId="77777777" w:rsidR="005E4B23" w:rsidRPr="005E4B23" w:rsidRDefault="005E4B23" w:rsidP="005E4B23">
      <w:pPr>
        <w:pStyle w:val="Code"/>
        <w:rPr>
          <w:highlight w:val="white"/>
        </w:rPr>
      </w:pPr>
    </w:p>
    <w:p w14:paraId="3F359F4F" w14:textId="77777777" w:rsidR="005E4B23" w:rsidRPr="005E4B23" w:rsidRDefault="005E4B23" w:rsidP="005E4B23">
      <w:pPr>
        <w:pStyle w:val="Code"/>
        <w:rPr>
          <w:highlight w:val="white"/>
        </w:rPr>
      </w:pPr>
      <w:r w:rsidRPr="005E4B23">
        <w:rPr>
          <w:highlight w:val="white"/>
        </w:rPr>
        <w:t xml:space="preserve">      if (targetType.IsFloating()) {</w:t>
      </w:r>
    </w:p>
    <w:p w14:paraId="072D702C" w14:textId="77777777" w:rsidR="005E4B23" w:rsidRPr="005E4B23" w:rsidRDefault="005E4B23" w:rsidP="005E4B23">
      <w:pPr>
        <w:pStyle w:val="Code"/>
        <w:rPr>
          <w:highlight w:val="white"/>
        </w:rPr>
      </w:pPr>
      <w:r w:rsidRPr="005E4B23">
        <w:rPr>
          <w:highlight w:val="white"/>
        </w:rPr>
        <w:t xml:space="preserve">        longList.Add(new MiddleCode(MiddleOperator.PushFloat, targetSymbol));</w:t>
      </w:r>
    </w:p>
    <w:p w14:paraId="7534EC9F" w14:textId="77777777" w:rsidR="005E4B23" w:rsidRPr="005E4B23" w:rsidRDefault="005E4B23" w:rsidP="005E4B23">
      <w:pPr>
        <w:pStyle w:val="Code"/>
        <w:rPr>
          <w:highlight w:val="white"/>
        </w:rPr>
      </w:pPr>
      <w:r w:rsidRPr="005E4B23">
        <w:rPr>
          <w:highlight w:val="white"/>
        </w:rPr>
        <w:t xml:space="preserve">      }</w:t>
      </w:r>
    </w:p>
    <w:p w14:paraId="0A668926" w14:textId="77777777" w:rsidR="005E4B23" w:rsidRPr="005E4B23" w:rsidRDefault="005E4B23" w:rsidP="005E4B23">
      <w:pPr>
        <w:pStyle w:val="Code"/>
        <w:rPr>
          <w:highlight w:val="white"/>
        </w:rPr>
      </w:pPr>
    </w:p>
    <w:p w14:paraId="1AA8342C" w14:textId="77777777" w:rsidR="005E4B23" w:rsidRPr="005E4B23" w:rsidRDefault="005E4B23" w:rsidP="005E4B23">
      <w:pPr>
        <w:pStyle w:val="Code"/>
        <w:rPr>
          <w:highlight w:val="white"/>
        </w:rPr>
      </w:pPr>
      <w:r w:rsidRPr="005E4B23">
        <w:rPr>
          <w:highlight w:val="white"/>
        </w:rPr>
        <w:t xml:space="preserve">      return (new Expression(targetSymbol, null, longList));</w:t>
      </w:r>
    </w:p>
    <w:p w14:paraId="41E64CC2" w14:textId="77777777" w:rsidR="005E4B23" w:rsidRPr="005E4B23" w:rsidRDefault="005E4B23" w:rsidP="005E4B23">
      <w:pPr>
        <w:pStyle w:val="Code"/>
        <w:rPr>
          <w:highlight w:val="white"/>
        </w:rPr>
      </w:pPr>
      <w:r w:rsidRPr="005E4B23">
        <w:rPr>
          <w:highlight w:val="white"/>
        </w:rPr>
        <w:t xml:space="preserve">    }</w:t>
      </w:r>
    </w:p>
    <w:p w14:paraId="07D93073" w14:textId="1D64E3BC" w:rsidR="00373232" w:rsidRDefault="00871323" w:rsidP="005E4B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r w:rsidR="00373232" w:rsidRPr="00CD295E">
        <w:rPr>
          <w:highlight w:val="white"/>
        </w:rPr>
        <w:t xml:space="preserve">        </w:t>
      </w:r>
    </w:p>
    <w:p w14:paraId="32E58CEA" w14:textId="267129C9" w:rsidR="0059455C" w:rsidRPr="00CD295E" w:rsidRDefault="00962378" w:rsidP="0059455C">
      <w:pPr>
        <w:rPr>
          <w:highlight w:val="white"/>
        </w:rPr>
      </w:pPr>
      <w:r>
        <w:rPr>
          <w:highlight w:val="white"/>
        </w:rPr>
        <w:lastRenderedPageBreak/>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58F9A088" w14:textId="66F7DD30" w:rsidR="004B215F" w:rsidRDefault="00CD295E" w:rsidP="004B215F">
      <w:pPr>
        <w:pStyle w:val="Code"/>
        <w:rPr>
          <w:highlight w:val="white"/>
        </w:rPr>
      </w:pPr>
      <w:r w:rsidRPr="004B215F">
        <w:rPr>
          <w:highlight w:val="white"/>
        </w:rPr>
        <w:t xml:space="preserve">        if (</w:t>
      </w:r>
      <w:r w:rsidR="001A5A90" w:rsidRPr="004B215F">
        <w:rPr>
          <w:highlight w:val="white"/>
        </w:rPr>
        <w:t>source</w:t>
      </w:r>
      <w:r w:rsidRPr="004B215F">
        <w:rPr>
          <w:highlight w:val="white"/>
        </w:rPr>
        <w:t>Type.</w:t>
      </w:r>
      <w:r w:rsidR="004B215F" w:rsidRPr="004B215F">
        <w:rPr>
          <w:highlight w:val="white"/>
        </w:rPr>
        <w:t xml:space="preserve">IsIntegralPointerArrayStringOrFunction </w:t>
      </w:r>
      <w:r w:rsidRPr="004B215F">
        <w:rPr>
          <w:highlight w:val="white"/>
        </w:rPr>
        <w:t>() &amp;&amp;</w:t>
      </w:r>
    </w:p>
    <w:p w14:paraId="471991C4" w14:textId="3268FA6C" w:rsidR="00CD295E" w:rsidRPr="004B215F" w:rsidRDefault="004B215F" w:rsidP="004B215F">
      <w:pPr>
        <w:pStyle w:val="Code"/>
        <w:rPr>
          <w:highlight w:val="white"/>
        </w:rPr>
      </w:pPr>
      <w:r>
        <w:rPr>
          <w:highlight w:val="white"/>
        </w:rPr>
        <w:t xml:space="preserve">            </w:t>
      </w:r>
      <w:r w:rsidR="001A5A90" w:rsidRPr="004B215F">
        <w:rPr>
          <w:highlight w:val="white"/>
        </w:rPr>
        <w:t>target</w:t>
      </w:r>
      <w:r w:rsidR="00CD295E" w:rsidRPr="004B215F">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7FFF28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w:t>
      </w:r>
      <w:r w:rsidR="002C4F32">
        <w:rPr>
          <w:highlight w:val="white"/>
        </w:rPr>
        <w:t>IsIntegralPointerOrArray</w:t>
      </w:r>
      <w:r w:rsidR="00CD295E" w:rsidRPr="00CD295E">
        <w:rPr>
          <w:highlight w:val="white"/>
        </w:rPr>
        <w:t>())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w:t>
      </w:r>
      <w:proofErr w:type="spellStart"/>
      <w:r>
        <w:rPr>
          <w:highlight w:val="white"/>
        </w:rPr>
        <w:t>ero</w:t>
      </w:r>
      <w:proofErr w:type="spellEnd"/>
      <w:r>
        <w:rPr>
          <w:highlight w:val="white"/>
        </w:rPr>
        <w:t xml:space="preserve">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lastRenderedPageBreak/>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50DE84B9" w14:textId="77777777" w:rsidR="00FF1D35"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w:t>
      </w:r>
    </w:p>
    <w:p w14:paraId="2BCEE39C" w14:textId="3C517FD2" w:rsidR="00D84B3D" w:rsidRPr="00D84B3D" w:rsidRDefault="00FF1D35" w:rsidP="00D84B3D">
      <w:pPr>
        <w:pStyle w:val="Code"/>
        <w:rPr>
          <w:highlight w:val="white"/>
        </w:rPr>
      </w:pPr>
      <w:r>
        <w:rPr>
          <w:highlight w:val="white"/>
        </w:rPr>
        <w:t xml:space="preserve">                                           </w:t>
      </w:r>
      <w:r w:rsidR="00D84B3D" w:rsidRPr="00D84B3D">
        <w:rPr>
          <w:highlight w:val="white"/>
        </w:rPr>
        <w:t xml:space="preserve">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52094498" w:rsidR="0045597A" w:rsidRDefault="0045597A" w:rsidP="0045597A">
      <w:pPr>
        <w:pStyle w:val="Code"/>
        <w:rPr>
          <w:highlight w:val="white"/>
        </w:rPr>
      </w:pPr>
      <w:r w:rsidRPr="00CD295E">
        <w:rPr>
          <w:highlight w:val="white"/>
        </w:rPr>
        <w:t xml:space="preserve">      if (Start.Windows) {</w:t>
      </w:r>
    </w:p>
    <w:p w14:paraId="48996B50" w14:textId="1E70A6F0" w:rsidR="004C0EBE" w:rsidRPr="00CD295E" w:rsidRDefault="004C0EBE" w:rsidP="0045597A">
      <w:pPr>
        <w:pStyle w:val="Code"/>
        <w:rPr>
          <w:highlight w:val="white"/>
        </w:rPr>
      </w:pPr>
      <w:r>
        <w:rPr>
          <w:highlight w:val="white"/>
        </w:rPr>
        <w:t xml:space="preserve">        // ...</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bookmarkStart w:id="382" w:name="_Toc53473548"/>
      <w:r>
        <w:lastRenderedPageBreak/>
        <w:t xml:space="preserve">Static </w:t>
      </w:r>
      <w:r w:rsidR="00917F74">
        <w:t xml:space="preserve">Address </w:t>
      </w:r>
      <w:r>
        <w:t>Expression</w:t>
      </w:r>
      <w:bookmarkEnd w:id="382"/>
    </w:p>
    <w:p w14:paraId="1984430F" w14:textId="76727DDF" w:rsidR="007F289B" w:rsidRDefault="00CD6BA8" w:rsidP="00917F74">
      <w:r>
        <w:t>If an expression is not constant, the next step is to deci</w:t>
      </w:r>
      <w:r w:rsidR="00917F74">
        <w:t>de whether it is static.</w:t>
      </w:r>
      <w:r w:rsidR="001C41EE">
        <w:t xml:space="preserve"> </w:t>
      </w:r>
      <w:r w:rsidR="007F289B">
        <w:t xml:space="preserve">The </w:t>
      </w:r>
      <w:r w:rsidR="007F289B" w:rsidRPr="007F289B">
        <w:rPr>
          <w:rStyle w:val="KeyWord0"/>
        </w:rPr>
        <w:t>StaticValue</w:t>
      </w:r>
      <w:r w:rsidR="007F289B">
        <w:t xml:space="preserve"> and </w:t>
      </w:r>
      <w:r w:rsidR="007F289B" w:rsidRPr="007F289B">
        <w:rPr>
          <w:rStyle w:val="KeyWord0"/>
        </w:rPr>
        <w:t>StaticAddress</w:t>
      </w:r>
      <w:r w:rsidR="007F289B">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w:t>
      </w:r>
      <w:r w:rsidR="00F24AA0">
        <w:t xml:space="preserve"> during the parsing</w:t>
      </w:r>
      <w:r w:rsidR="00CD3466">
        <w:t xml:space="preserv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proofErr w:type="spellStart"/>
      <w:r>
        <w:t>StaticValue.cs</w:t>
      </w:r>
      <w:proofErr w:type="spellEnd"/>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5751620D"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64D96AAC"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D4D4B02"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proofErr w:type="spellStart"/>
      <w:r>
        <w:rPr>
          <w:lang w:val="sv-SE"/>
        </w:rPr>
        <w:t>StaticAddress.cs</w:t>
      </w:r>
      <w:proofErr w:type="spellEnd"/>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4F7E79A8"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2CD51393"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50D74296"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14932D37"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E52011">
        <w:t xml:space="preserve"> if there is one, or null </w:t>
      </w:r>
      <w:r w:rsidR="00804000">
        <w:t>if there is not</w:t>
      </w:r>
      <w:r w:rsidR="00E52011">
        <w:t>.</w:t>
      </w:r>
    </w:p>
    <w:p w14:paraId="6B353FE8" w14:textId="292D7FFF" w:rsidR="00614078" w:rsidRDefault="00614078" w:rsidP="00614078">
      <w:pPr>
        <w:pStyle w:val="CodeHeader"/>
      </w:pPr>
      <w:proofErr w:type="spellStart"/>
      <w:r>
        <w:t>StaticExpression.cs</w:t>
      </w:r>
      <w:proofErr w:type="spellEnd"/>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t>namespace CCompiler {</w:t>
      </w:r>
    </w:p>
    <w:p w14:paraId="40F81CFF" w14:textId="77777777" w:rsidR="00C8332E" w:rsidRPr="00C8332E" w:rsidRDefault="00C8332E" w:rsidP="00C8332E">
      <w:pPr>
        <w:pStyle w:val="Code"/>
        <w:rPr>
          <w:highlight w:val="white"/>
        </w:rPr>
      </w:pPr>
      <w:r w:rsidRPr="00C8332E">
        <w:rPr>
          <w:highlight w:val="white"/>
        </w:rPr>
        <w:lastRenderedPageBreak/>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80B4898"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BE1369">
        <w:rPr>
          <w:highlight w:val="white"/>
        </w:rPr>
        <w:t xml:space="preserve">, where </w:t>
      </w:r>
      <w:r w:rsidR="00BE1369" w:rsidRPr="00BE1369">
        <w:rPr>
          <w:rStyle w:val="KeyWord0"/>
          <w:highlight w:val="white"/>
        </w:rPr>
        <w:t>a</w:t>
      </w:r>
      <w:r w:rsidR="00BE1369">
        <w:rPr>
          <w:highlight w:val="white"/>
        </w:rPr>
        <w:t xml:space="preserve"> is an array and </w:t>
      </w:r>
      <w:r w:rsidR="00BE1369" w:rsidRPr="00BE1369">
        <w:rPr>
          <w:rStyle w:val="KeyWord0"/>
          <w:highlight w:val="white"/>
        </w:rPr>
        <w:t>i</w:t>
      </w:r>
      <w:r w:rsidR="00BE1369">
        <w:rPr>
          <w:highlight w:val="white"/>
        </w:rPr>
        <w:t xml:space="preserve"> an integer.</w:t>
      </w:r>
    </w:p>
    <w:p w14:paraId="7C294C3C" w14:textId="66E36CAB" w:rsidR="00EF5925" w:rsidRDefault="00EF5925" w:rsidP="00EF5925">
      <w:pPr>
        <w:rPr>
          <w:highlight w:val="white"/>
        </w:rPr>
      </w:pPr>
      <w:r>
        <w:rPr>
          <w:highlight w:val="white"/>
        </w:rPr>
        <w:t xml:space="preserve">In case of left array or static address and an integral right value, we </w:t>
      </w:r>
      <w:r w:rsidRPr="00EF5925">
        <w:rPr>
          <w:rStyle w:val="KeyWord0"/>
          <w:highlight w:val="white"/>
        </w:rPr>
        <w:t>GenerateAddition</w:t>
      </w:r>
      <w:r>
        <w:rPr>
          <w:highlight w:val="white"/>
        </w:rPr>
        <w:t xml:space="preserve"> to generate the resulting static address.</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2EE640C0" w:rsidR="00C8332E" w:rsidRDefault="00C8332E" w:rsidP="00C8332E">
      <w:pPr>
        <w:pStyle w:val="Code"/>
        <w:rPr>
          <w:highlight w:val="white"/>
        </w:rPr>
      </w:pPr>
      <w:r w:rsidRPr="00C8332E">
        <w:rPr>
          <w:highlight w:val="white"/>
        </w:rPr>
        <w:t xml:space="preserve">          }</w:t>
      </w:r>
    </w:p>
    <w:p w14:paraId="524ED3F9" w14:textId="60DB10CB" w:rsidR="00EF5925" w:rsidRPr="00C8332E" w:rsidRDefault="00EF5925" w:rsidP="00EF5925">
      <w:pPr>
        <w:rPr>
          <w:highlight w:val="white"/>
        </w:rPr>
      </w:pPr>
      <w:r>
        <w:rPr>
          <w:highlight w:val="white"/>
        </w:rPr>
        <w:t xml:space="preserve">In case of an integral left value and a right array or static address, we just swap the operands in the </w:t>
      </w:r>
      <w:r w:rsidRPr="00EF5925">
        <w:rPr>
          <w:rStyle w:val="KeyWord0"/>
          <w:highlight w:val="white"/>
        </w:rPr>
        <w:t>GenerateAddition</w:t>
      </w:r>
      <w:r>
        <w:rPr>
          <w:highlight w:val="white"/>
        </w:rPr>
        <w:t xml:space="preserve"> call.</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036726D2"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r w:rsidR="005B634F">
        <w:rPr>
          <w:highlight w:val="white"/>
        </w:rPr>
        <w:t xml:space="preserve"> We call </w:t>
      </w:r>
      <w:r w:rsidR="002B397C" w:rsidRPr="002B397C">
        <w:rPr>
          <w:rStyle w:val="KeyWord0"/>
          <w:highlight w:val="white"/>
        </w:rPr>
        <w:t>GenerateIndex</w:t>
      </w:r>
      <w:r w:rsidR="002B397C">
        <w:rPr>
          <w:highlight w:val="white"/>
        </w:rPr>
        <w:t xml:space="preserve"> to generate the static address.</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lastRenderedPageBreak/>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1FB058F0" w:rsidR="002D7262" w:rsidRDefault="002D7262" w:rsidP="002D7262">
      <w:pPr>
        <w:pStyle w:val="Code"/>
        <w:rPr>
          <w:highlight w:val="white"/>
        </w:rPr>
      </w:pPr>
      <w:r w:rsidRPr="002D7262">
        <w:rPr>
          <w:highlight w:val="white"/>
        </w:rPr>
        <w:t xml:space="preserve">          }</w:t>
      </w:r>
    </w:p>
    <w:p w14:paraId="4B50C342" w14:textId="0FE4811E" w:rsidR="00267DCC" w:rsidRPr="002D7262" w:rsidRDefault="00267DCC" w:rsidP="00267DCC">
      <w:pPr>
        <w:rPr>
          <w:highlight w:val="white"/>
        </w:rPr>
      </w:pPr>
      <w:r>
        <w:rPr>
          <w:highlight w:val="white"/>
        </w:rPr>
        <w:t xml:space="preserve">In C, where are allowed to write an array index as </w:t>
      </w:r>
      <w:r w:rsidRPr="00267DCC">
        <w:rPr>
          <w:rStyle w:val="KeyWord0"/>
          <w:highlight w:val="white"/>
        </w:rPr>
        <w:t>i[a]</w:t>
      </w:r>
      <w:r>
        <w:rPr>
          <w:highlight w:val="white"/>
        </w:rPr>
        <w:t xml:space="preserve">, where </w:t>
      </w:r>
      <w:r w:rsidRPr="00267DCC">
        <w:rPr>
          <w:rStyle w:val="KeyWord0"/>
          <w:highlight w:val="white"/>
        </w:rPr>
        <w:t>i</w:t>
      </w:r>
      <w:r>
        <w:rPr>
          <w:highlight w:val="white"/>
        </w:rPr>
        <w:t xml:space="preserve"> is an integer and </w:t>
      </w:r>
      <w:r w:rsidRPr="00267DCC">
        <w:rPr>
          <w:rStyle w:val="KeyWord0"/>
          <w:highlight w:val="white"/>
        </w:rPr>
        <w:t>a</w:t>
      </w:r>
      <w:r>
        <w:rPr>
          <w:highlight w:val="white"/>
        </w:rPr>
        <w:t xml:space="preserve"> is an array. In that case, we just </w:t>
      </w:r>
      <w:proofErr w:type="spellStart"/>
      <w:r>
        <w:rPr>
          <w:highlight w:val="white"/>
        </w:rPr>
        <w:t>swp</w:t>
      </w:r>
      <w:proofErr w:type="spellEnd"/>
      <w:r>
        <w:rPr>
          <w:highlight w:val="white"/>
        </w:rPr>
        <w:t xml:space="preserve"> the parameters in </w:t>
      </w:r>
      <w:r w:rsidRPr="00267DCC">
        <w:rPr>
          <w:rStyle w:val="KeyWord0"/>
          <w:highlight w:val="white"/>
        </w:rPr>
        <w:t>GenerateIndex</w:t>
      </w:r>
      <w:r>
        <w:rPr>
          <w:highlight w:val="white"/>
        </w:rPr>
        <w:t>.</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B1889C0" w14:textId="37630B8E" w:rsidR="00D14E64" w:rsidRPr="00C8332E" w:rsidRDefault="00D14E64" w:rsidP="00D14E64">
      <w:pPr>
        <w:rPr>
          <w:highlight w:val="white"/>
        </w:rPr>
      </w:pPr>
      <w:r>
        <w:rPr>
          <w:highlight w:val="white"/>
        </w:rPr>
        <w:t xml:space="preserve">In the </w:t>
      </w:r>
      <w:r w:rsidR="00BA56BE">
        <w:rPr>
          <w:highlight w:val="white"/>
        </w:rPr>
        <w:t>dot</w:t>
      </w:r>
      <w:r>
        <w:rPr>
          <w:highlight w:val="white"/>
        </w:rPr>
        <w:t xml:space="preserve"> case, the operands must be an extern or static struct or union, or a static address.</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4E6171B5" w:rsidR="00C8332E" w:rsidRPr="00C8332E" w:rsidRDefault="00C8332E" w:rsidP="00C8332E">
      <w:pPr>
        <w:pStyle w:val="Code"/>
        <w:rPr>
          <w:highlight w:val="white"/>
        </w:rPr>
      </w:pPr>
      <w:r w:rsidRPr="00C8332E">
        <w:rPr>
          <w:highlight w:val="white"/>
        </w:rPr>
        <w:t xml:space="preserve">          if (leftExpression.Symbol.IsExternOrStatic()) {</w:t>
      </w:r>
      <w:r w:rsidR="002B397C">
        <w:rPr>
          <w:highlight w:val="white"/>
        </w:rPr>
        <w:t xml:space="preserve"> // XXX</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1D8EE807" w:rsidR="00C8332E" w:rsidRPr="00F0216C" w:rsidRDefault="00BA56BE" w:rsidP="00BA56BE">
      <w:pPr>
        <w:rPr>
          <w:highlight w:val="white"/>
        </w:rPr>
      </w:pPr>
      <w:r>
        <w:rPr>
          <w:highlight w:val="white"/>
        </w:rPr>
        <w:t xml:space="preserve">The </w:t>
      </w:r>
      <w:r w:rsidRPr="00BA56BE">
        <w:rPr>
          <w:rStyle w:val="KeyWord0"/>
          <w:highlight w:val="white"/>
        </w:rPr>
        <w:t>GenerateAddition</w:t>
      </w:r>
      <w:r>
        <w:rPr>
          <w:highlight w:val="white"/>
        </w:rPr>
        <w:t xml:space="preserve"> method </w:t>
      </w:r>
      <w:r w:rsidR="00E37AFC">
        <w:rPr>
          <w:highlight w:val="white"/>
        </w:rPr>
        <w:t xml:space="preserve">generates </w:t>
      </w:r>
      <w:r w:rsidR="000B4C7E">
        <w:rPr>
          <w:highlight w:val="white"/>
        </w:rPr>
        <w:t>a static address for an addition expression.</w:t>
      </w: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308552CA" w:rsidR="00F0216C" w:rsidRPr="00F0216C" w:rsidRDefault="000B4C7E" w:rsidP="000B4C7E">
      <w:pPr>
        <w:rPr>
          <w:highlight w:val="white"/>
        </w:rPr>
      </w:pPr>
      <w:r>
        <w:rPr>
          <w:highlight w:val="white"/>
        </w:rPr>
        <w:t xml:space="preserve">The </w:t>
      </w:r>
      <w:r w:rsidRPr="00BA56BE">
        <w:rPr>
          <w:rStyle w:val="KeyWord0"/>
          <w:highlight w:val="white"/>
        </w:rPr>
        <w:t>Generate</w:t>
      </w:r>
      <w:r w:rsidR="00B95ABB">
        <w:rPr>
          <w:rStyle w:val="KeyWord0"/>
          <w:highlight w:val="white"/>
        </w:rPr>
        <w:t>Index</w:t>
      </w:r>
      <w:r>
        <w:rPr>
          <w:highlight w:val="white"/>
        </w:rPr>
        <w:t xml:space="preserve"> method generates the static address for an index expression.</w:t>
      </w: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lastRenderedPageBreak/>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bookmarkStart w:id="383" w:name="_Toc53473549"/>
      <w:r>
        <w:lastRenderedPageBreak/>
        <w:t>Initialization</w:t>
      </w:r>
      <w:bookmarkEnd w:id="383"/>
    </w:p>
    <w:p w14:paraId="099B3542" w14:textId="0AD5F12B"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match</w:t>
      </w:r>
      <w:r w:rsidR="00F817CD">
        <w:t>ing</w:t>
      </w:r>
      <w:r w:rsidR="00C85899">
        <w:t xml:space="preserve"> a type against an </w:t>
      </w:r>
      <w:r w:rsidR="002F35C1">
        <w:t>initializer</w:t>
      </w:r>
      <w:r w:rsidR="00FD53DC">
        <w:t>. The</w:t>
      </w:r>
      <w:r w:rsidR="00134566">
        <w:t xml:space="preserve"> initializer </w:t>
      </w:r>
      <w:r w:rsidR="00C85899">
        <w:t xml:space="preserve">may be </w:t>
      </w:r>
      <w:r w:rsidR="00E95889">
        <w:t xml:space="preserve">an expression or a </w:t>
      </w:r>
      <w:r w:rsidR="00F817CD">
        <w:t xml:space="preserve">recursive </w:t>
      </w:r>
      <w:r w:rsidR="00E95889">
        <w:t>list of expressions</w:t>
      </w:r>
      <w:r w:rsidR="00F817CD">
        <w:t>; that is, the list may hold sub lists.</w:t>
      </w:r>
    </w:p>
    <w:p w14:paraId="5187DC74" w14:textId="40410CD4" w:rsidR="002C3770" w:rsidRPr="00E03072" w:rsidRDefault="00E03072" w:rsidP="00E03072">
      <w:pPr>
        <w:pStyle w:val="CodeHeader"/>
      </w:pPr>
      <w:proofErr w:type="spellStart"/>
      <w:r>
        <w:rPr>
          <w:highlight w:val="white"/>
          <w:lang w:val="sv-SE"/>
        </w:rPr>
        <w:t>GenerateAuto</w:t>
      </w:r>
      <w:r w:rsidR="002F35C1">
        <w:rPr>
          <w:highlight w:val="white"/>
          <w:lang w:val="sv-SE"/>
        </w:rPr>
        <w:t>Initializer</w:t>
      </w:r>
      <w:r>
        <w:rPr>
          <w:lang w:val="sv-SE"/>
        </w:rPr>
        <w:t>.cs</w:t>
      </w:r>
      <w:proofErr w:type="spellEnd"/>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lastRenderedPageBreak/>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7A3FA5A0"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lastRenderedPageBreak/>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AC2C76D" w:rsidR="007B6ED0" w:rsidRPr="007B6ED0" w:rsidRDefault="007B6ED0" w:rsidP="007B6ED0">
      <w:pPr>
        <w:pStyle w:val="Code"/>
        <w:rPr>
          <w:highlight w:val="white"/>
        </w:rPr>
      </w:pPr>
      <w:r w:rsidRPr="007B6ED0">
        <w:rPr>
          <w:highlight w:val="white"/>
        </w:rPr>
        <w:t xml:space="preserve">                Symbol subSymbol = new Symbol(memberSymbol.Type);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proofErr w:type="spellStart"/>
      <w:r>
        <w:rPr>
          <w:highlight w:val="white"/>
          <w:lang w:val="sv-SE"/>
        </w:rPr>
        <w:t>GenerateStatic</w:t>
      </w:r>
      <w:r w:rsidR="002F35C1">
        <w:rPr>
          <w:highlight w:val="white"/>
          <w:lang w:val="sv-SE"/>
        </w:rPr>
        <w:t>Initializer</w:t>
      </w:r>
      <w:r>
        <w:rPr>
          <w:lang w:val="sv-SE"/>
        </w:rPr>
        <w:t>.cs</w:t>
      </w:r>
      <w:proofErr w:type="spellEnd"/>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w:t>
      </w:r>
      <w:r w:rsidR="001C2A70">
        <w:rPr>
          <w:highlight w:val="white"/>
        </w:rPr>
        <w:lastRenderedPageBreak/>
        <w:t>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lastRenderedPageBreak/>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5939E49A" w:rsidR="00517768" w:rsidRPr="00673567" w:rsidRDefault="008F4B53" w:rsidP="008F4B53">
      <w:pPr>
        <w:rPr>
          <w:highlight w:val="white"/>
        </w:rPr>
      </w:pPr>
      <w:r>
        <w:rPr>
          <w:highlight w:val="white"/>
        </w:rPr>
        <w:t>In case of an arr</w:t>
      </w:r>
      <w:r w:rsidR="006F330B">
        <w:rPr>
          <w:highlight w:val="white"/>
        </w:rPr>
        <w:t>a</w:t>
      </w:r>
      <w:r>
        <w:rPr>
          <w:highlight w:val="white"/>
        </w:rPr>
        <w:t xml:space="preserve">y, we set the array size to the list size if undefined. If the array is defined, we check </w:t>
      </w:r>
      <w:proofErr w:type="spellStart"/>
      <w:r>
        <w:rPr>
          <w:highlight w:val="white"/>
        </w:rPr>
        <w:t>thet</w:t>
      </w:r>
      <w:proofErr w:type="spellEnd"/>
      <w:r>
        <w:rPr>
          <w:highlight w:val="white"/>
        </w:rPr>
        <w:t xml:space="preserve">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4ECB56EA" w:rsidR="00517768" w:rsidRPr="00673567" w:rsidRDefault="0040348D" w:rsidP="00A72459">
      <w:pPr>
        <w:rPr>
          <w:highlight w:val="white"/>
        </w:rPr>
      </w:pPr>
      <w:r>
        <w:rPr>
          <w:highlight w:val="white"/>
        </w:rPr>
        <w:t xml:space="preserve">Like the auto case, we iterate </w:t>
      </w:r>
      <w:r w:rsidR="00A72459">
        <w:rPr>
          <w:highlight w:val="white"/>
        </w:rPr>
        <w:t>through the ini</w:t>
      </w:r>
      <w:r w:rsidR="006F330B">
        <w:rPr>
          <w:highlight w:val="white"/>
        </w:rPr>
        <w:t>tia</w:t>
      </w:r>
      <w:r w:rsidR="00A72459">
        <w:rPr>
          <w:highlight w:val="white"/>
        </w:rPr>
        <w:t xml:space="preserve">lization list and call </w:t>
      </w:r>
      <w:r w:rsidR="00A72459" w:rsidRPr="00A72459">
        <w:rPr>
          <w:rStyle w:val="KeyWord0"/>
          <w:highlight w:val="white"/>
        </w:rPr>
        <w:t>GenerateStatic</w:t>
      </w:r>
      <w:r w:rsidR="00A72459">
        <w:rPr>
          <w:highlight w:val="white"/>
        </w:rPr>
        <w:t xml:space="preserve"> </w:t>
      </w:r>
      <w:r w:rsidR="006F330B">
        <w:rPr>
          <w:highlight w:val="white"/>
        </w:rPr>
        <w:t>recursively</w:t>
      </w:r>
      <w:r w:rsidR="00A72459">
        <w:rPr>
          <w:highlight w:val="white"/>
        </w:rPr>
        <w:t xml:space="preserve">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lastRenderedPageBreak/>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645073A6" w:rsidR="00905979" w:rsidRPr="001C38A9" w:rsidRDefault="00BC2B71" w:rsidP="00BC2B71">
      <w:r w:rsidRPr="006F330B">
        <w:rPr>
          <w:highlight w:val="white"/>
        </w:rPr>
        <w:t xml:space="preserve">The </w:t>
      </w:r>
      <w:r w:rsidRPr="006F330B">
        <w:rPr>
          <w:rStyle w:val="KeyWord0"/>
          <w:highlight w:val="white"/>
        </w:rPr>
        <w:t>ModifyInitializer</w:t>
      </w:r>
      <w:r w:rsidRPr="006F330B">
        <w:t xml:space="preserve"> class </w:t>
      </w:r>
      <w:r w:rsidR="00905979" w:rsidRPr="006F330B">
        <w:t xml:space="preserve">changes an </w:t>
      </w:r>
      <w:r w:rsidR="006F330B" w:rsidRPr="006F330B">
        <w:t>initialization</w:t>
      </w:r>
      <w:r w:rsidR="00905979" w:rsidRPr="006F330B">
        <w:t xml:space="preserve"> list into the form of the defined type. For instance</w:t>
      </w:r>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proofErr w:type="spellStart"/>
      <w:r>
        <w:rPr>
          <w:highlight w:val="white"/>
          <w:lang w:val="sv-SE"/>
        </w:rPr>
        <w:t>Modify</w:t>
      </w:r>
      <w:r w:rsidR="002F35C1">
        <w:rPr>
          <w:highlight w:val="white"/>
          <w:lang w:val="sv-SE"/>
        </w:rPr>
        <w:t>Initializer</w:t>
      </w:r>
      <w:r>
        <w:rPr>
          <w:lang w:val="sv-SE"/>
        </w:rPr>
        <w:t>.cs</w:t>
      </w:r>
      <w:proofErr w:type="spellEnd"/>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1C8A0FDC" w:rsidR="00517768" w:rsidRPr="00083493" w:rsidRDefault="00EB5AC9" w:rsidP="00EB5AC9">
      <w:pPr>
        <w:rPr>
          <w:highlight w:val="white"/>
        </w:rPr>
      </w:pPr>
      <w:r>
        <w:rPr>
          <w:highlight w:val="white"/>
        </w:rPr>
        <w:t>Then we iterate through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lastRenderedPageBreak/>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233AEEE2" w:rsidR="00517768" w:rsidRPr="00083493" w:rsidRDefault="00B14A53" w:rsidP="006C7FBF">
      <w:pPr>
        <w:rPr>
          <w:highlight w:val="white"/>
        </w:rPr>
      </w:pPr>
      <w:r>
        <w:rPr>
          <w:highlight w:val="white"/>
        </w:rPr>
        <w:t xml:space="preserve">If the initializer is a list, we iterate </w:t>
      </w:r>
      <w:r w:rsidR="00145FEF">
        <w:rPr>
          <w:highlight w:val="white"/>
        </w:rPr>
        <w:t>through</w:t>
      </w:r>
      <w:r>
        <w:rPr>
          <w:highlight w:val="white"/>
        </w:rPr>
        <w:t xml:space="preserve"> the list, and assign the list </w:t>
      </w:r>
      <w:r w:rsidR="006C7FBF">
        <w:rPr>
          <w:highlight w:val="white"/>
        </w:rPr>
        <w:t xml:space="preserve">the </w:t>
      </w:r>
      <w:r w:rsidR="00145FEF">
        <w:rPr>
          <w:highlight w:val="white"/>
        </w:rPr>
        <w:t>dimension</w:t>
      </w:r>
      <w:r w:rsidR="006C7FBF">
        <w:rPr>
          <w:highlight w:val="white"/>
        </w:rPr>
        <w:t xml:space="preserve"> of the sub list with </w:t>
      </w:r>
      <w:r w:rsidR="00145FEF">
        <w:rPr>
          <w:highlight w:val="white"/>
        </w:rPr>
        <w:t>t</w:t>
      </w:r>
      <w:r w:rsidR="006C7FBF">
        <w:rPr>
          <w:highlight w:val="white"/>
        </w:rPr>
        <w:t>he hig</w:t>
      </w:r>
      <w:r w:rsidR="00145FEF">
        <w:rPr>
          <w:highlight w:val="white"/>
        </w:rPr>
        <w:t>h</w:t>
      </w:r>
      <w:r w:rsidR="006C7FBF">
        <w:rPr>
          <w:highlight w:val="white"/>
        </w:rPr>
        <w:t>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lastRenderedPageBreak/>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bookmarkStart w:id="384" w:name="_Toc53473550"/>
      <w:r w:rsidRPr="00EC76D5">
        <w:lastRenderedPageBreak/>
        <w:t>Middle Code Optimization</w:t>
      </w:r>
      <w:bookmarkEnd w:id="225"/>
      <w:bookmarkEnd w:id="384"/>
    </w:p>
    <w:p w14:paraId="779FB1F9" w14:textId="58962334"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r w:rsidR="00546F55" w:rsidRPr="00EC76D5">
        <w:t>several</w:t>
      </w:r>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 xml:space="preserve">We clear </w:t>
      </w:r>
      <w:proofErr w:type="spellStart"/>
      <w:r w:rsidRPr="00EC76D5">
        <w:t>goto</w:t>
      </w:r>
      <w:proofErr w:type="spellEnd"/>
      <w:r w:rsidRPr="00EC76D5">
        <w:t>-next-statement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 xml:space="preserve">We also modify </w:t>
      </w:r>
      <w:proofErr w:type="spellStart"/>
      <w:r w:rsidRPr="00EC76D5">
        <w:t>goto</w:t>
      </w:r>
      <w:proofErr w:type="spellEnd"/>
      <w:r w:rsidRPr="00EC76D5">
        <w:t>-next-double-statements: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w:t>
      </w:r>
      <w:proofErr w:type="spellStart"/>
      <w:r w:rsidRPr="00EC76D5">
        <w:t>goto</w:t>
      </w:r>
      <w:proofErr w:type="spellEnd"/>
      <w:r w:rsidRPr="00EC76D5">
        <w:t xml:space="preserve">-chains: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proofErr w:type="spellStart"/>
      <w:r w:rsidR="00B42535" w:rsidRPr="00EC76D5">
        <w:rPr>
          <w:rStyle w:val="CodeInText"/>
        </w:rPr>
        <w:t>m_update</w:t>
      </w:r>
      <w:proofErr w:type="spellEnd"/>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proofErr w:type="spellStart"/>
      <w:r>
        <w:t>MiddleCodeOptimizor.cs</w:t>
      </w:r>
      <w:proofErr w:type="spellEnd"/>
    </w:p>
    <w:p w14:paraId="229ED5A7" w14:textId="77777777" w:rsidR="00F303A6" w:rsidRPr="00F303A6" w:rsidRDefault="00F303A6" w:rsidP="00F303A6">
      <w:pPr>
        <w:pStyle w:val="Code"/>
        <w:rPr>
          <w:highlight w:val="white"/>
        </w:rPr>
      </w:pPr>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bookmarkStart w:id="385" w:name="_Toc53473551"/>
      <w:r>
        <w:t>Object to Integer Addresses</w:t>
      </w:r>
      <w:bookmarkEnd w:id="385"/>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bookmarkStart w:id="386" w:name="_Toc53473552"/>
      <w:proofErr w:type="spellStart"/>
      <w:r>
        <w:t>Goto</w:t>
      </w:r>
      <w:proofErr w:type="spellEnd"/>
      <w:r>
        <w:t xml:space="preserve"> Next Instructions</w:t>
      </w:r>
      <w:bookmarkEnd w:id="386"/>
    </w:p>
    <w:p w14:paraId="7A9F02C3" w14:textId="4ACBDBB6" w:rsidR="001B6658" w:rsidRPr="001B6658" w:rsidRDefault="001B6658" w:rsidP="001B6658">
      <w:r>
        <w:t xml:space="preserve">In some cases, there may be </w:t>
      </w:r>
      <w:proofErr w:type="spellStart"/>
      <w:r>
        <w:t>goto</w:t>
      </w:r>
      <w:proofErr w:type="spellEnd"/>
      <w:r>
        <w:t xml:space="preserve">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7FD1F827" w14:textId="77777777" w:rsidR="000A0C51" w:rsidRDefault="000A0C51" w:rsidP="001550CF">
      <w:pPr>
        <w:pStyle w:val="Code"/>
        <w:rPr>
          <w:highlight w:val="white"/>
        </w:rPr>
      </w:pPr>
    </w:p>
    <w:p w14:paraId="2B2B3ECA" w14:textId="0EF24872"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lastRenderedPageBreak/>
        <w:t xml:space="preserve">    }</w:t>
      </w:r>
    </w:p>
    <w:p w14:paraId="11007EDD" w14:textId="6932B9D7" w:rsidR="001D1BEE" w:rsidRPr="00EC76D5" w:rsidRDefault="00223AD8" w:rsidP="00795872">
      <w:pPr>
        <w:pStyle w:val="Rubrik3"/>
      </w:pPr>
      <w:bookmarkStart w:id="387" w:name="_Toc53473553"/>
      <w:r w:rsidRPr="00EC76D5">
        <w:t>Next-</w:t>
      </w:r>
      <w:r w:rsidR="00795872" w:rsidRPr="00EC76D5">
        <w:t xml:space="preserve">Double </w:t>
      </w:r>
      <w:proofErr w:type="spellStart"/>
      <w:r w:rsidR="00036C5E" w:rsidRPr="00EC76D5">
        <w:t>Goto</w:t>
      </w:r>
      <w:proofErr w:type="spellEnd"/>
      <w:r w:rsidR="00036C5E" w:rsidRPr="00EC76D5">
        <w:t xml:space="preserve"> </w:t>
      </w:r>
      <w:r w:rsidR="00795872" w:rsidRPr="00EC76D5">
        <w:t>Statements</w:t>
      </w:r>
      <w:bookmarkEnd w:id="38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583397E1" w14:textId="77777777" w:rsidR="00226452" w:rsidRPr="00226452" w:rsidRDefault="00226452" w:rsidP="00226452">
      <w:pPr>
        <w:pStyle w:val="Code"/>
        <w:rPr>
          <w:highlight w:val="white"/>
        </w:rPr>
      </w:pPr>
      <w:r w:rsidRPr="00226452">
        <w:rPr>
          <w:highlight w:val="white"/>
        </w:rPr>
        <w:t xml:space="preserve">    public static IDictionary&lt;MiddleOperator, MiddleOperator&gt; m_inverseMap =</w:t>
      </w:r>
    </w:p>
    <w:p w14:paraId="4E568348" w14:textId="77777777" w:rsidR="00226452" w:rsidRPr="00226452" w:rsidRDefault="00226452" w:rsidP="00226452">
      <w:pPr>
        <w:pStyle w:val="Code"/>
        <w:rPr>
          <w:highlight w:val="white"/>
        </w:rPr>
      </w:pPr>
      <w:r w:rsidRPr="00226452">
        <w:rPr>
          <w:highlight w:val="white"/>
        </w:rPr>
        <w:t xml:space="preserve">      new Dictionary&lt;MiddleOperator, MiddleOperator&gt;() {</w:t>
      </w:r>
    </w:p>
    <w:p w14:paraId="67F73440" w14:textId="77777777" w:rsidR="00226452" w:rsidRPr="00226452" w:rsidRDefault="00226452" w:rsidP="00226452">
      <w:pPr>
        <w:pStyle w:val="Code"/>
        <w:rPr>
          <w:highlight w:val="white"/>
        </w:rPr>
      </w:pPr>
      <w:r w:rsidRPr="00226452">
        <w:rPr>
          <w:highlight w:val="white"/>
        </w:rPr>
        <w:t xml:space="preserve">        {MiddleOperator.Equal, MiddleOperator.NotEqual},</w:t>
      </w:r>
    </w:p>
    <w:p w14:paraId="119C65F3" w14:textId="77777777" w:rsidR="00226452" w:rsidRPr="00226452" w:rsidRDefault="00226452" w:rsidP="00226452">
      <w:pPr>
        <w:pStyle w:val="Code"/>
        <w:rPr>
          <w:highlight w:val="white"/>
        </w:rPr>
      </w:pPr>
      <w:r w:rsidRPr="00226452">
        <w:rPr>
          <w:highlight w:val="white"/>
        </w:rPr>
        <w:t xml:space="preserve">        {MiddleOperator.NotEqual, MiddleOperator.Equal},</w:t>
      </w:r>
    </w:p>
    <w:p w14:paraId="37FFE7EE" w14:textId="77777777" w:rsidR="00226452" w:rsidRPr="00226452" w:rsidRDefault="00226452" w:rsidP="00226452">
      <w:pPr>
        <w:pStyle w:val="Code"/>
        <w:rPr>
          <w:highlight w:val="white"/>
        </w:rPr>
      </w:pPr>
      <w:r w:rsidRPr="00226452">
        <w:rPr>
          <w:highlight w:val="white"/>
        </w:rPr>
        <w:t xml:space="preserve">        {MiddleOperator.Carry, MiddleOperator.NotCarry},</w:t>
      </w:r>
    </w:p>
    <w:p w14:paraId="6F716854" w14:textId="77777777" w:rsidR="00226452" w:rsidRPr="00226452" w:rsidRDefault="00226452" w:rsidP="00226452">
      <w:pPr>
        <w:pStyle w:val="Code"/>
        <w:rPr>
          <w:highlight w:val="white"/>
        </w:rPr>
      </w:pPr>
      <w:r w:rsidRPr="00226452">
        <w:rPr>
          <w:highlight w:val="white"/>
        </w:rPr>
        <w:t xml:space="preserve">        {MiddleOperator.NotCarry, MiddleOperator.Carry},</w:t>
      </w:r>
    </w:p>
    <w:p w14:paraId="164A5E2F" w14:textId="77777777" w:rsidR="00226452" w:rsidRDefault="00226452" w:rsidP="00226452">
      <w:pPr>
        <w:pStyle w:val="Code"/>
        <w:rPr>
          <w:highlight w:val="white"/>
        </w:rPr>
      </w:pPr>
      <w:r w:rsidRPr="00226452">
        <w:rPr>
          <w:highlight w:val="white"/>
        </w:rPr>
        <w:t xml:space="preserve">        {MiddleOperator.SignedLessThan,</w:t>
      </w:r>
    </w:p>
    <w:p w14:paraId="6CBC5AAB" w14:textId="776A0A43" w:rsidR="00226452" w:rsidRPr="00226452" w:rsidRDefault="00226452" w:rsidP="00226452">
      <w:pPr>
        <w:pStyle w:val="Code"/>
        <w:rPr>
          <w:highlight w:val="white"/>
        </w:rPr>
      </w:pPr>
      <w:r>
        <w:rPr>
          <w:highlight w:val="white"/>
        </w:rPr>
        <w:t xml:space="preserve">        </w:t>
      </w:r>
      <w:r w:rsidRPr="00226452">
        <w:rPr>
          <w:highlight w:val="white"/>
        </w:rPr>
        <w:t xml:space="preserve"> MiddleOperator.SignedGreaterThanEqual},</w:t>
      </w:r>
    </w:p>
    <w:p w14:paraId="5EDAA893" w14:textId="77777777" w:rsidR="00226452" w:rsidRDefault="00226452" w:rsidP="00226452">
      <w:pPr>
        <w:pStyle w:val="Code"/>
        <w:rPr>
          <w:highlight w:val="white"/>
        </w:rPr>
      </w:pPr>
      <w:r w:rsidRPr="00226452">
        <w:rPr>
          <w:highlight w:val="white"/>
        </w:rPr>
        <w:t xml:space="preserve">        {MiddleOperator.SignedLessThanEqual,</w:t>
      </w:r>
    </w:p>
    <w:p w14:paraId="10EF5194" w14:textId="2C022031" w:rsidR="00226452" w:rsidRPr="00226452" w:rsidRDefault="00226452" w:rsidP="00226452">
      <w:pPr>
        <w:pStyle w:val="Code"/>
        <w:rPr>
          <w:highlight w:val="white"/>
        </w:rPr>
      </w:pPr>
      <w:r>
        <w:rPr>
          <w:highlight w:val="white"/>
        </w:rPr>
        <w:t xml:space="preserve">         </w:t>
      </w:r>
      <w:r w:rsidRPr="00226452">
        <w:rPr>
          <w:highlight w:val="white"/>
        </w:rPr>
        <w:t>MiddleOperator.SignedGreaterThan},</w:t>
      </w:r>
    </w:p>
    <w:p w14:paraId="168B1B4D" w14:textId="77777777" w:rsidR="00226452" w:rsidRDefault="00226452" w:rsidP="00226452">
      <w:pPr>
        <w:pStyle w:val="Code"/>
        <w:rPr>
          <w:highlight w:val="white"/>
        </w:rPr>
      </w:pPr>
      <w:r w:rsidRPr="00226452">
        <w:rPr>
          <w:highlight w:val="white"/>
        </w:rPr>
        <w:t xml:space="preserve">        {MiddleOperator.SignedGreaterThan,</w:t>
      </w:r>
    </w:p>
    <w:p w14:paraId="48194D31" w14:textId="7EFF9AEF" w:rsidR="00226452" w:rsidRPr="00226452" w:rsidRDefault="00226452" w:rsidP="00226452">
      <w:pPr>
        <w:pStyle w:val="Code"/>
        <w:rPr>
          <w:highlight w:val="white"/>
        </w:rPr>
      </w:pPr>
      <w:r>
        <w:rPr>
          <w:highlight w:val="white"/>
        </w:rPr>
        <w:t xml:space="preserve">         </w:t>
      </w:r>
      <w:r w:rsidRPr="00226452">
        <w:rPr>
          <w:highlight w:val="white"/>
        </w:rPr>
        <w:t>MiddleOperator.SignedLessThanEqual},</w:t>
      </w:r>
    </w:p>
    <w:p w14:paraId="0DAA4FD1" w14:textId="77777777" w:rsidR="00226452" w:rsidRDefault="00226452" w:rsidP="00226452">
      <w:pPr>
        <w:pStyle w:val="Code"/>
        <w:rPr>
          <w:highlight w:val="white"/>
        </w:rPr>
      </w:pPr>
      <w:r w:rsidRPr="00226452">
        <w:rPr>
          <w:highlight w:val="white"/>
        </w:rPr>
        <w:t xml:space="preserve">        {MiddleOperator.SignedGreaterThanEqual,</w:t>
      </w:r>
    </w:p>
    <w:p w14:paraId="0DB33402" w14:textId="6800761B" w:rsidR="00226452" w:rsidRPr="00226452" w:rsidRDefault="00226452" w:rsidP="00226452">
      <w:pPr>
        <w:pStyle w:val="Code"/>
        <w:rPr>
          <w:highlight w:val="white"/>
        </w:rPr>
      </w:pPr>
      <w:r>
        <w:rPr>
          <w:highlight w:val="white"/>
        </w:rPr>
        <w:t xml:space="preserve">        </w:t>
      </w:r>
      <w:r w:rsidRPr="00226452">
        <w:rPr>
          <w:highlight w:val="white"/>
        </w:rPr>
        <w:t xml:space="preserve"> MiddleOperator.SignedLessThan},</w:t>
      </w:r>
    </w:p>
    <w:p w14:paraId="00B25014" w14:textId="77777777" w:rsidR="00226452" w:rsidRDefault="00226452" w:rsidP="00226452">
      <w:pPr>
        <w:pStyle w:val="Code"/>
        <w:rPr>
          <w:highlight w:val="white"/>
        </w:rPr>
      </w:pPr>
      <w:r w:rsidRPr="00226452">
        <w:rPr>
          <w:highlight w:val="white"/>
        </w:rPr>
        <w:t xml:space="preserve">        {MiddleOperator.UnsignedLessThan,</w:t>
      </w:r>
    </w:p>
    <w:p w14:paraId="2EDEF716" w14:textId="23923472"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MiddleOperator.UnsignedGreaterThanEqual},</w:t>
      </w:r>
    </w:p>
    <w:p w14:paraId="0CD0C221" w14:textId="77777777" w:rsidR="00226452" w:rsidRDefault="00226452" w:rsidP="00226452">
      <w:pPr>
        <w:pStyle w:val="Code"/>
        <w:rPr>
          <w:highlight w:val="white"/>
        </w:rPr>
      </w:pPr>
      <w:r w:rsidRPr="00226452">
        <w:rPr>
          <w:highlight w:val="white"/>
        </w:rPr>
        <w:t xml:space="preserve">        {MiddleOperator.UnsignedLessThanEqual,</w:t>
      </w:r>
    </w:p>
    <w:p w14:paraId="3AB9CFF9" w14:textId="3A1C3ECE"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w:t>
      </w:r>
    </w:p>
    <w:p w14:paraId="2FB03206" w14:textId="77777777" w:rsidR="00226452" w:rsidRDefault="00226452" w:rsidP="00226452">
      <w:pPr>
        <w:pStyle w:val="Code"/>
        <w:rPr>
          <w:highlight w:val="white"/>
        </w:rPr>
      </w:pPr>
      <w:r w:rsidRPr="00226452">
        <w:rPr>
          <w:highlight w:val="white"/>
        </w:rPr>
        <w:t xml:space="preserve">        {MiddleOperator.UnsignedGreaterThan,</w:t>
      </w:r>
    </w:p>
    <w:p w14:paraId="056C5A27" w14:textId="7E8309CC"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MiddleOperator.UnsignedLessThanEqual},</w:t>
      </w:r>
    </w:p>
    <w:p w14:paraId="3C78DA4A" w14:textId="77777777" w:rsidR="00226452" w:rsidRDefault="00226452" w:rsidP="00226452">
      <w:pPr>
        <w:pStyle w:val="Code"/>
        <w:rPr>
          <w:highlight w:val="white"/>
        </w:rPr>
      </w:pPr>
      <w:r w:rsidRPr="00226452">
        <w:rPr>
          <w:highlight w:val="white"/>
        </w:rPr>
        <w:t xml:space="preserve">        {MiddleOperator.UnsignedGreaterThanEqual,</w:t>
      </w:r>
    </w:p>
    <w:p w14:paraId="28CB43B7" w14:textId="2B62B596"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w:t>
      </w:r>
    </w:p>
    <w:p w14:paraId="18F18A24" w14:textId="77777777" w:rsidR="00226452" w:rsidRPr="00226452" w:rsidRDefault="00226452" w:rsidP="00226452">
      <w:pPr>
        <w:pStyle w:val="Code"/>
        <w:rPr>
          <w:highlight w:val="white"/>
        </w:rPr>
      </w:pPr>
      <w:r w:rsidRPr="00226452">
        <w:rPr>
          <w:highlight w:val="white"/>
        </w:rPr>
        <w:t xml:space="preserve">      };</w:t>
      </w:r>
    </w:p>
    <w:p w14:paraId="6E98787B" w14:textId="68AB4623" w:rsidR="00833EE9" w:rsidRDefault="00E455A9" w:rsidP="00E455A9">
      <w:pPr>
        <w:rPr>
          <w:highlight w:val="white"/>
        </w:rPr>
      </w:pPr>
      <w:r>
        <w:rPr>
          <w:highlight w:val="white"/>
        </w:rPr>
        <w:t xml:space="preserve">We iterate through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lastRenderedPageBreak/>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bookmarkStart w:id="388" w:name="_Toc53473554"/>
      <w:proofErr w:type="spellStart"/>
      <w:r w:rsidRPr="00EC76D5">
        <w:t>Goto</w:t>
      </w:r>
      <w:proofErr w:type="spellEnd"/>
      <w:r w:rsidRPr="00EC76D5">
        <w:t xml:space="preserve"> Chains</w:t>
      </w:r>
      <w:bookmarkEnd w:id="388"/>
    </w:p>
    <w:p w14:paraId="0879AD9F" w14:textId="242FC810" w:rsidR="00134AB7" w:rsidRPr="00EC76D5" w:rsidRDefault="00134AB7" w:rsidP="00134AB7">
      <w:r w:rsidRPr="00EC76D5">
        <w:t xml:space="preserve">A </w:t>
      </w:r>
      <w:proofErr w:type="spellStart"/>
      <w:r w:rsidRPr="00EC76D5">
        <w:t>goto</w:t>
      </w:r>
      <w:proofErr w:type="spellEnd"/>
      <w:r w:rsidRPr="00EC76D5">
        <w:t xml:space="preserve"> chain is a sequence of unconditional jump </w:t>
      </w:r>
      <w:r w:rsidR="00526139" w:rsidRPr="00EC76D5">
        <w:t>instructions where each instruction in the chain</w:t>
      </w:r>
      <w:r w:rsidR="0008717E">
        <w:t>,</w:t>
      </w:r>
      <w:r w:rsidR="00526139" w:rsidRPr="00EC76D5">
        <w:t xml:space="preserve"> except the last one</w:t>
      </w:r>
      <w:r w:rsidR="0008717E">
        <w:t>,</w:t>
      </w:r>
      <w:r w:rsidR="00526139" w:rsidRPr="00EC76D5">
        <w:t xml:space="preserv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12411853" w14:textId="77777777" w:rsidR="003048B8" w:rsidRPr="003048B8" w:rsidRDefault="003048B8" w:rsidP="003048B8">
      <w:pPr>
        <w:pStyle w:val="Code"/>
        <w:rPr>
          <w:highlight w:val="white"/>
        </w:rPr>
      </w:pPr>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 xml:space="preserve">trace the </w:t>
      </w:r>
      <w:proofErr w:type="spellStart"/>
      <w:r w:rsidR="003C4673">
        <w:rPr>
          <w:highlight w:val="white"/>
        </w:rPr>
        <w:t>goto</w:t>
      </w:r>
      <w:proofErr w:type="spellEnd"/>
      <w:r w:rsidR="003C4673">
        <w:rPr>
          <w:highlight w:val="white"/>
        </w:rPr>
        <w:t xml:space="preserve">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lastRenderedPageBreak/>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bookmarkStart w:id="389" w:name="_Toc53473555"/>
      <w:r>
        <w:t>Remove</w:t>
      </w:r>
      <w:r w:rsidR="00036C5E" w:rsidRPr="00EC76D5">
        <w:t xml:space="preserve"> Unreachable Code</w:t>
      </w:r>
      <w:bookmarkEnd w:id="389"/>
    </w:p>
    <w:p w14:paraId="5FEB95F3" w14:textId="07DFD86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t>
      </w:r>
      <w:r w:rsidR="0008717E">
        <w:t>report an error</w:t>
      </w:r>
      <w:r w:rsidR="00075980" w:rsidRPr="00D97E30">
        <w:t xml:space="preserve"> if we reach the last instruction of a function that do not return void.</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42C694D2" w14:textId="7C8EBF69" w:rsidR="00275A17" w:rsidRPr="00275A17" w:rsidRDefault="00275A17" w:rsidP="00325AD9">
      <w:pPr>
        <w:pStyle w:val="Code"/>
        <w:rPr>
          <w:highlight w:val="white"/>
        </w:rPr>
      </w:pPr>
      <w:r w:rsidRPr="00275A17">
        <w:rPr>
          <w:highlight w:val="white"/>
        </w:rPr>
        <w:t xml:space="preserve">        else if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27DBBDDF" w14:textId="77777777" w:rsidR="00E33CCC" w:rsidRDefault="00E33CCC" w:rsidP="00E33CCC">
      <w:pPr>
        <w:pStyle w:val="Rubrik3"/>
        <w:numPr>
          <w:ilvl w:val="2"/>
          <w:numId w:val="128"/>
        </w:numPr>
      </w:pPr>
      <w:bookmarkStart w:id="390" w:name="_Toc53473556"/>
      <w:r>
        <w:t>Remove Push-Pop Chains</w:t>
      </w:r>
      <w:bookmarkEnd w:id="390"/>
    </w:p>
    <w:p w14:paraId="340FD427" w14:textId="77777777" w:rsidR="00E33CCC" w:rsidRPr="00CF0EA0" w:rsidRDefault="00E33CCC" w:rsidP="00E33CCC">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22361FAC" w14:textId="77777777" w:rsidTr="00E33CCC">
        <w:tc>
          <w:tcPr>
            <w:tcW w:w="3116" w:type="dxa"/>
          </w:tcPr>
          <w:p w14:paraId="5E4AA239" w14:textId="77777777" w:rsidR="00E33CCC" w:rsidRDefault="00E33CCC" w:rsidP="00E33CCC">
            <w:pPr>
              <w:pStyle w:val="Code"/>
            </w:pPr>
            <w:r w:rsidRPr="00EC76D5">
              <w:t xml:space="preserve">1. </w:t>
            </w:r>
            <w:r>
              <w:t>push x</w:t>
            </w:r>
          </w:p>
          <w:p w14:paraId="703E5E8A" w14:textId="77777777" w:rsidR="00E33CCC" w:rsidRDefault="00E33CCC" w:rsidP="00E33CCC">
            <w:pPr>
              <w:pStyle w:val="Code"/>
            </w:pPr>
            <w:r w:rsidRPr="00EC76D5">
              <w:t xml:space="preserve">2. </w:t>
            </w:r>
            <w:r>
              <w:t>pop x</w:t>
            </w:r>
          </w:p>
          <w:p w14:paraId="23BDBB50" w14:textId="77777777" w:rsidR="00E33CCC" w:rsidRDefault="00E33CCC" w:rsidP="00E33CCC">
            <w:pPr>
              <w:pStyle w:val="Code"/>
            </w:pPr>
          </w:p>
          <w:p w14:paraId="40C7A42F" w14:textId="77777777" w:rsidR="00E33CCC" w:rsidRDefault="00E33CCC" w:rsidP="00E33CCC">
            <w:pPr>
              <w:pStyle w:val="Code"/>
            </w:pPr>
            <w:r w:rsidRPr="00EC76D5">
              <w:t xml:space="preserve">1. </w:t>
            </w:r>
            <w:r>
              <w:t>push x</w:t>
            </w:r>
          </w:p>
          <w:p w14:paraId="45F27AC9" w14:textId="77777777" w:rsidR="00E33CCC" w:rsidRPr="00EC76D5" w:rsidRDefault="00E33CCC" w:rsidP="00E33CCC">
            <w:pPr>
              <w:pStyle w:val="Code"/>
            </w:pPr>
            <w:r w:rsidRPr="00EC76D5">
              <w:t xml:space="preserve">2. </w:t>
            </w:r>
            <w:r>
              <w:t>pop</w:t>
            </w:r>
          </w:p>
        </w:tc>
        <w:tc>
          <w:tcPr>
            <w:tcW w:w="3117" w:type="dxa"/>
          </w:tcPr>
          <w:p w14:paraId="025D5773" w14:textId="77777777" w:rsidR="00E33CCC" w:rsidRPr="00EC76D5" w:rsidRDefault="00E33CCC" w:rsidP="00E33CCC">
            <w:pPr>
              <w:pStyle w:val="Code"/>
            </w:pPr>
            <w:r w:rsidRPr="00EC76D5">
              <w:t xml:space="preserve">1. </w:t>
            </w:r>
            <w:r>
              <w:rPr>
                <w:i/>
                <w:iCs/>
              </w:rPr>
              <w:t>removed</w:t>
            </w:r>
          </w:p>
          <w:p w14:paraId="51F095DE" w14:textId="77777777" w:rsidR="00E33CCC" w:rsidRDefault="00E33CCC" w:rsidP="00E33CCC">
            <w:pPr>
              <w:pStyle w:val="Code"/>
              <w:rPr>
                <w:i/>
                <w:iCs/>
              </w:rPr>
            </w:pPr>
            <w:r w:rsidRPr="00EC76D5">
              <w:t xml:space="preserve">2. </w:t>
            </w:r>
            <w:r>
              <w:rPr>
                <w:i/>
                <w:iCs/>
              </w:rPr>
              <w:t>removed</w:t>
            </w:r>
          </w:p>
          <w:p w14:paraId="15B23D3F" w14:textId="77777777" w:rsidR="00E33CCC" w:rsidRDefault="00E33CCC" w:rsidP="00E33CCC">
            <w:pPr>
              <w:pStyle w:val="Code"/>
              <w:rPr>
                <w:i/>
                <w:iCs/>
              </w:rPr>
            </w:pPr>
          </w:p>
          <w:p w14:paraId="71E44AF6" w14:textId="77777777" w:rsidR="00E33CCC" w:rsidRPr="00EC76D5" w:rsidRDefault="00E33CCC" w:rsidP="00E33CCC">
            <w:pPr>
              <w:pStyle w:val="Code"/>
            </w:pPr>
            <w:r w:rsidRPr="00EC76D5">
              <w:t xml:space="preserve">1. </w:t>
            </w:r>
            <w:r>
              <w:rPr>
                <w:i/>
                <w:iCs/>
              </w:rPr>
              <w:t>removed</w:t>
            </w:r>
          </w:p>
          <w:p w14:paraId="5E1CBE98" w14:textId="77777777" w:rsidR="00E33CCC" w:rsidRPr="00EC76D5" w:rsidRDefault="00E33CCC" w:rsidP="00E33CCC">
            <w:pPr>
              <w:pStyle w:val="Code"/>
            </w:pPr>
            <w:r w:rsidRPr="00EC76D5">
              <w:t xml:space="preserve">2. </w:t>
            </w:r>
            <w:r>
              <w:rPr>
                <w:i/>
                <w:iCs/>
              </w:rPr>
              <w:t>removed</w:t>
            </w:r>
          </w:p>
        </w:tc>
        <w:tc>
          <w:tcPr>
            <w:tcW w:w="3117" w:type="dxa"/>
          </w:tcPr>
          <w:p w14:paraId="0FC8B78C" w14:textId="77777777" w:rsidR="00E33CCC" w:rsidRPr="00EC76D5" w:rsidRDefault="00E33CCC" w:rsidP="00E33CCC">
            <w:pPr>
              <w:pStyle w:val="Code"/>
            </w:pPr>
          </w:p>
        </w:tc>
      </w:tr>
    </w:tbl>
    <w:p w14:paraId="1169CA9A" w14:textId="77777777" w:rsidR="00E33CCC" w:rsidRDefault="00E33CCC" w:rsidP="00E33CCC">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00EC1DB9" w14:textId="77777777" w:rsidTr="00E33CCC">
        <w:tc>
          <w:tcPr>
            <w:tcW w:w="3116" w:type="dxa"/>
          </w:tcPr>
          <w:p w14:paraId="228E2381" w14:textId="77777777" w:rsidR="00E33CCC" w:rsidRDefault="00E33CCC" w:rsidP="00E33CCC">
            <w:pPr>
              <w:pStyle w:val="Code"/>
            </w:pPr>
            <w:r w:rsidRPr="00EC76D5">
              <w:t xml:space="preserve">1. </w:t>
            </w:r>
            <w:r>
              <w:t>push x</w:t>
            </w:r>
          </w:p>
          <w:p w14:paraId="0A5B502C" w14:textId="77777777" w:rsidR="00E33CCC" w:rsidRDefault="00E33CCC" w:rsidP="00E33CCC">
            <w:pPr>
              <w:pStyle w:val="Code"/>
            </w:pPr>
            <w:r w:rsidRPr="00EC76D5">
              <w:t xml:space="preserve">2. </w:t>
            </w:r>
            <w:r>
              <w:t>pop y</w:t>
            </w:r>
          </w:p>
          <w:p w14:paraId="41F4D020" w14:textId="608285FE" w:rsidR="00765FE8" w:rsidRPr="00EC76D5" w:rsidRDefault="00765FE8" w:rsidP="00E33CCC">
            <w:pPr>
              <w:pStyle w:val="Code"/>
            </w:pPr>
          </w:p>
        </w:tc>
        <w:tc>
          <w:tcPr>
            <w:tcW w:w="3117" w:type="dxa"/>
          </w:tcPr>
          <w:p w14:paraId="67E1214E" w14:textId="77777777" w:rsidR="00E33CCC" w:rsidRPr="00EC76D5" w:rsidRDefault="00E33CCC" w:rsidP="00E33CCC">
            <w:pPr>
              <w:pStyle w:val="Code"/>
            </w:pPr>
          </w:p>
        </w:tc>
        <w:tc>
          <w:tcPr>
            <w:tcW w:w="3117" w:type="dxa"/>
          </w:tcPr>
          <w:p w14:paraId="42C7AAB1" w14:textId="77777777" w:rsidR="00E33CCC" w:rsidRPr="00EC76D5" w:rsidRDefault="00E33CCC" w:rsidP="00E33CCC">
            <w:pPr>
              <w:pStyle w:val="Code"/>
            </w:pPr>
          </w:p>
        </w:tc>
      </w:tr>
    </w:tbl>
    <w:p w14:paraId="768769B4" w14:textId="77777777" w:rsidR="00765FE8" w:rsidRPr="00765FE8" w:rsidRDefault="00765FE8" w:rsidP="00765FE8">
      <w:pPr>
        <w:pStyle w:val="Code"/>
        <w:rPr>
          <w:highlight w:val="white"/>
        </w:rPr>
      </w:pPr>
      <w:r w:rsidRPr="00765FE8">
        <w:rPr>
          <w:highlight w:val="white"/>
        </w:rPr>
        <w:t xml:space="preserve">    public void RemovePushPop() {</w:t>
      </w:r>
    </w:p>
    <w:p w14:paraId="43EF1288" w14:textId="77777777" w:rsidR="00765FE8" w:rsidRPr="00765FE8" w:rsidRDefault="00765FE8" w:rsidP="00765FE8">
      <w:pPr>
        <w:pStyle w:val="Code"/>
        <w:rPr>
          <w:highlight w:val="white"/>
        </w:rPr>
      </w:pPr>
      <w:r w:rsidRPr="00765FE8">
        <w:rPr>
          <w:highlight w:val="white"/>
        </w:rPr>
        <w:t xml:space="preserve">      for (int index = 0; index &lt; (m_middleCodeList.Count - 1); ++index) {</w:t>
      </w:r>
    </w:p>
    <w:p w14:paraId="45A6B3DD" w14:textId="77777777" w:rsidR="00765FE8" w:rsidRPr="00765FE8" w:rsidRDefault="00765FE8" w:rsidP="00765FE8">
      <w:pPr>
        <w:pStyle w:val="Code"/>
        <w:rPr>
          <w:highlight w:val="white"/>
        </w:rPr>
      </w:pPr>
      <w:r w:rsidRPr="00765FE8">
        <w:rPr>
          <w:highlight w:val="white"/>
        </w:rPr>
        <w:t xml:space="preserve">        MiddleCode thisCode = m_middleCodeList[index],</w:t>
      </w:r>
    </w:p>
    <w:p w14:paraId="274EF190" w14:textId="77777777" w:rsidR="00765FE8" w:rsidRPr="00765FE8" w:rsidRDefault="00765FE8" w:rsidP="00765FE8">
      <w:pPr>
        <w:pStyle w:val="Code"/>
        <w:rPr>
          <w:highlight w:val="white"/>
        </w:rPr>
      </w:pPr>
      <w:r w:rsidRPr="00765FE8">
        <w:rPr>
          <w:highlight w:val="white"/>
        </w:rPr>
        <w:t xml:space="preserve">                   nextCode = m_middleCodeList[index + 1];</w:t>
      </w:r>
    </w:p>
    <w:p w14:paraId="1A95F7B5" w14:textId="77777777" w:rsidR="00765FE8" w:rsidRPr="00765FE8" w:rsidRDefault="00765FE8" w:rsidP="00765FE8">
      <w:pPr>
        <w:pStyle w:val="Code"/>
        <w:rPr>
          <w:highlight w:val="white"/>
        </w:rPr>
      </w:pPr>
      <w:r w:rsidRPr="00765FE8">
        <w:rPr>
          <w:highlight w:val="white"/>
        </w:rPr>
        <w:t xml:space="preserve">        if ((thisCode.Operator == MiddleOperator.PushFloat) &amp;&amp;</w:t>
      </w:r>
    </w:p>
    <w:p w14:paraId="064C9ECB" w14:textId="77777777" w:rsidR="00765FE8" w:rsidRPr="00765FE8" w:rsidRDefault="00765FE8" w:rsidP="00765FE8">
      <w:pPr>
        <w:pStyle w:val="Code"/>
        <w:rPr>
          <w:highlight w:val="white"/>
        </w:rPr>
      </w:pPr>
      <w:r w:rsidRPr="00765FE8">
        <w:rPr>
          <w:highlight w:val="white"/>
        </w:rPr>
        <w:t xml:space="preserve">            (nextCode.Operator == MiddleOperator.PopFloat) &amp;&amp;</w:t>
      </w:r>
    </w:p>
    <w:p w14:paraId="44748286" w14:textId="77777777" w:rsidR="00765FE8" w:rsidRPr="00765FE8" w:rsidRDefault="00765FE8" w:rsidP="00765FE8">
      <w:pPr>
        <w:pStyle w:val="Code"/>
        <w:rPr>
          <w:highlight w:val="white"/>
        </w:rPr>
      </w:pPr>
      <w:r w:rsidRPr="00765FE8">
        <w:rPr>
          <w:highlight w:val="white"/>
        </w:rPr>
        <w:t xml:space="preserve">            ((thisCode[0] == nextCode[0]) || (nextCode[0] == null))) {</w:t>
      </w:r>
    </w:p>
    <w:p w14:paraId="44C03209" w14:textId="77777777" w:rsidR="00765FE8" w:rsidRPr="00765FE8" w:rsidRDefault="00765FE8" w:rsidP="00765FE8">
      <w:pPr>
        <w:pStyle w:val="Code"/>
        <w:rPr>
          <w:highlight w:val="white"/>
        </w:rPr>
      </w:pPr>
      <w:r w:rsidRPr="00765FE8">
        <w:rPr>
          <w:highlight w:val="white"/>
        </w:rPr>
        <w:t xml:space="preserve">          thisCode.Clear();</w:t>
      </w:r>
    </w:p>
    <w:p w14:paraId="1C4C5791" w14:textId="77777777" w:rsidR="00765FE8" w:rsidRPr="00765FE8" w:rsidRDefault="00765FE8" w:rsidP="00765FE8">
      <w:pPr>
        <w:pStyle w:val="Code"/>
        <w:rPr>
          <w:highlight w:val="white"/>
        </w:rPr>
      </w:pPr>
      <w:r w:rsidRPr="00765FE8">
        <w:rPr>
          <w:highlight w:val="white"/>
        </w:rPr>
        <w:t xml:space="preserve">          nextCode.Clear();</w:t>
      </w:r>
    </w:p>
    <w:p w14:paraId="37C8166A" w14:textId="77777777" w:rsidR="00765FE8" w:rsidRPr="00765FE8" w:rsidRDefault="00765FE8" w:rsidP="00765FE8">
      <w:pPr>
        <w:pStyle w:val="Code"/>
        <w:rPr>
          <w:highlight w:val="white"/>
        </w:rPr>
      </w:pPr>
      <w:r w:rsidRPr="00765FE8">
        <w:rPr>
          <w:highlight w:val="white"/>
        </w:rPr>
        <w:t xml:space="preserve">          m_update = true;</w:t>
      </w:r>
    </w:p>
    <w:p w14:paraId="1210B7F4" w14:textId="77777777" w:rsidR="00765FE8" w:rsidRPr="00765FE8" w:rsidRDefault="00765FE8" w:rsidP="00765FE8">
      <w:pPr>
        <w:pStyle w:val="Code"/>
        <w:rPr>
          <w:highlight w:val="white"/>
        </w:rPr>
      </w:pPr>
      <w:r w:rsidRPr="00765FE8">
        <w:rPr>
          <w:highlight w:val="white"/>
        </w:rPr>
        <w:t xml:space="preserve">        }</w:t>
      </w:r>
    </w:p>
    <w:p w14:paraId="266DBE25" w14:textId="77777777" w:rsidR="00765FE8" w:rsidRPr="00765FE8" w:rsidRDefault="00765FE8" w:rsidP="00765FE8">
      <w:pPr>
        <w:pStyle w:val="Code"/>
        <w:rPr>
          <w:highlight w:val="white"/>
        </w:rPr>
      </w:pPr>
      <w:r w:rsidRPr="00765FE8">
        <w:rPr>
          <w:highlight w:val="white"/>
        </w:rPr>
        <w:t xml:space="preserve">      }</w:t>
      </w:r>
    </w:p>
    <w:p w14:paraId="5B245540" w14:textId="77777777" w:rsidR="00765FE8" w:rsidRPr="00765FE8" w:rsidRDefault="00765FE8" w:rsidP="00765FE8">
      <w:pPr>
        <w:pStyle w:val="Code"/>
        <w:rPr>
          <w:highlight w:val="white"/>
        </w:rPr>
      </w:pPr>
      <w:r w:rsidRPr="00765FE8">
        <w:rPr>
          <w:highlight w:val="white"/>
        </w:rPr>
        <w:t xml:space="preserve">    }</w:t>
      </w:r>
    </w:p>
    <w:p w14:paraId="1BE760DA" w14:textId="77777777" w:rsidR="00765FE8" w:rsidRPr="00765FE8" w:rsidRDefault="00765FE8" w:rsidP="00765FE8">
      <w:pPr>
        <w:pStyle w:val="Code"/>
        <w:rPr>
          <w:highlight w:val="white"/>
        </w:rPr>
      </w:pPr>
      <w:r w:rsidRPr="00765FE8">
        <w:rPr>
          <w:highlight w:val="white"/>
        </w:rPr>
        <w:t xml:space="preserve">  </w:t>
      </w:r>
    </w:p>
    <w:p w14:paraId="63998D5C" w14:textId="41B4ACE6" w:rsidR="00E33CCC" w:rsidRDefault="00C068DA" w:rsidP="00E33CCC">
      <w:pPr>
        <w:pStyle w:val="Rubrik3"/>
        <w:numPr>
          <w:ilvl w:val="2"/>
          <w:numId w:val="155"/>
        </w:numPr>
      </w:pPr>
      <w:bookmarkStart w:id="391" w:name="_Toc53473557"/>
      <w:r>
        <w:t>Merge</w:t>
      </w:r>
      <w:r w:rsidR="00E33CCC">
        <w:t xml:space="preserve"> Pop-Push Chains</w:t>
      </w:r>
      <w:bookmarkEnd w:id="391"/>
    </w:p>
    <w:p w14:paraId="14D0F6CA" w14:textId="7D445CD9" w:rsidR="00E33CCC" w:rsidRPr="00CF0EA0" w:rsidRDefault="00E33CCC" w:rsidP="00E33CCC">
      <w: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13DE970F" w14:textId="77777777" w:rsidTr="00E33CCC">
        <w:tc>
          <w:tcPr>
            <w:tcW w:w="3116" w:type="dxa"/>
          </w:tcPr>
          <w:p w14:paraId="2F985A3B" w14:textId="714EABCA" w:rsidR="00E33CCC" w:rsidRDefault="00E33CCC" w:rsidP="00E33CCC">
            <w:pPr>
              <w:pStyle w:val="Code"/>
            </w:pPr>
            <w:r w:rsidRPr="00EC76D5">
              <w:t xml:space="preserve">1. </w:t>
            </w:r>
            <w:r w:rsidR="00E11609">
              <w:t>pop</w:t>
            </w:r>
            <w:r>
              <w:t xml:space="preserve"> x</w:t>
            </w:r>
          </w:p>
          <w:p w14:paraId="5A6BAEEA" w14:textId="46580349" w:rsidR="00E33CCC" w:rsidRPr="00EC76D5" w:rsidRDefault="00E33CCC" w:rsidP="00E33CCC">
            <w:pPr>
              <w:pStyle w:val="Code"/>
            </w:pPr>
            <w:r w:rsidRPr="00EC76D5">
              <w:t xml:space="preserve">2. </w:t>
            </w:r>
            <w:r>
              <w:t>p</w:t>
            </w:r>
            <w:r w:rsidR="00E11609">
              <w:t>ush</w:t>
            </w:r>
            <w:r>
              <w:t xml:space="preserve"> x</w:t>
            </w:r>
          </w:p>
        </w:tc>
        <w:tc>
          <w:tcPr>
            <w:tcW w:w="3117" w:type="dxa"/>
          </w:tcPr>
          <w:p w14:paraId="702229C3" w14:textId="41BEEF38" w:rsidR="00E33CCC" w:rsidRPr="00EC76D5" w:rsidRDefault="00E33CCC" w:rsidP="00E33CCC">
            <w:pPr>
              <w:pStyle w:val="Code"/>
            </w:pPr>
            <w:r w:rsidRPr="00EC76D5">
              <w:t xml:space="preserve">1. </w:t>
            </w:r>
            <w:r w:rsidR="00E11609">
              <w:t>top x</w:t>
            </w:r>
          </w:p>
          <w:p w14:paraId="4A12F5A9" w14:textId="2E2D18FF" w:rsidR="00E33CCC" w:rsidRPr="00E11609" w:rsidRDefault="00E33CCC" w:rsidP="00E33CCC">
            <w:pPr>
              <w:pStyle w:val="Code"/>
              <w:rPr>
                <w:i/>
                <w:iCs/>
              </w:rPr>
            </w:pPr>
            <w:r w:rsidRPr="00EC76D5">
              <w:t xml:space="preserve">2. </w:t>
            </w:r>
            <w:r>
              <w:rPr>
                <w:i/>
                <w:iCs/>
              </w:rPr>
              <w:t>remove</w:t>
            </w:r>
            <w:r w:rsidR="00E11609">
              <w:rPr>
                <w:i/>
                <w:iCs/>
              </w:rPr>
              <w:t>d</w:t>
            </w:r>
          </w:p>
        </w:tc>
        <w:tc>
          <w:tcPr>
            <w:tcW w:w="3117" w:type="dxa"/>
          </w:tcPr>
          <w:p w14:paraId="5467240B" w14:textId="77777777" w:rsidR="00E33CCC" w:rsidRPr="00EC76D5" w:rsidRDefault="00E33CCC" w:rsidP="00E33CCC">
            <w:pPr>
              <w:pStyle w:val="Code"/>
            </w:pPr>
          </w:p>
        </w:tc>
      </w:tr>
    </w:tbl>
    <w:p w14:paraId="274D235C" w14:textId="77777777" w:rsidR="000A0C51" w:rsidRDefault="000A0C51" w:rsidP="00AD7D34">
      <w:pPr>
        <w:pStyle w:val="Code"/>
        <w:rPr>
          <w:highlight w:val="white"/>
        </w:rPr>
      </w:pPr>
    </w:p>
    <w:p w14:paraId="07ED62FC" w14:textId="3529FFF5"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bookmarkStart w:id="392" w:name="_Toc53473558"/>
      <w:r>
        <w:t>Change Top-Pop to Pop</w:t>
      </w:r>
      <w:bookmarkEnd w:id="392"/>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lastRenderedPageBreak/>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525DB985" w14:textId="77777777" w:rsidR="000A0C51" w:rsidRDefault="000A0C51" w:rsidP="00D701DF">
      <w:pPr>
        <w:pStyle w:val="Code"/>
        <w:rPr>
          <w:highlight w:val="white"/>
        </w:rPr>
      </w:pPr>
    </w:p>
    <w:p w14:paraId="5661F762" w14:textId="5552539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bookmarkStart w:id="393" w:name="_Toc53473559"/>
      <w:proofErr w:type="spellStart"/>
      <w:r>
        <w:rPr>
          <w:highlight w:val="white"/>
          <w:lang w:val="sv-SE"/>
        </w:rPr>
        <w:t>Sematic</w:t>
      </w:r>
      <w:proofErr w:type="spellEnd"/>
      <w:r>
        <w:rPr>
          <w:highlight w:val="white"/>
          <w:lang w:val="sv-SE"/>
        </w:rPr>
        <w:t xml:space="preserve"> </w:t>
      </w:r>
      <w:proofErr w:type="spellStart"/>
      <w:r>
        <w:rPr>
          <w:highlight w:val="white"/>
          <w:lang w:val="sv-SE"/>
        </w:rPr>
        <w:t>Optimization</w:t>
      </w:r>
      <w:bookmarkEnd w:id="393"/>
      <w:proofErr w:type="spellEnd"/>
    </w:p>
    <w:p w14:paraId="08F62FF6" w14:textId="0F186A26" w:rsidR="00D33BAF" w:rsidRDefault="00D33BAF" w:rsidP="00C858E7">
      <w:pPr>
        <w:rPr>
          <w:highlight w:val="white"/>
          <w:lang w:val="sv-SE"/>
        </w:rPr>
      </w:pPr>
      <w:r>
        <w:rPr>
          <w:highlight w:val="white"/>
          <w:lang w:val="sv-SE"/>
        </w:rPr>
        <w:t xml:space="preserve">The </w:t>
      </w:r>
      <w:proofErr w:type="spellStart"/>
      <w:r>
        <w:rPr>
          <w:highlight w:val="white"/>
          <w:lang w:val="sv-SE"/>
        </w:rPr>
        <w:t>semantic</w:t>
      </w:r>
      <w:proofErr w:type="spellEnd"/>
      <w:r>
        <w:rPr>
          <w:highlight w:val="white"/>
          <w:lang w:val="sv-SE"/>
        </w:rPr>
        <w:t xml:space="preserve"> </w:t>
      </w:r>
      <w:proofErr w:type="spellStart"/>
      <w:r>
        <w:rPr>
          <w:highlight w:val="white"/>
          <w:lang w:val="sv-SE"/>
        </w:rPr>
        <w:t>opimization</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w:t>
      </w:r>
      <w:r w:rsidR="00E121ED">
        <w:rPr>
          <w:highlight w:val="white"/>
          <w:lang w:val="sv-SE"/>
        </w:rPr>
        <w:t xml:space="preserve">a </w:t>
      </w:r>
      <w:proofErr w:type="spellStart"/>
      <w:r w:rsidR="00E121ED">
        <w:rPr>
          <w:highlight w:val="white"/>
          <w:lang w:val="sv-SE"/>
        </w:rPr>
        <w:t>number</w:t>
      </w:r>
      <w:proofErr w:type="spellEnd"/>
      <w:r w:rsidR="00E121ED">
        <w:rPr>
          <w:highlight w:val="white"/>
          <w:lang w:val="sv-SE"/>
        </w:rPr>
        <w:t xml:space="preserve"> </w:t>
      </w:r>
      <w:proofErr w:type="spellStart"/>
      <w:r w:rsidR="00E121ED">
        <w:rPr>
          <w:highlight w:val="white"/>
          <w:lang w:val="sv-SE"/>
        </w:rPr>
        <w:t>of</w:t>
      </w:r>
      <w:proofErr w:type="spellEnd"/>
      <w:r w:rsidR="00E121ED">
        <w:rPr>
          <w:highlight w:val="white"/>
          <w:lang w:val="sv-SE"/>
        </w:rPr>
        <w:t xml:space="preserve"> situations</w:t>
      </w:r>
      <w:r w:rsidR="00C858E7">
        <w:rPr>
          <w:highlight w:val="white"/>
          <w:lang w:val="sv-SE"/>
        </w:rPr>
        <w:t>:</w:t>
      </w:r>
    </w:p>
    <w:tbl>
      <w:tblPr>
        <w:tblStyle w:val="Tabellrutnt"/>
        <w:tblW w:w="0" w:type="auto"/>
        <w:tblLook w:val="04A0" w:firstRow="1" w:lastRow="0" w:firstColumn="1" w:lastColumn="0" w:noHBand="0" w:noVBand="1"/>
      </w:tblPr>
      <w:tblGrid>
        <w:gridCol w:w="3116"/>
        <w:gridCol w:w="3117"/>
        <w:gridCol w:w="3117"/>
      </w:tblGrid>
      <w:tr w:rsidR="00626651" w14:paraId="2293980D" w14:textId="77777777" w:rsidTr="00626651">
        <w:tc>
          <w:tcPr>
            <w:tcW w:w="3116" w:type="dxa"/>
          </w:tcPr>
          <w:p w14:paraId="5AEF2F98" w14:textId="4B7DA214" w:rsidR="00626651" w:rsidRPr="00A45E3D" w:rsidRDefault="00A45E3D" w:rsidP="00C858E7">
            <w:pPr>
              <w:rPr>
                <w:b/>
                <w:bCs/>
                <w:highlight w:val="white"/>
                <w:lang w:val="sv-SE"/>
              </w:rPr>
            </w:pPr>
            <w:proofErr w:type="spellStart"/>
            <w:r w:rsidRPr="00A45E3D">
              <w:rPr>
                <w:b/>
                <w:bCs/>
                <w:highlight w:val="white"/>
                <w:lang w:val="sv-SE"/>
              </w:rPr>
              <w:t>Category</w:t>
            </w:r>
            <w:proofErr w:type="spellEnd"/>
          </w:p>
        </w:tc>
        <w:tc>
          <w:tcPr>
            <w:tcW w:w="3117" w:type="dxa"/>
          </w:tcPr>
          <w:p w14:paraId="2501C020" w14:textId="61B94F22" w:rsidR="00626651" w:rsidRPr="00A45E3D" w:rsidRDefault="00626651" w:rsidP="00C858E7">
            <w:pPr>
              <w:rPr>
                <w:b/>
                <w:bCs/>
                <w:highlight w:val="white"/>
                <w:lang w:val="sv-SE"/>
              </w:rPr>
            </w:pPr>
            <w:proofErr w:type="spellStart"/>
            <w:r w:rsidRPr="00A45E3D">
              <w:rPr>
                <w:b/>
                <w:bCs/>
                <w:highlight w:val="white"/>
                <w:lang w:val="sv-SE"/>
              </w:rPr>
              <w:t>Example</w:t>
            </w:r>
            <w:proofErr w:type="spellEnd"/>
          </w:p>
        </w:tc>
        <w:tc>
          <w:tcPr>
            <w:tcW w:w="3117" w:type="dxa"/>
          </w:tcPr>
          <w:p w14:paraId="4F34404D" w14:textId="3292DF23" w:rsidR="00626651" w:rsidRPr="00A45E3D" w:rsidRDefault="00626651" w:rsidP="00C858E7">
            <w:pPr>
              <w:rPr>
                <w:b/>
                <w:bCs/>
                <w:highlight w:val="white"/>
                <w:lang w:val="sv-SE"/>
              </w:rPr>
            </w:pPr>
            <w:proofErr w:type="spellStart"/>
            <w:r w:rsidRPr="00A45E3D">
              <w:rPr>
                <w:b/>
                <w:bCs/>
                <w:highlight w:val="white"/>
                <w:lang w:val="sv-SE"/>
              </w:rPr>
              <w:t>Result</w:t>
            </w:r>
            <w:proofErr w:type="spellEnd"/>
          </w:p>
        </w:tc>
      </w:tr>
      <w:tr w:rsidR="00626651" w14:paraId="1321A695" w14:textId="77777777" w:rsidTr="00626651">
        <w:tc>
          <w:tcPr>
            <w:tcW w:w="3116" w:type="dxa"/>
          </w:tcPr>
          <w:p w14:paraId="133CE88B" w14:textId="47E00457" w:rsidR="00626651" w:rsidRDefault="00626651" w:rsidP="00C858E7">
            <w:pPr>
              <w:rPr>
                <w:highlight w:val="white"/>
                <w:lang w:val="sv-SE"/>
              </w:rPr>
            </w:pPr>
            <w:proofErr w:type="spellStart"/>
            <w:r>
              <w:rPr>
                <w:highlight w:val="white"/>
                <w:lang w:val="sv-SE"/>
              </w:rPr>
              <w:t>Constant</w:t>
            </w:r>
            <w:proofErr w:type="spellEnd"/>
            <w:r>
              <w:rPr>
                <w:highlight w:val="white"/>
                <w:lang w:val="sv-SE"/>
              </w:rPr>
              <w:t xml:space="preserve"> Expression</w:t>
            </w:r>
          </w:p>
        </w:tc>
        <w:tc>
          <w:tcPr>
            <w:tcW w:w="3117" w:type="dxa"/>
          </w:tcPr>
          <w:p w14:paraId="22B1CA5B" w14:textId="4DA7D506" w:rsidR="00626651" w:rsidRDefault="00626651" w:rsidP="00C858E7">
            <w:pPr>
              <w:rPr>
                <w:highlight w:val="white"/>
                <w:lang w:val="sv-SE"/>
              </w:rPr>
            </w:pPr>
            <w:r>
              <w:rPr>
                <w:highlight w:val="white"/>
                <w:lang w:val="sv-SE"/>
              </w:rPr>
              <w:t>2 * 3</w:t>
            </w:r>
          </w:p>
        </w:tc>
        <w:tc>
          <w:tcPr>
            <w:tcW w:w="3117" w:type="dxa"/>
          </w:tcPr>
          <w:p w14:paraId="19ACBED5" w14:textId="3AA42E0F" w:rsidR="00626651" w:rsidRDefault="00626651" w:rsidP="00C858E7">
            <w:pPr>
              <w:rPr>
                <w:highlight w:val="white"/>
                <w:lang w:val="sv-SE"/>
              </w:rPr>
            </w:pPr>
            <w:r>
              <w:rPr>
                <w:highlight w:val="white"/>
                <w:lang w:val="sv-SE"/>
              </w:rPr>
              <w:t>6</w:t>
            </w:r>
          </w:p>
        </w:tc>
      </w:tr>
      <w:tr w:rsidR="00626651" w14:paraId="71735BFA" w14:textId="77777777" w:rsidTr="00626651">
        <w:tc>
          <w:tcPr>
            <w:tcW w:w="3116" w:type="dxa"/>
          </w:tcPr>
          <w:p w14:paraId="0D005442" w14:textId="394C3796" w:rsidR="00626651" w:rsidRDefault="001A32BA" w:rsidP="00C858E7">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Addtition</w:t>
            </w:r>
            <w:proofErr w:type="spellEnd"/>
          </w:p>
        </w:tc>
        <w:tc>
          <w:tcPr>
            <w:tcW w:w="3117" w:type="dxa"/>
          </w:tcPr>
          <w:p w14:paraId="436B5C43" w14:textId="77777777" w:rsidR="00626651" w:rsidRDefault="009540AE" w:rsidP="00C858E7">
            <w:pPr>
              <w:rPr>
                <w:highlight w:val="white"/>
                <w:lang w:val="sv-SE"/>
              </w:rPr>
            </w:pPr>
            <w:r>
              <w:rPr>
                <w:highlight w:val="white"/>
                <w:lang w:val="sv-SE"/>
              </w:rPr>
              <w:t>0 + i</w:t>
            </w:r>
          </w:p>
          <w:p w14:paraId="60AD2F4E" w14:textId="6F9D55B6" w:rsidR="00A45E3D" w:rsidRDefault="00A45E3D" w:rsidP="00C858E7">
            <w:pPr>
              <w:rPr>
                <w:highlight w:val="white"/>
                <w:lang w:val="sv-SE"/>
              </w:rPr>
            </w:pPr>
            <w:r>
              <w:rPr>
                <w:highlight w:val="white"/>
                <w:lang w:val="sv-SE"/>
              </w:rPr>
              <w:t>i + 0</w:t>
            </w:r>
          </w:p>
        </w:tc>
        <w:tc>
          <w:tcPr>
            <w:tcW w:w="3117" w:type="dxa"/>
          </w:tcPr>
          <w:p w14:paraId="6F506207" w14:textId="77777777" w:rsidR="00626651" w:rsidRDefault="009540AE" w:rsidP="00C858E7">
            <w:pPr>
              <w:rPr>
                <w:highlight w:val="white"/>
                <w:lang w:val="sv-SE"/>
              </w:rPr>
            </w:pPr>
            <w:r>
              <w:rPr>
                <w:highlight w:val="white"/>
                <w:lang w:val="sv-SE"/>
              </w:rPr>
              <w:t>i</w:t>
            </w:r>
          </w:p>
          <w:p w14:paraId="6EFCC08A" w14:textId="79CDA65E" w:rsidR="00A45E3D" w:rsidRDefault="00A45E3D" w:rsidP="00C858E7">
            <w:pPr>
              <w:rPr>
                <w:highlight w:val="white"/>
                <w:lang w:val="sv-SE"/>
              </w:rPr>
            </w:pPr>
            <w:r>
              <w:rPr>
                <w:highlight w:val="white"/>
                <w:lang w:val="sv-SE"/>
              </w:rPr>
              <w:t>i</w:t>
            </w:r>
          </w:p>
        </w:tc>
      </w:tr>
      <w:tr w:rsidR="009540AE" w14:paraId="106AACFD" w14:textId="77777777" w:rsidTr="00626651">
        <w:tc>
          <w:tcPr>
            <w:tcW w:w="3116" w:type="dxa"/>
          </w:tcPr>
          <w:p w14:paraId="678CFA88" w14:textId="77777777" w:rsidR="009540AE" w:rsidRDefault="009540AE" w:rsidP="009540AE">
            <w:pPr>
              <w:rPr>
                <w:highlight w:val="white"/>
                <w:lang w:val="sv-SE"/>
              </w:rPr>
            </w:pPr>
          </w:p>
        </w:tc>
        <w:tc>
          <w:tcPr>
            <w:tcW w:w="3117" w:type="dxa"/>
          </w:tcPr>
          <w:p w14:paraId="26741A82" w14:textId="15A0EB67" w:rsidR="009540AE" w:rsidRDefault="009540AE" w:rsidP="009540AE">
            <w:pPr>
              <w:rPr>
                <w:highlight w:val="white"/>
                <w:lang w:val="sv-SE"/>
              </w:rPr>
            </w:pPr>
          </w:p>
        </w:tc>
        <w:tc>
          <w:tcPr>
            <w:tcW w:w="3117" w:type="dxa"/>
          </w:tcPr>
          <w:p w14:paraId="4F29C4AB" w14:textId="61745FDA" w:rsidR="009540AE" w:rsidRDefault="009540AE" w:rsidP="009540AE">
            <w:pPr>
              <w:rPr>
                <w:highlight w:val="white"/>
                <w:lang w:val="sv-SE"/>
              </w:rPr>
            </w:pPr>
          </w:p>
        </w:tc>
      </w:tr>
      <w:tr w:rsidR="009540AE" w14:paraId="53A9C9AC" w14:textId="77777777" w:rsidTr="00626651">
        <w:tc>
          <w:tcPr>
            <w:tcW w:w="3116" w:type="dxa"/>
          </w:tcPr>
          <w:p w14:paraId="719C6ABF" w14:textId="6210690A" w:rsidR="009540AE" w:rsidRDefault="001A32BA" w:rsidP="009540AE">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Subtraction</w:t>
            </w:r>
            <w:proofErr w:type="spellEnd"/>
          </w:p>
        </w:tc>
        <w:tc>
          <w:tcPr>
            <w:tcW w:w="3117" w:type="dxa"/>
          </w:tcPr>
          <w:p w14:paraId="42BD7829" w14:textId="77777777" w:rsidR="009540AE" w:rsidRDefault="001A32BA" w:rsidP="009540AE">
            <w:pPr>
              <w:rPr>
                <w:highlight w:val="white"/>
                <w:lang w:val="sv-SE"/>
              </w:rPr>
            </w:pPr>
            <w:r>
              <w:rPr>
                <w:highlight w:val="white"/>
                <w:lang w:val="sv-SE"/>
              </w:rPr>
              <w:t>0 - i</w:t>
            </w:r>
          </w:p>
          <w:p w14:paraId="18B81501" w14:textId="41C6A0EB" w:rsidR="00A45E3D" w:rsidRDefault="00A45E3D" w:rsidP="009540AE">
            <w:pPr>
              <w:rPr>
                <w:highlight w:val="white"/>
                <w:lang w:val="sv-SE"/>
              </w:rPr>
            </w:pPr>
            <w:r>
              <w:rPr>
                <w:highlight w:val="white"/>
                <w:lang w:val="sv-SE"/>
              </w:rPr>
              <w:t>i - 0</w:t>
            </w:r>
          </w:p>
        </w:tc>
        <w:tc>
          <w:tcPr>
            <w:tcW w:w="3117" w:type="dxa"/>
          </w:tcPr>
          <w:p w14:paraId="01F34DAD" w14:textId="77777777" w:rsidR="009540AE" w:rsidRDefault="001A32BA" w:rsidP="009540AE">
            <w:pPr>
              <w:rPr>
                <w:highlight w:val="white"/>
                <w:lang w:val="sv-SE"/>
              </w:rPr>
            </w:pPr>
            <w:r>
              <w:rPr>
                <w:highlight w:val="white"/>
                <w:lang w:val="sv-SE"/>
              </w:rPr>
              <w:t>-i</w:t>
            </w:r>
          </w:p>
          <w:p w14:paraId="690A8554" w14:textId="6DF7A3A9" w:rsidR="00A45E3D" w:rsidRDefault="00A45E3D" w:rsidP="009540AE">
            <w:pPr>
              <w:rPr>
                <w:highlight w:val="white"/>
                <w:lang w:val="sv-SE"/>
              </w:rPr>
            </w:pPr>
            <w:r>
              <w:rPr>
                <w:highlight w:val="white"/>
                <w:lang w:val="sv-SE"/>
              </w:rPr>
              <w:t>i</w:t>
            </w:r>
          </w:p>
        </w:tc>
      </w:tr>
      <w:tr w:rsidR="004975C3" w14:paraId="7B5428F2" w14:textId="77777777" w:rsidTr="00626651">
        <w:tc>
          <w:tcPr>
            <w:tcW w:w="3116" w:type="dxa"/>
          </w:tcPr>
          <w:p w14:paraId="33AAA360" w14:textId="4C549886" w:rsidR="004975C3" w:rsidRDefault="004975C3" w:rsidP="004975C3">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Multiplication</w:t>
            </w:r>
            <w:proofErr w:type="spellEnd"/>
          </w:p>
        </w:tc>
        <w:tc>
          <w:tcPr>
            <w:tcW w:w="3117" w:type="dxa"/>
          </w:tcPr>
          <w:p w14:paraId="646C2A7D" w14:textId="77777777" w:rsidR="004975C3" w:rsidRDefault="004975C3" w:rsidP="004975C3">
            <w:pPr>
              <w:rPr>
                <w:highlight w:val="white"/>
                <w:lang w:val="sv-SE"/>
              </w:rPr>
            </w:pPr>
            <w:r>
              <w:rPr>
                <w:highlight w:val="white"/>
                <w:lang w:val="sv-SE"/>
              </w:rPr>
              <w:t>0 * i</w:t>
            </w:r>
          </w:p>
          <w:p w14:paraId="24A6E723" w14:textId="77777777" w:rsidR="004975C3" w:rsidRDefault="004975C3" w:rsidP="004975C3">
            <w:pPr>
              <w:rPr>
                <w:highlight w:val="white"/>
                <w:lang w:val="sv-SE"/>
              </w:rPr>
            </w:pPr>
            <w:r>
              <w:rPr>
                <w:highlight w:val="white"/>
                <w:lang w:val="sv-SE"/>
              </w:rPr>
              <w:t>1 * i</w:t>
            </w:r>
          </w:p>
          <w:p w14:paraId="31FDE882" w14:textId="77777777" w:rsidR="004975C3" w:rsidRDefault="004975C3" w:rsidP="004975C3">
            <w:pPr>
              <w:rPr>
                <w:highlight w:val="white"/>
                <w:lang w:val="sv-SE"/>
              </w:rPr>
            </w:pPr>
            <w:r>
              <w:rPr>
                <w:highlight w:val="white"/>
                <w:lang w:val="sv-SE"/>
              </w:rPr>
              <w:t>i * 0</w:t>
            </w:r>
          </w:p>
          <w:p w14:paraId="344A7630" w14:textId="74CD7EF1" w:rsidR="004975C3" w:rsidRDefault="004975C3" w:rsidP="004975C3">
            <w:pPr>
              <w:rPr>
                <w:highlight w:val="white"/>
                <w:lang w:val="sv-SE"/>
              </w:rPr>
            </w:pPr>
            <w:r>
              <w:rPr>
                <w:highlight w:val="white"/>
                <w:lang w:val="sv-SE"/>
              </w:rPr>
              <w:t>i * 1</w:t>
            </w:r>
          </w:p>
        </w:tc>
        <w:tc>
          <w:tcPr>
            <w:tcW w:w="3117" w:type="dxa"/>
          </w:tcPr>
          <w:p w14:paraId="0A8BDAD7" w14:textId="77777777" w:rsidR="004975C3" w:rsidRDefault="004975C3" w:rsidP="004975C3">
            <w:pPr>
              <w:rPr>
                <w:highlight w:val="white"/>
                <w:lang w:val="sv-SE"/>
              </w:rPr>
            </w:pPr>
            <w:r>
              <w:rPr>
                <w:highlight w:val="white"/>
                <w:lang w:val="sv-SE"/>
              </w:rPr>
              <w:t>0</w:t>
            </w:r>
          </w:p>
          <w:p w14:paraId="3257242D" w14:textId="77777777" w:rsidR="004975C3" w:rsidRDefault="004975C3" w:rsidP="004975C3">
            <w:pPr>
              <w:rPr>
                <w:highlight w:val="white"/>
                <w:lang w:val="sv-SE"/>
              </w:rPr>
            </w:pPr>
            <w:r>
              <w:rPr>
                <w:highlight w:val="white"/>
                <w:lang w:val="sv-SE"/>
              </w:rPr>
              <w:t>i</w:t>
            </w:r>
          </w:p>
          <w:p w14:paraId="5413A36B" w14:textId="77777777" w:rsidR="004975C3" w:rsidRDefault="004975C3" w:rsidP="004975C3">
            <w:pPr>
              <w:rPr>
                <w:highlight w:val="white"/>
                <w:lang w:val="sv-SE"/>
              </w:rPr>
            </w:pPr>
            <w:r>
              <w:rPr>
                <w:highlight w:val="white"/>
                <w:lang w:val="sv-SE"/>
              </w:rPr>
              <w:t>0</w:t>
            </w:r>
          </w:p>
          <w:p w14:paraId="27A4E0E3" w14:textId="10712E3E" w:rsidR="004975C3" w:rsidRDefault="004975C3" w:rsidP="004975C3">
            <w:pPr>
              <w:rPr>
                <w:highlight w:val="white"/>
                <w:lang w:val="sv-SE"/>
              </w:rPr>
            </w:pPr>
            <w:r>
              <w:rPr>
                <w:highlight w:val="white"/>
                <w:lang w:val="sv-SE"/>
              </w:rPr>
              <w:t>i</w:t>
            </w:r>
          </w:p>
        </w:tc>
      </w:tr>
      <w:tr w:rsidR="004975C3" w14:paraId="0323341C" w14:textId="77777777" w:rsidTr="00626651">
        <w:tc>
          <w:tcPr>
            <w:tcW w:w="3116" w:type="dxa"/>
          </w:tcPr>
          <w:p w14:paraId="66B3CCDD" w14:textId="0BBED61D" w:rsidR="004975C3" w:rsidRDefault="004975C3" w:rsidP="004975C3">
            <w:pPr>
              <w:rPr>
                <w:highlight w:val="white"/>
                <w:lang w:val="sv-SE"/>
              </w:rPr>
            </w:pPr>
            <w:proofErr w:type="spellStart"/>
            <w:r>
              <w:rPr>
                <w:highlight w:val="white"/>
                <w:lang w:val="sv-SE"/>
              </w:rPr>
              <w:t>Binary</w:t>
            </w:r>
            <w:proofErr w:type="spellEnd"/>
            <w:r>
              <w:rPr>
                <w:highlight w:val="white"/>
                <w:lang w:val="sv-SE"/>
              </w:rPr>
              <w:t xml:space="preserve"> Division and </w:t>
            </w:r>
            <w:proofErr w:type="spellStart"/>
            <w:r>
              <w:rPr>
                <w:highlight w:val="white"/>
                <w:lang w:val="sv-SE"/>
              </w:rPr>
              <w:t>Modulo</w:t>
            </w:r>
            <w:proofErr w:type="spellEnd"/>
          </w:p>
        </w:tc>
        <w:tc>
          <w:tcPr>
            <w:tcW w:w="3117" w:type="dxa"/>
          </w:tcPr>
          <w:p w14:paraId="3328CBA9" w14:textId="77777777" w:rsidR="004975C3" w:rsidRDefault="004975C3" w:rsidP="004975C3">
            <w:pPr>
              <w:rPr>
                <w:highlight w:val="white"/>
                <w:lang w:val="sv-SE"/>
              </w:rPr>
            </w:pPr>
            <w:r>
              <w:rPr>
                <w:highlight w:val="white"/>
                <w:lang w:val="sv-SE"/>
              </w:rPr>
              <w:t>i / 1</w:t>
            </w:r>
          </w:p>
          <w:p w14:paraId="1AC72B5B" w14:textId="3F19E3EB" w:rsidR="004975C3" w:rsidRDefault="004975C3" w:rsidP="004975C3">
            <w:pPr>
              <w:rPr>
                <w:highlight w:val="white"/>
                <w:lang w:val="sv-SE"/>
              </w:rPr>
            </w:pPr>
            <w:r>
              <w:rPr>
                <w:highlight w:val="white"/>
                <w:lang w:val="sv-SE"/>
              </w:rPr>
              <w:t>i % 1</w:t>
            </w:r>
          </w:p>
        </w:tc>
        <w:tc>
          <w:tcPr>
            <w:tcW w:w="3117" w:type="dxa"/>
          </w:tcPr>
          <w:p w14:paraId="5F4979D3" w14:textId="77777777" w:rsidR="004975C3" w:rsidRDefault="004975C3" w:rsidP="004975C3">
            <w:pPr>
              <w:rPr>
                <w:highlight w:val="white"/>
                <w:lang w:val="sv-SE"/>
              </w:rPr>
            </w:pPr>
            <w:r>
              <w:rPr>
                <w:highlight w:val="white"/>
                <w:lang w:val="sv-SE"/>
              </w:rPr>
              <w:t>i</w:t>
            </w:r>
          </w:p>
          <w:p w14:paraId="65D6F934" w14:textId="20D36A1F" w:rsidR="004975C3" w:rsidRDefault="004975C3" w:rsidP="004975C3">
            <w:pPr>
              <w:rPr>
                <w:highlight w:val="white"/>
                <w:lang w:val="sv-SE"/>
              </w:rPr>
            </w:pPr>
            <w:r>
              <w:rPr>
                <w:highlight w:val="white"/>
                <w:lang w:val="sv-SE"/>
              </w:rPr>
              <w:t>i</w:t>
            </w:r>
          </w:p>
        </w:tc>
      </w:tr>
    </w:tbl>
    <w:p w14:paraId="56232AD0" w14:textId="77777777" w:rsidR="009540AE" w:rsidRDefault="009540AE" w:rsidP="00CF2F9E">
      <w:pPr>
        <w:pStyle w:val="Code"/>
        <w:rPr>
          <w:highlight w:val="white"/>
        </w:rPr>
      </w:pPr>
    </w:p>
    <w:p w14:paraId="2D3560F7" w14:textId="5A8908CB"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711896B3" w:rsidR="0074376E" w:rsidRPr="00CF2F9E" w:rsidRDefault="00CB56C2" w:rsidP="00353BA8">
      <w:pPr>
        <w:rPr>
          <w:highlight w:val="white"/>
        </w:rPr>
      </w:pPr>
      <w:r>
        <w:rPr>
          <w:highlight w:val="white"/>
        </w:rPr>
        <w:lastRenderedPageBreak/>
        <w:t xml:space="preserve">Even though the </w:t>
      </w:r>
      <w:r w:rsidRPr="00CB56C2">
        <w:rPr>
          <w:rStyle w:val="KeyWord0"/>
          <w:highlight w:val="white"/>
        </w:rPr>
        <w:t>ConstantExpression</w:t>
      </w:r>
      <w:r>
        <w:rPr>
          <w:highlight w:val="white"/>
        </w:rPr>
        <w:t xml:space="preserve"> class evaluates all constant expressions caused by the programmer, t</w:t>
      </w:r>
      <w:r w:rsidR="005704E8">
        <w:rPr>
          <w:highlight w:val="white"/>
        </w:rPr>
        <w:t xml:space="preserve">he </w:t>
      </w:r>
      <w:r w:rsidR="00353BA8">
        <w:rPr>
          <w:highlight w:val="white"/>
        </w:rPr>
        <w:t xml:space="preserve">pointer </w:t>
      </w:r>
      <w:r w:rsidR="00E121ED">
        <w:rPr>
          <w:highlight w:val="white"/>
        </w:rPr>
        <w:t>arithmetic</w:t>
      </w:r>
      <w:r w:rsidR="00353BA8">
        <w:rPr>
          <w:highlight w:val="white"/>
        </w:rPr>
        <w:t xml:space="preserve"> during the parsing may have cause</w:t>
      </w:r>
      <w:r>
        <w:rPr>
          <w:highlight w:val="white"/>
        </w:rPr>
        <w:t xml:space="preserve"> more</w:t>
      </w:r>
      <w:r w:rsidR="00353BA8">
        <w:rPr>
          <w:highlight w:val="white"/>
        </w:rPr>
        <w:t xml:space="preserve"> constant expression</w:t>
      </w:r>
      <w:r>
        <w:rPr>
          <w:highlight w:val="white"/>
        </w:rPr>
        <w:t>s</w:t>
      </w:r>
      <w:r w:rsidR="00353BA8">
        <w:rPr>
          <w:highlight w:val="white"/>
        </w:rPr>
        <w:t>, expression</w:t>
      </w:r>
      <w:r w:rsidR="00EA1421">
        <w:rPr>
          <w:highlight w:val="white"/>
        </w:rPr>
        <w:t>s</w:t>
      </w:r>
      <w:r w:rsidR="00353BA8">
        <w:rPr>
          <w:highlight w:val="white"/>
        </w:rPr>
        <w:t xml:space="preserve"> where both operand</w:t>
      </w:r>
      <w:r w:rsidR="0086289F">
        <w:rPr>
          <w:highlight w:val="white"/>
        </w:rPr>
        <w:t>s</w:t>
      </w:r>
      <w:r w:rsidR="00353BA8">
        <w:rPr>
          <w:highlight w:val="white"/>
        </w:rPr>
        <w:t xml:space="preserve"> are constant values.</w:t>
      </w:r>
      <w:r w:rsidR="0086289F">
        <w:rPr>
          <w:highlight w:val="white"/>
        </w:rPr>
        <w:t xml:space="preserve"> In that case </w:t>
      </w:r>
      <w:r w:rsidR="00C858E7">
        <w:rPr>
          <w:highlight w:val="white"/>
        </w:rPr>
        <w:t xml:space="preserve">we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 xml:space="preserve">0 + </w:t>
      </w:r>
      <w:proofErr w:type="spellStart"/>
      <w:r w:rsidR="009073A9">
        <w:rPr>
          <w:highlight w:val="white"/>
        </w:rPr>
        <w:t>i</w:t>
      </w:r>
      <w:proofErr w:type="spellEnd"/>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31DF9BA3" w14:textId="4B164A76" w:rsidR="009B4D04" w:rsidRPr="00CF2F9E" w:rsidRDefault="009B4D04" w:rsidP="009B4D04">
      <w:pPr>
        <w:pStyle w:val="Code"/>
        <w:rPr>
          <w:highlight w:val="white"/>
        </w:rPr>
      </w:pPr>
      <w:r>
        <w:rPr>
          <w:highlight w:val="white"/>
        </w:rPr>
        <w:t xml:space="preserve">          </w:t>
      </w:r>
      <w:r w:rsidRPr="00CF2F9E">
        <w:rPr>
          <w:highlight w:val="white"/>
        </w:rPr>
        <w:t xml:space="preserve">// t0 = 0 </w:t>
      </w:r>
      <w:r>
        <w:rPr>
          <w:highlight w:val="white"/>
        </w:rPr>
        <w:t>-</w:t>
      </w:r>
      <w:r w:rsidRPr="00CF2F9E">
        <w:rPr>
          <w:highlight w:val="white"/>
        </w:rPr>
        <w:t xml:space="preserve"> </w:t>
      </w:r>
      <w:r w:rsidR="00E71EA6">
        <w:rPr>
          <w:highlight w:val="white"/>
        </w:rPr>
        <w:t>i; t0 = -i</w:t>
      </w:r>
    </w:p>
    <w:p w14:paraId="6A62772E" w14:textId="4C9859C3" w:rsidR="009B4D04" w:rsidRPr="00CF2F9E" w:rsidRDefault="009B4D04" w:rsidP="009B4D04">
      <w:pPr>
        <w:pStyle w:val="Code"/>
        <w:rPr>
          <w:highlight w:val="white"/>
        </w:rPr>
      </w:pPr>
      <w:r w:rsidRPr="00CF2F9E">
        <w:rPr>
          <w:highlight w:val="white"/>
        </w:rPr>
        <w:t xml:space="preserve">          else if ((thisCode.Operator == MiddleOperator.Binary</w:t>
      </w:r>
      <w:r>
        <w:rPr>
          <w:highlight w:val="white"/>
        </w:rPr>
        <w:t>Subtract</w:t>
      </w:r>
      <w:r w:rsidRPr="00CF2F9E">
        <w:rPr>
          <w:highlight w:val="white"/>
        </w:rPr>
        <w:t>) &amp;&amp;</w:t>
      </w:r>
    </w:p>
    <w:p w14:paraId="5E831E0A" w14:textId="77777777" w:rsidR="009B4D04" w:rsidRPr="00CF2F9E" w:rsidRDefault="009B4D04" w:rsidP="009B4D04">
      <w:pPr>
        <w:pStyle w:val="Code"/>
        <w:rPr>
          <w:highlight w:val="white"/>
        </w:rPr>
      </w:pPr>
      <w:r w:rsidRPr="00CF2F9E">
        <w:rPr>
          <w:highlight w:val="white"/>
        </w:rPr>
        <w:t xml:space="preserve">                    (leftSymbol.Value is BigInteger) &amp;&amp;</w:t>
      </w:r>
    </w:p>
    <w:p w14:paraId="5D95BECA" w14:textId="2E8FFB13" w:rsidR="00090FA4" w:rsidRDefault="009B4D04" w:rsidP="009B4D04">
      <w:pPr>
        <w:pStyle w:val="Code"/>
        <w:rPr>
          <w:highlight w:val="white"/>
        </w:rPr>
      </w:pPr>
      <w:r w:rsidRPr="00CF2F9E">
        <w:rPr>
          <w:highlight w:val="white"/>
        </w:rPr>
        <w:t xml:space="preserve">                    (leftSymbol.Value.Equals(BigInteger.Zero))) {</w:t>
      </w:r>
    </w:p>
    <w:p w14:paraId="649FC318" w14:textId="25AC0C6D" w:rsidR="00090FA4" w:rsidRDefault="00090FA4" w:rsidP="009B4D04">
      <w:pPr>
        <w:pStyle w:val="Code"/>
        <w:rPr>
          <w:highlight w:val="white"/>
        </w:rPr>
      </w:pPr>
      <w:r>
        <w:rPr>
          <w:highlight w:val="white"/>
        </w:rPr>
        <w:t xml:space="preserve">            thisCode.Operator = MiddleOperator.UnarySubtract;</w:t>
      </w:r>
    </w:p>
    <w:p w14:paraId="546570FC" w14:textId="210EFE98" w:rsidR="00992CE2" w:rsidRDefault="00992CE2" w:rsidP="009B4D04">
      <w:pPr>
        <w:pStyle w:val="Code"/>
        <w:rPr>
          <w:highlight w:val="white"/>
        </w:rPr>
      </w:pPr>
      <w:r>
        <w:rPr>
          <w:highlight w:val="white"/>
        </w:rPr>
        <w:t xml:space="preserve">            thisCode[</w:t>
      </w:r>
      <w:r w:rsidR="00E71EA6">
        <w:rPr>
          <w:highlight w:val="white"/>
        </w:rPr>
        <w:t>0] = thisCode[1];</w:t>
      </w:r>
    </w:p>
    <w:p w14:paraId="0CC2404B" w14:textId="6E4B2AF3" w:rsidR="00E71EA6" w:rsidRDefault="00E71EA6" w:rsidP="00E71EA6">
      <w:pPr>
        <w:pStyle w:val="Code"/>
        <w:rPr>
          <w:highlight w:val="white"/>
        </w:rPr>
      </w:pPr>
      <w:r>
        <w:rPr>
          <w:highlight w:val="white"/>
        </w:rPr>
        <w:t xml:space="preserve">            thisCode[1] = null;</w:t>
      </w:r>
    </w:p>
    <w:p w14:paraId="1315D61B" w14:textId="77777777" w:rsidR="009B4D04" w:rsidRPr="00CF2F9E" w:rsidRDefault="009B4D04" w:rsidP="009B4D04">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proofErr w:type="spellStart"/>
      <w:r w:rsidR="009C25B9">
        <w:rPr>
          <w:highlight w:val="white"/>
        </w:rPr>
        <w:t>i</w:t>
      </w:r>
      <w:proofErr w:type="spellEnd"/>
      <w:r w:rsidR="009C25B9">
        <w:rPr>
          <w:highlight w:val="white"/>
        </w:rPr>
        <w:t xml:space="preserve"> + 0 or </w:t>
      </w:r>
      <w:proofErr w:type="spellStart"/>
      <w:r w:rsidR="009C25B9">
        <w:rPr>
          <w:highlight w:val="white"/>
        </w:rPr>
        <w:t>i</w:t>
      </w:r>
      <w:proofErr w:type="spellEnd"/>
      <w:r w:rsidR="009C25B9">
        <w:rPr>
          <w:highlight w:val="white"/>
        </w:rPr>
        <w:t xml:space="preserve">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lastRenderedPageBreak/>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4A3B9DE2" w14:textId="77777777" w:rsidR="00C54B67" w:rsidRPr="00CF2F9E" w:rsidRDefault="00C54B67" w:rsidP="00C54B67">
      <w:pPr>
        <w:pStyle w:val="Code"/>
        <w:rPr>
          <w:highlight w:val="white"/>
        </w:rPr>
      </w:pPr>
      <w:r w:rsidRPr="00CF2F9E">
        <w:rPr>
          <w:highlight w:val="white"/>
        </w:rPr>
        <w:t xml:space="preserve">                    (thisCode.Operator == MiddleOperator.SignedDivide) ||</w:t>
      </w:r>
    </w:p>
    <w:p w14:paraId="6C24D23F" w14:textId="3E6F5A38" w:rsidR="00C54B67" w:rsidRPr="00CF2F9E" w:rsidRDefault="00C54B67" w:rsidP="00C54B67">
      <w:pPr>
        <w:pStyle w:val="Code"/>
        <w:rPr>
          <w:highlight w:val="white"/>
        </w:rPr>
      </w:pPr>
      <w:r w:rsidRPr="00CF2F9E">
        <w:rPr>
          <w:highlight w:val="white"/>
        </w:rPr>
        <w:t xml:space="preserve">                    (thisCode.Operator == MiddleOperator.UnsignedDivide)</w:t>
      </w:r>
      <w:r>
        <w:rPr>
          <w:highlight w:val="white"/>
        </w:rPr>
        <w:t xml:space="preserve"> ||</w:t>
      </w:r>
    </w:p>
    <w:p w14:paraId="5BA2B159" w14:textId="2669FCF8" w:rsidR="00C54B67" w:rsidRPr="00CF2F9E" w:rsidRDefault="00C54B67" w:rsidP="00C54B67">
      <w:pPr>
        <w:pStyle w:val="Code"/>
        <w:rPr>
          <w:highlight w:val="white"/>
        </w:rPr>
      </w:pPr>
      <w:r w:rsidRPr="00CF2F9E">
        <w:rPr>
          <w:highlight w:val="white"/>
        </w:rPr>
        <w:t xml:space="preserve">                    (thisCode.Operator == MiddleOperator.Signed</w:t>
      </w:r>
      <w:r>
        <w:rPr>
          <w:highlight w:val="white"/>
        </w:rPr>
        <w:t>Modulo</w:t>
      </w:r>
      <w:r w:rsidRPr="00CF2F9E">
        <w:rPr>
          <w:highlight w:val="white"/>
        </w:rPr>
        <w:t>) ||</w:t>
      </w:r>
    </w:p>
    <w:p w14:paraId="0B7A83EB" w14:textId="2F76C607" w:rsidR="00C54B67" w:rsidRPr="00CF2F9E" w:rsidRDefault="00C54B67" w:rsidP="00C54B67">
      <w:pPr>
        <w:pStyle w:val="Code"/>
        <w:rPr>
          <w:highlight w:val="white"/>
        </w:rPr>
      </w:pPr>
      <w:r w:rsidRPr="00CF2F9E">
        <w:rPr>
          <w:highlight w:val="white"/>
        </w:rPr>
        <w:t xml:space="preserve">                    (thisCode.Operator == MiddleOperator.Unsigned</w:t>
      </w:r>
      <w:r>
        <w:rPr>
          <w:highlight w:val="white"/>
        </w:rPr>
        <w:t>Modulo</w:t>
      </w:r>
      <w:r w:rsidRPr="00CF2F9E">
        <w:rPr>
          <w:highlight w:val="white"/>
        </w:rPr>
        <w:t>))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59384747" w:rsidR="008B7EFC" w:rsidRDefault="008B7EFC" w:rsidP="008B7EFC">
      <w:pPr>
        <w:rPr>
          <w:highlight w:val="white"/>
        </w:rPr>
      </w:pPr>
      <w:r>
        <w:rPr>
          <w:highlight w:val="white"/>
        </w:rPr>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r w:rsidR="005D5DC4">
        <w:rPr>
          <w:highlight w:val="white"/>
        </w:rPr>
        <w:t>accessed and</w:t>
      </w:r>
      <w:r w:rsidR="00FB58FE">
        <w:rPr>
          <w:highlight w:val="white"/>
        </w:rPr>
        <w:t xml:space="preserve"> replace the result symbol with the new symbol at that place.</w:t>
      </w:r>
      <w:r w:rsidR="00EF6577">
        <w:rPr>
          <w:highlight w:val="white"/>
        </w:rPr>
        <w:t xml:space="preserve"> For instance, the following sequence</w:t>
      </w:r>
    </w:p>
    <w:p w14:paraId="6950B800" w14:textId="274A5D86" w:rsidR="00EF6577" w:rsidRDefault="00EF6577" w:rsidP="00EF6577">
      <w:pPr>
        <w:pStyle w:val="Code"/>
        <w:rPr>
          <w:highlight w:val="white"/>
        </w:rPr>
      </w:pPr>
      <w:r>
        <w:rPr>
          <w:highlight w:val="white"/>
        </w:rPr>
        <w:t>t1 = i + 0</w:t>
      </w:r>
    </w:p>
    <w:p w14:paraId="6AF2A190" w14:textId="7C11761E" w:rsidR="00EF6577" w:rsidRDefault="00EF6577" w:rsidP="00EF6577">
      <w:pPr>
        <w:pStyle w:val="Code"/>
        <w:rPr>
          <w:highlight w:val="white"/>
        </w:rPr>
      </w:pPr>
      <w:r>
        <w:rPr>
          <w:highlight w:val="white"/>
        </w:rPr>
        <w:t>j = t1</w:t>
      </w:r>
    </w:p>
    <w:p w14:paraId="44ED675E" w14:textId="23876102" w:rsidR="00EF6577" w:rsidRDefault="00EF6577" w:rsidP="00EF6577">
      <w:pPr>
        <w:pStyle w:val="Code"/>
        <w:rPr>
          <w:highlight w:val="white"/>
        </w:rPr>
      </w:pPr>
      <w:r>
        <w:rPr>
          <w:highlight w:val="white"/>
        </w:rPr>
        <w:t>k = t1</w:t>
      </w:r>
    </w:p>
    <w:p w14:paraId="4948CA57" w14:textId="7236BC1D" w:rsidR="00EF6577" w:rsidRDefault="00EF6577" w:rsidP="00EF6577">
      <w:pPr>
        <w:rPr>
          <w:highlight w:val="white"/>
        </w:rPr>
      </w:pPr>
      <w:r>
        <w:rPr>
          <w:highlight w:val="white"/>
        </w:rPr>
        <w:t xml:space="preserve">will be changed to </w:t>
      </w:r>
    </w:p>
    <w:p w14:paraId="5AE44DA3" w14:textId="2DE63AA3" w:rsidR="00EF6577" w:rsidRDefault="00EF6577" w:rsidP="00EF6577">
      <w:pPr>
        <w:pStyle w:val="Code"/>
        <w:rPr>
          <w:highlight w:val="white"/>
        </w:rPr>
      </w:pPr>
      <w:r>
        <w:rPr>
          <w:highlight w:val="white"/>
        </w:rPr>
        <w:t>j = i</w:t>
      </w:r>
    </w:p>
    <w:p w14:paraId="03834920" w14:textId="50C229A5" w:rsidR="00EF6577" w:rsidRDefault="00EF6577" w:rsidP="00EF6577">
      <w:pPr>
        <w:pStyle w:val="Code"/>
        <w:rPr>
          <w:highlight w:val="white"/>
        </w:rPr>
      </w:pPr>
      <w:r>
        <w:rPr>
          <w:highlight w:val="white"/>
        </w:rPr>
        <w:t>k = i</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4F783CAD" w:rsidR="0074376E" w:rsidRPr="00CF2F9E" w:rsidRDefault="0074376E" w:rsidP="00CF2F9E">
      <w:pPr>
        <w:pStyle w:val="Code"/>
        <w:rPr>
          <w:highlight w:val="white"/>
        </w:rPr>
      </w:pPr>
      <w:r w:rsidRPr="00CF2F9E">
        <w:rPr>
          <w:highlight w:val="white"/>
        </w:rPr>
        <w:t xml:space="preserve">            if (resultSymbol.</w:t>
      </w:r>
      <w:r w:rsidR="00A3530F">
        <w:rPr>
          <w:highlight w:val="white"/>
        </w:rPr>
        <w:t>Is</w:t>
      </w:r>
      <w:r w:rsidRPr="00CF2F9E">
        <w:rPr>
          <w:highlight w:val="white"/>
        </w:rPr>
        <w:t>Temporary</w:t>
      </w:r>
      <w:r w:rsidR="00A3530F">
        <w:rPr>
          <w:highlight w:val="white"/>
        </w:rPr>
        <w:t>()</w:t>
      </w:r>
      <w:r w:rsidRPr="00CF2F9E">
        <w:rPr>
          <w:highlight w:val="white"/>
        </w:rPr>
        <w:t>)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71C9233B" w:rsidR="00EE1F48" w:rsidRPr="00CF2F9E" w:rsidRDefault="00EE1F48" w:rsidP="00F5219F">
      <w:pPr>
        <w:rPr>
          <w:highlight w:val="white"/>
        </w:rPr>
      </w:pPr>
      <w:r>
        <w:rPr>
          <w:highlight w:val="white"/>
        </w:rPr>
        <w:lastRenderedPageBreak/>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r w:rsidR="00E24DDF">
        <w:rPr>
          <w:highlight w:val="white"/>
        </w:rPr>
        <w:t xml:space="preserve"> For instance, we change </w:t>
      </w:r>
      <w:r w:rsidR="00E24DDF" w:rsidRPr="00E24DDF">
        <w:rPr>
          <w:rStyle w:val="KeyWord0"/>
          <w:highlight w:val="white"/>
        </w:rPr>
        <w:t>i</w:t>
      </w:r>
      <w:r w:rsidR="00E24DDF">
        <w:rPr>
          <w:highlight w:val="white"/>
        </w:rPr>
        <w:t xml:space="preserve"> = </w:t>
      </w:r>
      <w:r w:rsidR="00E24DDF" w:rsidRPr="00E24DDF">
        <w:rPr>
          <w:rStyle w:val="KeyWord0"/>
          <w:highlight w:val="white"/>
        </w:rPr>
        <w:t>0</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 xml:space="preserve"> to </w:t>
      </w:r>
      <w:r w:rsidR="00E24DDF" w:rsidRPr="00E24DDF">
        <w:rPr>
          <w:rStyle w:val="KeyWord0"/>
          <w:highlight w:val="white"/>
        </w:rPr>
        <w:t>i</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bookmarkStart w:id="394" w:name="_Toc53473560"/>
      <w:r>
        <w:rPr>
          <w:highlight w:val="white"/>
        </w:rPr>
        <w:t>Optimize Relation Expression</w:t>
      </w:r>
      <w:bookmarkEnd w:id="394"/>
    </w:p>
    <w:p w14:paraId="1D7AF0F5" w14:textId="21B8EB16"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r w:rsidR="003C28D6">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3053CBCA" w14:textId="77777777" w:rsidR="00D15334" w:rsidRDefault="008F3479" w:rsidP="008F3479">
      <w:pPr>
        <w:rPr>
          <w:highlight w:val="white"/>
        </w:rPr>
      </w:pPr>
      <w:r>
        <w:rPr>
          <w:highlight w:val="white"/>
        </w:rPr>
        <w:t xml:space="preserve">When generating the final assembly code, we cannot have </w:t>
      </w:r>
      <w:r w:rsidR="00610130">
        <w:rPr>
          <w:highlight w:val="white"/>
        </w:rPr>
        <w:t xml:space="preserve">an integer value as the left </w:t>
      </w:r>
      <w:r w:rsidR="00A94B77">
        <w:rPr>
          <w:highlight w:val="white"/>
        </w:rPr>
        <w:t xml:space="preserve">expression </w:t>
      </w:r>
      <w:r w:rsidR="00BC5841">
        <w:rPr>
          <w:highlight w:val="white"/>
        </w:rPr>
        <w:t>in a relational expression</w:t>
      </w:r>
      <w:r w:rsidR="00610130">
        <w:rPr>
          <w:highlight w:val="white"/>
        </w:rPr>
        <w:t xml:space="preserve">. Therefore, we swap the operands </w:t>
      </w:r>
      <w:r w:rsidR="00BC5841">
        <w:rPr>
          <w:highlight w:val="white"/>
        </w:rPr>
        <w:t xml:space="preserve">if the left operand holds an integer value. The expression cannot hold two integer values, in that case the </w:t>
      </w:r>
      <w:r w:rsidR="00BC5841" w:rsidRPr="00BC5841">
        <w:rPr>
          <w:rStyle w:val="KeyWord0"/>
          <w:highlight w:val="white"/>
        </w:rPr>
        <w:t>ConstantExpression</w:t>
      </w:r>
      <w:r w:rsidR="00BC5841">
        <w:rPr>
          <w:highlight w:val="white"/>
        </w:rPr>
        <w:t xml:space="preserve"> class of Section XXX would have reduced the expression to its resulting value.</w:t>
      </w:r>
    </w:p>
    <w:p w14:paraId="68477FD2" w14:textId="1B0EB001" w:rsidR="008F3479" w:rsidRDefault="00A94B77" w:rsidP="008F3479">
      <w:pPr>
        <w:rPr>
          <w:highlight w:val="white"/>
        </w:rPr>
      </w:pPr>
      <w:r>
        <w:rPr>
          <w:highlight w:val="white"/>
        </w:rPr>
        <w:t xml:space="preserve">Moreover, </w:t>
      </w:r>
      <w:r w:rsidR="009B1268">
        <w:rPr>
          <w:highlight w:val="white"/>
        </w:rPr>
        <w:t>if the left expression is a</w:t>
      </w:r>
      <w:r w:rsidR="00A27850">
        <w:rPr>
          <w:highlight w:val="white"/>
        </w:rPr>
        <w:t>n array, function, or string, we want to use its address rather than its value. Similar to the integer value case, we can</w:t>
      </w:r>
      <w:r w:rsidR="00076CB8">
        <w:rPr>
          <w:highlight w:val="white"/>
        </w:rPr>
        <w:t>not use</w:t>
      </w:r>
      <w:r w:rsidR="00A27850">
        <w:rPr>
          <w:highlight w:val="white"/>
        </w:rPr>
        <w:t xml:space="preserve"> the address directly </w:t>
      </w:r>
      <w:r w:rsidR="00076CB8">
        <w:rPr>
          <w:highlight w:val="white"/>
        </w:rPr>
        <w:t xml:space="preserve">in </w:t>
      </w:r>
      <w:r w:rsidR="00A27850">
        <w:rPr>
          <w:highlight w:val="white"/>
        </w:rPr>
        <w:t xml:space="preserve">the assembly code. </w:t>
      </w:r>
      <w:r>
        <w:rPr>
          <w:highlight w:val="white"/>
        </w:rPr>
        <w:t xml:space="preserve">Therefore, if the left expression is an array, function or string, and the right expression is not an array, function, or string, </w:t>
      </w:r>
      <w:r w:rsidR="00D15334">
        <w:rPr>
          <w:highlight w:val="white"/>
        </w:rPr>
        <w:t xml:space="preserve">or </w:t>
      </w:r>
      <w:r>
        <w:rPr>
          <w:highlight w:val="white"/>
        </w:rPr>
        <w:t xml:space="preserve">an integer value, we </w:t>
      </w:r>
      <w:r w:rsidR="00A27850">
        <w:rPr>
          <w:highlight w:val="white"/>
        </w:rPr>
        <w:t xml:space="preserve">also </w:t>
      </w:r>
      <w:r>
        <w:rPr>
          <w:highlight w:val="white"/>
        </w:rPr>
        <w:t>swap the expressions.</w:t>
      </w:r>
    </w:p>
    <w:p w14:paraId="1D82E21E" w14:textId="70A31235" w:rsidR="00877372" w:rsidRPr="008F3479" w:rsidRDefault="00877372" w:rsidP="008F3479">
      <w:pPr>
        <w:rPr>
          <w:highlight w:val="white"/>
        </w:rPr>
      </w:pPr>
      <w:r>
        <w:rPr>
          <w:highlight w:val="white"/>
        </w:rPr>
        <w:t xml:space="preserve">We use the </w:t>
      </w:r>
      <w:r w:rsidRPr="008C2B1C">
        <w:rPr>
          <w:rStyle w:val="KeyWord0"/>
          <w:highlight w:val="white"/>
        </w:rPr>
        <w:t>m_swapMap</w:t>
      </w:r>
      <w:r w:rsidR="00273499">
        <w:rPr>
          <w:highlight w:val="white"/>
        </w:rPr>
        <w:t xml:space="preserve"> map to swap the </w:t>
      </w:r>
      <w:r w:rsidR="008C2B1C">
        <w:rPr>
          <w:highlight w:val="white"/>
        </w:rPr>
        <w:t>operator. Not</w:t>
      </w:r>
      <w:r w:rsidR="000F50D2">
        <w:rPr>
          <w:highlight w:val="white"/>
        </w:rPr>
        <w:t xml:space="preserve">e </w:t>
      </w:r>
      <w:r w:rsidR="008C2B1C">
        <w:rPr>
          <w:highlight w:val="white"/>
        </w:rPr>
        <w:t>that th</w:t>
      </w:r>
      <w:r w:rsidR="003C28D6">
        <w:rPr>
          <w:highlight w:val="white"/>
        </w:rPr>
        <w:t>at map</w:t>
      </w:r>
      <w:r w:rsidR="008C2B1C">
        <w:rPr>
          <w:highlight w:val="white"/>
        </w:rPr>
        <w:t xml:space="preserve"> is not the same </w:t>
      </w:r>
      <w:r w:rsidR="003C28D6">
        <w:rPr>
          <w:highlight w:val="white"/>
        </w:rPr>
        <w:t>map</w:t>
      </w:r>
      <w:r w:rsidR="000F50D2">
        <w:rPr>
          <w:highlight w:val="white"/>
        </w:rPr>
        <w:t xml:space="preserve"> </w:t>
      </w:r>
      <w:r w:rsidR="008C2B1C">
        <w:rPr>
          <w:highlight w:val="white"/>
        </w:rPr>
        <w:t xml:space="preserve">as the </w:t>
      </w:r>
      <w:r w:rsidR="000F50D2" w:rsidRPr="000F50D2">
        <w:rPr>
          <w:rStyle w:val="KeyWord0"/>
        </w:rPr>
        <w:t>m_inverseMap</w:t>
      </w:r>
      <w:r w:rsidR="000F50D2">
        <w:t xml:space="preserve"> we used in the Next-</w:t>
      </w:r>
      <w:proofErr w:type="spellStart"/>
      <w:r w:rsidR="000F50D2">
        <w:t>Goto</w:t>
      </w:r>
      <w:proofErr w:type="spellEnd"/>
      <w:r w:rsidR="000F50D2">
        <w:t xml:space="preserve">-Double case above. When inversing an expression, we change its </w:t>
      </w:r>
      <w:r w:rsidR="00871D21">
        <w:t>meaning, when we swap the expression it still has the same meaning, we just arrange the operands so that we can generate more efficient assembly code.</w:t>
      </w:r>
    </w:p>
    <w:p w14:paraId="6571F53D" w14:textId="77777777" w:rsidR="006C2BC5" w:rsidRPr="006C2BC5" w:rsidRDefault="006C2BC5" w:rsidP="006C2BC5">
      <w:pPr>
        <w:pStyle w:val="Code"/>
        <w:rPr>
          <w:highlight w:val="white"/>
        </w:rPr>
      </w:pPr>
      <w:r w:rsidRPr="006C2BC5">
        <w:rPr>
          <w:highlight w:val="white"/>
        </w:rPr>
        <w:t xml:space="preserve">    public static IDictionary&lt;MiddleOperator, MiddleOperator&gt; m_swapMap =</w:t>
      </w:r>
    </w:p>
    <w:p w14:paraId="5FDA225D" w14:textId="77777777" w:rsidR="006C2BC5" w:rsidRPr="006C2BC5" w:rsidRDefault="006C2BC5" w:rsidP="006C2BC5">
      <w:pPr>
        <w:pStyle w:val="Code"/>
        <w:rPr>
          <w:highlight w:val="white"/>
        </w:rPr>
      </w:pPr>
      <w:r w:rsidRPr="006C2BC5">
        <w:rPr>
          <w:highlight w:val="white"/>
        </w:rPr>
        <w:t xml:space="preserve">       new Dictionary&lt;MiddleOperator, MiddleOperator&gt;() {</w:t>
      </w:r>
    </w:p>
    <w:p w14:paraId="4E6537A1" w14:textId="77777777" w:rsidR="006C2BC5" w:rsidRPr="006C2BC5" w:rsidRDefault="006C2BC5" w:rsidP="006C2BC5">
      <w:pPr>
        <w:pStyle w:val="Code"/>
        <w:rPr>
          <w:highlight w:val="white"/>
        </w:rPr>
      </w:pPr>
      <w:r w:rsidRPr="006C2BC5">
        <w:rPr>
          <w:highlight w:val="white"/>
        </w:rPr>
        <w:t xml:space="preserve">        {MiddleOperator.Equal, MiddleOperator.Equal},</w:t>
      </w:r>
    </w:p>
    <w:p w14:paraId="1C140045" w14:textId="77777777" w:rsidR="006C2BC5" w:rsidRPr="006C2BC5" w:rsidRDefault="006C2BC5" w:rsidP="006C2BC5">
      <w:pPr>
        <w:pStyle w:val="Code"/>
        <w:rPr>
          <w:highlight w:val="white"/>
        </w:rPr>
      </w:pPr>
      <w:r w:rsidRPr="006C2BC5">
        <w:rPr>
          <w:highlight w:val="white"/>
        </w:rPr>
        <w:t xml:space="preserve">        {MiddleOperator.NotEqual, MiddleOperator.NotEqual},</w:t>
      </w:r>
    </w:p>
    <w:p w14:paraId="465B164E" w14:textId="77777777" w:rsidR="006C2BC5" w:rsidRPr="006C2BC5" w:rsidRDefault="006C2BC5" w:rsidP="006C2BC5">
      <w:pPr>
        <w:pStyle w:val="Code"/>
        <w:rPr>
          <w:highlight w:val="white"/>
        </w:rPr>
      </w:pPr>
      <w:r w:rsidRPr="006C2BC5">
        <w:rPr>
          <w:highlight w:val="white"/>
        </w:rPr>
        <w:t xml:space="preserve">        {MiddleOperator.SignedLessThan, MiddleOperator.SignedGreaterThan},</w:t>
      </w:r>
    </w:p>
    <w:p w14:paraId="2F7393DD" w14:textId="77777777" w:rsidR="006C2BC5" w:rsidRPr="006C2BC5" w:rsidRDefault="006C2BC5" w:rsidP="006C2BC5">
      <w:pPr>
        <w:pStyle w:val="Code"/>
        <w:rPr>
          <w:highlight w:val="white"/>
        </w:rPr>
      </w:pPr>
      <w:r w:rsidRPr="006C2BC5">
        <w:rPr>
          <w:highlight w:val="white"/>
        </w:rPr>
        <w:t xml:space="preserve">        {MiddleOperator.SignedGreaterThan, MiddleOperator.SignedLessThan},</w:t>
      </w:r>
    </w:p>
    <w:p w14:paraId="272EE50C" w14:textId="77777777" w:rsidR="006C2BC5" w:rsidRDefault="006C2BC5" w:rsidP="006C2BC5">
      <w:pPr>
        <w:pStyle w:val="Code"/>
        <w:rPr>
          <w:highlight w:val="white"/>
        </w:rPr>
      </w:pPr>
      <w:r w:rsidRPr="006C2BC5">
        <w:rPr>
          <w:highlight w:val="white"/>
        </w:rPr>
        <w:t xml:space="preserve">        {MiddleOperator.SignedLessThanEqual,</w:t>
      </w:r>
    </w:p>
    <w:p w14:paraId="7FFC63D7" w14:textId="32042345" w:rsidR="006C2BC5" w:rsidRPr="006C2BC5" w:rsidRDefault="006C2BC5" w:rsidP="006C2BC5">
      <w:pPr>
        <w:pStyle w:val="Code"/>
        <w:rPr>
          <w:highlight w:val="white"/>
        </w:rPr>
      </w:pPr>
      <w:r>
        <w:rPr>
          <w:highlight w:val="white"/>
        </w:rPr>
        <w:t xml:space="preserve">         </w:t>
      </w:r>
      <w:r w:rsidRPr="006C2BC5">
        <w:rPr>
          <w:highlight w:val="white"/>
        </w:rPr>
        <w:t>MiddleOperator.SignedGreaterThanEqual},</w:t>
      </w:r>
    </w:p>
    <w:p w14:paraId="52C44D1C" w14:textId="77777777" w:rsidR="006C2BC5" w:rsidRDefault="006C2BC5" w:rsidP="006C2BC5">
      <w:pPr>
        <w:pStyle w:val="Code"/>
        <w:rPr>
          <w:highlight w:val="white"/>
        </w:rPr>
      </w:pPr>
      <w:r w:rsidRPr="006C2BC5">
        <w:rPr>
          <w:highlight w:val="white"/>
        </w:rPr>
        <w:t xml:space="preserve">        {MiddleOperator.SignedGreaterThanEqual,</w:t>
      </w:r>
    </w:p>
    <w:p w14:paraId="108F3827" w14:textId="19EFA629" w:rsidR="006C2BC5" w:rsidRPr="006C2BC5" w:rsidRDefault="006C2BC5" w:rsidP="006C2BC5">
      <w:pPr>
        <w:pStyle w:val="Code"/>
        <w:rPr>
          <w:highlight w:val="white"/>
        </w:rPr>
      </w:pPr>
      <w:r>
        <w:rPr>
          <w:highlight w:val="white"/>
        </w:rPr>
        <w:t xml:space="preserve">        </w:t>
      </w:r>
      <w:r w:rsidRPr="006C2BC5">
        <w:rPr>
          <w:highlight w:val="white"/>
        </w:rPr>
        <w:t xml:space="preserve"> MiddleOperator.SignedLessThanEqual},</w:t>
      </w:r>
    </w:p>
    <w:p w14:paraId="6169EC2F" w14:textId="77777777" w:rsidR="006C2BC5" w:rsidRPr="006C2BC5" w:rsidRDefault="006C2BC5" w:rsidP="006C2BC5">
      <w:pPr>
        <w:pStyle w:val="Code"/>
        <w:rPr>
          <w:highlight w:val="white"/>
        </w:rPr>
      </w:pPr>
      <w:r w:rsidRPr="006C2BC5">
        <w:rPr>
          <w:highlight w:val="white"/>
        </w:rPr>
        <w:t xml:space="preserve">        {MiddleOperator.UnsignedLessThan, MiddleOperator.UnsignedGreaterThan},</w:t>
      </w:r>
    </w:p>
    <w:p w14:paraId="3796B3DF" w14:textId="77777777" w:rsidR="006C2BC5" w:rsidRPr="006C2BC5" w:rsidRDefault="006C2BC5" w:rsidP="006C2BC5">
      <w:pPr>
        <w:pStyle w:val="Code"/>
        <w:rPr>
          <w:highlight w:val="white"/>
        </w:rPr>
      </w:pPr>
      <w:r w:rsidRPr="006C2BC5">
        <w:rPr>
          <w:highlight w:val="white"/>
        </w:rPr>
        <w:t xml:space="preserve">        {MiddleOperator.UnsignedGreaterThan, MiddleOperator.UnsignedLessThan},</w:t>
      </w:r>
    </w:p>
    <w:p w14:paraId="65F68B6D" w14:textId="77777777" w:rsidR="006C2BC5" w:rsidRDefault="006C2BC5" w:rsidP="006C2BC5">
      <w:pPr>
        <w:pStyle w:val="Code"/>
        <w:rPr>
          <w:highlight w:val="white"/>
        </w:rPr>
      </w:pPr>
      <w:r w:rsidRPr="006C2BC5">
        <w:rPr>
          <w:highlight w:val="white"/>
        </w:rPr>
        <w:t xml:space="preserve">        {MiddleOperator.UnsignedLessThanEqual,</w:t>
      </w:r>
    </w:p>
    <w:p w14:paraId="2B7F41F6" w14:textId="4DAC984B"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MiddleOperator.UnsignedGreaterThanEqual},</w:t>
      </w:r>
    </w:p>
    <w:p w14:paraId="55EA7CB1" w14:textId="77777777" w:rsidR="006C2BC5" w:rsidRDefault="006C2BC5" w:rsidP="006C2BC5">
      <w:pPr>
        <w:pStyle w:val="Code"/>
        <w:rPr>
          <w:highlight w:val="white"/>
        </w:rPr>
      </w:pPr>
      <w:r w:rsidRPr="006C2BC5">
        <w:rPr>
          <w:highlight w:val="white"/>
        </w:rPr>
        <w:t xml:space="preserve">        {MiddleOperator.UnsignedGreaterThanEqual,</w:t>
      </w:r>
    </w:p>
    <w:p w14:paraId="4C124CF0" w14:textId="25EA0789"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MiddleOperator.UnsignedLessThanEqual}</w:t>
      </w:r>
    </w:p>
    <w:p w14:paraId="751E7378" w14:textId="77777777" w:rsidR="006C2BC5" w:rsidRPr="006C2BC5" w:rsidRDefault="006C2BC5" w:rsidP="006C2BC5">
      <w:pPr>
        <w:pStyle w:val="Code"/>
        <w:rPr>
          <w:highlight w:val="white"/>
        </w:rPr>
      </w:pPr>
      <w:r w:rsidRPr="006C2BC5">
        <w:rPr>
          <w:highlight w:val="white"/>
        </w:rPr>
        <w:t xml:space="preserve">      };</w:t>
      </w:r>
    </w:p>
    <w:p w14:paraId="2C40AC18" w14:textId="77777777" w:rsidR="006C2BC5" w:rsidRPr="006C2BC5" w:rsidRDefault="006C2BC5" w:rsidP="006C2BC5">
      <w:pPr>
        <w:pStyle w:val="Code"/>
        <w:rPr>
          <w:highlight w:val="white"/>
        </w:rPr>
      </w:pPr>
    </w:p>
    <w:p w14:paraId="02717C26" w14:textId="77777777" w:rsidR="006C2BC5" w:rsidRPr="006C2BC5" w:rsidRDefault="006C2BC5" w:rsidP="006C2BC5">
      <w:pPr>
        <w:pStyle w:val="Code"/>
        <w:rPr>
          <w:highlight w:val="white"/>
        </w:rPr>
      </w:pPr>
      <w:r w:rsidRPr="006C2BC5">
        <w:rPr>
          <w:highlight w:val="white"/>
        </w:rPr>
        <w:t xml:space="preserve">    private void SwapRelation() {</w:t>
      </w:r>
    </w:p>
    <w:p w14:paraId="56B48270" w14:textId="77777777" w:rsidR="006C2BC5" w:rsidRPr="006C2BC5" w:rsidRDefault="006C2BC5" w:rsidP="006C2BC5">
      <w:pPr>
        <w:pStyle w:val="Code"/>
        <w:rPr>
          <w:highlight w:val="white"/>
        </w:rPr>
      </w:pPr>
      <w:r w:rsidRPr="006C2BC5">
        <w:rPr>
          <w:highlight w:val="white"/>
        </w:rPr>
        <w:t xml:space="preserve">      foreach (MiddleCode middleCode in m_middleCodeList) {</w:t>
      </w:r>
    </w:p>
    <w:p w14:paraId="65FCEB36" w14:textId="77777777" w:rsidR="006C2BC5" w:rsidRPr="006C2BC5" w:rsidRDefault="006C2BC5" w:rsidP="006C2BC5">
      <w:pPr>
        <w:pStyle w:val="Code"/>
        <w:rPr>
          <w:highlight w:val="white"/>
        </w:rPr>
      </w:pPr>
      <w:r w:rsidRPr="006C2BC5">
        <w:rPr>
          <w:highlight w:val="white"/>
        </w:rPr>
        <w:t xml:space="preserve">        if (middleCode.IsRelation()) {</w:t>
      </w:r>
    </w:p>
    <w:p w14:paraId="32D8765F" w14:textId="77777777" w:rsidR="006C2BC5" w:rsidRPr="006C2BC5" w:rsidRDefault="006C2BC5" w:rsidP="006C2BC5">
      <w:pPr>
        <w:pStyle w:val="Code"/>
        <w:rPr>
          <w:highlight w:val="white"/>
        </w:rPr>
      </w:pPr>
      <w:r w:rsidRPr="006C2BC5">
        <w:rPr>
          <w:highlight w:val="white"/>
        </w:rPr>
        <w:t xml:space="preserve">          Symbol leftSymbol = (Symbol) middleCode[1],</w:t>
      </w:r>
    </w:p>
    <w:p w14:paraId="3541E8BD" w14:textId="77777777" w:rsidR="006C2BC5" w:rsidRPr="006C2BC5" w:rsidRDefault="006C2BC5" w:rsidP="006C2BC5">
      <w:pPr>
        <w:pStyle w:val="Code"/>
        <w:rPr>
          <w:highlight w:val="white"/>
        </w:rPr>
      </w:pPr>
      <w:r w:rsidRPr="006C2BC5">
        <w:rPr>
          <w:highlight w:val="white"/>
        </w:rPr>
        <w:t xml:space="preserve">                 rightSymbol = (Symbol) middleCode[2];</w:t>
      </w:r>
    </w:p>
    <w:p w14:paraId="3C8A666A" w14:textId="77777777" w:rsidR="006C2BC5" w:rsidRPr="006C2BC5" w:rsidRDefault="006C2BC5" w:rsidP="006C2BC5">
      <w:pPr>
        <w:pStyle w:val="Code"/>
        <w:rPr>
          <w:highlight w:val="white"/>
        </w:rPr>
      </w:pPr>
      <w:r w:rsidRPr="006C2BC5">
        <w:rPr>
          <w:highlight w:val="white"/>
        </w:rPr>
        <w:t xml:space="preserve">          if ((leftSymbol.Value is BigInteger) ||</w:t>
      </w:r>
    </w:p>
    <w:p w14:paraId="2487BC7D" w14:textId="77777777" w:rsidR="006C2BC5" w:rsidRPr="006C2BC5" w:rsidRDefault="006C2BC5" w:rsidP="006C2BC5">
      <w:pPr>
        <w:pStyle w:val="Code"/>
        <w:rPr>
          <w:highlight w:val="white"/>
        </w:rPr>
      </w:pPr>
      <w:r w:rsidRPr="006C2BC5">
        <w:rPr>
          <w:highlight w:val="white"/>
        </w:rPr>
        <w:t xml:space="preserve">              (leftSymbol.Type.IsArrayFunctionOrString()) &amp;&amp;</w:t>
      </w:r>
    </w:p>
    <w:p w14:paraId="0656C1EF" w14:textId="77777777" w:rsidR="006C2BC5" w:rsidRPr="006C2BC5" w:rsidRDefault="006C2BC5" w:rsidP="006C2BC5">
      <w:pPr>
        <w:pStyle w:val="Code"/>
        <w:rPr>
          <w:highlight w:val="white"/>
        </w:rPr>
      </w:pPr>
      <w:r w:rsidRPr="006C2BC5">
        <w:rPr>
          <w:highlight w:val="white"/>
        </w:rPr>
        <w:t xml:space="preserve">              !rightSymbol.Type.IsArrayFunctionOrString() &amp;&amp;</w:t>
      </w:r>
    </w:p>
    <w:p w14:paraId="495A9BFB" w14:textId="77777777" w:rsidR="006C2BC5" w:rsidRPr="006C2BC5" w:rsidRDefault="006C2BC5" w:rsidP="006C2BC5">
      <w:pPr>
        <w:pStyle w:val="Code"/>
        <w:rPr>
          <w:highlight w:val="white"/>
        </w:rPr>
      </w:pPr>
      <w:r w:rsidRPr="006C2BC5">
        <w:rPr>
          <w:highlight w:val="white"/>
        </w:rPr>
        <w:t xml:space="preserve">              !(rightSymbol.Value is BigInteger)) {</w:t>
      </w:r>
    </w:p>
    <w:p w14:paraId="341EC1D4" w14:textId="77777777" w:rsidR="006C2BC5" w:rsidRPr="006C2BC5" w:rsidRDefault="006C2BC5" w:rsidP="006C2BC5">
      <w:pPr>
        <w:pStyle w:val="Code"/>
        <w:rPr>
          <w:highlight w:val="white"/>
        </w:rPr>
      </w:pPr>
      <w:r w:rsidRPr="006C2BC5">
        <w:rPr>
          <w:highlight w:val="white"/>
        </w:rPr>
        <w:t xml:space="preserve">            middleCode.Operator = m_swapMap[middleCode.Operator];</w:t>
      </w:r>
    </w:p>
    <w:p w14:paraId="1AFEAD19" w14:textId="77777777" w:rsidR="006C2BC5" w:rsidRPr="006C2BC5" w:rsidRDefault="006C2BC5" w:rsidP="006C2BC5">
      <w:pPr>
        <w:pStyle w:val="Code"/>
        <w:rPr>
          <w:highlight w:val="white"/>
        </w:rPr>
      </w:pPr>
      <w:r w:rsidRPr="006C2BC5">
        <w:rPr>
          <w:highlight w:val="white"/>
        </w:rPr>
        <w:t xml:space="preserve">            middleCode[1] = rightSymbol;</w:t>
      </w:r>
    </w:p>
    <w:p w14:paraId="37434BB5" w14:textId="77777777" w:rsidR="006C2BC5" w:rsidRPr="006C2BC5" w:rsidRDefault="006C2BC5" w:rsidP="006C2BC5">
      <w:pPr>
        <w:pStyle w:val="Code"/>
        <w:rPr>
          <w:highlight w:val="white"/>
        </w:rPr>
      </w:pPr>
      <w:r w:rsidRPr="006C2BC5">
        <w:rPr>
          <w:highlight w:val="white"/>
        </w:rPr>
        <w:t xml:space="preserve">            middleCode[2] = leftSymbol;</w:t>
      </w:r>
    </w:p>
    <w:p w14:paraId="2BBC3E5D" w14:textId="77777777" w:rsidR="006C2BC5" w:rsidRPr="006C2BC5" w:rsidRDefault="006C2BC5" w:rsidP="006C2BC5">
      <w:pPr>
        <w:pStyle w:val="Code"/>
        <w:rPr>
          <w:highlight w:val="white"/>
        </w:rPr>
      </w:pPr>
      <w:r w:rsidRPr="006C2BC5">
        <w:rPr>
          <w:highlight w:val="white"/>
        </w:rPr>
        <w:t xml:space="preserve">          }</w:t>
      </w:r>
    </w:p>
    <w:p w14:paraId="6FB146EE" w14:textId="77777777" w:rsidR="006C2BC5" w:rsidRPr="006C2BC5" w:rsidRDefault="006C2BC5" w:rsidP="006C2BC5">
      <w:pPr>
        <w:pStyle w:val="Code"/>
        <w:rPr>
          <w:highlight w:val="white"/>
        </w:rPr>
      </w:pPr>
      <w:r w:rsidRPr="006C2BC5">
        <w:rPr>
          <w:highlight w:val="white"/>
        </w:rPr>
        <w:t xml:space="preserve">        }</w:t>
      </w:r>
    </w:p>
    <w:p w14:paraId="7EFB0DCC" w14:textId="77777777" w:rsidR="006C2BC5" w:rsidRPr="006C2BC5" w:rsidRDefault="006C2BC5" w:rsidP="006C2BC5">
      <w:pPr>
        <w:pStyle w:val="Code"/>
        <w:rPr>
          <w:highlight w:val="white"/>
        </w:rPr>
      </w:pPr>
      <w:r w:rsidRPr="006C2BC5">
        <w:rPr>
          <w:highlight w:val="white"/>
        </w:rPr>
        <w:t xml:space="preserve">      }</w:t>
      </w:r>
    </w:p>
    <w:p w14:paraId="08CD0B24" w14:textId="6044F3AA" w:rsidR="00CB763B" w:rsidRDefault="006C2BC5" w:rsidP="00CF2F9E">
      <w:pPr>
        <w:pStyle w:val="Code"/>
        <w:rPr>
          <w:highlight w:val="white"/>
        </w:rPr>
      </w:pPr>
      <w:r w:rsidRPr="006C2BC5">
        <w:rPr>
          <w:highlight w:val="white"/>
        </w:rPr>
        <w:t xml:space="preserve">    }</w:t>
      </w:r>
    </w:p>
    <w:p w14:paraId="6B3F7C15" w14:textId="5CC69F8A" w:rsidR="009D3B17" w:rsidRPr="009D3B17" w:rsidRDefault="009D3B17" w:rsidP="009D3B17">
      <w:pPr>
        <w:pStyle w:val="Rubrik3"/>
        <w:numPr>
          <w:ilvl w:val="2"/>
          <w:numId w:val="129"/>
        </w:numPr>
        <w:rPr>
          <w:highlight w:val="white"/>
        </w:rPr>
      </w:pPr>
      <w:bookmarkStart w:id="395" w:name="_Toc53473561"/>
      <w:r w:rsidRPr="009D3B17">
        <w:rPr>
          <w:highlight w:val="white"/>
        </w:rPr>
        <w:t xml:space="preserve">Optimize </w:t>
      </w:r>
      <w:r w:rsidR="001278F9">
        <w:rPr>
          <w:highlight w:val="white"/>
        </w:rPr>
        <w:t>Communicative</w:t>
      </w:r>
      <w:r w:rsidRPr="009D3B17">
        <w:rPr>
          <w:highlight w:val="white"/>
        </w:rPr>
        <w:t xml:space="preserve"> Expression</w:t>
      </w:r>
      <w:bookmarkEnd w:id="395"/>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bookmarkStart w:id="396" w:name="_Toc53473562"/>
      <w:r>
        <w:t>Remove Trivial Assignment</w:t>
      </w:r>
      <w:bookmarkEnd w:id="396"/>
    </w:p>
    <w:p w14:paraId="3E4059C5" w14:textId="5AC77349" w:rsidR="009F35D4" w:rsidRDefault="009F35D4" w:rsidP="009F35D4">
      <w:r>
        <w:t>Trivial assignment, where a symbol is assigned the value of the same symbol, shall be removed.</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bookmarkStart w:id="397" w:name="_Toc53473563"/>
      <w:r w:rsidRPr="00EC76D5">
        <w:lastRenderedPageBreak/>
        <w:t xml:space="preserve">Remove </w:t>
      </w:r>
      <w:r w:rsidR="00F03A18" w:rsidRPr="00EC76D5">
        <w:t>Cleared</w:t>
      </w:r>
      <w:r w:rsidRPr="00EC76D5">
        <w:t xml:space="preserve"> Code</w:t>
      </w:r>
      <w:bookmarkEnd w:id="397"/>
    </w:p>
    <w:p w14:paraId="37E1B19C" w14:textId="7B1ED394"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3060AC">
        <w:t xml:space="preserve">it </w:t>
      </w:r>
      <w:r w:rsidR="007B0D93">
        <w:t>simplif</w:t>
      </w:r>
      <w:r w:rsidR="003060AC">
        <w:t>ies</w:t>
      </w:r>
      <w:r w:rsidR="007B0D93">
        <w:t xml:space="preserve"> the </w:t>
      </w:r>
      <w:r w:rsidRPr="00EC76D5">
        <w:t>optimization methods</w:t>
      </w:r>
      <w:r w:rsidR="003060AC">
        <w:t xml:space="preserve"> of this section.</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398" w:name="_Toc53473564"/>
      <w:r>
        <w:lastRenderedPageBreak/>
        <w:t>Assembly Code Generation</w:t>
      </w:r>
      <w:bookmarkEnd w:id="398"/>
    </w:p>
    <w:p w14:paraId="70E477B9" w14:textId="277CFAE1" w:rsidR="009E30F3" w:rsidRDefault="009E30F3" w:rsidP="00B157D0">
      <w:r>
        <w:t xml:space="preserve">When we have generated and optimized the middle code, </w:t>
      </w:r>
      <w:r w:rsidR="00756A35">
        <w:t xml:space="preserve">we continue </w:t>
      </w:r>
      <w:r w:rsidR="003C351D">
        <w:t>to</w:t>
      </w:r>
      <w:r w:rsidR="00756A35">
        <w:t xml:space="preserve"> </w:t>
      </w:r>
      <w:r>
        <w:t>generat</w:t>
      </w:r>
      <w:r w:rsidR="003C351D">
        <w:t>e</w:t>
      </w:r>
      <w:r>
        <w:t xml:space="preserve"> the final assembly code.</w:t>
      </w:r>
      <w:r w:rsidR="00ED302B">
        <w:t xml:space="preserve"> The first step is to generate the assembly code with </w:t>
      </w:r>
      <w:r w:rsidR="00ED302B" w:rsidRPr="008562B1">
        <w:rPr>
          <w:rStyle w:val="Italic"/>
        </w:rPr>
        <w:t>tracks</w:t>
      </w:r>
      <w:r w:rsidR="00ED302B">
        <w:t xml:space="preserve">. </w:t>
      </w:r>
      <w:r w:rsidR="008562B1">
        <w:t>A track is a place hold</w:t>
      </w:r>
      <w:r w:rsidR="0014723C">
        <w:t>er</w:t>
      </w:r>
      <w:r w:rsidR="008562B1">
        <w:t xml:space="preserve"> for a register </w:t>
      </w:r>
      <w:r w:rsidR="00220FF7">
        <w:t>and</w:t>
      </w:r>
      <w:r w:rsidR="008562B1">
        <w:t xml:space="preserve"> follows the (yet unknown) register through the code. The track is then replaced by a proper register by the register allocato</w:t>
      </w:r>
      <w:r w:rsidR="0014723C">
        <w:t>r</w:t>
      </w:r>
      <w:r w:rsidR="008562B1">
        <w:t>. Finally, the assembly code instruction</w:t>
      </w:r>
      <w:r w:rsidR="00220FF7">
        <w:t>s</w:t>
      </w:r>
      <w:r w:rsidR="008562B1">
        <w:t xml:space="preserve"> are written in plain text.</w:t>
      </w:r>
    </w:p>
    <w:p w14:paraId="4C71FC1D" w14:textId="4259987D" w:rsidR="006C5851" w:rsidRDefault="004E1BBC" w:rsidP="00B25DBF">
      <w:pPr>
        <w:pStyle w:val="Rubrik2"/>
      </w:pPr>
      <w:bookmarkStart w:id="399" w:name="_Toc53473565"/>
      <w:r>
        <w:t>Runtime Management</w:t>
      </w:r>
      <w:bookmarkEnd w:id="399"/>
    </w:p>
    <w:p w14:paraId="023BD772" w14:textId="477EF4ED" w:rsidR="00B26610" w:rsidRDefault="00B26610" w:rsidP="00B26610">
      <w:r>
        <w:t>When it comes to runtime management</w:t>
      </w:r>
      <w:r w:rsidR="000C3F22">
        <w:t>,</w:t>
      </w:r>
      <w:r>
        <w:t xml:space="preserve"> we use the classic style where we allocate </w:t>
      </w:r>
      <w:r w:rsidR="007635EF">
        <w:t>an activation record for each function call, beginning with the initi</w:t>
      </w:r>
      <w:r w:rsidR="000C3F22">
        <w:t xml:space="preserve">al call to </w:t>
      </w:r>
      <w:r w:rsidR="000C3F22" w:rsidRPr="000C3F22">
        <w:rPr>
          <w:rStyle w:val="KeyWord0"/>
        </w:rPr>
        <w:t>main</w:t>
      </w:r>
      <w:r w:rsidR="000C3F22">
        <w:t>. Each activation record holds the data for the functions’ parameters and local variables and constants.</w:t>
      </w:r>
      <w:r w:rsidR="00710D99">
        <w:t xml:space="preserve"> We use </w:t>
      </w:r>
      <w:r w:rsidR="00B52600">
        <w:t xml:space="preserve">the </w:t>
      </w:r>
      <w:r w:rsidR="00B52600" w:rsidRPr="00B52600">
        <w:rPr>
          <w:rStyle w:val="KeyWord0"/>
        </w:rPr>
        <w:t>regular</w:t>
      </w:r>
      <w:r w:rsidR="00710D99">
        <w:t xml:space="preserve"> </w:t>
      </w:r>
      <w:r w:rsidR="00710D99" w:rsidRPr="00710D99">
        <w:rPr>
          <w:rStyle w:val="KeyWord0"/>
        </w:rPr>
        <w:t>frame</w:t>
      </w:r>
      <w:r w:rsidR="00710D99">
        <w:t xml:space="preserve"> </w:t>
      </w:r>
      <w:r w:rsidR="00710D99" w:rsidRPr="00710D99">
        <w:rPr>
          <w:rStyle w:val="KeyWord0"/>
        </w:rPr>
        <w:t>pointer</w:t>
      </w:r>
      <w:r w:rsidR="00710D99">
        <w:t xml:space="preserve"> to hold the address of the current function call. The activation record also holds the</w:t>
      </w:r>
      <w:r w:rsidR="004664C2">
        <w:t xml:space="preserve"> frame pointer of the previous activation record and the return address; that is, the</w:t>
      </w:r>
      <w:r w:rsidR="009344BA">
        <w:t xml:space="preserve"> address to jump to when the execution</w:t>
      </w:r>
      <w:r w:rsidR="00992332">
        <w:t xml:space="preserve"> of the current function</w:t>
      </w:r>
      <w:r w:rsidR="009344BA">
        <w:t xml:space="preserve"> returns to the calling function</w:t>
      </w:r>
      <w:r w:rsidR="006B7466">
        <w:t>. More specifically: the address of the instruction following the call in the calling function.</w:t>
      </w:r>
    </w:p>
    <w:p w14:paraId="7F8569E6" w14:textId="69035DC7" w:rsidR="00992332" w:rsidRDefault="00F650C4" w:rsidP="00B26610">
      <w:r>
        <w:t xml:space="preserve">What makes it </w:t>
      </w:r>
      <w:r w:rsidR="00992332">
        <w:t xml:space="preserve">a little bit more complicated is </w:t>
      </w:r>
      <w:r>
        <w:t xml:space="preserve">that a </w:t>
      </w:r>
      <w:r w:rsidR="00992332">
        <w:t>function may be elliptic; that is, i</w:t>
      </w:r>
      <w:r>
        <w:t>t</w:t>
      </w:r>
      <w:r w:rsidR="00992332">
        <w:t xml:space="preserve"> has a variable number of parameters, like </w:t>
      </w:r>
      <w:r w:rsidR="00992332" w:rsidRPr="00992332">
        <w:rPr>
          <w:rStyle w:val="KeyWord0"/>
        </w:rPr>
        <w:t>printf</w:t>
      </w:r>
      <w:r w:rsidR="00992332">
        <w:t xml:space="preserve"> and </w:t>
      </w:r>
      <w:r w:rsidR="00992332" w:rsidRPr="00992332">
        <w:rPr>
          <w:rStyle w:val="KeyWord0"/>
        </w:rPr>
        <w:t>scanf</w:t>
      </w:r>
      <w:r w:rsidR="00992332">
        <w:t>.</w:t>
      </w:r>
      <w:r w:rsidR="00DC619F">
        <w:t xml:space="preserve"> We introduc</w:t>
      </w:r>
      <w:r>
        <w:t xml:space="preserve">e </w:t>
      </w:r>
      <w:r w:rsidR="00DC619F">
        <w:t xml:space="preserve">a second frame pointer: </w:t>
      </w:r>
      <w:r>
        <w:t xml:space="preserve">the </w:t>
      </w:r>
      <w:r w:rsidRPr="00B52600">
        <w:rPr>
          <w:rStyle w:val="KeyWord0"/>
        </w:rPr>
        <w:t>elliptic</w:t>
      </w:r>
      <w:r>
        <w:t xml:space="preserve"> </w:t>
      </w:r>
      <w:r w:rsidRPr="00B52600">
        <w:rPr>
          <w:rStyle w:val="KeyWord0"/>
        </w:rPr>
        <w:t>frame</w:t>
      </w:r>
      <w:r>
        <w:t xml:space="preserve"> </w:t>
      </w:r>
      <w:r w:rsidRPr="00B52600">
        <w:rPr>
          <w:rStyle w:val="KeyWord0"/>
        </w:rPr>
        <w:t>pointer</w:t>
      </w:r>
      <w:r w:rsidR="00B52600">
        <w:t xml:space="preserve"> for elliptic functions. </w:t>
      </w:r>
      <w:r w:rsidR="00DA39EA">
        <w:t>It holds the address of the activation record plus the size of the extra parameters in the call to an elliptic function.</w:t>
      </w:r>
    </w:p>
    <w:p w14:paraId="65E84F62" w14:textId="01698F55" w:rsidR="007C3461" w:rsidRDefault="0054288A" w:rsidP="00B26610">
      <w:r>
        <w:t>To sum it up: the activation record holds the return address, regular frame pointer,</w:t>
      </w:r>
      <w:r w:rsidR="00617E3E">
        <w:t xml:space="preserve"> and</w:t>
      </w:r>
      <w:r>
        <w:t xml:space="preserve"> elliptic frame pointer</w:t>
      </w:r>
      <w:r w:rsidR="00A00F1B">
        <w:t xml:space="preserve"> </w:t>
      </w:r>
      <w:r w:rsidR="00617E3E">
        <w:t xml:space="preserve">of the calling function as well as </w:t>
      </w:r>
      <w:r w:rsidR="00FC2AC1">
        <w:t xml:space="preserve">the parameters, potential extra parameter in case of an </w:t>
      </w:r>
      <w:r w:rsidR="00617E3E">
        <w:t>elliptic</w:t>
      </w:r>
      <w:r w:rsidR="00FC2AC1">
        <w:t xml:space="preserve"> function, and local variables and constants</w:t>
      </w:r>
      <w:r w:rsidR="00617E3E">
        <w:t xml:space="preserve"> of the current function.</w:t>
      </w:r>
      <w:r w:rsidR="00A00F1B">
        <w:t xml:space="preserve"> The elliptic frame pointer is undefined in case of a non-elliptic calling function</w:t>
      </w:r>
      <w:r w:rsidR="00254F81">
        <w:t>.</w:t>
      </w:r>
      <w:r w:rsidR="00097230">
        <w:t xml:space="preserve"> However, we must always have the elliptic frame pointer in the activation </w:t>
      </w:r>
      <w:r w:rsidR="004A0724">
        <w:t>record since</w:t>
      </w:r>
      <w:r w:rsidR="00097230">
        <w:t xml:space="preserve"> the same function can be called by both elliptic and non-elliptic functions.</w:t>
      </w:r>
    </w:p>
    <w:p w14:paraId="278CA7F9" w14:textId="694B4415" w:rsidR="007D46D3" w:rsidRDefault="007D46D3" w:rsidP="00B26610">
      <w:r>
        <w:t>When a function cal</w:t>
      </w:r>
      <w:r w:rsidR="003265E8">
        <w:t xml:space="preserve">ls another function (or itself recursively) </w:t>
      </w:r>
      <w:r w:rsidR="002A0293">
        <w:t>the activation record of the called function is located at the address above the activation record of the calling function</w:t>
      </w:r>
      <w:r w:rsidR="008A4999">
        <w:t xml:space="preserve">. </w:t>
      </w:r>
      <w:r w:rsidR="002566E3">
        <w:t>The return address, regular and frame pointers of the calling function are stored at the beginning of the activation record of the called function.</w:t>
      </w:r>
    </w:p>
    <w:p w14:paraId="6C7FDC26" w14:textId="6068172D" w:rsidR="00C07C4D" w:rsidRDefault="002566E3" w:rsidP="00B26610">
      <w:r>
        <w:t>When a function returns to the calling function</w:t>
      </w:r>
      <w:r w:rsidR="00DC782D">
        <w:t>, the regular and elliptic frame pointers are restored to the values of the calling function</w:t>
      </w:r>
      <w:r w:rsidR="003265E8">
        <w:t>,</w:t>
      </w:r>
      <w:r w:rsidR="00DC782D">
        <w:t xml:space="preserve"> and </w:t>
      </w:r>
      <w:r w:rsidR="003265E8">
        <w:t xml:space="preserve">a </w:t>
      </w:r>
      <w:r w:rsidR="006B7466">
        <w:t>jump back to the return address</w:t>
      </w:r>
      <w:r w:rsidR="007D46D3">
        <w:t xml:space="preserve"> occurs.</w:t>
      </w:r>
    </w:p>
    <w:p w14:paraId="144DFB95" w14:textId="389D0C93" w:rsidR="000A7263" w:rsidRDefault="000A7263" w:rsidP="00B26610">
      <w: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Default="006429E2" w:rsidP="00B26610">
      <w:r>
        <w:t xml:space="preserve">The return address of the activation record for the initial </w:t>
      </w:r>
      <w:r w:rsidRPr="006429E2">
        <w:rPr>
          <w:rStyle w:val="KeyWord0"/>
        </w:rPr>
        <w:t>main</w:t>
      </w:r>
      <w:r>
        <w:t xml:space="preserve"> call is initialized to zero. When main return and the return address is zero, an exit of the execution occurs instead of a return. But only for the first call, subsequent recursive calls to </w:t>
      </w:r>
      <w:r w:rsidRPr="006429E2">
        <w:rPr>
          <w:rStyle w:val="KeyWord0"/>
        </w:rPr>
        <w:t>main</w:t>
      </w:r>
      <w:r>
        <w:t xml:space="preserve"> have their own </w:t>
      </w:r>
      <w:r w:rsidR="00045B1F">
        <w:t xml:space="preserve">regular </w:t>
      </w:r>
      <w:r>
        <w:t xml:space="preserve">return addresses since it is quite possible to make recursive calls to </w:t>
      </w:r>
      <w:r w:rsidRPr="006429E2">
        <w:rPr>
          <w:rStyle w:val="KeyWord0"/>
        </w:rPr>
        <w:t>main</w:t>
      </w:r>
      <w:r>
        <w:t>. The following program writes the number one to ten.</w:t>
      </w:r>
    </w:p>
    <w:p w14:paraId="0A6BE69A" w14:textId="77777777" w:rsidR="00940436" w:rsidRPr="00940436" w:rsidRDefault="00940436" w:rsidP="00940436">
      <w:pPr>
        <w:pStyle w:val="Code"/>
        <w:rPr>
          <w:highlight w:val="white"/>
        </w:rPr>
      </w:pPr>
      <w:r w:rsidRPr="00940436">
        <w:rPr>
          <w:highlight w:val="white"/>
        </w:rPr>
        <w:t>void main() {</w:t>
      </w:r>
    </w:p>
    <w:p w14:paraId="687A5A24" w14:textId="77777777" w:rsidR="00940436" w:rsidRPr="00940436" w:rsidRDefault="00940436" w:rsidP="00940436">
      <w:pPr>
        <w:pStyle w:val="Code"/>
        <w:rPr>
          <w:highlight w:val="white"/>
        </w:rPr>
      </w:pPr>
      <w:r w:rsidRPr="00940436">
        <w:rPr>
          <w:highlight w:val="white"/>
        </w:rPr>
        <w:t xml:space="preserve">  static count = 1;</w:t>
      </w:r>
    </w:p>
    <w:p w14:paraId="38E0F9C2" w14:textId="77777777" w:rsidR="00940436" w:rsidRPr="00940436" w:rsidRDefault="00940436" w:rsidP="00940436">
      <w:pPr>
        <w:pStyle w:val="Code"/>
        <w:rPr>
          <w:highlight w:val="white"/>
        </w:rPr>
      </w:pPr>
    </w:p>
    <w:p w14:paraId="29DA69C9" w14:textId="77777777" w:rsidR="00940436" w:rsidRPr="00940436" w:rsidRDefault="00940436" w:rsidP="00940436">
      <w:pPr>
        <w:pStyle w:val="Code"/>
        <w:rPr>
          <w:highlight w:val="white"/>
        </w:rPr>
      </w:pPr>
      <w:r w:rsidRPr="00940436">
        <w:rPr>
          <w:highlight w:val="white"/>
        </w:rPr>
        <w:t xml:space="preserve">  if (count &lt;= 10) {</w:t>
      </w:r>
    </w:p>
    <w:p w14:paraId="3B19037C" w14:textId="77777777" w:rsidR="00940436" w:rsidRPr="00940436" w:rsidRDefault="00940436" w:rsidP="00940436">
      <w:pPr>
        <w:pStyle w:val="Code"/>
        <w:rPr>
          <w:highlight w:val="white"/>
        </w:rPr>
      </w:pPr>
      <w:r w:rsidRPr="00940436">
        <w:rPr>
          <w:highlight w:val="white"/>
        </w:rPr>
        <w:t xml:space="preserve">    printf("%d ", count++);</w:t>
      </w:r>
    </w:p>
    <w:p w14:paraId="49A7801E" w14:textId="77777777" w:rsidR="00940436" w:rsidRPr="00940436" w:rsidRDefault="00940436" w:rsidP="00940436">
      <w:pPr>
        <w:pStyle w:val="Code"/>
        <w:rPr>
          <w:highlight w:val="white"/>
        </w:rPr>
      </w:pPr>
      <w:r w:rsidRPr="00940436">
        <w:rPr>
          <w:highlight w:val="white"/>
        </w:rPr>
        <w:t xml:space="preserve">    main();</w:t>
      </w:r>
    </w:p>
    <w:p w14:paraId="39EAD118" w14:textId="77777777" w:rsidR="00940436" w:rsidRPr="00940436" w:rsidRDefault="00940436" w:rsidP="00940436">
      <w:pPr>
        <w:pStyle w:val="Code"/>
        <w:rPr>
          <w:highlight w:val="white"/>
        </w:rPr>
      </w:pPr>
      <w:r w:rsidRPr="00940436">
        <w:rPr>
          <w:highlight w:val="white"/>
        </w:rPr>
        <w:t xml:space="preserve">  }</w:t>
      </w:r>
    </w:p>
    <w:p w14:paraId="3CB9D3D9" w14:textId="00646987" w:rsidR="006429E2" w:rsidRPr="00940436" w:rsidRDefault="00940436" w:rsidP="00940436">
      <w:pPr>
        <w:pStyle w:val="Code"/>
      </w:pPr>
      <w:r w:rsidRPr="00940436">
        <w:rPr>
          <w:highlight w:val="white"/>
        </w:rPr>
        <w:lastRenderedPageBreak/>
        <w:t>}</w:t>
      </w:r>
    </w:p>
    <w:p w14:paraId="480A1FDD" w14:textId="2E224CA6" w:rsidR="00F05868" w:rsidRDefault="00F05868" w:rsidP="00B26610">
      <w:r>
        <w:t xml:space="preserve">Let us look at the following </w:t>
      </w:r>
      <w:r w:rsidR="00D65976">
        <w:t>example</w:t>
      </w:r>
      <w:r>
        <w:t>.</w:t>
      </w:r>
    </w:p>
    <w:p w14:paraId="2CD34192" w14:textId="0F84F255" w:rsidR="00F05868" w:rsidRDefault="00F05868" w:rsidP="00F05868">
      <w:pPr>
        <w:pStyle w:val="Code"/>
      </w:pPr>
      <w:r>
        <w:t>void main() {</w:t>
      </w:r>
    </w:p>
    <w:p w14:paraId="7A515CD3" w14:textId="5C969254" w:rsidR="00F05868" w:rsidRDefault="00F05868" w:rsidP="00F05868">
      <w:pPr>
        <w:pStyle w:val="Code"/>
      </w:pPr>
      <w:r>
        <w:t xml:space="preserve">  int a</w:t>
      </w:r>
      <w:r w:rsidR="00D65976">
        <w:t xml:space="preserve"> = 1</w:t>
      </w:r>
      <w:r w:rsidR="00FF6A84">
        <w:t>, b</w:t>
      </w:r>
      <w:r w:rsidR="00D65976">
        <w:t xml:space="preserve"> = 2</w:t>
      </w:r>
      <w:r>
        <w:t>;</w:t>
      </w:r>
    </w:p>
    <w:p w14:paraId="56B38B51" w14:textId="053F981F" w:rsidR="00F05868" w:rsidRDefault="00F05868" w:rsidP="00F05868">
      <w:pPr>
        <w:pStyle w:val="Code"/>
      </w:pPr>
      <w:r>
        <w:t xml:space="preserve">  f(1</w:t>
      </w:r>
      <w:r w:rsidR="00D65976">
        <w:t>1</w:t>
      </w:r>
      <w:r w:rsidR="00FF6A84">
        <w:t xml:space="preserve">, </w:t>
      </w:r>
      <w:r w:rsidR="00D65976">
        <w:t>1</w:t>
      </w:r>
      <w:r w:rsidR="00FF6A84">
        <w:t>2</w:t>
      </w:r>
      <w:r>
        <w:t>);</w:t>
      </w:r>
    </w:p>
    <w:p w14:paraId="4C475B4E" w14:textId="723EB601" w:rsidR="00E30AC4" w:rsidRDefault="00E30AC4" w:rsidP="00F05868">
      <w:pPr>
        <w:pStyle w:val="Code"/>
      </w:pPr>
      <w:r>
        <w:t xml:space="preserve">  // </w:t>
      </w:r>
      <w:r w:rsidR="005D7821">
        <w:t>point 1</w:t>
      </w:r>
    </w:p>
    <w:p w14:paraId="44CAC6A8" w14:textId="14F6DC92" w:rsidR="00F05868" w:rsidRDefault="00F05868" w:rsidP="00F05868">
      <w:pPr>
        <w:pStyle w:val="Code"/>
      </w:pPr>
      <w:r>
        <w:t>}</w:t>
      </w:r>
    </w:p>
    <w:p w14:paraId="5D788B4E" w14:textId="74850700" w:rsidR="00F05868" w:rsidRDefault="00F05868" w:rsidP="00F05868">
      <w:pPr>
        <w:pStyle w:val="Code"/>
      </w:pPr>
    </w:p>
    <w:p w14:paraId="2E6A78C5" w14:textId="68E0C28A" w:rsidR="00F05868" w:rsidRDefault="00A6175E" w:rsidP="00F05868">
      <w:pPr>
        <w:pStyle w:val="Code"/>
      </w:pPr>
      <w:r>
        <w:t>v</w:t>
      </w:r>
      <w:r w:rsidR="00F05868">
        <w:t>oid</w:t>
      </w:r>
      <w:r>
        <w:t xml:space="preserve"> f(int i, int j) {</w:t>
      </w:r>
    </w:p>
    <w:p w14:paraId="11940E7D" w14:textId="18CD771C" w:rsidR="00FF6A84" w:rsidRDefault="00FF6A84" w:rsidP="00F05868">
      <w:pPr>
        <w:pStyle w:val="Code"/>
      </w:pPr>
      <w:r>
        <w:t xml:space="preserve">  int c</w:t>
      </w:r>
      <w:r w:rsidR="00D65976">
        <w:t xml:space="preserve"> = 3</w:t>
      </w:r>
      <w:r>
        <w:t>, d</w:t>
      </w:r>
      <w:r w:rsidR="00D65976">
        <w:t xml:space="preserve"> = 4</w:t>
      </w:r>
      <w:r>
        <w:t>;</w:t>
      </w:r>
    </w:p>
    <w:p w14:paraId="2092C4FF" w14:textId="668B256E" w:rsidR="00A6175E" w:rsidRDefault="00A6175E" w:rsidP="00F05868">
      <w:pPr>
        <w:pStyle w:val="Code"/>
      </w:pPr>
      <w:r>
        <w:t xml:space="preserve">  g(</w:t>
      </w:r>
      <w:r w:rsidR="00D65976">
        <w:t>1</w:t>
      </w:r>
      <w:r w:rsidR="00FF6A84">
        <w:t xml:space="preserve">3, </w:t>
      </w:r>
      <w:r w:rsidR="00D65976">
        <w:t>1</w:t>
      </w:r>
      <w:r w:rsidR="00FF6A84">
        <w:t>4)</w:t>
      </w:r>
      <w:r w:rsidR="00E30AC4">
        <w:t>;</w:t>
      </w:r>
    </w:p>
    <w:p w14:paraId="1EE98DD0" w14:textId="53C2065D" w:rsidR="00E30AC4" w:rsidRDefault="00E30AC4" w:rsidP="00F05868">
      <w:pPr>
        <w:pStyle w:val="Code"/>
      </w:pPr>
      <w:r>
        <w:t xml:space="preserve">  // </w:t>
      </w:r>
      <w:r w:rsidR="005D7821">
        <w:t>point 2</w:t>
      </w:r>
    </w:p>
    <w:p w14:paraId="428D2C9C" w14:textId="4A5FAE39" w:rsidR="00A6175E" w:rsidRDefault="00A6175E" w:rsidP="00F05868">
      <w:pPr>
        <w:pStyle w:val="Code"/>
      </w:pPr>
      <w:r>
        <w:t>}</w:t>
      </w:r>
    </w:p>
    <w:p w14:paraId="53ABA470" w14:textId="7AD02D75" w:rsidR="00A6175E" w:rsidRDefault="00A6175E" w:rsidP="00F05868">
      <w:pPr>
        <w:pStyle w:val="Code"/>
      </w:pPr>
    </w:p>
    <w:p w14:paraId="1F6CDA5E" w14:textId="7279F6C9" w:rsidR="00A6175E" w:rsidRDefault="00A6175E" w:rsidP="00F05868">
      <w:pPr>
        <w:pStyle w:val="Code"/>
      </w:pPr>
      <w:r>
        <w:t xml:space="preserve">void g(int </w:t>
      </w:r>
      <w:r w:rsidR="00FF6A84">
        <w:t>k, int l</w:t>
      </w:r>
      <w:r>
        <w:t>) {</w:t>
      </w:r>
    </w:p>
    <w:p w14:paraId="4BFD7834" w14:textId="63C09620" w:rsidR="00FF6A84" w:rsidRDefault="00FF6A84" w:rsidP="00F05868">
      <w:pPr>
        <w:pStyle w:val="Code"/>
      </w:pPr>
      <w:r>
        <w:t xml:space="preserve">  int e</w:t>
      </w:r>
      <w:r w:rsidR="00D65976">
        <w:t xml:space="preserve"> = 5</w:t>
      </w:r>
      <w:r>
        <w:t>, f</w:t>
      </w:r>
      <w:r w:rsidR="00D65976">
        <w:t xml:space="preserve"> = 6</w:t>
      </w:r>
      <w:r>
        <w:t>;</w:t>
      </w:r>
    </w:p>
    <w:p w14:paraId="2A800184" w14:textId="4D790933" w:rsidR="00E745F5" w:rsidRDefault="00A6175E" w:rsidP="00D65976">
      <w:pPr>
        <w:pStyle w:val="Code"/>
      </w:pPr>
      <w:r>
        <w:t>}</w:t>
      </w:r>
    </w:p>
    <w:p w14:paraId="67585AE6" w14:textId="068D6695" w:rsidR="00E745F5" w:rsidRDefault="00E745F5" w:rsidP="00E11100">
      <w:r>
        <w:rPr>
          <w:noProof/>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9A772D" w:rsidRPr="00D2146B" w:rsidRDefault="009A772D"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9A772D" w:rsidRPr="00D2146B" w:rsidRDefault="009A772D"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9A772D" w:rsidRPr="00D2146B" w:rsidRDefault="009A772D"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9A772D" w:rsidRPr="00D2146B" w:rsidRDefault="009A772D"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9A772D" w:rsidRPr="00D2146B" w:rsidRDefault="009A772D" w:rsidP="00D2146B">
                              <w:pPr>
                                <w:spacing w:before="0" w:after="0"/>
                                <w:rPr>
                                  <w:sz w:val="18"/>
                                  <w:szCs w:val="18"/>
                                  <w:lang w:val="sv-SE"/>
                                </w:rPr>
                              </w:pPr>
                              <w:r w:rsidRPr="00D2146B">
                                <w:rPr>
                                  <w:sz w:val="18"/>
                                  <w:szCs w:val="18"/>
                                  <w:lang w:val="sv-SE"/>
                                </w:rPr>
                                <w:t>Ellipse Frame Pointer</w:t>
                              </w:r>
                            </w:p>
                            <w:p w14:paraId="366E1AE1" w14:textId="757FAE9A" w:rsidR="009A772D" w:rsidRPr="00D2146B" w:rsidRDefault="009A772D" w:rsidP="00D2146B">
                              <w:pPr>
                                <w:spacing w:before="0" w:after="0"/>
                                <w:rPr>
                                  <w:sz w:val="18"/>
                                  <w:szCs w:val="18"/>
                                  <w:lang w:val="sv-SE"/>
                                </w:rPr>
                              </w:pPr>
                              <w:r w:rsidRPr="00D2146B">
                                <w:rPr>
                                  <w:sz w:val="18"/>
                                  <w:szCs w:val="18"/>
                                  <w:lang w:val="sv-SE"/>
                                </w:rPr>
                                <w:t>Regular Frame Pointer</w:t>
                              </w:r>
                            </w:p>
                            <w:p w14:paraId="3E5A4966" w14:textId="38836501" w:rsidR="009A772D" w:rsidRPr="00D2146B" w:rsidRDefault="009A772D"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9A772D" w:rsidRPr="00D2146B" w:rsidRDefault="009A772D" w:rsidP="00D2146B">
                              <w:pPr>
                                <w:spacing w:before="0" w:after="0"/>
                                <w:rPr>
                                  <w:sz w:val="18"/>
                                  <w:szCs w:val="18"/>
                                  <w:lang w:val="sv-SE"/>
                                </w:rPr>
                              </w:pPr>
                            </w:p>
                            <w:p w14:paraId="48B5950A" w14:textId="77777777" w:rsidR="009A772D" w:rsidRPr="00D2146B" w:rsidRDefault="009A772D"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9A772D" w:rsidRPr="00D2146B" w:rsidRDefault="009A772D"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9A772D" w:rsidRPr="00D2146B" w:rsidRDefault="009A772D"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9A772D" w:rsidRPr="00D2146B" w:rsidRDefault="009A772D"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9A772D" w:rsidRPr="00D2146B" w:rsidRDefault="009A772D"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9A772D" w:rsidRPr="00D2146B" w:rsidRDefault="009A772D"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9A772D" w:rsidRPr="00D2146B" w:rsidRDefault="009A772D"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9A772D" w:rsidRPr="00D2146B" w:rsidRDefault="009A772D"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9A772D" w:rsidRPr="00D2146B" w:rsidRDefault="009A772D"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9A772D" w:rsidRPr="00D2146B" w:rsidRDefault="009A772D" w:rsidP="00D2146B">
                              <w:pPr>
                                <w:spacing w:before="0" w:after="0" w:line="256" w:lineRule="auto"/>
                                <w:rPr>
                                  <w:sz w:val="18"/>
                                  <w:szCs w:val="18"/>
                                </w:rPr>
                              </w:pPr>
                              <w:r w:rsidRPr="00D2146B">
                                <w:rPr>
                                  <w:rFonts w:eastAsia="Calibri"/>
                                  <w:color w:val="000000"/>
                                  <w:sz w:val="18"/>
                                  <w:szCs w:val="18"/>
                                </w:rPr>
                                <w:t> </w:t>
                              </w:r>
                            </w:p>
                            <w:p w14:paraId="2924CD49" w14:textId="77777777" w:rsidR="009A772D" w:rsidRPr="00D2146B" w:rsidRDefault="009A772D"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9A772D" w:rsidRPr="00D2146B" w:rsidRDefault="009A772D"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9A772D" w:rsidRPr="00D2146B" w:rsidRDefault="009A772D"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9A772D" w:rsidRPr="00D2146B" w:rsidRDefault="009A772D"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9A772D" w:rsidRPr="00D2146B" w:rsidRDefault="009A772D"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9A772D" w:rsidRPr="00D2146B" w:rsidRDefault="009A772D"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9A772D" w:rsidRPr="00D2146B" w:rsidRDefault="009A772D"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9A772D" w:rsidRPr="00D2146B" w:rsidRDefault="009A772D" w:rsidP="00D2146B">
                              <w:pPr>
                                <w:spacing w:before="0" w:after="0" w:line="254" w:lineRule="auto"/>
                                <w:rPr>
                                  <w:sz w:val="18"/>
                                  <w:szCs w:val="18"/>
                                </w:rPr>
                              </w:pPr>
                              <w:r w:rsidRPr="00D2146B">
                                <w:rPr>
                                  <w:rFonts w:eastAsia="Calibri"/>
                                  <w:color w:val="000000"/>
                                  <w:sz w:val="18"/>
                                  <w:szCs w:val="18"/>
                                </w:rPr>
                                <w:t> </w:t>
                              </w:r>
                            </w:p>
                            <w:p w14:paraId="1ECBE518" w14:textId="77777777" w:rsidR="009A772D" w:rsidRPr="00D2146B" w:rsidRDefault="009A772D"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9A772D" w:rsidRPr="00D2146B" w:rsidRDefault="009A772D"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45"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">
                <v:shape id="_x0000_s1146" type="#_x0000_t75" style="position:absolute;width:45085;height:32810;visibility:visible;mso-wrap-style:square" filled="t">
                  <v:fill o:detectmouseclick="t"/>
                  <v:path o:connecttype="none"/>
                </v:shape>
                <v:shape id="Textruta 20" o:spid="_x0000_s1147"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9A772D" w:rsidRPr="00D2146B" w:rsidRDefault="009A772D"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9A772D" w:rsidRPr="00D2146B" w:rsidRDefault="009A772D"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9A772D" w:rsidRPr="00D2146B" w:rsidRDefault="009A772D"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9A772D" w:rsidRPr="00D2146B" w:rsidRDefault="009A772D"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9A772D" w:rsidRPr="00D2146B" w:rsidRDefault="009A772D" w:rsidP="00D2146B">
                        <w:pPr>
                          <w:spacing w:before="0" w:after="0"/>
                          <w:rPr>
                            <w:sz w:val="18"/>
                            <w:szCs w:val="18"/>
                            <w:lang w:val="sv-SE"/>
                          </w:rPr>
                        </w:pPr>
                        <w:r w:rsidRPr="00D2146B">
                          <w:rPr>
                            <w:sz w:val="18"/>
                            <w:szCs w:val="18"/>
                            <w:lang w:val="sv-SE"/>
                          </w:rPr>
                          <w:t>Ellipse Frame Pointer</w:t>
                        </w:r>
                      </w:p>
                      <w:p w14:paraId="366E1AE1" w14:textId="757FAE9A" w:rsidR="009A772D" w:rsidRPr="00D2146B" w:rsidRDefault="009A772D" w:rsidP="00D2146B">
                        <w:pPr>
                          <w:spacing w:before="0" w:after="0"/>
                          <w:rPr>
                            <w:sz w:val="18"/>
                            <w:szCs w:val="18"/>
                            <w:lang w:val="sv-SE"/>
                          </w:rPr>
                        </w:pPr>
                        <w:r w:rsidRPr="00D2146B">
                          <w:rPr>
                            <w:sz w:val="18"/>
                            <w:szCs w:val="18"/>
                            <w:lang w:val="sv-SE"/>
                          </w:rPr>
                          <w:t>Regular Frame Pointer</w:t>
                        </w:r>
                      </w:p>
                      <w:p w14:paraId="3E5A4966" w14:textId="38836501" w:rsidR="009A772D" w:rsidRPr="00D2146B" w:rsidRDefault="009A772D"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9A772D" w:rsidRPr="00D2146B" w:rsidRDefault="009A772D" w:rsidP="00D2146B">
                        <w:pPr>
                          <w:spacing w:before="0" w:after="0"/>
                          <w:rPr>
                            <w:sz w:val="18"/>
                            <w:szCs w:val="18"/>
                            <w:lang w:val="sv-SE"/>
                          </w:rPr>
                        </w:pPr>
                      </w:p>
                      <w:p w14:paraId="48B5950A" w14:textId="77777777" w:rsidR="009A772D" w:rsidRPr="00D2146B" w:rsidRDefault="009A772D" w:rsidP="00D2146B">
                        <w:pPr>
                          <w:spacing w:before="0" w:after="0"/>
                          <w:rPr>
                            <w:sz w:val="18"/>
                            <w:szCs w:val="18"/>
                            <w:lang w:val="sv-SE"/>
                          </w:rPr>
                        </w:pPr>
                      </w:p>
                    </w:txbxContent>
                  </v:textbox>
                </v:shape>
                <v:shape id="Textruta 21" o:spid="_x0000_s1148"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9A772D" w:rsidRPr="00D2146B" w:rsidRDefault="009A772D" w:rsidP="00E11100">
                        <w:pPr>
                          <w:spacing w:before="0" w:after="0"/>
                          <w:jc w:val="right"/>
                          <w:rPr>
                            <w:sz w:val="18"/>
                            <w:szCs w:val="18"/>
                            <w:lang w:val="sv-SE"/>
                          </w:rPr>
                        </w:pPr>
                        <w:r w:rsidRPr="00D2146B">
                          <w:rPr>
                            <w:sz w:val="18"/>
                            <w:szCs w:val="18"/>
                            <w:lang w:val="sv-SE"/>
                          </w:rPr>
                          <w:t>g</w:t>
                        </w:r>
                      </w:p>
                    </w:txbxContent>
                  </v:textbox>
                </v:shape>
                <v:shape id="Textruta 20" o:spid="_x0000_s1149"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9A772D" w:rsidRPr="00D2146B" w:rsidRDefault="009A772D"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9A772D" w:rsidRPr="00D2146B" w:rsidRDefault="009A772D"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9A772D" w:rsidRPr="00D2146B" w:rsidRDefault="009A772D"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9A772D" w:rsidRPr="00D2146B" w:rsidRDefault="009A772D"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9A772D" w:rsidRPr="00D2146B" w:rsidRDefault="009A772D"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9A772D" w:rsidRPr="00D2146B" w:rsidRDefault="009A772D"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9A772D" w:rsidRPr="00D2146B" w:rsidRDefault="009A772D"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9A772D" w:rsidRPr="00D2146B" w:rsidRDefault="009A772D" w:rsidP="00D2146B">
                        <w:pPr>
                          <w:spacing w:before="0" w:after="0" w:line="256" w:lineRule="auto"/>
                          <w:rPr>
                            <w:sz w:val="18"/>
                            <w:szCs w:val="18"/>
                          </w:rPr>
                        </w:pPr>
                        <w:r w:rsidRPr="00D2146B">
                          <w:rPr>
                            <w:rFonts w:eastAsia="Calibri"/>
                            <w:color w:val="000000"/>
                            <w:sz w:val="18"/>
                            <w:szCs w:val="18"/>
                          </w:rPr>
                          <w:t> </w:t>
                        </w:r>
                      </w:p>
                      <w:p w14:paraId="2924CD49" w14:textId="77777777" w:rsidR="009A772D" w:rsidRPr="00D2146B" w:rsidRDefault="009A772D"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50"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9A772D" w:rsidRPr="00D2146B" w:rsidRDefault="009A772D"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51"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9A772D" w:rsidRPr="00D2146B" w:rsidRDefault="009A772D"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9A772D" w:rsidRPr="00D2146B" w:rsidRDefault="009A772D"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9A772D" w:rsidRPr="00D2146B" w:rsidRDefault="009A772D"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9A772D" w:rsidRPr="00D2146B" w:rsidRDefault="009A772D"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9A772D" w:rsidRPr="00D2146B" w:rsidRDefault="009A772D"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9A772D" w:rsidRPr="00D2146B" w:rsidRDefault="009A772D" w:rsidP="00D2146B">
                        <w:pPr>
                          <w:spacing w:before="0" w:after="0" w:line="254" w:lineRule="auto"/>
                          <w:rPr>
                            <w:sz w:val="18"/>
                            <w:szCs w:val="18"/>
                          </w:rPr>
                        </w:pPr>
                        <w:r w:rsidRPr="00D2146B">
                          <w:rPr>
                            <w:rFonts w:eastAsia="Calibri"/>
                            <w:color w:val="000000"/>
                            <w:sz w:val="18"/>
                            <w:szCs w:val="18"/>
                          </w:rPr>
                          <w:t> </w:t>
                        </w:r>
                      </w:p>
                      <w:p w14:paraId="1ECBE518" w14:textId="77777777" w:rsidR="009A772D" w:rsidRPr="00D2146B" w:rsidRDefault="009A772D"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52"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9A772D" w:rsidRPr="00D2146B" w:rsidRDefault="009A772D"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53"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54"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55"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56"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57"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58"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Default="001E3F1F" w:rsidP="00B26610">
      <w:r>
        <w:t xml:space="preserve">In the example above, the ellipse frame pointer is ignored. In the following example, however, we </w:t>
      </w:r>
      <w:r w:rsidR="005A5D2F">
        <w:t xml:space="preserve">let </w:t>
      </w:r>
      <w:r w:rsidR="005A5D2F" w:rsidRPr="005A5D2F">
        <w:rPr>
          <w:rStyle w:val="KeyWord0"/>
        </w:rPr>
        <w:t>f</w:t>
      </w:r>
      <w:r w:rsidR="005A5D2F">
        <w:t xml:space="preserve"> and </w:t>
      </w:r>
      <w:r w:rsidR="005A5D2F" w:rsidRPr="005A5D2F">
        <w:rPr>
          <w:rStyle w:val="KeyWord0"/>
        </w:rPr>
        <w:t>g</w:t>
      </w:r>
      <w:r w:rsidR="005A5D2F">
        <w:t xml:space="preserve"> be elliptic functions.</w:t>
      </w:r>
      <w:r w:rsidR="00225D5C">
        <w:t xml:space="preserve"> The elliptic status is marked by three dots (‘…’).</w:t>
      </w:r>
    </w:p>
    <w:p w14:paraId="39042993" w14:textId="77777777" w:rsidR="00B95260" w:rsidRDefault="00B95260" w:rsidP="00B95260">
      <w:pPr>
        <w:pStyle w:val="Code"/>
      </w:pPr>
      <w:r>
        <w:t>void main() {</w:t>
      </w:r>
    </w:p>
    <w:p w14:paraId="6FBBCBA2" w14:textId="77777777" w:rsidR="00B95260" w:rsidRDefault="00B95260" w:rsidP="00B95260">
      <w:pPr>
        <w:pStyle w:val="Code"/>
      </w:pPr>
      <w:r>
        <w:t xml:space="preserve">  int a = 1, b = 2;</w:t>
      </w:r>
    </w:p>
    <w:p w14:paraId="128000E3" w14:textId="74AD6D90" w:rsidR="00B95260" w:rsidRDefault="00B95260" w:rsidP="00B95260">
      <w:pPr>
        <w:pStyle w:val="Code"/>
      </w:pPr>
      <w:r>
        <w:t xml:space="preserve">  f(11, 12</w:t>
      </w:r>
      <w:r w:rsidR="00C1450F">
        <w:t>, 21</w:t>
      </w:r>
      <w:r>
        <w:t>);</w:t>
      </w:r>
    </w:p>
    <w:p w14:paraId="53AEC1D5" w14:textId="77777777" w:rsidR="00B95260" w:rsidRDefault="00B95260" w:rsidP="00B95260">
      <w:pPr>
        <w:pStyle w:val="Code"/>
      </w:pPr>
      <w:r>
        <w:t xml:space="preserve">  // point 1</w:t>
      </w:r>
    </w:p>
    <w:p w14:paraId="724ED926" w14:textId="77777777" w:rsidR="00B95260" w:rsidRDefault="00B95260" w:rsidP="00B95260">
      <w:pPr>
        <w:pStyle w:val="Code"/>
      </w:pPr>
      <w:r>
        <w:t>}</w:t>
      </w:r>
    </w:p>
    <w:p w14:paraId="55ED7FAA" w14:textId="77777777" w:rsidR="00B95260" w:rsidRDefault="00B95260" w:rsidP="00B95260">
      <w:pPr>
        <w:pStyle w:val="Code"/>
      </w:pPr>
    </w:p>
    <w:p w14:paraId="13477626" w14:textId="654F084A" w:rsidR="00B95260" w:rsidRDefault="00B95260" w:rsidP="00B95260">
      <w:pPr>
        <w:pStyle w:val="Code"/>
      </w:pPr>
      <w:r>
        <w:t>void f(int i, int j, ...) {</w:t>
      </w:r>
    </w:p>
    <w:p w14:paraId="378C5E08" w14:textId="77777777" w:rsidR="00B95260" w:rsidRDefault="00B95260" w:rsidP="00B95260">
      <w:pPr>
        <w:pStyle w:val="Code"/>
      </w:pPr>
      <w:r>
        <w:t xml:space="preserve">  int c = 3, d = 4;</w:t>
      </w:r>
    </w:p>
    <w:p w14:paraId="1F0024A9" w14:textId="2D269295" w:rsidR="00B95260" w:rsidRDefault="00B95260" w:rsidP="00B95260">
      <w:pPr>
        <w:pStyle w:val="Code"/>
      </w:pPr>
      <w:r>
        <w:t xml:space="preserve">  g(13, 14</w:t>
      </w:r>
      <w:r w:rsidR="00C1450F">
        <w:t>, 22, 23, 24</w:t>
      </w:r>
      <w:r>
        <w:t>);</w:t>
      </w:r>
    </w:p>
    <w:p w14:paraId="638B335F" w14:textId="77777777" w:rsidR="00B95260" w:rsidRDefault="00B95260" w:rsidP="00B95260">
      <w:pPr>
        <w:pStyle w:val="Code"/>
      </w:pPr>
      <w:r>
        <w:t xml:space="preserve">  // point 2</w:t>
      </w:r>
    </w:p>
    <w:p w14:paraId="6E3EA464" w14:textId="77777777" w:rsidR="00B95260" w:rsidRDefault="00B95260" w:rsidP="00B95260">
      <w:pPr>
        <w:pStyle w:val="Code"/>
      </w:pPr>
      <w:r>
        <w:t>}</w:t>
      </w:r>
    </w:p>
    <w:p w14:paraId="74358B35" w14:textId="77777777" w:rsidR="00B95260" w:rsidRDefault="00B95260" w:rsidP="00B95260">
      <w:pPr>
        <w:pStyle w:val="Code"/>
      </w:pPr>
    </w:p>
    <w:p w14:paraId="452A6C43" w14:textId="09F5577E" w:rsidR="00B95260" w:rsidRDefault="00B95260" w:rsidP="00B95260">
      <w:pPr>
        <w:pStyle w:val="Code"/>
      </w:pPr>
      <w:r>
        <w:lastRenderedPageBreak/>
        <w:t>void g(int k, int l, ...) {</w:t>
      </w:r>
    </w:p>
    <w:p w14:paraId="0788117F" w14:textId="77777777" w:rsidR="00B95260" w:rsidRDefault="00B95260" w:rsidP="00B95260">
      <w:pPr>
        <w:pStyle w:val="Code"/>
      </w:pPr>
      <w:r>
        <w:t xml:space="preserve">  int e = 5, f = 6;</w:t>
      </w:r>
    </w:p>
    <w:p w14:paraId="6F3E02F3" w14:textId="07D27263" w:rsidR="00B95260" w:rsidRDefault="00B95260" w:rsidP="00B95260">
      <w:pPr>
        <w:pStyle w:val="Code"/>
      </w:pPr>
      <w:r>
        <w:t>}</w:t>
      </w:r>
    </w:p>
    <w:p w14:paraId="2F7AE55B" w14:textId="6AB190C3" w:rsidR="002903DF" w:rsidRPr="00B26610" w:rsidRDefault="002903DF" w:rsidP="00B95260">
      <w:pPr>
        <w:pStyle w:val="Code"/>
      </w:pPr>
      <w: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9A772D" w:rsidRPr="00D2146B" w:rsidRDefault="009A772D"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9A772D" w:rsidRDefault="009A772D"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9A772D" w:rsidRDefault="009A772D"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9A772D" w:rsidRPr="00D2146B" w:rsidRDefault="009A772D"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9A772D" w:rsidRPr="00D2146B" w:rsidRDefault="009A772D"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9A772D" w:rsidRPr="00D2146B" w:rsidRDefault="009A772D"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9A772D" w:rsidRPr="00D2146B" w:rsidRDefault="009A772D"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9A772D" w:rsidRPr="00D2146B" w:rsidRDefault="009A772D" w:rsidP="002903DF">
                              <w:pPr>
                                <w:spacing w:before="0" w:after="0"/>
                                <w:rPr>
                                  <w:sz w:val="18"/>
                                  <w:szCs w:val="18"/>
                                  <w:lang w:val="sv-SE"/>
                                </w:rPr>
                              </w:pPr>
                              <w:r w:rsidRPr="00D2146B">
                                <w:rPr>
                                  <w:sz w:val="18"/>
                                  <w:szCs w:val="18"/>
                                  <w:lang w:val="sv-SE"/>
                                </w:rPr>
                                <w:t>Ellipse Frame Pointer</w:t>
                              </w:r>
                            </w:p>
                            <w:p w14:paraId="5718813E" w14:textId="77777777" w:rsidR="009A772D" w:rsidRPr="00D2146B" w:rsidRDefault="009A772D" w:rsidP="002903DF">
                              <w:pPr>
                                <w:spacing w:before="0" w:after="0"/>
                                <w:rPr>
                                  <w:sz w:val="18"/>
                                  <w:szCs w:val="18"/>
                                  <w:lang w:val="sv-SE"/>
                                </w:rPr>
                              </w:pPr>
                              <w:r w:rsidRPr="00D2146B">
                                <w:rPr>
                                  <w:sz w:val="18"/>
                                  <w:szCs w:val="18"/>
                                  <w:lang w:val="sv-SE"/>
                                </w:rPr>
                                <w:t>Regular Frame Pointer</w:t>
                              </w:r>
                            </w:p>
                            <w:p w14:paraId="62230721" w14:textId="77777777" w:rsidR="009A772D" w:rsidRPr="00D2146B" w:rsidRDefault="009A772D"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9A772D" w:rsidRPr="00D2146B" w:rsidRDefault="009A772D" w:rsidP="002903DF">
                              <w:pPr>
                                <w:spacing w:before="0" w:after="0"/>
                                <w:rPr>
                                  <w:sz w:val="18"/>
                                  <w:szCs w:val="18"/>
                                  <w:lang w:val="sv-SE"/>
                                </w:rPr>
                              </w:pPr>
                            </w:p>
                            <w:p w14:paraId="3BE3217A" w14:textId="77777777" w:rsidR="009A772D" w:rsidRPr="00D2146B" w:rsidRDefault="009A772D"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9A772D" w:rsidRPr="00D2146B" w:rsidRDefault="009A772D"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9A772D" w:rsidRPr="00D2146B" w:rsidRDefault="009A772D"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9A772D" w:rsidRDefault="009A772D"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9A772D" w:rsidRPr="00D2146B" w:rsidRDefault="009A772D" w:rsidP="002903DF">
                              <w:pPr>
                                <w:spacing w:before="0" w:after="0" w:line="256" w:lineRule="auto"/>
                                <w:rPr>
                                  <w:sz w:val="18"/>
                                  <w:szCs w:val="18"/>
                                </w:rPr>
                              </w:pPr>
                              <w:r>
                                <w:rPr>
                                  <w:rFonts w:eastAsia="Calibri"/>
                                  <w:color w:val="000000"/>
                                  <w:sz w:val="18"/>
                                  <w:szCs w:val="18"/>
                                </w:rPr>
                                <w:t>Elliptic parameter: 21</w:t>
                              </w:r>
                            </w:p>
                            <w:p w14:paraId="0F8126A1" w14:textId="77777777" w:rsidR="009A772D" w:rsidRPr="00D2146B" w:rsidRDefault="009A772D"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9A772D" w:rsidRPr="00D2146B" w:rsidRDefault="009A772D"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9A772D" w:rsidRPr="00D2146B" w:rsidRDefault="009A772D"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9A772D" w:rsidRPr="00D2146B" w:rsidRDefault="009A772D"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9A772D" w:rsidRPr="00D2146B" w:rsidRDefault="009A772D"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9A772D" w:rsidRPr="00D2146B" w:rsidRDefault="009A772D" w:rsidP="002903DF">
                              <w:pPr>
                                <w:spacing w:before="0" w:after="0" w:line="256" w:lineRule="auto"/>
                                <w:rPr>
                                  <w:sz w:val="18"/>
                                  <w:szCs w:val="18"/>
                                </w:rPr>
                              </w:pPr>
                              <w:r w:rsidRPr="00D2146B">
                                <w:rPr>
                                  <w:rFonts w:eastAsia="Calibri"/>
                                  <w:color w:val="000000"/>
                                  <w:sz w:val="18"/>
                                  <w:szCs w:val="18"/>
                                </w:rPr>
                                <w:t> </w:t>
                              </w:r>
                            </w:p>
                            <w:p w14:paraId="28313E96" w14:textId="77777777" w:rsidR="009A772D" w:rsidRPr="00D2146B" w:rsidRDefault="009A772D"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9A772D" w:rsidRPr="00D2146B" w:rsidRDefault="009A772D"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9A772D" w:rsidRPr="00D2146B" w:rsidRDefault="009A772D"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9A772D" w:rsidRPr="00D2146B" w:rsidRDefault="009A772D"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9A772D" w:rsidRPr="00D2146B" w:rsidRDefault="009A772D"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9A772D" w:rsidRPr="00D2146B" w:rsidRDefault="009A772D"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9A772D" w:rsidRPr="00D2146B" w:rsidRDefault="009A772D"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9A772D" w:rsidRPr="00D2146B" w:rsidRDefault="009A772D" w:rsidP="002903DF">
                              <w:pPr>
                                <w:spacing w:before="0" w:after="0" w:line="254" w:lineRule="auto"/>
                                <w:rPr>
                                  <w:sz w:val="18"/>
                                  <w:szCs w:val="18"/>
                                </w:rPr>
                              </w:pPr>
                              <w:r w:rsidRPr="00D2146B">
                                <w:rPr>
                                  <w:rFonts w:eastAsia="Calibri"/>
                                  <w:color w:val="000000"/>
                                  <w:sz w:val="18"/>
                                  <w:szCs w:val="18"/>
                                </w:rPr>
                                <w:t> </w:t>
                              </w:r>
                            </w:p>
                            <w:p w14:paraId="48FC4ABF" w14:textId="77777777" w:rsidR="009A772D" w:rsidRPr="00D2146B" w:rsidRDefault="009A772D"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9A772D" w:rsidRPr="00D2146B" w:rsidRDefault="009A772D"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59"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">
                <v:shape id="_x0000_s1160" type="#_x0000_t75" style="position:absolute;width:45085;height:39090;visibility:visible;mso-wrap-style:square" filled="t">
                  <v:fill o:detectmouseclick="t"/>
                  <v:path o:connecttype="none"/>
                </v:shape>
                <v:shape id="Textruta 26" o:spid="_x0000_s1161"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9A772D" w:rsidRPr="00D2146B" w:rsidRDefault="009A772D"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9A772D" w:rsidRDefault="009A772D"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9A772D" w:rsidRDefault="009A772D"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9A772D" w:rsidRPr="00D2146B" w:rsidRDefault="009A772D"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9A772D" w:rsidRPr="00D2146B" w:rsidRDefault="009A772D"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9A772D" w:rsidRPr="00D2146B" w:rsidRDefault="009A772D"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9A772D" w:rsidRPr="00D2146B" w:rsidRDefault="009A772D"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9A772D" w:rsidRPr="00D2146B" w:rsidRDefault="009A772D" w:rsidP="002903DF">
                        <w:pPr>
                          <w:spacing w:before="0" w:after="0"/>
                          <w:rPr>
                            <w:sz w:val="18"/>
                            <w:szCs w:val="18"/>
                            <w:lang w:val="sv-SE"/>
                          </w:rPr>
                        </w:pPr>
                        <w:r w:rsidRPr="00D2146B">
                          <w:rPr>
                            <w:sz w:val="18"/>
                            <w:szCs w:val="18"/>
                            <w:lang w:val="sv-SE"/>
                          </w:rPr>
                          <w:t>Ellipse Frame Pointer</w:t>
                        </w:r>
                      </w:p>
                      <w:p w14:paraId="5718813E" w14:textId="77777777" w:rsidR="009A772D" w:rsidRPr="00D2146B" w:rsidRDefault="009A772D" w:rsidP="002903DF">
                        <w:pPr>
                          <w:spacing w:before="0" w:after="0"/>
                          <w:rPr>
                            <w:sz w:val="18"/>
                            <w:szCs w:val="18"/>
                            <w:lang w:val="sv-SE"/>
                          </w:rPr>
                        </w:pPr>
                        <w:r w:rsidRPr="00D2146B">
                          <w:rPr>
                            <w:sz w:val="18"/>
                            <w:szCs w:val="18"/>
                            <w:lang w:val="sv-SE"/>
                          </w:rPr>
                          <w:t>Regular Frame Pointer</w:t>
                        </w:r>
                      </w:p>
                      <w:p w14:paraId="62230721" w14:textId="77777777" w:rsidR="009A772D" w:rsidRPr="00D2146B" w:rsidRDefault="009A772D"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9A772D" w:rsidRPr="00D2146B" w:rsidRDefault="009A772D" w:rsidP="002903DF">
                        <w:pPr>
                          <w:spacing w:before="0" w:after="0"/>
                          <w:rPr>
                            <w:sz w:val="18"/>
                            <w:szCs w:val="18"/>
                            <w:lang w:val="sv-SE"/>
                          </w:rPr>
                        </w:pPr>
                      </w:p>
                      <w:p w14:paraId="3BE3217A" w14:textId="77777777" w:rsidR="009A772D" w:rsidRPr="00D2146B" w:rsidRDefault="009A772D" w:rsidP="002903DF">
                        <w:pPr>
                          <w:spacing w:before="0" w:after="0"/>
                          <w:rPr>
                            <w:sz w:val="18"/>
                            <w:szCs w:val="18"/>
                            <w:lang w:val="sv-SE"/>
                          </w:rPr>
                        </w:pPr>
                      </w:p>
                    </w:txbxContent>
                  </v:textbox>
                </v:shape>
                <v:shape id="Textruta 27" o:spid="_x0000_s1162"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9A772D" w:rsidRPr="00D2146B" w:rsidRDefault="009A772D" w:rsidP="002903DF">
                        <w:pPr>
                          <w:spacing w:before="0" w:after="0"/>
                          <w:jc w:val="right"/>
                          <w:rPr>
                            <w:sz w:val="18"/>
                            <w:szCs w:val="18"/>
                            <w:lang w:val="sv-SE"/>
                          </w:rPr>
                        </w:pPr>
                        <w:r w:rsidRPr="00D2146B">
                          <w:rPr>
                            <w:sz w:val="18"/>
                            <w:szCs w:val="18"/>
                            <w:lang w:val="sv-SE"/>
                          </w:rPr>
                          <w:t>g</w:t>
                        </w:r>
                      </w:p>
                    </w:txbxContent>
                  </v:textbox>
                </v:shape>
                <v:shape id="Textruta 20" o:spid="_x0000_s1163"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9A772D" w:rsidRPr="00D2146B" w:rsidRDefault="009A772D"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9A772D" w:rsidRDefault="009A772D"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9A772D" w:rsidRPr="00D2146B" w:rsidRDefault="009A772D" w:rsidP="002903DF">
                        <w:pPr>
                          <w:spacing w:before="0" w:after="0" w:line="256" w:lineRule="auto"/>
                          <w:rPr>
                            <w:sz w:val="18"/>
                            <w:szCs w:val="18"/>
                          </w:rPr>
                        </w:pPr>
                        <w:r>
                          <w:rPr>
                            <w:rFonts w:eastAsia="Calibri"/>
                            <w:color w:val="000000"/>
                            <w:sz w:val="18"/>
                            <w:szCs w:val="18"/>
                          </w:rPr>
                          <w:t>Elliptic parameter: 21</w:t>
                        </w:r>
                      </w:p>
                      <w:p w14:paraId="0F8126A1" w14:textId="77777777" w:rsidR="009A772D" w:rsidRPr="00D2146B" w:rsidRDefault="009A772D"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9A772D" w:rsidRPr="00D2146B" w:rsidRDefault="009A772D"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9A772D" w:rsidRPr="00D2146B" w:rsidRDefault="009A772D"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9A772D" w:rsidRPr="00D2146B" w:rsidRDefault="009A772D"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9A772D" w:rsidRPr="00D2146B" w:rsidRDefault="009A772D"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9A772D" w:rsidRPr="00D2146B" w:rsidRDefault="009A772D" w:rsidP="002903DF">
                        <w:pPr>
                          <w:spacing w:before="0" w:after="0" w:line="256" w:lineRule="auto"/>
                          <w:rPr>
                            <w:sz w:val="18"/>
                            <w:szCs w:val="18"/>
                          </w:rPr>
                        </w:pPr>
                        <w:r w:rsidRPr="00D2146B">
                          <w:rPr>
                            <w:rFonts w:eastAsia="Calibri"/>
                            <w:color w:val="000000"/>
                            <w:sz w:val="18"/>
                            <w:szCs w:val="18"/>
                          </w:rPr>
                          <w:t> </w:t>
                        </w:r>
                      </w:p>
                      <w:p w14:paraId="28313E96" w14:textId="77777777" w:rsidR="009A772D" w:rsidRPr="00D2146B" w:rsidRDefault="009A772D"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64"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9A772D" w:rsidRPr="00D2146B" w:rsidRDefault="009A772D"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65"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9A772D" w:rsidRPr="00D2146B" w:rsidRDefault="009A772D"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9A772D" w:rsidRPr="00D2146B" w:rsidRDefault="009A772D"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9A772D" w:rsidRPr="00D2146B" w:rsidRDefault="009A772D"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9A772D" w:rsidRPr="00D2146B" w:rsidRDefault="009A772D"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9A772D" w:rsidRPr="00D2146B" w:rsidRDefault="009A772D"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9A772D" w:rsidRPr="00D2146B" w:rsidRDefault="009A772D" w:rsidP="002903DF">
                        <w:pPr>
                          <w:spacing w:before="0" w:after="0" w:line="254" w:lineRule="auto"/>
                          <w:rPr>
                            <w:sz w:val="18"/>
                            <w:szCs w:val="18"/>
                          </w:rPr>
                        </w:pPr>
                        <w:r w:rsidRPr="00D2146B">
                          <w:rPr>
                            <w:rFonts w:eastAsia="Calibri"/>
                            <w:color w:val="000000"/>
                            <w:sz w:val="18"/>
                            <w:szCs w:val="18"/>
                          </w:rPr>
                          <w:t> </w:t>
                        </w:r>
                      </w:p>
                      <w:p w14:paraId="48FC4ABF" w14:textId="77777777" w:rsidR="009A772D" w:rsidRPr="00D2146B" w:rsidRDefault="009A772D"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66"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9A772D" w:rsidRPr="00D2146B" w:rsidRDefault="009A772D"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67"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68"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69"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70"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71"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72"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73"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74"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75"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76"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77"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78"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Default="00DA7E64" w:rsidP="00DA7E64">
      <w:r w:rsidRPr="0063589A">
        <w:t xml:space="preserve">The </w:t>
      </w:r>
      <w:r w:rsidR="0063589A">
        <w:t>e</w:t>
      </w:r>
      <w:r w:rsidR="0063589A" w:rsidRPr="0063589A">
        <w:t xml:space="preserve">lliptic </w:t>
      </w:r>
      <w:r w:rsidRPr="0063589A">
        <w:t>p</w:t>
      </w:r>
      <w:r>
        <w:t xml:space="preserve">arameters are stored after the </w:t>
      </w:r>
      <w:r w:rsidR="0063589A">
        <w:t xml:space="preserve">regular parameters in the activation record. </w:t>
      </w:r>
      <w:r w:rsidR="001C40D2">
        <w:t xml:space="preserve">Similar to the </w:t>
      </w:r>
      <w:r w:rsidR="001A2322">
        <w:t>previous</w:t>
      </w:r>
      <w:r w:rsidR="001C40D2">
        <w:t xml:space="preserve"> example, t</w:t>
      </w:r>
      <w:r w:rsidR="0063589A">
        <w:t xml:space="preserve">he </w:t>
      </w:r>
      <w:r w:rsidR="004A5367">
        <w:t xml:space="preserve">regular frame pointers point at the beginning of the </w:t>
      </w:r>
      <w:r w:rsidR="001C40D2">
        <w:t xml:space="preserve">activation record of the </w:t>
      </w:r>
      <w:r w:rsidR="001A2322">
        <w:t>calling</w:t>
      </w:r>
      <w:r w:rsidR="001C40D2">
        <w:t xml:space="preserve"> </w:t>
      </w:r>
      <w:r w:rsidR="001A2322">
        <w:t>function</w:t>
      </w:r>
      <w:r w:rsidR="001C40D2">
        <w:t>. However, the ellipse frame pointers poin</w:t>
      </w:r>
      <w:r w:rsidR="001A2322">
        <w:t>ts</w:t>
      </w:r>
      <w:r w:rsidR="001C40D2">
        <w:t xml:space="preserve"> at the beginning of the </w:t>
      </w:r>
      <w:r w:rsidR="001A2322">
        <w:t xml:space="preserve">activation record of the calling function, plus the size of the elliptic parameters. </w:t>
      </w:r>
      <w:r w:rsidR="00FA2BB3">
        <w:t>For the sake of argument, l</w:t>
      </w:r>
      <w:r w:rsidR="001A2322">
        <w:t>et us assume that an integer value allocates four bytes</w:t>
      </w:r>
      <w:r w:rsidR="00FA2BB3">
        <w:t xml:space="preserve">. </w:t>
      </w:r>
      <w:r w:rsidR="00D40D96">
        <w:t xml:space="preserve">Then </w:t>
      </w:r>
      <w:r w:rsidR="00FA2BB3">
        <w:t xml:space="preserve">the ellipse frame pointer </w:t>
      </w:r>
      <w:proofErr w:type="spellStart"/>
      <w:r w:rsidR="00FA2BB3">
        <w:t xml:space="preserve">of </w:t>
      </w:r>
      <w:r w:rsidR="00FA2BB3" w:rsidRPr="00FA2BB3">
        <w:rPr>
          <w:rStyle w:val="KeyWord0"/>
        </w:rPr>
        <w:t>f</w:t>
      </w:r>
      <w:proofErr w:type="spellEnd"/>
      <w:r w:rsidR="00FA2BB3">
        <w:t xml:space="preserve"> is the regular frame pointer plus four bytes (one integer value). The ellipse frame pointer of </w:t>
      </w:r>
      <w:r w:rsidR="00FA2BB3" w:rsidRPr="00FA2BB3">
        <w:rPr>
          <w:rStyle w:val="KeyWord0"/>
        </w:rPr>
        <w:t>g</w:t>
      </w:r>
      <w:r w:rsidR="00FA2BB3">
        <w:t xml:space="preserve"> </w:t>
      </w:r>
      <w:r w:rsidR="00D40D96">
        <w:t>the regular frame pointer plus twelve bytes (three integer values).</w:t>
      </w:r>
      <w:r w:rsidR="00551130">
        <w:t xml:space="preserve"> When refereeing to parameters in an ecliptic function, the regular frame pointer is used, and when refereeing to variables, the ellipse frame pointer is used.</w:t>
      </w:r>
      <w:r w:rsidR="00201895">
        <w:t xml:space="preserve"> The ellipse parameters </w:t>
      </w:r>
      <w:r w:rsidR="00E63AE7">
        <w:t>are</w:t>
      </w:r>
      <w:r w:rsidR="00201895">
        <w:t xml:space="preserve"> </w:t>
      </w:r>
      <w:r w:rsidR="00E63AE7">
        <w:t xml:space="preserve">accessible by using address of the last regular parameter (it has to be at least one) and reading the values by increase the address, which is </w:t>
      </w:r>
      <w:r w:rsidR="00C347ED">
        <w:t xml:space="preserve">the task of </w:t>
      </w:r>
      <w:r w:rsidR="00E63AE7">
        <w:t xml:space="preserve">the macros </w:t>
      </w:r>
      <w:r w:rsidR="007B7478" w:rsidRPr="00C347ED">
        <w:rPr>
          <w:rStyle w:val="KeyWord0"/>
        </w:rPr>
        <w:t>va_list</w:t>
      </w:r>
      <w:r w:rsidR="007B7478">
        <w:t xml:space="preserve">, </w:t>
      </w:r>
      <w:r w:rsidR="007B7478" w:rsidRPr="00C347ED">
        <w:rPr>
          <w:rStyle w:val="KeyWord0"/>
        </w:rPr>
        <w:t>va_start</w:t>
      </w:r>
      <w:r w:rsidR="007B7478">
        <w:t xml:space="preserve">, and </w:t>
      </w:r>
      <w:r w:rsidR="007B7478" w:rsidRPr="00C347ED">
        <w:rPr>
          <w:rStyle w:val="KeyWord0"/>
        </w:rPr>
        <w:t>va_arg</w:t>
      </w:r>
      <w:r w:rsidR="007B7478">
        <w:t xml:space="preserve"> in the </w:t>
      </w:r>
      <w:r w:rsidR="007B7478" w:rsidRPr="00C347ED">
        <w:rPr>
          <w:rStyle w:val="KeyWord0"/>
        </w:rPr>
        <w:t>stdarg</w:t>
      </w:r>
      <w:r w:rsidR="007B7478">
        <w:t xml:space="preserve"> </w:t>
      </w:r>
      <w:r w:rsidR="00C347ED">
        <w:t>standard library.</w:t>
      </w:r>
    </w:p>
    <w:p w14:paraId="185BB847" w14:textId="49996A08" w:rsidR="00694D32" w:rsidRPr="00694D32" w:rsidRDefault="00694D32" w:rsidP="00B25DBF">
      <w:pPr>
        <w:pStyle w:val="Rubrik2"/>
      </w:pPr>
      <w:bookmarkStart w:id="400" w:name="_Toc53473566"/>
      <w:r>
        <w:t>Assembly Operator</w:t>
      </w:r>
      <w:bookmarkEnd w:id="400"/>
    </w:p>
    <w:p w14:paraId="75530511" w14:textId="5DF70300" w:rsidR="00EF68C0" w:rsidRDefault="00234E9D" w:rsidP="005D6FD0">
      <w:r>
        <w:t>Like the middle code operators, we also have the assembly code operators.</w:t>
      </w:r>
      <w:r w:rsidR="00F05642">
        <w:t xml:space="preserve"> </w:t>
      </w:r>
      <w:r w:rsidR="00665408">
        <w:t xml:space="preserve">Several operators come in </w:t>
      </w:r>
      <w:r w:rsidR="00F05642">
        <w:t xml:space="preserve">several </w:t>
      </w:r>
      <w:r w:rsidR="00284871">
        <w:t>varieties</w:t>
      </w:r>
      <w:r w:rsidR="00F05642">
        <w:t xml:space="preserve">. For instance, </w:t>
      </w:r>
      <w:r w:rsidR="00D41DFA">
        <w:t xml:space="preserve">the </w:t>
      </w:r>
      <w:r w:rsidR="00D41DFA" w:rsidRPr="00F33118">
        <w:rPr>
          <w:rStyle w:val="KeyWord0"/>
        </w:rPr>
        <w:t>add</w:t>
      </w:r>
      <w:r w:rsidR="00D41DFA">
        <w:t xml:space="preserve"> instruction comes in the base form, which is used when a register is </w:t>
      </w:r>
      <w:r w:rsidR="00BE4698">
        <w:t>involved</w:t>
      </w:r>
      <w:r w:rsidR="00D41DFA">
        <w:t xml:space="preserve">, like </w:t>
      </w:r>
      <w:r w:rsidR="00D41DFA" w:rsidRPr="00D41DFA">
        <w:rPr>
          <w:rStyle w:val="KeyWord0"/>
        </w:rPr>
        <w:t>add</w:t>
      </w:r>
      <w:r w:rsidR="00D41DFA">
        <w:t xml:space="preserve"> </w:t>
      </w:r>
      <w:r w:rsidR="00D41DFA" w:rsidRPr="00D41DFA">
        <w:rPr>
          <w:rStyle w:val="KeyWord0"/>
        </w:rPr>
        <w:t>ax,</w:t>
      </w:r>
      <w:r w:rsidR="00D41DFA">
        <w:t xml:space="preserve"> </w:t>
      </w:r>
      <w:r w:rsidR="00D41DFA" w:rsidRPr="00D41DFA">
        <w:rPr>
          <w:rStyle w:val="KeyWord0"/>
        </w:rPr>
        <w:t>123</w:t>
      </w:r>
      <w:r w:rsidR="00853286">
        <w:t xml:space="preserve">, </w:t>
      </w:r>
      <w:r w:rsidR="00853286">
        <w:rPr>
          <w:rStyle w:val="KeyWord0"/>
        </w:rPr>
        <w:t>sub</w:t>
      </w:r>
      <w:r w:rsidR="00853286">
        <w:t xml:space="preserve"> </w:t>
      </w:r>
      <w:r w:rsidR="00853286" w:rsidRPr="00D41DFA">
        <w:rPr>
          <w:rStyle w:val="KeyWord0"/>
        </w:rPr>
        <w:t>ax,</w:t>
      </w:r>
      <w:r w:rsidR="00853286">
        <w:t xml:space="preserve"> </w:t>
      </w:r>
      <w:r w:rsidR="00853286">
        <w:rPr>
          <w:rStyle w:val="KeyWord0"/>
        </w:rPr>
        <w:t>[bp + 2]</w:t>
      </w:r>
      <w:r w:rsidR="00853286">
        <w:t xml:space="preserve"> or </w:t>
      </w:r>
      <w:r w:rsidR="00853286">
        <w:rPr>
          <w:rStyle w:val="KeyWord0"/>
        </w:rPr>
        <w:t>xor</w:t>
      </w:r>
      <w:r w:rsidR="00853286">
        <w:t xml:space="preserve"> </w:t>
      </w:r>
      <w:r w:rsidR="00853286">
        <w:rPr>
          <w:rStyle w:val="KeyWord0"/>
        </w:rPr>
        <w:t>[count], bx</w:t>
      </w:r>
      <w:r w:rsidR="00853286">
        <w:t xml:space="preserve">. </w:t>
      </w:r>
      <w:r w:rsidR="00D41DFA">
        <w:t xml:space="preserve">The other varieties are used when there is no register </w:t>
      </w:r>
      <w:r w:rsidR="00BE4698">
        <w:t>involved</w:t>
      </w:r>
      <w:r w:rsidR="00D41DFA">
        <w:t xml:space="preserve">, </w:t>
      </w:r>
      <w:r w:rsidR="008B1AF3">
        <w:t xml:space="preserve">and we therefore </w:t>
      </w:r>
      <w:r w:rsidR="00D41DFA">
        <w:t xml:space="preserve">have to </w:t>
      </w:r>
      <w:r w:rsidR="00665408">
        <w:t>specify</w:t>
      </w:r>
      <w:r w:rsidR="00D41DFA">
        <w:t xml:space="preserve"> the size of the value to be assigned, like </w:t>
      </w:r>
      <w:r w:rsidR="00D41DFA" w:rsidRPr="00D41DFA">
        <w:rPr>
          <w:rStyle w:val="KeyWord0"/>
        </w:rPr>
        <w:t>add</w:t>
      </w:r>
      <w:r w:rsidR="00D41DFA">
        <w:t xml:space="preserve"> </w:t>
      </w:r>
      <w:r w:rsidR="00D41DFA" w:rsidRPr="00D41DFA">
        <w:rPr>
          <w:rStyle w:val="KeyWord0"/>
        </w:rPr>
        <w:t>word</w:t>
      </w:r>
      <w:r w:rsidR="00D41DFA">
        <w:t xml:space="preserve"> </w:t>
      </w:r>
      <w:r w:rsidR="00D41DFA" w:rsidRPr="00D41DFA">
        <w:rPr>
          <w:rStyle w:val="KeyWord0"/>
        </w:rPr>
        <w:t>[bp</w:t>
      </w:r>
      <w:r w:rsidR="00D41DFA">
        <w:t xml:space="preserve"> </w:t>
      </w:r>
      <w:r w:rsidR="00D41DFA" w:rsidRPr="00D41DFA">
        <w:rPr>
          <w:rStyle w:val="KeyWord0"/>
        </w:rPr>
        <w:t>+</w:t>
      </w:r>
      <w:r w:rsidR="00D41DFA">
        <w:t xml:space="preserve"> </w:t>
      </w:r>
      <w:r w:rsidR="00D41DFA" w:rsidRPr="00D41DFA">
        <w:rPr>
          <w:rStyle w:val="KeyWord0"/>
        </w:rPr>
        <w:t>2],</w:t>
      </w:r>
      <w:r w:rsidR="00D41DFA">
        <w:t xml:space="preserve"> </w:t>
      </w:r>
      <w:r w:rsidR="00D41DFA" w:rsidRPr="00D41DFA">
        <w:rPr>
          <w:rStyle w:val="KeyWord0"/>
        </w:rPr>
        <w:t>123</w:t>
      </w:r>
      <w:r w:rsidR="00D41DFA">
        <w:t>.</w:t>
      </w:r>
    </w:p>
    <w:p w14:paraId="14C7434E" w14:textId="69425247" w:rsidR="00234E9D" w:rsidRDefault="00234E9D" w:rsidP="00234E9D">
      <w:pPr>
        <w:pStyle w:val="CodeHeader"/>
      </w:pPr>
      <w:proofErr w:type="spellStart"/>
      <w:r>
        <w:t>AssemblyOperator.cs</w:t>
      </w:r>
      <w:proofErr w:type="spellEnd"/>
    </w:p>
    <w:p w14:paraId="5D6B1FBE" w14:textId="77777777" w:rsidR="00F05642" w:rsidRPr="00F05642" w:rsidRDefault="00F05642" w:rsidP="00F05642">
      <w:pPr>
        <w:pStyle w:val="Code"/>
        <w:rPr>
          <w:highlight w:val="white"/>
        </w:rPr>
      </w:pPr>
      <w:r w:rsidRPr="00F05642">
        <w:rPr>
          <w:highlight w:val="white"/>
        </w:rPr>
        <w:t>namespace CCompiler {</w:t>
      </w:r>
    </w:p>
    <w:p w14:paraId="71AD921D" w14:textId="77777777" w:rsidR="00F05642" w:rsidRPr="00F05642" w:rsidRDefault="00F05642" w:rsidP="00F05642">
      <w:pPr>
        <w:pStyle w:val="Code"/>
        <w:rPr>
          <w:highlight w:val="white"/>
        </w:rPr>
      </w:pPr>
      <w:r w:rsidRPr="00F05642">
        <w:rPr>
          <w:highlight w:val="white"/>
        </w:rPr>
        <w:t xml:space="preserve">  public enum AssemblyOperator {</w:t>
      </w:r>
    </w:p>
    <w:p w14:paraId="2ACB576D" w14:textId="5F67EEAC" w:rsidR="00F05642" w:rsidRPr="00F05642" w:rsidRDefault="00F05642" w:rsidP="00F05642">
      <w:pPr>
        <w:pStyle w:val="Code"/>
        <w:rPr>
          <w:highlight w:val="white"/>
        </w:rPr>
      </w:pPr>
      <w:r w:rsidRPr="00F05642">
        <w:rPr>
          <w:highlight w:val="white"/>
        </w:rPr>
        <w:t xml:space="preserve">    add, add_byte, add_dword, add_qword, add_word, </w:t>
      </w:r>
      <w:r w:rsidR="007E5B53">
        <w:rPr>
          <w:highlight w:val="white"/>
        </w:rPr>
        <w:t>return_address</w:t>
      </w:r>
      <w:r w:rsidRPr="00F05642">
        <w:rPr>
          <w:highlight w:val="white"/>
        </w:rPr>
        <w:t>,</w:t>
      </w:r>
    </w:p>
    <w:p w14:paraId="55E5B1DC" w14:textId="77777777" w:rsidR="00F05642" w:rsidRPr="00F05642" w:rsidRDefault="00F05642" w:rsidP="00F05642">
      <w:pPr>
        <w:pStyle w:val="Code"/>
        <w:rPr>
          <w:highlight w:val="white"/>
        </w:rPr>
      </w:pPr>
      <w:r w:rsidRPr="00F05642">
        <w:rPr>
          <w:highlight w:val="white"/>
        </w:rPr>
        <w:lastRenderedPageBreak/>
        <w:t xml:space="preserve">    and, and_byte, and_dword, and_qword, and_word, call,</w:t>
      </w:r>
    </w:p>
    <w:p w14:paraId="67E526C7" w14:textId="77777777" w:rsidR="00F05642" w:rsidRPr="00F05642" w:rsidRDefault="00F05642" w:rsidP="00F05642">
      <w:pPr>
        <w:pStyle w:val="Code"/>
        <w:rPr>
          <w:highlight w:val="white"/>
        </w:rPr>
      </w:pPr>
      <w:r w:rsidRPr="00F05642">
        <w:rPr>
          <w:highlight w:val="white"/>
        </w:rPr>
        <w:t xml:space="preserve">    cmp, cmp_byte, cmp_dword, cmp_qword, cmp_word, comment,</w:t>
      </w:r>
    </w:p>
    <w:p w14:paraId="5D0D82AC" w14:textId="77777777" w:rsidR="00F05642" w:rsidRPr="00F05642" w:rsidRDefault="00F05642" w:rsidP="00F05642">
      <w:pPr>
        <w:pStyle w:val="Code"/>
        <w:rPr>
          <w:highlight w:val="white"/>
        </w:rPr>
      </w:pPr>
      <w:r w:rsidRPr="00F05642">
        <w:rPr>
          <w:highlight w:val="white"/>
        </w:rPr>
        <w:t xml:space="preserve">    dec, dec_byte, dec_dword, dec_qword, dec_word,</w:t>
      </w:r>
    </w:p>
    <w:p w14:paraId="6A5AED47" w14:textId="77777777" w:rsidR="00F05642" w:rsidRPr="00F05642" w:rsidRDefault="00F05642" w:rsidP="00F05642">
      <w:pPr>
        <w:pStyle w:val="Code"/>
        <w:rPr>
          <w:highlight w:val="white"/>
        </w:rPr>
      </w:pPr>
      <w:r w:rsidRPr="00F05642">
        <w:rPr>
          <w:highlight w:val="white"/>
        </w:rPr>
        <w:t xml:space="preserve">    define_address, define_value, define_zero_sequence,</w:t>
      </w:r>
    </w:p>
    <w:p w14:paraId="3D4DB31B" w14:textId="77777777" w:rsidR="00F05642" w:rsidRPr="00F05642" w:rsidRDefault="00F05642" w:rsidP="00F05642">
      <w:pPr>
        <w:pStyle w:val="Code"/>
        <w:rPr>
          <w:highlight w:val="white"/>
        </w:rPr>
      </w:pPr>
      <w:r w:rsidRPr="00F05642">
        <w:rPr>
          <w:highlight w:val="white"/>
        </w:rPr>
        <w:t xml:space="preserve">    div, div_byte, div_dword, div_qword, div_word, empty,</w:t>
      </w:r>
    </w:p>
    <w:p w14:paraId="68DCE561" w14:textId="77777777" w:rsidR="00F05642" w:rsidRPr="00F05642" w:rsidRDefault="00F05642" w:rsidP="00F05642">
      <w:pPr>
        <w:pStyle w:val="Code"/>
        <w:rPr>
          <w:highlight w:val="white"/>
        </w:rPr>
      </w:pPr>
      <w:r w:rsidRPr="00F05642">
        <w:rPr>
          <w:highlight w:val="white"/>
        </w:rPr>
        <w:t xml:space="preserve">    fabs, fadd, faddp, fchs, fcompp, fdiv, fdivp, fdivr,</w:t>
      </w:r>
    </w:p>
    <w:p w14:paraId="7D589A85" w14:textId="77777777" w:rsidR="00F05642" w:rsidRPr="00F05642" w:rsidRDefault="00F05642" w:rsidP="00F05642">
      <w:pPr>
        <w:pStyle w:val="Code"/>
        <w:rPr>
          <w:highlight w:val="white"/>
        </w:rPr>
      </w:pPr>
      <w:r w:rsidRPr="00F05642">
        <w:rPr>
          <w:highlight w:val="white"/>
        </w:rPr>
        <w:t xml:space="preserve">    fdivrp, fild_dword, fild_qword, fild_word,</w:t>
      </w:r>
    </w:p>
    <w:p w14:paraId="4B2CC9D1" w14:textId="77777777" w:rsidR="00F05642" w:rsidRPr="00F05642" w:rsidRDefault="00F05642" w:rsidP="00F05642">
      <w:pPr>
        <w:pStyle w:val="Code"/>
        <w:rPr>
          <w:highlight w:val="white"/>
        </w:rPr>
      </w:pPr>
      <w:r w:rsidRPr="00F05642">
        <w:rPr>
          <w:highlight w:val="white"/>
        </w:rPr>
        <w:t xml:space="preserve">    fist_dword, fist_qword, fist_word,</w:t>
      </w:r>
    </w:p>
    <w:p w14:paraId="1047272D" w14:textId="77777777" w:rsidR="00F05642" w:rsidRPr="00F05642" w:rsidRDefault="00F05642" w:rsidP="00F05642">
      <w:pPr>
        <w:pStyle w:val="Code"/>
        <w:rPr>
          <w:highlight w:val="white"/>
        </w:rPr>
      </w:pPr>
      <w:r w:rsidRPr="00F05642">
        <w:rPr>
          <w:highlight w:val="white"/>
        </w:rPr>
        <w:t xml:space="preserve">    fistp_dword, fistp_qword, fistp_word,</w:t>
      </w:r>
    </w:p>
    <w:p w14:paraId="14B6B16F" w14:textId="77777777" w:rsidR="00F05642" w:rsidRPr="00F05642" w:rsidRDefault="00F05642" w:rsidP="00F05642">
      <w:pPr>
        <w:pStyle w:val="Code"/>
        <w:rPr>
          <w:highlight w:val="white"/>
        </w:rPr>
      </w:pPr>
      <w:r w:rsidRPr="00F05642">
        <w:rPr>
          <w:highlight w:val="white"/>
        </w:rPr>
        <w:t xml:space="preserve">    fld1, fld_dword, fld_qword, fldcw, fldz,</w:t>
      </w:r>
    </w:p>
    <w:p w14:paraId="3FC198C3" w14:textId="77777777" w:rsidR="00F05642" w:rsidRPr="00F05642" w:rsidRDefault="00F05642" w:rsidP="00F05642">
      <w:pPr>
        <w:pStyle w:val="Code"/>
        <w:rPr>
          <w:highlight w:val="white"/>
        </w:rPr>
      </w:pPr>
      <w:r w:rsidRPr="00F05642">
        <w:rPr>
          <w:highlight w:val="white"/>
        </w:rPr>
        <w:t xml:space="preserve">    fmul, fmulp, fst_dword, fst_qword, fstcw,</w:t>
      </w:r>
    </w:p>
    <w:p w14:paraId="010E357A" w14:textId="77777777" w:rsidR="00F05642" w:rsidRPr="00F05642" w:rsidRDefault="00F05642" w:rsidP="00F05642">
      <w:pPr>
        <w:pStyle w:val="Code"/>
        <w:rPr>
          <w:highlight w:val="white"/>
        </w:rPr>
      </w:pPr>
      <w:r w:rsidRPr="00F05642">
        <w:rPr>
          <w:highlight w:val="white"/>
        </w:rPr>
        <w:t xml:space="preserve">    fstp_dword, fstp_qword, fstsw,</w:t>
      </w:r>
    </w:p>
    <w:p w14:paraId="19264B7C" w14:textId="77777777" w:rsidR="00F05642" w:rsidRPr="00F05642" w:rsidRDefault="00F05642" w:rsidP="00F05642">
      <w:pPr>
        <w:pStyle w:val="Code"/>
        <w:rPr>
          <w:highlight w:val="white"/>
        </w:rPr>
      </w:pPr>
      <w:r w:rsidRPr="00F05642">
        <w:rPr>
          <w:highlight w:val="white"/>
        </w:rPr>
        <w:t xml:space="preserve">    fsub, fsubp, fsubr, fsubrp, ftst,</w:t>
      </w:r>
    </w:p>
    <w:p w14:paraId="6D2A966F" w14:textId="77777777" w:rsidR="00F05642" w:rsidRPr="00F05642" w:rsidRDefault="00F05642" w:rsidP="00F05642">
      <w:pPr>
        <w:pStyle w:val="Code"/>
        <w:rPr>
          <w:highlight w:val="white"/>
        </w:rPr>
      </w:pPr>
      <w:r w:rsidRPr="00F05642">
        <w:rPr>
          <w:highlight w:val="white"/>
        </w:rPr>
        <w:t xml:space="preserve">    idiv, idiv_byte, idiv_dword, idiv_qword, idiv_word,</w:t>
      </w:r>
    </w:p>
    <w:p w14:paraId="15DA031F" w14:textId="77777777" w:rsidR="00F05642" w:rsidRPr="00F05642" w:rsidRDefault="00F05642" w:rsidP="00F05642">
      <w:pPr>
        <w:pStyle w:val="Code"/>
        <w:rPr>
          <w:highlight w:val="white"/>
        </w:rPr>
      </w:pPr>
      <w:r w:rsidRPr="00F05642">
        <w:rPr>
          <w:highlight w:val="white"/>
        </w:rPr>
        <w:t xml:space="preserve">    imul, imul_byte, imul_dword, imul_qword, imul_word,</w:t>
      </w:r>
    </w:p>
    <w:p w14:paraId="67B66F96" w14:textId="77777777" w:rsidR="00F05642" w:rsidRPr="00F05642" w:rsidRDefault="00F05642" w:rsidP="00F05642">
      <w:pPr>
        <w:pStyle w:val="Code"/>
        <w:rPr>
          <w:highlight w:val="white"/>
        </w:rPr>
      </w:pPr>
      <w:r w:rsidRPr="00F05642">
        <w:rPr>
          <w:highlight w:val="white"/>
        </w:rPr>
        <w:t xml:space="preserve">    inc, inc_byte, inc_dword, inc_qword, inc_word, interrupt,</w:t>
      </w:r>
    </w:p>
    <w:p w14:paraId="5CE3B797" w14:textId="77777777" w:rsidR="00F05642" w:rsidRPr="00F05642" w:rsidRDefault="00F05642" w:rsidP="00F05642">
      <w:pPr>
        <w:pStyle w:val="Code"/>
        <w:rPr>
          <w:highlight w:val="white"/>
        </w:rPr>
      </w:pPr>
      <w:r w:rsidRPr="00F05642">
        <w:rPr>
          <w:highlight w:val="white"/>
        </w:rPr>
        <w:t xml:space="preserve">    ja, jae, jb, jbe, jc, je, jg, jge, jl, jle, jmp, jnc, jne, jnz, jz,</w:t>
      </w:r>
    </w:p>
    <w:p w14:paraId="2706FD7D" w14:textId="77777777" w:rsidR="00F05642" w:rsidRPr="00F05642" w:rsidRDefault="00F05642" w:rsidP="00F05642">
      <w:pPr>
        <w:pStyle w:val="Code"/>
        <w:rPr>
          <w:highlight w:val="white"/>
        </w:rPr>
      </w:pPr>
      <w:r w:rsidRPr="00F05642">
        <w:rPr>
          <w:highlight w:val="white"/>
        </w:rPr>
        <w:t xml:space="preserve">    label, lahf, mov, mov_byte, mov_dword, mov_qword, mov_word,</w:t>
      </w:r>
    </w:p>
    <w:p w14:paraId="523771E3" w14:textId="77777777" w:rsidR="00F05642" w:rsidRPr="00F05642" w:rsidRDefault="00F05642" w:rsidP="00F05642">
      <w:pPr>
        <w:pStyle w:val="Code"/>
        <w:rPr>
          <w:highlight w:val="white"/>
        </w:rPr>
      </w:pPr>
      <w:r w:rsidRPr="00F05642">
        <w:rPr>
          <w:highlight w:val="white"/>
        </w:rPr>
        <w:t xml:space="preserve">    mul, mul_byte, mul_dword, mul_qword, mul_word,</w:t>
      </w:r>
    </w:p>
    <w:p w14:paraId="3418E443" w14:textId="77777777" w:rsidR="00F05642" w:rsidRPr="00F05642" w:rsidRDefault="00F05642" w:rsidP="00F05642">
      <w:pPr>
        <w:pStyle w:val="Code"/>
        <w:rPr>
          <w:highlight w:val="white"/>
        </w:rPr>
      </w:pPr>
      <w:r w:rsidRPr="00F05642">
        <w:rPr>
          <w:highlight w:val="white"/>
        </w:rPr>
        <w:t xml:space="preserve">    neg, neg_byte, neg_dword, neg_qword, neg_word, new_middle_code,</w:t>
      </w:r>
    </w:p>
    <w:p w14:paraId="39F9AD2A" w14:textId="77777777" w:rsidR="00F05642" w:rsidRPr="00F05642" w:rsidRDefault="00F05642" w:rsidP="00F05642">
      <w:pPr>
        <w:pStyle w:val="Code"/>
        <w:rPr>
          <w:highlight w:val="white"/>
        </w:rPr>
      </w:pPr>
      <w:r w:rsidRPr="00F05642">
        <w:rPr>
          <w:highlight w:val="white"/>
        </w:rPr>
        <w:t xml:space="preserve">    nop, not, not_byte, not_dword, not_qword, not_word,</w:t>
      </w:r>
    </w:p>
    <w:p w14:paraId="3A750165" w14:textId="77777777" w:rsidR="00F05642" w:rsidRPr="00F05642" w:rsidRDefault="00F05642" w:rsidP="00F05642">
      <w:pPr>
        <w:pStyle w:val="Code"/>
        <w:rPr>
          <w:highlight w:val="white"/>
        </w:rPr>
      </w:pPr>
      <w:r w:rsidRPr="00F05642">
        <w:rPr>
          <w:highlight w:val="white"/>
        </w:rPr>
        <w:t xml:space="preserve">    or, or_byte, or_dword, or_qword, or_word, pop, ret, sahf, set_track_size,</w:t>
      </w:r>
    </w:p>
    <w:p w14:paraId="35C35111" w14:textId="77777777" w:rsidR="00F05642" w:rsidRPr="00F05642" w:rsidRDefault="00F05642" w:rsidP="00F05642">
      <w:pPr>
        <w:pStyle w:val="Code"/>
        <w:rPr>
          <w:highlight w:val="white"/>
        </w:rPr>
      </w:pPr>
      <w:r w:rsidRPr="00F05642">
        <w:rPr>
          <w:highlight w:val="white"/>
        </w:rPr>
        <w:t xml:space="preserve">    shl, shl_byte, shl_dword, shl_qword, shl_word,</w:t>
      </w:r>
    </w:p>
    <w:p w14:paraId="2109B6B2" w14:textId="77777777" w:rsidR="00F05642" w:rsidRPr="00F05642" w:rsidRDefault="00F05642" w:rsidP="00F05642">
      <w:pPr>
        <w:pStyle w:val="Code"/>
        <w:rPr>
          <w:highlight w:val="white"/>
        </w:rPr>
      </w:pPr>
      <w:r w:rsidRPr="00F05642">
        <w:rPr>
          <w:highlight w:val="white"/>
        </w:rPr>
        <w:t xml:space="preserve">    shr, shr_byte, shr_dword, shr_qword, shr_word,</w:t>
      </w:r>
    </w:p>
    <w:p w14:paraId="0CB28303" w14:textId="77777777" w:rsidR="00F05642" w:rsidRPr="00F05642" w:rsidRDefault="00F05642" w:rsidP="00F05642">
      <w:pPr>
        <w:pStyle w:val="Code"/>
        <w:rPr>
          <w:highlight w:val="white"/>
        </w:rPr>
      </w:pPr>
      <w:r w:rsidRPr="00F05642">
        <w:rPr>
          <w:highlight w:val="white"/>
        </w:rPr>
        <w:t xml:space="preserve">    sub, sub_byte, sub_dword, sub_qword, sub_word, syscall,</w:t>
      </w:r>
    </w:p>
    <w:p w14:paraId="3758D458" w14:textId="77777777" w:rsidR="00F05642" w:rsidRPr="00F05642" w:rsidRDefault="00F05642" w:rsidP="00F05642">
      <w:pPr>
        <w:pStyle w:val="Code"/>
        <w:rPr>
          <w:highlight w:val="white"/>
        </w:rPr>
      </w:pPr>
      <w:r w:rsidRPr="00F05642">
        <w:rPr>
          <w:highlight w:val="white"/>
        </w:rPr>
        <w:t xml:space="preserve">    xor, xor_byte, xor_dword, xor_qword, xor_word</w:t>
      </w:r>
    </w:p>
    <w:p w14:paraId="65D70E08" w14:textId="77777777" w:rsidR="00F05642" w:rsidRPr="00F05642" w:rsidRDefault="00F05642" w:rsidP="00F05642">
      <w:pPr>
        <w:pStyle w:val="Code"/>
        <w:rPr>
          <w:highlight w:val="white"/>
        </w:rPr>
      </w:pPr>
      <w:r w:rsidRPr="00F05642">
        <w:rPr>
          <w:highlight w:val="white"/>
        </w:rPr>
        <w:t xml:space="preserve">  };</w:t>
      </w:r>
    </w:p>
    <w:p w14:paraId="06422F7D" w14:textId="77777777" w:rsidR="00F05642" w:rsidRPr="00F05642" w:rsidRDefault="00F05642" w:rsidP="00F05642">
      <w:pPr>
        <w:pStyle w:val="Code"/>
        <w:rPr>
          <w:highlight w:val="white"/>
        </w:rPr>
      </w:pPr>
      <w:r w:rsidRPr="00F05642">
        <w:rPr>
          <w:highlight w:val="white"/>
        </w:rPr>
        <w:t>};</w:t>
      </w:r>
    </w:p>
    <w:p w14:paraId="1F765370" w14:textId="68EB60F7" w:rsidR="00E444C3" w:rsidRPr="00E444C3" w:rsidRDefault="00E444C3" w:rsidP="00E444C3">
      <w:pPr>
        <w:pStyle w:val="Code"/>
        <w:rPr>
          <w:highlight w:val="white"/>
        </w:rPr>
      </w:pPr>
    </w:p>
    <w:p w14:paraId="2CF7A52D" w14:textId="255406E0" w:rsidR="00EF68C0" w:rsidRDefault="00EF68C0" w:rsidP="00EF68C0">
      <w:pPr>
        <w:pStyle w:val="Rubrik2"/>
      </w:pPr>
      <w:bookmarkStart w:id="401" w:name="_Toc53473567"/>
      <w:r>
        <w:t>Assembly Code</w:t>
      </w:r>
      <w:bookmarkEnd w:id="401"/>
    </w:p>
    <w:p w14:paraId="239891A6" w14:textId="1F6B72C1" w:rsidR="00087EC8" w:rsidRPr="00087EC8" w:rsidRDefault="00087EC8" w:rsidP="00087EC8">
      <w:r>
        <w:t xml:space="preserve">The </w:t>
      </w:r>
      <w:r w:rsidR="00665408" w:rsidRPr="00665408">
        <w:rPr>
          <w:rStyle w:val="KeyWord0"/>
        </w:rPr>
        <w:t>A</w:t>
      </w:r>
      <w:r w:rsidRPr="00665408">
        <w:rPr>
          <w:rStyle w:val="KeyWord0"/>
        </w:rPr>
        <w:t>ssembly</w:t>
      </w:r>
      <w:r w:rsidR="00665408" w:rsidRPr="00665408">
        <w:rPr>
          <w:rStyle w:val="KeyWord0"/>
        </w:rPr>
        <w:t>C</w:t>
      </w:r>
      <w:r w:rsidRPr="00665408">
        <w:rPr>
          <w:rStyle w:val="KeyWord0"/>
        </w:rPr>
        <w:t>ode</w:t>
      </w:r>
      <w:r>
        <w:t xml:space="preserve"> </w:t>
      </w:r>
      <w:r w:rsidR="009705C3">
        <w:t>class handles one assembly code instruction.</w:t>
      </w:r>
      <w:r w:rsidR="00730708">
        <w:t xml:space="preserve"> It holds methods for initialization and optimization of a single instruction, a set of methods for testing and conversion of values and register, and </w:t>
      </w:r>
      <w:r w:rsidR="00C2089A">
        <w:t xml:space="preserve">the </w:t>
      </w:r>
      <w:r w:rsidR="00C2089A" w:rsidRPr="00C2089A">
        <w:rPr>
          <w:rStyle w:val="KeyWord0"/>
        </w:rPr>
        <w:t>ToString</w:t>
      </w:r>
      <w:r w:rsidR="00C2089A">
        <w:t xml:space="preserve"> method that writes the instruction in plain text.</w:t>
      </w:r>
    </w:p>
    <w:p w14:paraId="3CF6DD35" w14:textId="210DE08B" w:rsidR="007E07E9" w:rsidRDefault="007E07E9" w:rsidP="007E07E9">
      <w:pPr>
        <w:pStyle w:val="CodeHeader"/>
      </w:pPr>
      <w:proofErr w:type="spellStart"/>
      <w:r>
        <w:t>AssemblyCode.cs</w:t>
      </w:r>
      <w:proofErr w:type="spellEnd"/>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2A6A9E63" w:rsidR="002B63B5" w:rsidRDefault="00D52AED" w:rsidP="00D52AED">
      <w:pPr>
        <w:rPr>
          <w:highlight w:val="white"/>
        </w:rPr>
      </w:pPr>
      <w:r>
        <w:rPr>
          <w:highlight w:val="white"/>
        </w:rPr>
        <w:t>First, there is a set of special registers:</w:t>
      </w:r>
    </w:p>
    <w:p w14:paraId="429BB708" w14:textId="74C6D87B" w:rsidR="00C6682C" w:rsidRDefault="00C6682C" w:rsidP="00C6682C">
      <w:pPr>
        <w:pStyle w:val="Liststycke"/>
        <w:numPr>
          <w:ilvl w:val="0"/>
          <w:numId w:val="141"/>
        </w:numPr>
        <w:rPr>
          <w:highlight w:val="white"/>
        </w:rPr>
      </w:pPr>
      <w:r w:rsidRPr="00C6682C">
        <w:rPr>
          <w:rStyle w:val="KeyWord0"/>
          <w:highlight w:val="white"/>
        </w:rPr>
        <w:t>Fram</w:t>
      </w:r>
      <w:r w:rsidR="004547FE">
        <w:rPr>
          <w:rStyle w:val="KeyWord0"/>
          <w:highlight w:val="white"/>
        </w:rPr>
        <w:t>e</w:t>
      </w:r>
      <w:r w:rsidRPr="00C6682C">
        <w:rPr>
          <w:rStyle w:val="KeyWord0"/>
          <w:highlight w:val="white"/>
        </w:rPr>
        <w:t>Register</w:t>
      </w:r>
      <w:r>
        <w:rPr>
          <w:highlight w:val="white"/>
        </w:rPr>
        <w:t xml:space="preserve">. </w:t>
      </w:r>
      <w:r w:rsidR="00766F7D">
        <w:rPr>
          <w:highlight w:val="white"/>
        </w:rPr>
        <w:t>T</w:t>
      </w:r>
      <w:r>
        <w:rPr>
          <w:highlight w:val="white"/>
        </w:rPr>
        <w:t xml:space="preserve">he </w:t>
      </w:r>
      <w:r w:rsidR="00766F7D">
        <w:rPr>
          <w:highlight w:val="white"/>
        </w:rPr>
        <w:t xml:space="preserve">regular frame pointer: the address of the beginning of </w:t>
      </w:r>
      <w:r>
        <w:rPr>
          <w:highlight w:val="white"/>
        </w:rPr>
        <w:t>the current activation record.</w:t>
      </w:r>
    </w:p>
    <w:p w14:paraId="5681F8C8" w14:textId="77777777" w:rsidR="001A45D1" w:rsidRDefault="00C6682C" w:rsidP="00DF23BC">
      <w:pPr>
        <w:pStyle w:val="Liststycke"/>
        <w:numPr>
          <w:ilvl w:val="0"/>
          <w:numId w:val="141"/>
        </w:numPr>
        <w:rPr>
          <w:highlight w:val="white"/>
        </w:rPr>
      </w:pPr>
      <w:r w:rsidRPr="001A45D1">
        <w:rPr>
          <w:rStyle w:val="KeyWord0"/>
          <w:highlight w:val="white"/>
        </w:rPr>
        <w:t>EllipseRegister</w:t>
      </w:r>
      <w:r w:rsidRPr="001A45D1">
        <w:rPr>
          <w:highlight w:val="white"/>
        </w:rPr>
        <w:t xml:space="preserve">. </w:t>
      </w:r>
      <w:r w:rsidR="00766F7D" w:rsidRPr="001A45D1">
        <w:rPr>
          <w:highlight w:val="white"/>
        </w:rPr>
        <w:t>The ellipse frame pointer: the address of the beginning of the current activation record plus the size (in bytes) of the elliptic parameters</w:t>
      </w:r>
      <w:r w:rsidR="00225DDC" w:rsidRPr="001A45D1">
        <w:rPr>
          <w:highlight w:val="white"/>
        </w:rPr>
        <w:t>, in order to correctly access the local variables of the function, which are located after the elliptic parameters. Ignored in non-elliptic functions.</w:t>
      </w:r>
    </w:p>
    <w:p w14:paraId="5A675D84" w14:textId="36304E1B" w:rsidR="001A45D1" w:rsidRPr="001A45D1" w:rsidRDefault="00B66FC6" w:rsidP="00DF23BC">
      <w:pPr>
        <w:pStyle w:val="Liststycke"/>
        <w:numPr>
          <w:ilvl w:val="0"/>
          <w:numId w:val="141"/>
        </w:numPr>
        <w:rPr>
          <w:highlight w:val="white"/>
        </w:rPr>
      </w:pPr>
      <w:r w:rsidRPr="001A45D1">
        <w:rPr>
          <w:rStyle w:val="KeyWord0"/>
          <w:highlight w:val="white"/>
        </w:rPr>
        <w:t>ReturnValueRegister</w:t>
      </w:r>
      <w:r w:rsidRPr="001A45D1">
        <w:rPr>
          <w:highlight w:val="white"/>
        </w:rPr>
        <w:t xml:space="preserve">. </w:t>
      </w:r>
      <w:r w:rsidR="00720FEB" w:rsidRPr="001A45D1">
        <w:rPr>
          <w:highlight w:val="white"/>
        </w:rPr>
        <w:t xml:space="preserve">Holds the function return value in case of integral </w:t>
      </w:r>
      <w:r w:rsidR="00AC4F90" w:rsidRPr="001A45D1">
        <w:rPr>
          <w:highlight w:val="white"/>
        </w:rPr>
        <w:t xml:space="preserve">or </w:t>
      </w:r>
      <w:r w:rsidR="00225DDC" w:rsidRPr="001A45D1">
        <w:rPr>
          <w:highlight w:val="white"/>
        </w:rPr>
        <w:t>pointer</w:t>
      </w:r>
      <w:r w:rsidR="00AC4F90" w:rsidRPr="001A45D1">
        <w:rPr>
          <w:highlight w:val="white"/>
        </w:rPr>
        <w:t xml:space="preserve"> </w:t>
      </w:r>
      <w:r w:rsidR="00720FEB" w:rsidRPr="001A45D1">
        <w:rPr>
          <w:highlight w:val="white"/>
        </w:rPr>
        <w:t>type</w:t>
      </w:r>
      <w:r w:rsidR="001A45D1">
        <w:rPr>
          <w:highlight w:val="white"/>
        </w:rPr>
        <w:t>, or</w:t>
      </w:r>
      <w:r w:rsidR="001A45D1" w:rsidRPr="001A45D1">
        <w:rPr>
          <w:highlight w:val="white"/>
        </w:rPr>
        <w:t xml:space="preserve"> its address in case of struct or union type. </w:t>
      </w:r>
      <w:r w:rsidR="001A45D1">
        <w:rPr>
          <w:highlight w:val="white"/>
        </w:rPr>
        <w:t>R</w:t>
      </w:r>
      <w:r w:rsidR="001A45D1" w:rsidRPr="001A45D1">
        <w:rPr>
          <w:highlight w:val="white"/>
        </w:rPr>
        <w:t>eturn values of floating types are not stored in</w:t>
      </w:r>
      <w:r w:rsidR="001A45D1">
        <w:rPr>
          <w:highlight w:val="white"/>
        </w:rPr>
        <w:t xml:space="preserve"> a</w:t>
      </w:r>
      <w:r w:rsidR="001A45D1" w:rsidRPr="001A45D1">
        <w:rPr>
          <w:highlight w:val="white"/>
        </w:rPr>
        <w:t xml:space="preserve"> register or on the activation record, but rather at the floating-point stack.</w:t>
      </w:r>
      <w:r w:rsidR="001A45D1">
        <w:rPr>
          <w:highlight w:val="white"/>
        </w:rPr>
        <w:t xml:space="preserve"> In C, it is not allowed to return values o</w:t>
      </w:r>
      <w:r w:rsidR="00F01DD4">
        <w:rPr>
          <w:highlight w:val="white"/>
        </w:rPr>
        <w:t>r</w:t>
      </w:r>
      <w:r w:rsidR="001A45D1">
        <w:rPr>
          <w:highlight w:val="white"/>
        </w:rPr>
        <w:t xml:space="preserve"> array of function types.</w:t>
      </w:r>
    </w:p>
    <w:p w14:paraId="6780DB86" w14:textId="1733C058" w:rsidR="00720FEB" w:rsidRDefault="00720FEB" w:rsidP="00720FEB">
      <w:pPr>
        <w:pStyle w:val="Liststycke"/>
        <w:numPr>
          <w:ilvl w:val="0"/>
          <w:numId w:val="141"/>
        </w:numPr>
        <w:rPr>
          <w:highlight w:val="white"/>
        </w:rPr>
      </w:pPr>
      <w:r w:rsidRPr="00720FEB">
        <w:rPr>
          <w:rStyle w:val="KeyWord0"/>
          <w:highlight w:val="white"/>
        </w:rPr>
        <w:lastRenderedPageBreak/>
        <w:t>ReturnPointerRegister</w:t>
      </w:r>
      <w:r>
        <w:rPr>
          <w:highlight w:val="white"/>
        </w:rPr>
        <w:t>.</w:t>
      </w:r>
      <w:r w:rsidRPr="00720FEB">
        <w:rPr>
          <w:highlight w:val="white"/>
        </w:rPr>
        <w:t xml:space="preserve"> </w:t>
      </w:r>
      <w:r>
        <w:rPr>
          <w:highlight w:val="white"/>
        </w:rPr>
        <w:t xml:space="preserve">Holds the address </w:t>
      </w:r>
      <w:r w:rsidR="00AC4F90">
        <w:rPr>
          <w:highlight w:val="white"/>
        </w:rPr>
        <w:t xml:space="preserve">of the </w:t>
      </w:r>
      <w:r>
        <w:rPr>
          <w:highlight w:val="white"/>
        </w:rPr>
        <w:t xml:space="preserve">function return value in case of </w:t>
      </w:r>
      <w:r w:rsidR="00AC4F90">
        <w:rPr>
          <w:highlight w:val="white"/>
        </w:rPr>
        <w:t>struct or union</w:t>
      </w:r>
      <w:r>
        <w:rPr>
          <w:highlight w:val="white"/>
        </w:rPr>
        <w:t xml:space="preserve"> type.</w:t>
      </w:r>
    </w:p>
    <w:p w14:paraId="19F7E5E2" w14:textId="78E69AE3" w:rsidR="00720FEB" w:rsidRDefault="00720FEB" w:rsidP="00D52AED">
      <w:pPr>
        <w:pStyle w:val="Liststycke"/>
        <w:numPr>
          <w:ilvl w:val="0"/>
          <w:numId w:val="141"/>
        </w:numPr>
        <w:rPr>
          <w:highlight w:val="white"/>
        </w:rPr>
      </w:pPr>
      <w:r w:rsidRPr="00720FEB">
        <w:rPr>
          <w:rStyle w:val="KeyWord0"/>
          <w:highlight w:val="white"/>
        </w:rPr>
        <w:t>ShiftRegister</w:t>
      </w:r>
      <w:r>
        <w:rPr>
          <w:highlight w:val="white"/>
        </w:rPr>
        <w:t>.</w:t>
      </w:r>
      <w:r w:rsidR="00015EDE">
        <w:rPr>
          <w:highlight w:val="white"/>
        </w:rPr>
        <w:t xml:space="preserve"> Holds the value of the right operand in a sh</w:t>
      </w:r>
      <w:r w:rsidR="001A45D1">
        <w:rPr>
          <w:highlight w:val="white"/>
        </w:rPr>
        <w:t>ift</w:t>
      </w:r>
      <w:r w:rsidR="00015EDE">
        <w:rPr>
          <w:highlight w:val="white"/>
        </w:rPr>
        <w:t xml:space="preserve"> operation, </w:t>
      </w:r>
      <w:r w:rsidR="0091002F">
        <w:rPr>
          <w:highlight w:val="white"/>
        </w:rPr>
        <w:t>must always be</w:t>
      </w:r>
      <w:r w:rsidR="00015EDE">
        <w:rPr>
          <w:highlight w:val="white"/>
        </w:rPr>
        <w:t xml:space="preserve"> </w:t>
      </w:r>
      <w:r w:rsidR="00015EDE" w:rsidRPr="00015EDE">
        <w:rPr>
          <w:rStyle w:val="KeyWord0"/>
          <w:highlight w:val="white"/>
        </w:rPr>
        <w:t>cl</w:t>
      </w:r>
      <w:r w:rsidR="00015EDE">
        <w:rPr>
          <w:highlight w:val="white"/>
        </w:rPr>
        <w:t>.</w:t>
      </w: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167D351B" w:rsidR="002B63B5" w:rsidRPr="00DB788F" w:rsidRDefault="00C1007D" w:rsidP="00C1007D">
      <w:pPr>
        <w:rPr>
          <w:highlight w:val="white"/>
        </w:rPr>
      </w:pPr>
      <w:r>
        <w:rPr>
          <w:highlight w:val="white"/>
        </w:rPr>
        <w:t xml:space="preserve">We chose </w:t>
      </w:r>
      <w:r w:rsidRPr="00C1007D">
        <w:rPr>
          <w:rStyle w:val="KeyWord0"/>
          <w:highlight w:val="white"/>
        </w:rPr>
        <w:t>bp</w:t>
      </w:r>
      <w:r>
        <w:rPr>
          <w:highlight w:val="white"/>
        </w:rPr>
        <w:t xml:space="preserve">, </w:t>
      </w:r>
      <w:r w:rsidRPr="00C1007D">
        <w:rPr>
          <w:rStyle w:val="KeyWord0"/>
          <w:highlight w:val="white"/>
        </w:rPr>
        <w:t>di</w:t>
      </w:r>
      <w:r>
        <w:rPr>
          <w:highlight w:val="white"/>
        </w:rPr>
        <w:t xml:space="preserve">, and </w:t>
      </w:r>
      <w:r w:rsidRPr="00C1007D">
        <w:rPr>
          <w:rStyle w:val="KeyWord0"/>
          <w:highlight w:val="white"/>
        </w:rPr>
        <w:t>bx</w:t>
      </w:r>
      <w:r>
        <w:rPr>
          <w:highlight w:val="white"/>
        </w:rPr>
        <w:t xml:space="preserve"> as the registers for the regular frame pointer, ellipse frame pointer, and return value, since they (together with </w:t>
      </w:r>
      <w:r w:rsidRPr="00C1007D">
        <w:rPr>
          <w:rStyle w:val="KeyWord0"/>
          <w:highlight w:val="white"/>
        </w:rPr>
        <w:t>si</w:t>
      </w:r>
      <w:r>
        <w:rPr>
          <w:highlight w:val="white"/>
        </w:rPr>
        <w:t>) can be used as addresses in assembly operations.</w:t>
      </w: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6B8ABF41" w:rsidR="002B63B5" w:rsidRPr="00DB788F" w:rsidRDefault="0023583E" w:rsidP="0023583E">
      <w:pPr>
        <w:rPr>
          <w:highlight w:val="white"/>
        </w:rPr>
      </w:pPr>
      <w:r>
        <w:rPr>
          <w:highlight w:val="white"/>
        </w:rPr>
        <w:t>An assembly instruction is made up by an operator and at most three operands.</w:t>
      </w:r>
      <w:r w:rsidR="00DF23BC">
        <w:rPr>
          <w:highlight w:val="white"/>
        </w:rPr>
        <w:t xml:space="preserve"> The operands are defined as objects, and they can be </w:t>
      </w:r>
      <w:r w:rsidR="00A23E0B" w:rsidRPr="00A23E0B">
        <w:rPr>
          <w:rStyle w:val="KeyWord0"/>
          <w:highlight w:val="white"/>
        </w:rPr>
        <w:t>Register</w:t>
      </w:r>
      <w:r w:rsidR="00A23E0B">
        <w:rPr>
          <w:highlight w:val="white"/>
        </w:rPr>
        <w:t xml:space="preserve">, </w:t>
      </w:r>
      <w:r w:rsidR="00A23E0B" w:rsidRPr="00A23E0B">
        <w:rPr>
          <w:rStyle w:val="KeyWord0"/>
          <w:highlight w:val="white"/>
        </w:rPr>
        <w:t>int</w:t>
      </w:r>
      <w:r w:rsidR="00A23E0B">
        <w:rPr>
          <w:highlight w:val="white"/>
        </w:rPr>
        <w:t xml:space="preserve">, </w:t>
      </w:r>
      <w:r w:rsidR="00A23E0B" w:rsidRPr="00A23E0B">
        <w:rPr>
          <w:rStyle w:val="KeyWord0"/>
          <w:highlight w:val="white"/>
        </w:rPr>
        <w:t>string</w:t>
      </w:r>
      <w:r w:rsidR="00A23E0B">
        <w:rPr>
          <w:highlight w:val="white"/>
        </w:rPr>
        <w:t xml:space="preserve"> and </w:t>
      </w:r>
      <w:r w:rsidR="00A23E0B" w:rsidRPr="00A23E0B">
        <w:rPr>
          <w:rStyle w:val="KeyWord0"/>
          <w:highlight w:val="white"/>
        </w:rPr>
        <w:t>BigInteger</w:t>
      </w:r>
      <w:r w:rsidR="00A23E0B">
        <w:rPr>
          <w:highlight w:val="white"/>
        </w:rPr>
        <w:t xml:space="preserve">. All offsets are </w:t>
      </w:r>
      <w:r w:rsidR="00A23E0B" w:rsidRPr="00A23E0B">
        <w:rPr>
          <w:rStyle w:val="KeyWord0"/>
          <w:highlight w:val="white"/>
        </w:rPr>
        <w:t>int</w:t>
      </w:r>
      <w:r w:rsidR="00927FE5">
        <w:rPr>
          <w:highlight w:val="white"/>
        </w:rPr>
        <w:t>, and</w:t>
      </w:r>
      <w:r w:rsidR="00A23E0B">
        <w:rPr>
          <w:highlight w:val="white"/>
        </w:rPr>
        <w:t xml:space="preserve"> all integer values are </w:t>
      </w:r>
      <w:r w:rsidR="00A23E0B" w:rsidRPr="00A23E0B">
        <w:rPr>
          <w:rStyle w:val="KeyWord0"/>
          <w:highlight w:val="white"/>
        </w:rPr>
        <w:t>BigInteger</w:t>
      </w:r>
      <w:r w:rsidR="00A23E0B">
        <w:rPr>
          <w:highlight w:val="white"/>
        </w:rPr>
        <w:t>.</w:t>
      </w: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5F60F1CA" w:rsidR="002B63B5" w:rsidRPr="00DB788F" w:rsidRDefault="001942B6" w:rsidP="001942B6">
      <w:pPr>
        <w:rPr>
          <w:highlight w:val="white"/>
        </w:rPr>
      </w:pPr>
      <w:r>
        <w:rPr>
          <w:highlight w:val="white"/>
        </w:rPr>
        <w:t xml:space="preserve">The constructor initializes the instruction, and calls </w:t>
      </w:r>
      <w:r w:rsidRPr="00E70E22">
        <w:rPr>
          <w:rStyle w:val="KeyWord0"/>
          <w:highlight w:val="white"/>
        </w:rPr>
        <w:t>FromAdditionToIncrement</w:t>
      </w:r>
      <w:r w:rsidR="00F44415">
        <w:rPr>
          <w:highlight w:val="white"/>
        </w:rPr>
        <w:t xml:space="preserve">, which </w:t>
      </w:r>
      <w:r w:rsidR="00AE79B1">
        <w:rPr>
          <w:highlight w:val="white"/>
        </w:rPr>
        <w:t xml:space="preserve">changes addition and subtraction to increment and decrement, </w:t>
      </w:r>
      <w:r>
        <w:rPr>
          <w:highlight w:val="white"/>
        </w:rPr>
        <w:t xml:space="preserve">and </w:t>
      </w:r>
      <w:r w:rsidRPr="00E70E22">
        <w:rPr>
          <w:rStyle w:val="KeyWord0"/>
          <w:highlight w:val="white"/>
        </w:rPr>
        <w:t>CheckSize</w:t>
      </w:r>
      <w:r>
        <w:rPr>
          <w:highlight w:val="white"/>
        </w:rPr>
        <w:t xml:space="preserve">, which </w:t>
      </w:r>
      <w:r w:rsidR="00E70E22">
        <w:rPr>
          <w:highlight w:val="white"/>
        </w:rPr>
        <w:t>changes the operators in accordance with the size of the values of the instruction.</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4108C01C" w14:textId="77777777" w:rsidR="005D12A7" w:rsidRDefault="002B63B5" w:rsidP="00DB788F">
      <w:pPr>
        <w:pStyle w:val="Code"/>
        <w:rPr>
          <w:highlight w:val="white"/>
        </w:rPr>
      </w:pPr>
      <w:r w:rsidRPr="00DB788F">
        <w:rPr>
          <w:highlight w:val="white"/>
        </w:rPr>
        <w:t xml:space="preserve">                        object operand1, object operand2 = null,</w:t>
      </w:r>
    </w:p>
    <w:p w14:paraId="3BD4003B" w14:textId="46341AD8" w:rsidR="002B63B5" w:rsidRPr="00DB788F" w:rsidRDefault="005D12A7" w:rsidP="00DB788F">
      <w:pPr>
        <w:pStyle w:val="Code"/>
        <w:rPr>
          <w:highlight w:val="white"/>
        </w:rPr>
      </w:pPr>
      <w:r>
        <w:rPr>
          <w:highlight w:val="white"/>
        </w:rPr>
        <w:t xml:space="preserve">                       </w:t>
      </w:r>
      <w:r w:rsidR="002B63B5" w:rsidRPr="00DB788F">
        <w:rPr>
          <w:highlight w:val="white"/>
        </w:rPr>
        <w:t xml:space="preserve"> int size = 0)</w:t>
      </w:r>
      <w:r w:rsidR="001942B6">
        <w:rPr>
          <w:highlight w:val="white"/>
        </w:rPr>
        <w:t xml:space="preserve"> </w:t>
      </w:r>
      <w:r w:rsidR="002B63B5" w:rsidRPr="00DB788F">
        <w:rPr>
          <w:highlight w:val="white"/>
        </w:rPr>
        <w:t>{</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60EA4610" w14:textId="77777777" w:rsidR="00AE79B1" w:rsidRPr="00DB788F" w:rsidRDefault="00AE79B1" w:rsidP="00AE79B1">
      <w:pPr>
        <w:pStyle w:val="Code"/>
        <w:rPr>
          <w:highlight w:val="white"/>
        </w:rPr>
      </w:pPr>
      <w:r w:rsidRPr="00DB788F">
        <w:rPr>
          <w:highlight w:val="white"/>
        </w:rPr>
        <w:t xml:space="preserve">    public AssemblyOperator Operator {</w:t>
      </w:r>
    </w:p>
    <w:p w14:paraId="168EC27C" w14:textId="77777777" w:rsidR="00AE79B1" w:rsidRPr="00DB788F" w:rsidRDefault="00AE79B1" w:rsidP="00AE79B1">
      <w:pPr>
        <w:pStyle w:val="Code"/>
        <w:rPr>
          <w:highlight w:val="white"/>
        </w:rPr>
      </w:pPr>
      <w:r w:rsidRPr="00DB788F">
        <w:rPr>
          <w:highlight w:val="white"/>
        </w:rPr>
        <w:t xml:space="preserve">      get { return m_operator; }</w:t>
      </w:r>
    </w:p>
    <w:p w14:paraId="7DC7CD62" w14:textId="77777777" w:rsidR="00AE79B1" w:rsidRPr="00DB788F" w:rsidRDefault="00AE79B1" w:rsidP="00AE79B1">
      <w:pPr>
        <w:pStyle w:val="Code"/>
        <w:rPr>
          <w:highlight w:val="white"/>
        </w:rPr>
      </w:pPr>
      <w:r w:rsidRPr="00DB788F">
        <w:rPr>
          <w:highlight w:val="white"/>
        </w:rPr>
        <w:t xml:space="preserve">      set { m_operator = value; }</w:t>
      </w:r>
    </w:p>
    <w:p w14:paraId="751F2D99" w14:textId="77777777" w:rsidR="00AE79B1" w:rsidRPr="00DB788F" w:rsidRDefault="00AE79B1" w:rsidP="00AE79B1">
      <w:pPr>
        <w:pStyle w:val="Code"/>
        <w:rPr>
          <w:highlight w:val="white"/>
        </w:rPr>
      </w:pPr>
      <w:r w:rsidRPr="00DB788F">
        <w:rPr>
          <w:highlight w:val="white"/>
        </w:rPr>
        <w:t xml:space="preserve">    }</w:t>
      </w:r>
    </w:p>
    <w:p w14:paraId="4825304E" w14:textId="77777777" w:rsidR="00AE79B1" w:rsidRPr="00DB788F" w:rsidRDefault="00AE79B1" w:rsidP="00AE79B1">
      <w:pPr>
        <w:pStyle w:val="Code"/>
        <w:rPr>
          <w:highlight w:val="white"/>
        </w:rPr>
      </w:pPr>
    </w:p>
    <w:p w14:paraId="665640AB" w14:textId="77777777" w:rsidR="00AE79B1" w:rsidRPr="00DB788F" w:rsidRDefault="00AE79B1" w:rsidP="00AE79B1">
      <w:pPr>
        <w:pStyle w:val="Code"/>
        <w:rPr>
          <w:highlight w:val="white"/>
        </w:rPr>
      </w:pPr>
      <w:r w:rsidRPr="00DB788F">
        <w:rPr>
          <w:highlight w:val="white"/>
        </w:rPr>
        <w:t xml:space="preserve">    public object this[int index] {</w:t>
      </w:r>
    </w:p>
    <w:p w14:paraId="15FBDDB4" w14:textId="77777777" w:rsidR="00AE79B1" w:rsidRPr="00DB788F" w:rsidRDefault="00AE79B1" w:rsidP="00AE79B1">
      <w:pPr>
        <w:pStyle w:val="Code"/>
        <w:rPr>
          <w:highlight w:val="white"/>
        </w:rPr>
      </w:pPr>
      <w:r w:rsidRPr="00DB788F">
        <w:rPr>
          <w:highlight w:val="white"/>
        </w:rPr>
        <w:t xml:space="preserve">      get { return m_operandArray[index]; }</w:t>
      </w:r>
    </w:p>
    <w:p w14:paraId="7A750659" w14:textId="77777777" w:rsidR="00AE79B1" w:rsidRPr="00DB788F" w:rsidRDefault="00AE79B1" w:rsidP="00AE79B1">
      <w:pPr>
        <w:pStyle w:val="Code"/>
        <w:rPr>
          <w:highlight w:val="white"/>
        </w:rPr>
      </w:pPr>
      <w:r w:rsidRPr="00DB788F">
        <w:rPr>
          <w:highlight w:val="white"/>
        </w:rPr>
        <w:t xml:space="preserve">      set { m_operandArray[index] = value; }</w:t>
      </w:r>
    </w:p>
    <w:p w14:paraId="76817ADE" w14:textId="5B1DC53C" w:rsidR="00AE79B1" w:rsidRDefault="00AE79B1" w:rsidP="00AE79B1">
      <w:pPr>
        <w:pStyle w:val="Code"/>
        <w:rPr>
          <w:highlight w:val="white"/>
        </w:rPr>
      </w:pPr>
      <w:r w:rsidRPr="00207C0A">
        <w:rPr>
          <w:highlight w:val="white"/>
        </w:rPr>
        <w:t xml:space="preserve">    }</w:t>
      </w:r>
    </w:p>
    <w:p w14:paraId="20247B4C" w14:textId="11D278C8" w:rsidR="00CA5764" w:rsidRDefault="00352478" w:rsidP="00352478">
      <w:pPr>
        <w:pStyle w:val="Rubrik3"/>
        <w:rPr>
          <w:highlight w:val="white"/>
        </w:rPr>
      </w:pPr>
      <w:bookmarkStart w:id="402" w:name="_Toc53473568"/>
      <w:r>
        <w:rPr>
          <w:highlight w:val="white"/>
        </w:rPr>
        <w:t>Assembly Code Optimization</w:t>
      </w:r>
      <w:bookmarkEnd w:id="402"/>
    </w:p>
    <w:p w14:paraId="60537E46" w14:textId="503EDE6F" w:rsidR="00AE79B1" w:rsidRPr="00207C0A" w:rsidRDefault="001D1EC5" w:rsidP="00034040">
      <w:pPr>
        <w:rPr>
          <w:highlight w:val="white"/>
        </w:rPr>
      </w:pPr>
      <w:r>
        <w:rPr>
          <w:highlight w:val="white"/>
        </w:rPr>
        <w:t xml:space="preserve">Similar the middle code optimization in chapter XXX, </w:t>
      </w:r>
      <w:r w:rsidR="00553ABB">
        <w:rPr>
          <w:highlight w:val="white"/>
        </w:rPr>
        <w:t xml:space="preserve">there is also some optimization of the assembly code. </w:t>
      </w:r>
      <w:r w:rsidR="00034040">
        <w:rPr>
          <w:highlight w:val="white"/>
        </w:rPr>
        <w:t xml:space="preserve">The </w:t>
      </w:r>
      <w:r w:rsidR="00034040" w:rsidRPr="00034040">
        <w:rPr>
          <w:rStyle w:val="KeyWord0"/>
          <w:highlight w:val="white"/>
        </w:rPr>
        <w:t>FromAdditionToIncrement</w:t>
      </w:r>
      <w:r w:rsidR="00034040">
        <w:rPr>
          <w:highlight w:val="white"/>
        </w:rPr>
        <w:t xml:space="preserve"> metho</w:t>
      </w:r>
      <w:r w:rsidR="00666B2A">
        <w:rPr>
          <w:highlight w:val="white"/>
        </w:rPr>
        <w:t xml:space="preserve">d changes the addition of one or subtraction of minus one to </w:t>
      </w:r>
      <w:r w:rsidR="00666B2A">
        <w:rPr>
          <w:highlight w:val="white"/>
        </w:rPr>
        <w:lastRenderedPageBreak/>
        <w:t>increment, and subtraction of one and addition of minus on to decrement.</w:t>
      </w:r>
      <w:r w:rsidR="00A54CAD">
        <w:rPr>
          <w:highlight w:val="white"/>
        </w:rPr>
        <w:t xml:space="preserve"> The first condition is that operator indeed is addition or subtraction and that the first operand is a track, register, or string.</w:t>
      </w:r>
    </w:p>
    <w:p w14:paraId="7BD87B8D" w14:textId="764B5CC6" w:rsidR="00F26B83" w:rsidRPr="00F26B83" w:rsidRDefault="00F26B83" w:rsidP="00F26B83">
      <w:pPr>
        <w:pStyle w:val="Code"/>
        <w:rPr>
          <w:highlight w:val="white"/>
        </w:rPr>
      </w:pPr>
      <w:r w:rsidRPr="00F26B83">
        <w:rPr>
          <w:highlight w:val="white"/>
        </w:rPr>
        <w:t xml:space="preserve">    </w:t>
      </w:r>
      <w:r w:rsidR="00321DF0">
        <w:rPr>
          <w:highlight w:val="white"/>
        </w:rPr>
        <w:t>private</w:t>
      </w:r>
      <w:r w:rsidRPr="00F26B83">
        <w:rPr>
          <w:highlight w:val="white"/>
        </w:rPr>
        <w:t xml:space="preserve"> void FromAdditionToIncrement() {</w:t>
      </w:r>
    </w:p>
    <w:p w14:paraId="60EBA939" w14:textId="77777777" w:rsidR="00F26B83" w:rsidRDefault="00F26B83" w:rsidP="00F26B83">
      <w:pPr>
        <w:pStyle w:val="Code"/>
        <w:rPr>
          <w:highlight w:val="white"/>
        </w:rPr>
      </w:pPr>
      <w:r w:rsidRPr="00F26B83">
        <w:rPr>
          <w:highlight w:val="white"/>
        </w:rPr>
        <w:t xml:space="preserve">      if (((Operator == AssemblyOperator.add) ||</w:t>
      </w:r>
    </w:p>
    <w:p w14:paraId="5B398277" w14:textId="37E49648" w:rsidR="00F26B83" w:rsidRPr="00F26B83" w:rsidRDefault="00A51FF8" w:rsidP="00F26B83">
      <w:pPr>
        <w:pStyle w:val="Code"/>
        <w:rPr>
          <w:highlight w:val="white"/>
        </w:rPr>
      </w:pPr>
      <w:r>
        <w:rPr>
          <w:highlight w:val="white"/>
        </w:rPr>
        <w:t xml:space="preserve"> </w:t>
      </w:r>
      <w:r w:rsidR="00F26B83">
        <w:rPr>
          <w:highlight w:val="white"/>
        </w:rPr>
        <w:t xml:space="preserve">     </w:t>
      </w:r>
      <w:r w:rsidR="00F26B83" w:rsidRPr="00F26B83">
        <w:rPr>
          <w:highlight w:val="white"/>
        </w:rPr>
        <w:t xml:space="preserve">     (Operator == AssemblyOperator.sub)) &amp;&amp;</w:t>
      </w:r>
    </w:p>
    <w:p w14:paraId="484EF8BB" w14:textId="77777777" w:rsidR="00F26B83" w:rsidRPr="00F26B83" w:rsidRDefault="00F26B83" w:rsidP="00F26B83">
      <w:pPr>
        <w:pStyle w:val="Code"/>
        <w:rPr>
          <w:highlight w:val="white"/>
        </w:rPr>
      </w:pPr>
      <w:r w:rsidRPr="00F26B83">
        <w:rPr>
          <w:highlight w:val="white"/>
        </w:rPr>
        <w:t xml:space="preserve">          ((m_operandArray[0] is Track) || (m_operandArray[0] is Register) ||</w:t>
      </w:r>
    </w:p>
    <w:p w14:paraId="18A8EE2F" w14:textId="6EF2B52E" w:rsidR="00F26B83" w:rsidRDefault="00F26B83" w:rsidP="00F26B83">
      <w:pPr>
        <w:pStyle w:val="Code"/>
        <w:rPr>
          <w:highlight w:val="white"/>
        </w:rPr>
      </w:pPr>
      <w:r w:rsidRPr="00F26B83">
        <w:rPr>
          <w:highlight w:val="white"/>
        </w:rPr>
        <w:t xml:space="preserve">           (m_operandArray[0] is string))) {</w:t>
      </w:r>
    </w:p>
    <w:p w14:paraId="701DA0E4" w14:textId="6172A20A" w:rsidR="00A54CAD" w:rsidRPr="00F26B83" w:rsidRDefault="00A54CAD" w:rsidP="00A54CAD">
      <w:pPr>
        <w:rPr>
          <w:highlight w:val="white"/>
        </w:rPr>
      </w:pPr>
      <w:r>
        <w:rPr>
          <w:highlight w:val="white"/>
        </w:rPr>
        <w:t xml:space="preserve">Then we check </w:t>
      </w:r>
      <w:r w:rsidR="00855BE9">
        <w:rPr>
          <w:highlight w:val="white"/>
        </w:rPr>
        <w:t xml:space="preserve">whether </w:t>
      </w:r>
      <w:r w:rsidR="007E6EF5">
        <w:rPr>
          <w:highlight w:val="white"/>
        </w:rPr>
        <w:t xml:space="preserve">the second operand is a </w:t>
      </w:r>
      <w:r w:rsidR="007E6EF5" w:rsidRPr="0049614B">
        <w:rPr>
          <w:rStyle w:val="KeyWord0"/>
          <w:highlight w:val="white"/>
        </w:rPr>
        <w:t>BigInteger</w:t>
      </w:r>
      <w:r w:rsidR="007E6EF5">
        <w:rPr>
          <w:highlight w:val="white"/>
        </w:rPr>
        <w:t xml:space="preserve"> and the </w:t>
      </w:r>
      <w:r w:rsidR="0049614B">
        <w:rPr>
          <w:highlight w:val="white"/>
        </w:rPr>
        <w:t>third operand is null.</w:t>
      </w:r>
      <w:r w:rsidR="004340F7">
        <w:rPr>
          <w:highlight w:val="white"/>
        </w:rPr>
        <w:t xml:space="preserve"> In that case the value to be inspected has index one</w:t>
      </w:r>
      <w:r w:rsidR="00C75789">
        <w:rPr>
          <w:highlight w:val="white"/>
        </w:rPr>
        <w:t xml:space="preserve"> and we</w:t>
      </w:r>
      <w:r w:rsidR="004340F7">
        <w:rPr>
          <w:highlight w:val="white"/>
        </w:rPr>
        <w:t xml:space="preserve"> call </w:t>
      </w:r>
      <w:r w:rsidR="004340F7" w:rsidRPr="004340F7">
        <w:rPr>
          <w:rStyle w:val="KeyWord0"/>
          <w:highlight w:val="white"/>
        </w:rPr>
        <w:t>CheckIncrement</w:t>
      </w:r>
      <w:r w:rsidR="004340F7">
        <w:rPr>
          <w:highlight w:val="white"/>
        </w:rPr>
        <w:t xml:space="preserve"> for further processing.</w:t>
      </w:r>
    </w:p>
    <w:p w14:paraId="56E4E2B9" w14:textId="36E08FAE" w:rsidR="00785C18" w:rsidRPr="00F26B83" w:rsidRDefault="00785C18" w:rsidP="00785C18">
      <w:pPr>
        <w:pStyle w:val="Code"/>
        <w:rPr>
          <w:highlight w:val="white"/>
        </w:rPr>
      </w:pPr>
      <w:r w:rsidRPr="00F26B83">
        <w:rPr>
          <w:highlight w:val="white"/>
        </w:rPr>
        <w:t xml:space="preserve">        if ((m_operandArray[1] is BigInteger) &amp;&amp; (m_operandArray[2] == null)){</w:t>
      </w:r>
    </w:p>
    <w:p w14:paraId="25DAA52E" w14:textId="77777777" w:rsidR="00785C18" w:rsidRPr="00F26B83" w:rsidRDefault="00785C18" w:rsidP="00785C18">
      <w:pPr>
        <w:pStyle w:val="Code"/>
        <w:rPr>
          <w:highlight w:val="white"/>
        </w:rPr>
      </w:pPr>
      <w:r w:rsidRPr="00F26B83">
        <w:rPr>
          <w:highlight w:val="white"/>
        </w:rPr>
        <w:t xml:space="preserve">          CheckIncrement(1);</w:t>
      </w:r>
    </w:p>
    <w:p w14:paraId="4FFFA49C" w14:textId="77777777" w:rsidR="00785C18" w:rsidRPr="00F26B83" w:rsidRDefault="00785C18" w:rsidP="00785C18">
      <w:pPr>
        <w:pStyle w:val="Code"/>
        <w:rPr>
          <w:highlight w:val="white"/>
        </w:rPr>
      </w:pPr>
      <w:r w:rsidRPr="00F26B83">
        <w:rPr>
          <w:highlight w:val="white"/>
        </w:rPr>
        <w:t xml:space="preserve">        }</w:t>
      </w:r>
    </w:p>
    <w:p w14:paraId="7193B7C4" w14:textId="666A8357" w:rsidR="004340F7" w:rsidRPr="00F26B83" w:rsidRDefault="004340F7" w:rsidP="004340F7">
      <w:pPr>
        <w:rPr>
          <w:highlight w:val="white"/>
        </w:rPr>
      </w:pPr>
      <w:r>
        <w:rPr>
          <w:highlight w:val="white"/>
        </w:rPr>
        <w:t xml:space="preserve">If the second operand is an integer and </w:t>
      </w:r>
      <w:r w:rsidR="001F6620">
        <w:rPr>
          <w:highlight w:val="white"/>
        </w:rPr>
        <w:t>operand is a</w:t>
      </w:r>
      <w:r>
        <w:rPr>
          <w:highlight w:val="white"/>
        </w:rPr>
        <w:t xml:space="preserve"> </w:t>
      </w:r>
      <w:r w:rsidRPr="0049614B">
        <w:rPr>
          <w:rStyle w:val="KeyWord0"/>
          <w:highlight w:val="white"/>
        </w:rPr>
        <w:t>BigInteger</w:t>
      </w:r>
      <w:r w:rsidR="001F6620">
        <w:rPr>
          <w:highlight w:val="white"/>
        </w:rPr>
        <w:t>, t</w:t>
      </w:r>
      <w:r>
        <w:rPr>
          <w:highlight w:val="white"/>
        </w:rPr>
        <w:t xml:space="preserve">he value to be inspected has index </w:t>
      </w:r>
      <w:r w:rsidR="001F6620">
        <w:rPr>
          <w:highlight w:val="white"/>
        </w:rPr>
        <w:t>two</w:t>
      </w:r>
      <w:r>
        <w:rPr>
          <w:highlight w:val="white"/>
        </w:rPr>
        <w:t>.</w:t>
      </w:r>
    </w:p>
    <w:p w14:paraId="562AF968" w14:textId="77777777" w:rsidR="00785C18" w:rsidRDefault="00F26B83" w:rsidP="00F26B83">
      <w:pPr>
        <w:pStyle w:val="Code"/>
        <w:rPr>
          <w:highlight w:val="white"/>
        </w:rPr>
      </w:pPr>
      <w:r w:rsidRPr="00F26B83">
        <w:rPr>
          <w:highlight w:val="white"/>
        </w:rPr>
        <w:t xml:space="preserve">        </w:t>
      </w:r>
      <w:r w:rsidR="00785C18">
        <w:rPr>
          <w:highlight w:val="white"/>
        </w:rPr>
        <w:t xml:space="preserve">else </w:t>
      </w:r>
      <w:r w:rsidRPr="00F26B83">
        <w:rPr>
          <w:highlight w:val="white"/>
        </w:rPr>
        <w:t>if ((m_operandArray[1] is int) &amp;&amp;</w:t>
      </w:r>
    </w:p>
    <w:p w14:paraId="08F15355" w14:textId="2BC60555" w:rsidR="00F26B83" w:rsidRPr="00F26B83" w:rsidRDefault="00785C18" w:rsidP="00F26B83">
      <w:pPr>
        <w:pStyle w:val="Code"/>
        <w:rPr>
          <w:highlight w:val="white"/>
        </w:rPr>
      </w:pPr>
      <w:r>
        <w:rPr>
          <w:highlight w:val="white"/>
        </w:rPr>
        <w:t xml:space="preserve">                </w:t>
      </w:r>
      <w:r w:rsidR="00F26B83" w:rsidRPr="00F26B83">
        <w:rPr>
          <w:highlight w:val="white"/>
        </w:rPr>
        <w:t xml:space="preserve"> (m_operandArray[2] is BigInteger)) {</w:t>
      </w:r>
    </w:p>
    <w:p w14:paraId="2D16A884" w14:textId="77777777" w:rsidR="00F26B83" w:rsidRPr="00F26B83" w:rsidRDefault="00F26B83" w:rsidP="00F26B83">
      <w:pPr>
        <w:pStyle w:val="Code"/>
        <w:rPr>
          <w:highlight w:val="white"/>
        </w:rPr>
      </w:pPr>
      <w:r w:rsidRPr="00F26B83">
        <w:rPr>
          <w:highlight w:val="white"/>
        </w:rPr>
        <w:t xml:space="preserve">          CheckIncrement(2);</w:t>
      </w:r>
    </w:p>
    <w:p w14:paraId="594B921D" w14:textId="77777777" w:rsidR="00F26B83" w:rsidRPr="00F26B83" w:rsidRDefault="00F26B83" w:rsidP="00F26B83">
      <w:pPr>
        <w:pStyle w:val="Code"/>
        <w:rPr>
          <w:highlight w:val="white"/>
        </w:rPr>
      </w:pPr>
      <w:r w:rsidRPr="00F26B83">
        <w:rPr>
          <w:highlight w:val="white"/>
        </w:rPr>
        <w:t xml:space="preserve">        }</w:t>
      </w:r>
    </w:p>
    <w:p w14:paraId="2DD8A381" w14:textId="77777777" w:rsidR="00F26B83" w:rsidRPr="00F26B83" w:rsidRDefault="00F26B83" w:rsidP="00F26B83">
      <w:pPr>
        <w:pStyle w:val="Code"/>
        <w:rPr>
          <w:highlight w:val="white"/>
        </w:rPr>
      </w:pPr>
      <w:r w:rsidRPr="00F26B83">
        <w:rPr>
          <w:highlight w:val="white"/>
        </w:rPr>
        <w:t xml:space="preserve">      }</w:t>
      </w:r>
    </w:p>
    <w:p w14:paraId="6B055C69" w14:textId="77777777" w:rsidR="00F26B83" w:rsidRPr="00F26B83" w:rsidRDefault="00F26B83" w:rsidP="00F26B83">
      <w:pPr>
        <w:pStyle w:val="Code"/>
        <w:rPr>
          <w:highlight w:val="white"/>
        </w:rPr>
      </w:pPr>
      <w:r w:rsidRPr="00F26B83">
        <w:rPr>
          <w:highlight w:val="white"/>
        </w:rPr>
        <w:t xml:space="preserve">    }</w:t>
      </w:r>
    </w:p>
    <w:p w14:paraId="47B70C19" w14:textId="36A78851" w:rsidR="00F26B83" w:rsidRPr="00F26B83" w:rsidRDefault="001F6620" w:rsidP="001F6620">
      <w:pPr>
        <w:rPr>
          <w:highlight w:val="white"/>
        </w:rPr>
      </w:pPr>
      <w:r>
        <w:rPr>
          <w:highlight w:val="white"/>
        </w:rPr>
        <w:t xml:space="preserve">The </w:t>
      </w:r>
      <w:r w:rsidRPr="001F6620">
        <w:rPr>
          <w:rStyle w:val="KeyWord0"/>
          <w:highlight w:val="white"/>
        </w:rPr>
        <w:t>CheckIncrement</w:t>
      </w:r>
      <w:r>
        <w:rPr>
          <w:highlight w:val="white"/>
        </w:rPr>
        <w:t xml:space="preserve"> method </w:t>
      </w:r>
      <w:r w:rsidR="00C75789">
        <w:rPr>
          <w:highlight w:val="white"/>
        </w:rPr>
        <w:t>inspects the value to be added or subtracted</w:t>
      </w:r>
      <w:r w:rsidR="003F764D">
        <w:rPr>
          <w:highlight w:val="white"/>
        </w:rPr>
        <w:t xml:space="preserve">. If the operation is addition </w:t>
      </w:r>
      <w:r w:rsidR="007C7989">
        <w:rPr>
          <w:highlight w:val="white"/>
        </w:rPr>
        <w:t xml:space="preserve">of </w:t>
      </w:r>
      <w:r w:rsidR="003F764D">
        <w:rPr>
          <w:highlight w:val="white"/>
        </w:rPr>
        <w:t xml:space="preserve">one or </w:t>
      </w:r>
      <w:r w:rsidR="00830D14">
        <w:rPr>
          <w:highlight w:val="white"/>
        </w:rPr>
        <w:t xml:space="preserve">subtraction </w:t>
      </w:r>
      <w:r w:rsidR="007C7989">
        <w:rPr>
          <w:highlight w:val="white"/>
        </w:rPr>
        <w:t xml:space="preserve">of </w:t>
      </w:r>
      <w:r w:rsidR="00830D14">
        <w:rPr>
          <w:highlight w:val="white"/>
        </w:rPr>
        <w:t>minus one, we replace the operator with increment.</w:t>
      </w:r>
    </w:p>
    <w:p w14:paraId="545800E9" w14:textId="77777777" w:rsidR="00F26B83" w:rsidRPr="00F26B83" w:rsidRDefault="00F26B83" w:rsidP="00F26B83">
      <w:pPr>
        <w:pStyle w:val="Code"/>
        <w:rPr>
          <w:highlight w:val="white"/>
        </w:rPr>
      </w:pPr>
      <w:r w:rsidRPr="00F26B83">
        <w:rPr>
          <w:highlight w:val="white"/>
        </w:rPr>
        <w:t xml:space="preserve">    private void CheckIncrement(int valueIndex) {</w:t>
      </w:r>
    </w:p>
    <w:p w14:paraId="4F27BEB7" w14:textId="77777777" w:rsidR="00F26B83" w:rsidRPr="00F26B83" w:rsidRDefault="00F26B83" w:rsidP="00F26B83">
      <w:pPr>
        <w:pStyle w:val="Code"/>
        <w:rPr>
          <w:highlight w:val="white"/>
        </w:rPr>
      </w:pPr>
      <w:r w:rsidRPr="00F26B83">
        <w:rPr>
          <w:highlight w:val="white"/>
        </w:rPr>
        <w:t xml:space="preserve">      int value = (int) ((BigInteger) m_operandArray[valueIndex]);</w:t>
      </w:r>
    </w:p>
    <w:p w14:paraId="42CC44AD" w14:textId="77777777" w:rsidR="00F26B83" w:rsidRPr="00F26B83" w:rsidRDefault="00F26B83" w:rsidP="00F26B83">
      <w:pPr>
        <w:pStyle w:val="Code"/>
        <w:rPr>
          <w:highlight w:val="white"/>
        </w:rPr>
      </w:pPr>
    </w:p>
    <w:p w14:paraId="317384A7" w14:textId="77777777" w:rsidR="00F26B83" w:rsidRPr="00F26B83" w:rsidRDefault="00F26B83" w:rsidP="00F26B83">
      <w:pPr>
        <w:pStyle w:val="Code"/>
        <w:rPr>
          <w:highlight w:val="white"/>
        </w:rPr>
      </w:pPr>
      <w:r w:rsidRPr="00F26B83">
        <w:rPr>
          <w:highlight w:val="white"/>
        </w:rPr>
        <w:t xml:space="preserve">      if (((Operator == AssemblyOperator.add) &amp;&amp; (value == 1)) ||</w:t>
      </w:r>
    </w:p>
    <w:p w14:paraId="37B4D269"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2EF8D485" w14:textId="77777777" w:rsidR="00F26B83" w:rsidRPr="00F26B83" w:rsidRDefault="00F26B83" w:rsidP="00F26B83">
      <w:pPr>
        <w:pStyle w:val="Code"/>
        <w:rPr>
          <w:highlight w:val="white"/>
        </w:rPr>
      </w:pPr>
      <w:r w:rsidRPr="00F26B83">
        <w:rPr>
          <w:highlight w:val="white"/>
        </w:rPr>
        <w:t xml:space="preserve">        m_operator = AssemblyOperator.inc;</w:t>
      </w:r>
    </w:p>
    <w:p w14:paraId="1AFDCC02" w14:textId="77777777" w:rsidR="00F26B83" w:rsidRPr="00F26B83" w:rsidRDefault="00F26B83" w:rsidP="00F26B83">
      <w:pPr>
        <w:pStyle w:val="Code"/>
        <w:rPr>
          <w:highlight w:val="white"/>
        </w:rPr>
      </w:pPr>
      <w:r w:rsidRPr="00F26B83">
        <w:rPr>
          <w:highlight w:val="white"/>
        </w:rPr>
        <w:t xml:space="preserve">        m_operandArray[valueIndex] = null;</w:t>
      </w:r>
    </w:p>
    <w:p w14:paraId="15882C77" w14:textId="0C60DFBD" w:rsidR="00F26B83" w:rsidRDefault="00F26B83" w:rsidP="00F26B83">
      <w:pPr>
        <w:pStyle w:val="Code"/>
        <w:rPr>
          <w:highlight w:val="white"/>
        </w:rPr>
      </w:pPr>
      <w:r w:rsidRPr="00F26B83">
        <w:rPr>
          <w:highlight w:val="white"/>
        </w:rPr>
        <w:t xml:space="preserve">      }</w:t>
      </w:r>
    </w:p>
    <w:p w14:paraId="7B73FB59" w14:textId="5404DBED" w:rsidR="00830D14" w:rsidRPr="00F26B83" w:rsidRDefault="00447861" w:rsidP="00830D14">
      <w:pPr>
        <w:rPr>
          <w:highlight w:val="white"/>
        </w:rPr>
      </w:pPr>
      <w:r>
        <w:rPr>
          <w:highlight w:val="white"/>
        </w:rPr>
        <w:t>In the same way, i</w:t>
      </w:r>
      <w:r w:rsidR="00830D14">
        <w:rPr>
          <w:highlight w:val="white"/>
        </w:rPr>
        <w:t xml:space="preserve">f the operation is addition </w:t>
      </w:r>
      <w:r w:rsidR="00927FE5">
        <w:rPr>
          <w:highlight w:val="white"/>
        </w:rPr>
        <w:t>of</w:t>
      </w:r>
      <w:r w:rsidR="00830D14">
        <w:rPr>
          <w:highlight w:val="white"/>
        </w:rPr>
        <w:t xml:space="preserve"> </w:t>
      </w:r>
      <w:r>
        <w:rPr>
          <w:highlight w:val="white"/>
        </w:rPr>
        <w:t xml:space="preserve">minus </w:t>
      </w:r>
      <w:r w:rsidR="00830D14">
        <w:rPr>
          <w:highlight w:val="white"/>
        </w:rPr>
        <w:t xml:space="preserve">one subtraction </w:t>
      </w:r>
      <w:r w:rsidR="007C7989">
        <w:rPr>
          <w:highlight w:val="white"/>
        </w:rPr>
        <w:t xml:space="preserve">of </w:t>
      </w:r>
      <w:r w:rsidR="00830D14">
        <w:rPr>
          <w:highlight w:val="white"/>
        </w:rPr>
        <w:t xml:space="preserve">one, we replace the operator with </w:t>
      </w:r>
      <w:r>
        <w:rPr>
          <w:highlight w:val="white"/>
        </w:rPr>
        <w:t>de</w:t>
      </w:r>
      <w:r w:rsidR="00830D14">
        <w:rPr>
          <w:highlight w:val="white"/>
        </w:rPr>
        <w:t>crement.</w:t>
      </w:r>
    </w:p>
    <w:p w14:paraId="241E8C80" w14:textId="77777777" w:rsidR="00F26B83" w:rsidRPr="00F26B83" w:rsidRDefault="00F26B83" w:rsidP="00F26B83">
      <w:pPr>
        <w:pStyle w:val="Code"/>
        <w:rPr>
          <w:highlight w:val="white"/>
        </w:rPr>
      </w:pPr>
      <w:r w:rsidRPr="00F26B83">
        <w:rPr>
          <w:highlight w:val="white"/>
        </w:rPr>
        <w:t xml:space="preserve">      else if (((Operator == AssemblyOperator.add) &amp;&amp; (value == -1)) ||</w:t>
      </w:r>
    </w:p>
    <w:p w14:paraId="4300D7FA"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126A649F" w14:textId="77777777" w:rsidR="00F26B83" w:rsidRPr="00F26B83" w:rsidRDefault="00F26B83" w:rsidP="00F26B83">
      <w:pPr>
        <w:pStyle w:val="Code"/>
        <w:rPr>
          <w:highlight w:val="white"/>
        </w:rPr>
      </w:pPr>
      <w:r w:rsidRPr="00F26B83">
        <w:rPr>
          <w:highlight w:val="white"/>
        </w:rPr>
        <w:t xml:space="preserve">        m_operator = AssemblyOperator.dec;</w:t>
      </w:r>
    </w:p>
    <w:p w14:paraId="16A2D03A" w14:textId="77777777" w:rsidR="00F26B83" w:rsidRPr="00F26B83" w:rsidRDefault="00F26B83" w:rsidP="00F26B83">
      <w:pPr>
        <w:pStyle w:val="Code"/>
        <w:rPr>
          <w:highlight w:val="white"/>
        </w:rPr>
      </w:pPr>
      <w:r w:rsidRPr="00F26B83">
        <w:rPr>
          <w:highlight w:val="white"/>
        </w:rPr>
        <w:t xml:space="preserve">        m_operandArray[valueIndex] = null;</w:t>
      </w:r>
    </w:p>
    <w:p w14:paraId="7F1AF7D7" w14:textId="77777777" w:rsidR="00F26B83" w:rsidRPr="00F26B83" w:rsidRDefault="00F26B83" w:rsidP="00F26B83">
      <w:pPr>
        <w:pStyle w:val="Code"/>
        <w:rPr>
          <w:highlight w:val="white"/>
        </w:rPr>
      </w:pPr>
      <w:r w:rsidRPr="00F26B83">
        <w:rPr>
          <w:highlight w:val="white"/>
        </w:rPr>
        <w:t xml:space="preserve">      }</w:t>
      </w:r>
    </w:p>
    <w:p w14:paraId="48A2EAD7" w14:textId="77777777" w:rsidR="00F26B83" w:rsidRPr="00F26B83" w:rsidRDefault="00F26B83" w:rsidP="00F26B83">
      <w:pPr>
        <w:pStyle w:val="Code"/>
        <w:rPr>
          <w:highlight w:val="white"/>
        </w:rPr>
      </w:pPr>
      <w:r w:rsidRPr="00F26B83">
        <w:rPr>
          <w:highlight w:val="white"/>
        </w:rPr>
        <w:t xml:space="preserve">    }</w:t>
      </w:r>
    </w:p>
    <w:p w14:paraId="25021122" w14:textId="532014F2" w:rsidR="002B63B5" w:rsidRPr="00B01231" w:rsidRDefault="00385372" w:rsidP="00385372">
      <w:pPr>
        <w:rPr>
          <w:highlight w:val="white"/>
        </w:rPr>
      </w:pPr>
      <w:r>
        <w:rPr>
          <w:highlight w:val="white"/>
        </w:rPr>
        <w:t xml:space="preserve">The </w:t>
      </w:r>
      <w:r w:rsidRPr="002F4D01">
        <w:rPr>
          <w:rStyle w:val="KeyWord0"/>
          <w:highlight w:val="white"/>
        </w:rPr>
        <w:t>CheckSize</w:t>
      </w:r>
      <w:r>
        <w:rPr>
          <w:highlight w:val="white"/>
        </w:rPr>
        <w:t xml:space="preserve"> method changes the operator to a size operator.</w:t>
      </w:r>
      <w:r w:rsidR="000D5F67">
        <w:rPr>
          <w:highlight w:val="white"/>
        </w:rPr>
        <w:t xml:space="preserve"> For instance, </w:t>
      </w:r>
      <w:r w:rsidR="00B645E5" w:rsidRPr="00B645E5">
        <w:rPr>
          <w:rStyle w:val="KeyWord0"/>
          <w:highlight w:val="white"/>
        </w:rPr>
        <w:t>add [bp + 2], 3</w:t>
      </w:r>
      <w:r w:rsidR="00B645E5">
        <w:rPr>
          <w:highlight w:val="white"/>
        </w:rPr>
        <w:t xml:space="preserve"> shall be changed to </w:t>
      </w:r>
      <w:r w:rsidR="00B645E5" w:rsidRPr="00B645E5">
        <w:rPr>
          <w:rStyle w:val="KeyWord0"/>
          <w:highlight w:val="white"/>
        </w:rPr>
        <w:t>add_word [bp + 2], 3</w:t>
      </w:r>
      <w:r w:rsidR="00B645E5">
        <w:rPr>
          <w:highlight w:val="white"/>
        </w:rPr>
        <w:t xml:space="preserve"> if the</w:t>
      </w:r>
      <w:r w:rsidR="00C218F6">
        <w:rPr>
          <w:highlight w:val="white"/>
        </w:rPr>
        <w:t xml:space="preserve"> </w:t>
      </w:r>
      <w:r w:rsidR="00B645E5">
        <w:rPr>
          <w:highlight w:val="white"/>
        </w:rPr>
        <w:t>address represent</w:t>
      </w:r>
      <w:r w:rsidR="00C218F6">
        <w:rPr>
          <w:highlight w:val="white"/>
        </w:rPr>
        <w:t>s</w:t>
      </w:r>
      <w:r w:rsidR="00B645E5">
        <w:rPr>
          <w:highlight w:val="white"/>
        </w:rPr>
        <w:t xml:space="preserve"> a 2-byte value</w:t>
      </w:r>
      <w:r w:rsidR="000B0E2D">
        <w:rPr>
          <w:highlight w:val="white"/>
        </w:rPr>
        <w:t xml:space="preserve"> (</w:t>
      </w:r>
      <w:r w:rsidR="000B0E2D" w:rsidRPr="000B0E2D">
        <w:rPr>
          <w:rStyle w:val="KeyWord0"/>
          <w:highlight w:val="white"/>
        </w:rPr>
        <w:t>size</w:t>
      </w:r>
      <w:r w:rsidR="000B0E2D">
        <w:rPr>
          <w:highlight w:val="white"/>
        </w:rPr>
        <w:t xml:space="preserve"> is two)</w:t>
      </w:r>
      <w:r w:rsidR="00B645E5">
        <w:rPr>
          <w:highlight w:val="white"/>
        </w:rPr>
        <w:t xml:space="preserve">. </w:t>
      </w:r>
      <w:r w:rsidR="000D5F67">
        <w:rPr>
          <w:highlight w:val="white"/>
        </w:rPr>
        <w:t>However, this method does not perform optimization, it just set the correct operator.</w:t>
      </w:r>
    </w:p>
    <w:p w14:paraId="659D1BC8" w14:textId="77777777" w:rsidR="00B01231" w:rsidRPr="00B01231" w:rsidRDefault="00B01231" w:rsidP="00B01231">
      <w:pPr>
        <w:pStyle w:val="Code"/>
        <w:rPr>
          <w:highlight w:val="white"/>
        </w:rPr>
      </w:pPr>
      <w:r w:rsidRPr="00B01231">
        <w:rPr>
          <w:highlight w:val="white"/>
        </w:rPr>
        <w:t xml:space="preserve">    private void CheckSize(int size) {</w:t>
      </w:r>
    </w:p>
    <w:p w14:paraId="2D09B976" w14:textId="2B58CCAF" w:rsidR="00863337" w:rsidRDefault="00B01231" w:rsidP="00B01231">
      <w:pPr>
        <w:pStyle w:val="Code"/>
        <w:rPr>
          <w:highlight w:val="white"/>
        </w:rPr>
      </w:pPr>
      <w:r w:rsidRPr="00B01231">
        <w:rPr>
          <w:highlight w:val="white"/>
        </w:rPr>
        <w:t xml:space="preserve">      if (</w:t>
      </w:r>
      <w:r w:rsidR="00863337" w:rsidRPr="00B01231">
        <w:rPr>
          <w:highlight w:val="white"/>
        </w:rPr>
        <w:t xml:space="preserve">(size != 0) </w:t>
      </w:r>
      <w:r w:rsidR="00863337">
        <w:rPr>
          <w:highlight w:val="white"/>
        </w:rPr>
        <w:t xml:space="preserve">&amp;&amp; </w:t>
      </w:r>
      <w:r w:rsidRPr="00B01231">
        <w:rPr>
          <w:highlight w:val="white"/>
        </w:rPr>
        <w:t>((m_operandArray[0] is Register) ||</w:t>
      </w:r>
    </w:p>
    <w:p w14:paraId="3F2636AE" w14:textId="4F52434E" w:rsidR="00B01231" w:rsidRPr="00B01231" w:rsidRDefault="00863337" w:rsidP="00B01231">
      <w:pPr>
        <w:pStyle w:val="Code"/>
        <w:rPr>
          <w:highlight w:val="white"/>
        </w:rPr>
      </w:pPr>
      <w:r>
        <w:rPr>
          <w:highlight w:val="white"/>
        </w:rPr>
        <w:t xml:space="preserve">          </w:t>
      </w:r>
      <w:r w:rsidR="00B01231" w:rsidRPr="00B01231">
        <w:rPr>
          <w:highlight w:val="white"/>
        </w:rPr>
        <w:t xml:space="preserve"> (m_operandArray[0] is Track)</w:t>
      </w:r>
      <w:r w:rsidR="0060211B">
        <w:rPr>
          <w:highlight w:val="white"/>
        </w:rPr>
        <w:t xml:space="preserve"> </w:t>
      </w:r>
      <w:r w:rsidR="00B01231" w:rsidRPr="00B01231">
        <w:rPr>
          <w:highlight w:val="white"/>
        </w:rPr>
        <w:t>||</w:t>
      </w:r>
      <w:r>
        <w:rPr>
          <w:highlight w:val="white"/>
        </w:rPr>
        <w:t xml:space="preserve"> </w:t>
      </w:r>
      <w:r w:rsidR="00B01231" w:rsidRPr="00B01231">
        <w:rPr>
          <w:highlight w:val="white"/>
        </w:rPr>
        <w:t>(m_operandArray[0] is String)) &amp;&amp;</w:t>
      </w:r>
    </w:p>
    <w:p w14:paraId="011E85C2" w14:textId="3413F55A" w:rsidR="00B01231" w:rsidRDefault="00B01231" w:rsidP="00B01231">
      <w:pPr>
        <w:pStyle w:val="Code"/>
        <w:rPr>
          <w:highlight w:val="white"/>
        </w:rPr>
      </w:pPr>
      <w:r w:rsidRPr="00B01231">
        <w:rPr>
          <w:highlight w:val="white"/>
        </w:rPr>
        <w:t xml:space="preserve">          (m_operandArray[1] is int) &amp;&amp;</w:t>
      </w:r>
    </w:p>
    <w:p w14:paraId="14F12E2D" w14:textId="47A3ED33" w:rsidR="00B01231" w:rsidRDefault="00863337" w:rsidP="00B01231">
      <w:pPr>
        <w:pStyle w:val="Code"/>
        <w:rPr>
          <w:highlight w:val="white"/>
        </w:rPr>
      </w:pPr>
      <w:r>
        <w:rPr>
          <w:highlight w:val="white"/>
        </w:rPr>
        <w:t xml:space="preserve">          (IsUnary() || </w:t>
      </w:r>
      <w:r w:rsidR="00B01231" w:rsidRPr="00B01231">
        <w:rPr>
          <w:highlight w:val="white"/>
        </w:rPr>
        <w:t>((m_operandArray[2] is BigInteger)</w:t>
      </w:r>
      <w:r w:rsidR="00B01231">
        <w:rPr>
          <w:highlight w:val="white"/>
        </w:rPr>
        <w:t xml:space="preserve"> </w:t>
      </w:r>
      <w:r w:rsidR="00B01231" w:rsidRPr="00B01231">
        <w:rPr>
          <w:highlight w:val="white"/>
        </w:rPr>
        <w:t>||</w:t>
      </w:r>
    </w:p>
    <w:p w14:paraId="380C867B" w14:textId="14CC4460" w:rsidR="00B01231" w:rsidRPr="00B01231" w:rsidRDefault="00863337" w:rsidP="00B01231">
      <w:pPr>
        <w:pStyle w:val="Code"/>
        <w:rPr>
          <w:highlight w:val="white"/>
        </w:rPr>
      </w:pPr>
      <w:r>
        <w:rPr>
          <w:highlight w:val="white"/>
        </w:rPr>
        <w:t xml:space="preserve">           </w:t>
      </w:r>
      <w:r w:rsidR="00B01231">
        <w:rPr>
          <w:highlight w:val="white"/>
        </w:rPr>
        <w:t xml:space="preserve"> </w:t>
      </w:r>
      <w:r>
        <w:rPr>
          <w:highlight w:val="white"/>
        </w:rPr>
        <w:t xml:space="preserve"> </w:t>
      </w:r>
      <w:r w:rsidR="00B01231">
        <w:rPr>
          <w:highlight w:val="white"/>
        </w:rPr>
        <w:t xml:space="preserve">            </w:t>
      </w:r>
      <w:r w:rsidR="00B01231" w:rsidRPr="00B01231">
        <w:rPr>
          <w:highlight w:val="white"/>
        </w:rPr>
        <w:t>(m_operandArray[2] is String)))</w:t>
      </w:r>
      <w:r>
        <w:rPr>
          <w:highlight w:val="white"/>
        </w:rPr>
        <w:t>)</w:t>
      </w:r>
      <w:r w:rsidR="00B01231" w:rsidRPr="00B01231">
        <w:rPr>
          <w:highlight w:val="white"/>
        </w:rPr>
        <w:t xml:space="preserve"> {</w:t>
      </w:r>
    </w:p>
    <w:p w14:paraId="538FEB48" w14:textId="59689DBE" w:rsidR="00B01231" w:rsidRPr="00B01231" w:rsidRDefault="00B01231" w:rsidP="00B01231">
      <w:pPr>
        <w:pStyle w:val="Code"/>
        <w:rPr>
          <w:highlight w:val="white"/>
        </w:rPr>
      </w:pPr>
      <w:r w:rsidRPr="00B01231">
        <w:rPr>
          <w:highlight w:val="white"/>
        </w:rPr>
        <w:t xml:space="preserve">        m_operator = OperatorToSize(m_operator, size);</w:t>
      </w:r>
    </w:p>
    <w:p w14:paraId="534217C0" w14:textId="306B5C4D" w:rsidR="00B01231" w:rsidRPr="00B01231" w:rsidRDefault="00B01231" w:rsidP="00B01231">
      <w:pPr>
        <w:pStyle w:val="Code"/>
        <w:rPr>
          <w:highlight w:val="white"/>
        </w:rPr>
      </w:pPr>
      <w:r w:rsidRPr="00B01231">
        <w:rPr>
          <w:highlight w:val="white"/>
        </w:rPr>
        <w:t xml:space="preserve">      }</w:t>
      </w:r>
    </w:p>
    <w:p w14:paraId="4DE9D7D3" w14:textId="629B934B" w:rsidR="00B01231" w:rsidRDefault="00B01231" w:rsidP="00B01231">
      <w:pPr>
        <w:pStyle w:val="Code"/>
        <w:rPr>
          <w:highlight w:val="white"/>
        </w:rPr>
      </w:pPr>
      <w:r w:rsidRPr="00B01231">
        <w:rPr>
          <w:highlight w:val="white"/>
        </w:rPr>
        <w:lastRenderedPageBreak/>
        <w:t xml:space="preserve">    }</w:t>
      </w:r>
    </w:p>
    <w:p w14:paraId="056E9B50" w14:textId="0A4FC941" w:rsidR="00CA5764" w:rsidRPr="00B01231" w:rsidRDefault="00BF4EEA" w:rsidP="00CA5764">
      <w:pPr>
        <w:pStyle w:val="Rubrik3"/>
        <w:rPr>
          <w:highlight w:val="white"/>
        </w:rPr>
      </w:pPr>
      <w:bookmarkStart w:id="403" w:name="_Toc53473569"/>
      <w:r>
        <w:rPr>
          <w:highlight w:val="white"/>
        </w:rPr>
        <w:t xml:space="preserve">Operator </w:t>
      </w:r>
      <w:r w:rsidR="00CA5764">
        <w:rPr>
          <w:highlight w:val="white"/>
        </w:rPr>
        <w:t>Test Methods</w:t>
      </w:r>
      <w:bookmarkEnd w:id="403"/>
    </w:p>
    <w:p w14:paraId="76947895" w14:textId="218E14BD" w:rsidR="00AE79B1" w:rsidRPr="00B01231" w:rsidRDefault="00BF4EEA" w:rsidP="0060211B">
      <w:pPr>
        <w:rPr>
          <w:highlight w:val="white"/>
        </w:rPr>
      </w:pPr>
      <w:r>
        <w:rPr>
          <w:highlight w:val="white"/>
        </w:rPr>
        <w:t xml:space="preserve">There is a set of methods that test whether the operator holds certain properties. </w:t>
      </w:r>
      <w:r w:rsidR="0060211B">
        <w:rPr>
          <w:highlight w:val="white"/>
        </w:rPr>
        <w:t xml:space="preserve">The </w:t>
      </w:r>
      <w:r w:rsidR="0060211B" w:rsidRPr="0060211B">
        <w:rPr>
          <w:rStyle w:val="KeyWord0"/>
          <w:highlight w:val="white"/>
        </w:rPr>
        <w:t>IsUnary</w:t>
      </w:r>
      <w:r w:rsidR="0060211B">
        <w:rPr>
          <w:highlight w:val="white"/>
        </w:rPr>
        <w:t xml:space="preserve"> method </w:t>
      </w:r>
      <w:r w:rsidR="009D5ED3">
        <w:rPr>
          <w:highlight w:val="white"/>
        </w:rPr>
        <w:t>return true is the operator is unary</w:t>
      </w:r>
      <w:r w:rsidR="00D94B2A">
        <w:rPr>
          <w:highlight w:val="white"/>
        </w:rPr>
        <w:t xml:space="preserve">; that is, </w:t>
      </w:r>
      <w:r w:rsidR="0021172F">
        <w:rPr>
          <w:highlight w:val="white"/>
        </w:rPr>
        <w:t>it</w:t>
      </w:r>
      <w:r w:rsidR="009D5ED3">
        <w:rPr>
          <w:highlight w:val="white"/>
        </w:rPr>
        <w:t xml:space="preserve"> takes one operand.</w:t>
      </w:r>
      <w:r w:rsidR="00F22EBD">
        <w:rPr>
          <w:highlight w:val="white"/>
        </w:rPr>
        <w:t xml:space="preserve"> Note that we regard multiplication and division as una</w:t>
      </w:r>
      <w:r w:rsidR="009B442D">
        <w:rPr>
          <w:highlight w:val="white"/>
        </w:rPr>
        <w:t>r</w:t>
      </w:r>
      <w:r w:rsidR="00F22EBD">
        <w:rPr>
          <w:highlight w:val="white"/>
        </w:rPr>
        <w:t xml:space="preserve">y operators, </w:t>
      </w:r>
      <w:r w:rsidR="009B442D">
        <w:rPr>
          <w:highlight w:val="white"/>
        </w:rPr>
        <w:t>even though it takes two operands.</w:t>
      </w:r>
      <w:r w:rsidR="00710BF8">
        <w:rPr>
          <w:highlight w:val="white"/>
        </w:rPr>
        <w:t xml:space="preserve"> That is because </w:t>
      </w:r>
      <w:r w:rsidR="000E1834">
        <w:rPr>
          <w:highlight w:val="white"/>
        </w:rPr>
        <w:t xml:space="preserve">the left operand is stored in a register, only the second operand is explicitly stated. </w:t>
      </w:r>
      <w:r w:rsidR="00710BF8">
        <w:rPr>
          <w:highlight w:val="white"/>
        </w:rPr>
        <w:t xml:space="preserve">We </w:t>
      </w:r>
      <w:r w:rsidR="000E1834">
        <w:rPr>
          <w:highlight w:val="white"/>
        </w:rPr>
        <w:t>also regard loading and storing of floating-point values as unary operators.</w:t>
      </w: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66475C2D" w:rsidR="00207C0A" w:rsidRPr="00207C0A" w:rsidRDefault="000E1834" w:rsidP="000E1834">
      <w:pPr>
        <w:rPr>
          <w:highlight w:val="white"/>
        </w:rPr>
      </w:pPr>
      <w:r>
        <w:rPr>
          <w:highlight w:val="white"/>
        </w:rPr>
        <w:t xml:space="preserve">The jump and call test methods </w:t>
      </w:r>
      <w:r w:rsidR="00EE492B">
        <w:rPr>
          <w:highlight w:val="white"/>
        </w:rPr>
        <w:t>tests whether the first operand is a register</w:t>
      </w:r>
      <w:r w:rsidR="00BE2FC3">
        <w:rPr>
          <w:highlight w:val="white"/>
        </w:rPr>
        <w:t xml:space="preserve">. The jump instruction </w:t>
      </w:r>
      <w:r w:rsidR="006032E5">
        <w:rPr>
          <w:highlight w:val="white"/>
        </w:rPr>
        <w:t>usually jumps to a specifically stated address. However, when returning from a function call, the address is stored in a register.</w:t>
      </w: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BB850CA" w:rsidR="002B63B5" w:rsidRPr="00DB788F" w:rsidRDefault="0034088F" w:rsidP="0034088F">
      <w:pPr>
        <w:rPr>
          <w:highlight w:val="white"/>
        </w:rPr>
      </w:pPr>
      <w:r>
        <w:rPr>
          <w:highlight w:val="white"/>
        </w:rPr>
        <w:t>A regular function call is to a specifically stated address. However, it is also possible to call a function</w:t>
      </w:r>
      <w:r w:rsidR="00526E5C">
        <w:rPr>
          <w:highlight w:val="white"/>
        </w:rPr>
        <w:t xml:space="preserve"> whose address is stored in a function pointer.</w:t>
      </w: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50FB5A12" w:rsidR="002B63B5" w:rsidRPr="00DB788F" w:rsidRDefault="008C59C7" w:rsidP="00E431C3">
      <w:pPr>
        <w:rPr>
          <w:highlight w:val="white"/>
        </w:rPr>
      </w:pPr>
      <w:r>
        <w:rPr>
          <w:highlight w:val="white"/>
        </w:rPr>
        <w:t xml:space="preserve">The </w:t>
      </w:r>
      <w:r w:rsidRPr="008C59C7">
        <w:rPr>
          <w:rStyle w:val="KeyWord0"/>
          <w:highlight w:val="white"/>
        </w:rPr>
        <w:t>IsRelationNotRegister</w:t>
      </w:r>
      <w:r>
        <w:rPr>
          <w:highlight w:val="white"/>
        </w:rPr>
        <w:t xml:space="preserve"> method </w:t>
      </w:r>
      <w:r w:rsidR="00F22EBD">
        <w:rPr>
          <w:highlight w:val="white"/>
        </w:rPr>
        <w:t xml:space="preserve">returns true if the operator is a relational jump operator. </w:t>
      </w:r>
      <w:r w:rsidR="00E431C3">
        <w:rPr>
          <w:highlight w:val="white"/>
        </w:rPr>
        <w:t xml:space="preserve">Note that there is no </w:t>
      </w:r>
      <w:r w:rsidR="00E431C3" w:rsidRPr="007E1950">
        <w:rPr>
          <w:rStyle w:val="KeyWord0"/>
          <w:highlight w:val="white"/>
        </w:rPr>
        <w:t>IsRelationRegister</w:t>
      </w:r>
      <w:r w:rsidR="00E431C3">
        <w:rPr>
          <w:highlight w:val="white"/>
        </w:rPr>
        <w:t xml:space="preserve">, since </w:t>
      </w:r>
      <w:r>
        <w:rPr>
          <w:highlight w:val="white"/>
        </w:rPr>
        <w:t>there are only jumps to specific addresses, not to addresses stored in registers.</w:t>
      </w: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lastRenderedPageBreak/>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63AEA3A3" w:rsidR="002B63B5" w:rsidRDefault="002B63B5" w:rsidP="00DB788F">
      <w:pPr>
        <w:pStyle w:val="Code"/>
        <w:rPr>
          <w:highlight w:val="white"/>
        </w:rPr>
      </w:pPr>
      <w:r w:rsidRPr="00DB788F">
        <w:rPr>
          <w:highlight w:val="white"/>
        </w:rPr>
        <w:t xml:space="preserve">    }</w:t>
      </w:r>
    </w:p>
    <w:p w14:paraId="3DC8840C" w14:textId="22CB12CF" w:rsidR="00037430" w:rsidRPr="00DB788F" w:rsidRDefault="00037430" w:rsidP="00037430">
      <w:pPr>
        <w:pStyle w:val="Rubrik3"/>
        <w:rPr>
          <w:highlight w:val="white"/>
        </w:rPr>
      </w:pPr>
      <w:bookmarkStart w:id="404" w:name="_Toc53473570"/>
      <w:r>
        <w:rPr>
          <w:highlight w:val="white"/>
        </w:rPr>
        <w:t>Register Overlapping</w:t>
      </w:r>
      <w:bookmarkEnd w:id="404"/>
    </w:p>
    <w:p w14:paraId="4DAC2A82" w14:textId="1C8F4EA3" w:rsidR="004A1E3D" w:rsidRDefault="00784F22" w:rsidP="004A1E3D">
      <w:pPr>
        <w:rPr>
          <w:highlight w:val="white"/>
        </w:rPr>
      </w:pPr>
      <w:r>
        <w:rPr>
          <w:highlight w:val="white"/>
        </w:rPr>
        <w:t xml:space="preserve">When allocating registers, we have to make sure the registers do not overlap. </w:t>
      </w:r>
      <w:r w:rsidR="004A1E3D">
        <w:rPr>
          <w:highlight w:val="white"/>
        </w:rPr>
        <w:t>T</w:t>
      </w:r>
      <w:r w:rsidR="00AA0446">
        <w:rPr>
          <w:highlight w:val="white"/>
        </w:rPr>
        <w:t>o begin with, t</w:t>
      </w:r>
      <w:r w:rsidR="004A1E3D">
        <w:rPr>
          <w:highlight w:val="white"/>
        </w:rPr>
        <w:t xml:space="preserve">he </w:t>
      </w:r>
      <w:r w:rsidR="004A1E3D" w:rsidRPr="00205F92">
        <w:rPr>
          <w:rStyle w:val="KeyWord0"/>
          <w:highlight w:val="white"/>
        </w:rPr>
        <w:t>m_registerOverlapSet</w:t>
      </w:r>
      <w:r w:rsidR="004A1E3D">
        <w:rPr>
          <w:highlight w:val="white"/>
        </w:rPr>
        <w:t xml:space="preserve"> set holds sets of </w:t>
      </w:r>
      <w:r w:rsidR="00A26A53">
        <w:rPr>
          <w:highlight w:val="white"/>
        </w:rPr>
        <w:t xml:space="preserve">all </w:t>
      </w:r>
      <w:r w:rsidR="004A1E3D">
        <w:rPr>
          <w:highlight w:val="white"/>
        </w:rPr>
        <w:t>overlapping registers.</w:t>
      </w:r>
      <w:r w:rsidR="00AA0446">
        <w:rPr>
          <w:highlight w:val="white"/>
        </w:rPr>
        <w:t xml:space="preserve"> Note that the </w:t>
      </w:r>
      <w:r w:rsidR="00AA0446" w:rsidRPr="00AA0446">
        <w:rPr>
          <w:rStyle w:val="KeyWord0"/>
          <w:highlight w:val="white"/>
        </w:rPr>
        <w:t>al</w:t>
      </w:r>
      <w:r w:rsidR="00AA0446">
        <w:rPr>
          <w:highlight w:val="white"/>
        </w:rPr>
        <w:t xml:space="preserve"> and </w:t>
      </w:r>
      <w:r w:rsidR="00AA0446" w:rsidRPr="00AA0446">
        <w:rPr>
          <w:rStyle w:val="KeyWord0"/>
          <w:highlight w:val="white"/>
        </w:rPr>
        <w:t>ah</w:t>
      </w:r>
      <w:r w:rsidR="00AA0446">
        <w:rPr>
          <w:highlight w:val="white"/>
        </w:rPr>
        <w:t xml:space="preserve"> registers are stored in separate sets, since they do not overlap.</w:t>
      </w:r>
    </w:p>
    <w:p w14:paraId="60E79783" w14:textId="77777777" w:rsidR="004A1E3D" w:rsidRPr="00A20FEF" w:rsidRDefault="004A1E3D" w:rsidP="004A1E3D">
      <w:pPr>
        <w:pStyle w:val="Code"/>
        <w:rPr>
          <w:highlight w:val="white"/>
        </w:rPr>
      </w:pPr>
      <w:r w:rsidRPr="00A20FEF">
        <w:rPr>
          <w:highlight w:val="white"/>
        </w:rPr>
        <w:t xml:space="preserve">    private static ISet&lt;ISet&lt;Register&gt;&gt; m_registerOverlapSet =</w:t>
      </w:r>
    </w:p>
    <w:p w14:paraId="2FAC7813" w14:textId="77777777" w:rsidR="004A1E3D" w:rsidRPr="00A20FEF" w:rsidRDefault="004A1E3D" w:rsidP="004A1E3D">
      <w:pPr>
        <w:pStyle w:val="Code"/>
        <w:rPr>
          <w:highlight w:val="white"/>
        </w:rPr>
      </w:pPr>
      <w:r w:rsidRPr="00A20FEF">
        <w:rPr>
          <w:highlight w:val="white"/>
        </w:rPr>
        <w:t xml:space="preserve">      new HashSet&lt;ISet&lt;Register&gt;&gt;() {</w:t>
      </w:r>
    </w:p>
    <w:p w14:paraId="06873192" w14:textId="77777777" w:rsidR="004A1E3D" w:rsidRPr="00A20FEF" w:rsidRDefault="004A1E3D" w:rsidP="004A1E3D">
      <w:pPr>
        <w:pStyle w:val="Code"/>
        <w:rPr>
          <w:highlight w:val="white"/>
        </w:rPr>
      </w:pPr>
      <w:r w:rsidRPr="00A20FEF">
        <w:rPr>
          <w:highlight w:val="white"/>
        </w:rPr>
        <w:t xml:space="preserve">        new HashSet&lt;Register&gt;() {Register.al, Register.ax,</w:t>
      </w:r>
    </w:p>
    <w:p w14:paraId="0B855827" w14:textId="77777777" w:rsidR="004A1E3D" w:rsidRPr="00A20FEF" w:rsidRDefault="004A1E3D" w:rsidP="004A1E3D">
      <w:pPr>
        <w:pStyle w:val="Code"/>
        <w:rPr>
          <w:highlight w:val="white"/>
        </w:rPr>
      </w:pPr>
      <w:r w:rsidRPr="00A20FEF">
        <w:rPr>
          <w:highlight w:val="white"/>
        </w:rPr>
        <w:t xml:space="preserve">                                 Register.eax, Register.rax},</w:t>
      </w:r>
    </w:p>
    <w:p w14:paraId="159386CB" w14:textId="77777777" w:rsidR="004A1E3D" w:rsidRPr="00A20FEF" w:rsidRDefault="004A1E3D" w:rsidP="004A1E3D">
      <w:pPr>
        <w:pStyle w:val="Code"/>
        <w:rPr>
          <w:highlight w:val="white"/>
        </w:rPr>
      </w:pPr>
      <w:r w:rsidRPr="00A20FEF">
        <w:rPr>
          <w:highlight w:val="white"/>
        </w:rPr>
        <w:t xml:space="preserve">        new HashSet&lt;Register&gt;() {Register.ah, Register.ax,</w:t>
      </w:r>
    </w:p>
    <w:p w14:paraId="57A6DD2E" w14:textId="77777777" w:rsidR="004A1E3D" w:rsidRPr="00A20FEF" w:rsidRDefault="004A1E3D" w:rsidP="004A1E3D">
      <w:pPr>
        <w:pStyle w:val="Code"/>
        <w:rPr>
          <w:highlight w:val="white"/>
        </w:rPr>
      </w:pPr>
      <w:r w:rsidRPr="00A20FEF">
        <w:rPr>
          <w:highlight w:val="white"/>
        </w:rPr>
        <w:t xml:space="preserve">                                 Register.eax, Register.rax},</w:t>
      </w:r>
    </w:p>
    <w:p w14:paraId="378019D5" w14:textId="77777777" w:rsidR="004A1E3D" w:rsidRPr="00A20FEF" w:rsidRDefault="004A1E3D" w:rsidP="004A1E3D">
      <w:pPr>
        <w:pStyle w:val="Code"/>
        <w:rPr>
          <w:highlight w:val="white"/>
        </w:rPr>
      </w:pPr>
      <w:r w:rsidRPr="00A20FEF">
        <w:rPr>
          <w:highlight w:val="white"/>
        </w:rPr>
        <w:t xml:space="preserve">        new HashSet&lt;Register&gt;() {Register.bl, Register.bx,</w:t>
      </w:r>
    </w:p>
    <w:p w14:paraId="486BDE57" w14:textId="77777777" w:rsidR="004A1E3D" w:rsidRPr="00A20FEF" w:rsidRDefault="004A1E3D" w:rsidP="004A1E3D">
      <w:pPr>
        <w:pStyle w:val="Code"/>
        <w:rPr>
          <w:highlight w:val="white"/>
        </w:rPr>
      </w:pPr>
      <w:r w:rsidRPr="00A20FEF">
        <w:rPr>
          <w:highlight w:val="white"/>
        </w:rPr>
        <w:t xml:space="preserve">                                 Register.ebx, Register.rbx},</w:t>
      </w:r>
    </w:p>
    <w:p w14:paraId="6D3D80E6" w14:textId="77777777" w:rsidR="004A1E3D" w:rsidRPr="00A20FEF" w:rsidRDefault="004A1E3D" w:rsidP="004A1E3D">
      <w:pPr>
        <w:pStyle w:val="Code"/>
        <w:rPr>
          <w:highlight w:val="white"/>
        </w:rPr>
      </w:pPr>
      <w:r w:rsidRPr="00A20FEF">
        <w:rPr>
          <w:highlight w:val="white"/>
        </w:rPr>
        <w:t xml:space="preserve">        new HashSet&lt;Register&gt;() {Register.bh, Register.bx,</w:t>
      </w:r>
    </w:p>
    <w:p w14:paraId="6B86FAD4" w14:textId="77777777" w:rsidR="004A1E3D" w:rsidRPr="00A20FEF" w:rsidRDefault="004A1E3D" w:rsidP="004A1E3D">
      <w:pPr>
        <w:pStyle w:val="Code"/>
        <w:rPr>
          <w:highlight w:val="white"/>
        </w:rPr>
      </w:pPr>
      <w:r w:rsidRPr="00A20FEF">
        <w:rPr>
          <w:highlight w:val="white"/>
        </w:rPr>
        <w:t xml:space="preserve">                                 Register.ebx, Register.rbx},</w:t>
      </w:r>
    </w:p>
    <w:p w14:paraId="345179D9" w14:textId="77777777" w:rsidR="004A1E3D" w:rsidRPr="00A20FEF" w:rsidRDefault="004A1E3D" w:rsidP="004A1E3D">
      <w:pPr>
        <w:pStyle w:val="Code"/>
        <w:rPr>
          <w:highlight w:val="white"/>
        </w:rPr>
      </w:pPr>
      <w:r w:rsidRPr="00A20FEF">
        <w:rPr>
          <w:highlight w:val="white"/>
        </w:rPr>
        <w:t xml:space="preserve">        new HashSet&lt;Register&gt;() {Register.cl, Register.cx,</w:t>
      </w:r>
    </w:p>
    <w:p w14:paraId="34BC43CA" w14:textId="77777777" w:rsidR="004A1E3D" w:rsidRPr="00A20FEF" w:rsidRDefault="004A1E3D" w:rsidP="004A1E3D">
      <w:pPr>
        <w:pStyle w:val="Code"/>
        <w:rPr>
          <w:highlight w:val="white"/>
        </w:rPr>
      </w:pPr>
      <w:r w:rsidRPr="00A20FEF">
        <w:rPr>
          <w:highlight w:val="white"/>
        </w:rPr>
        <w:t xml:space="preserve">                                 Register.ecx, Register.rcx},</w:t>
      </w:r>
    </w:p>
    <w:p w14:paraId="35815A93" w14:textId="77777777" w:rsidR="004A1E3D" w:rsidRPr="00A20FEF" w:rsidRDefault="004A1E3D" w:rsidP="004A1E3D">
      <w:pPr>
        <w:pStyle w:val="Code"/>
        <w:rPr>
          <w:highlight w:val="white"/>
        </w:rPr>
      </w:pPr>
      <w:r w:rsidRPr="00A20FEF">
        <w:rPr>
          <w:highlight w:val="white"/>
        </w:rPr>
        <w:t xml:space="preserve">        new HashSet&lt;Register&gt;() {Register.ch, Register.cx,</w:t>
      </w:r>
    </w:p>
    <w:p w14:paraId="3E7C8A1A" w14:textId="77777777" w:rsidR="004A1E3D" w:rsidRPr="00A20FEF" w:rsidRDefault="004A1E3D" w:rsidP="004A1E3D">
      <w:pPr>
        <w:pStyle w:val="Code"/>
        <w:rPr>
          <w:highlight w:val="white"/>
        </w:rPr>
      </w:pPr>
      <w:r w:rsidRPr="00A20FEF">
        <w:rPr>
          <w:highlight w:val="white"/>
        </w:rPr>
        <w:t xml:space="preserve">                                 Register.ecx, Register.rcx},</w:t>
      </w:r>
    </w:p>
    <w:p w14:paraId="4ACAD2F9" w14:textId="77777777" w:rsidR="004A1E3D" w:rsidRPr="00A20FEF" w:rsidRDefault="004A1E3D" w:rsidP="004A1E3D">
      <w:pPr>
        <w:pStyle w:val="Code"/>
        <w:rPr>
          <w:highlight w:val="white"/>
        </w:rPr>
      </w:pPr>
      <w:r w:rsidRPr="00A20FEF">
        <w:rPr>
          <w:highlight w:val="white"/>
        </w:rPr>
        <w:t xml:space="preserve">        new HashSet&lt;Register&gt;() {Register.dl, Register.dx,</w:t>
      </w:r>
    </w:p>
    <w:p w14:paraId="620C77E4" w14:textId="77777777" w:rsidR="004A1E3D" w:rsidRPr="00A20FEF" w:rsidRDefault="004A1E3D" w:rsidP="004A1E3D">
      <w:pPr>
        <w:pStyle w:val="Code"/>
        <w:rPr>
          <w:highlight w:val="white"/>
        </w:rPr>
      </w:pPr>
      <w:r w:rsidRPr="00A20FEF">
        <w:rPr>
          <w:highlight w:val="white"/>
        </w:rPr>
        <w:t xml:space="preserve">                                 Register.edx, Register.rdx},</w:t>
      </w:r>
    </w:p>
    <w:p w14:paraId="13605314" w14:textId="77777777" w:rsidR="004A1E3D" w:rsidRPr="00A20FEF" w:rsidRDefault="004A1E3D" w:rsidP="004A1E3D">
      <w:pPr>
        <w:pStyle w:val="Code"/>
        <w:rPr>
          <w:highlight w:val="white"/>
        </w:rPr>
      </w:pPr>
      <w:r w:rsidRPr="00A20FEF">
        <w:rPr>
          <w:highlight w:val="white"/>
        </w:rPr>
        <w:t xml:space="preserve">        new HashSet&lt;Register&gt;() {Register.dh, Register.dx,</w:t>
      </w:r>
    </w:p>
    <w:p w14:paraId="715FD34B" w14:textId="77777777" w:rsidR="004A1E3D" w:rsidRPr="00A20FEF" w:rsidRDefault="004A1E3D" w:rsidP="004A1E3D">
      <w:pPr>
        <w:pStyle w:val="Code"/>
        <w:rPr>
          <w:highlight w:val="white"/>
        </w:rPr>
      </w:pPr>
      <w:r w:rsidRPr="00A20FEF">
        <w:rPr>
          <w:highlight w:val="white"/>
        </w:rPr>
        <w:t xml:space="preserve">                                 Register.edx, Register.rdx},</w:t>
      </w:r>
    </w:p>
    <w:p w14:paraId="0439EAD2" w14:textId="77777777" w:rsidR="004A1E3D" w:rsidRPr="00A20FEF" w:rsidRDefault="004A1E3D" w:rsidP="004A1E3D">
      <w:pPr>
        <w:pStyle w:val="Code"/>
        <w:rPr>
          <w:highlight w:val="white"/>
        </w:rPr>
      </w:pPr>
      <w:r w:rsidRPr="00A20FEF">
        <w:rPr>
          <w:highlight w:val="white"/>
        </w:rPr>
        <w:t xml:space="preserve">        new HashSet&lt;Register&gt;() {Register.si, Register.esi, Register.rsi},</w:t>
      </w:r>
    </w:p>
    <w:p w14:paraId="3CF23675" w14:textId="77777777" w:rsidR="004A1E3D" w:rsidRPr="00A20FEF" w:rsidRDefault="004A1E3D" w:rsidP="004A1E3D">
      <w:pPr>
        <w:pStyle w:val="Code"/>
        <w:rPr>
          <w:highlight w:val="white"/>
        </w:rPr>
      </w:pPr>
      <w:r w:rsidRPr="00A20FEF">
        <w:rPr>
          <w:highlight w:val="white"/>
        </w:rPr>
        <w:t xml:space="preserve">        new HashSet&lt;Register&gt;() {Register.di, Register.edi, Register.rdi},</w:t>
      </w:r>
    </w:p>
    <w:p w14:paraId="331FFAE0" w14:textId="77777777" w:rsidR="004A1E3D" w:rsidRPr="00A20FEF" w:rsidRDefault="004A1E3D" w:rsidP="004A1E3D">
      <w:pPr>
        <w:pStyle w:val="Code"/>
        <w:rPr>
          <w:highlight w:val="white"/>
        </w:rPr>
      </w:pPr>
      <w:r w:rsidRPr="00A20FEF">
        <w:rPr>
          <w:highlight w:val="white"/>
        </w:rPr>
        <w:t xml:space="preserve">        new HashSet&lt;Register&gt;() {Register.bp, Register.ebp, Register.rbp},</w:t>
      </w:r>
    </w:p>
    <w:p w14:paraId="6CE82B14" w14:textId="77777777" w:rsidR="004A1E3D" w:rsidRPr="00A20FEF" w:rsidRDefault="004A1E3D" w:rsidP="004A1E3D">
      <w:pPr>
        <w:pStyle w:val="Code"/>
        <w:rPr>
          <w:highlight w:val="white"/>
        </w:rPr>
      </w:pPr>
      <w:r w:rsidRPr="00A20FEF">
        <w:rPr>
          <w:highlight w:val="white"/>
        </w:rPr>
        <w:t xml:space="preserve">        new HashSet&lt;Register&gt;() {Register.sp, Register.esp, Register.rsp}</w:t>
      </w:r>
    </w:p>
    <w:p w14:paraId="21C997F4" w14:textId="77777777" w:rsidR="004A1E3D" w:rsidRPr="00A20FEF" w:rsidRDefault="004A1E3D" w:rsidP="004A1E3D">
      <w:pPr>
        <w:pStyle w:val="Code"/>
        <w:rPr>
          <w:highlight w:val="white"/>
        </w:rPr>
      </w:pPr>
      <w:r w:rsidRPr="00A20FEF">
        <w:rPr>
          <w:highlight w:val="white"/>
        </w:rPr>
        <w:t xml:space="preserve">      };</w:t>
      </w:r>
    </w:p>
    <w:p w14:paraId="4DD71E84" w14:textId="6B6CFDCD" w:rsidR="004A1E3D" w:rsidRPr="00A20FEF" w:rsidRDefault="004A1E3D" w:rsidP="004A1E3D">
      <w:pPr>
        <w:rPr>
          <w:highlight w:val="white"/>
        </w:rPr>
      </w:pPr>
      <w:r>
        <w:rPr>
          <w:highlight w:val="white"/>
        </w:rPr>
        <w:t xml:space="preserve">The </w:t>
      </w:r>
      <w:r w:rsidRPr="00205F92">
        <w:rPr>
          <w:rStyle w:val="KeyWord0"/>
          <w:highlight w:val="white"/>
        </w:rPr>
        <w:t>RegisterOverlaps</w:t>
      </w:r>
      <w:r>
        <w:rPr>
          <w:highlight w:val="white"/>
        </w:rPr>
        <w:t xml:space="preserve"> methods returns true if the two registers overlaps. If at least one</w:t>
      </w:r>
      <w:r w:rsidR="00A829AD">
        <w:rPr>
          <w:highlight w:val="white"/>
        </w:rPr>
        <w:t xml:space="preserve"> </w:t>
      </w:r>
      <w:r>
        <w:rPr>
          <w:highlight w:val="white"/>
        </w:rPr>
        <w:t>register is null, they do not overlap and we return false.</w:t>
      </w:r>
    </w:p>
    <w:p w14:paraId="50BA949B" w14:textId="77777777" w:rsidR="004A1E3D" w:rsidRPr="00A20FEF" w:rsidRDefault="004A1E3D" w:rsidP="004A1E3D">
      <w:pPr>
        <w:pStyle w:val="Code"/>
        <w:rPr>
          <w:highlight w:val="white"/>
        </w:rPr>
      </w:pPr>
      <w:r w:rsidRPr="00A20FEF">
        <w:rPr>
          <w:highlight w:val="white"/>
        </w:rPr>
        <w:t xml:space="preserve">    public static bool RegisterOverlap(Register? register1,</w:t>
      </w:r>
    </w:p>
    <w:p w14:paraId="20E3D24E" w14:textId="77777777" w:rsidR="004A1E3D" w:rsidRPr="00A20FEF" w:rsidRDefault="004A1E3D" w:rsidP="004A1E3D">
      <w:pPr>
        <w:pStyle w:val="Code"/>
        <w:rPr>
          <w:highlight w:val="white"/>
        </w:rPr>
      </w:pPr>
      <w:r w:rsidRPr="00A20FEF">
        <w:rPr>
          <w:highlight w:val="white"/>
        </w:rPr>
        <w:t xml:space="preserve">                                       Register? register2) {</w:t>
      </w:r>
    </w:p>
    <w:p w14:paraId="5F07C590" w14:textId="77777777" w:rsidR="004A1E3D" w:rsidRPr="00A20FEF" w:rsidRDefault="004A1E3D" w:rsidP="004A1E3D">
      <w:pPr>
        <w:pStyle w:val="Code"/>
        <w:rPr>
          <w:highlight w:val="white"/>
        </w:rPr>
      </w:pPr>
      <w:r w:rsidRPr="00A20FEF">
        <w:rPr>
          <w:highlight w:val="white"/>
        </w:rPr>
        <w:t xml:space="preserve">      if ((register1 == null) || (register2 == null)) {</w:t>
      </w:r>
    </w:p>
    <w:p w14:paraId="48330D3D" w14:textId="77777777" w:rsidR="004A1E3D" w:rsidRPr="00A20FEF" w:rsidRDefault="004A1E3D" w:rsidP="004A1E3D">
      <w:pPr>
        <w:pStyle w:val="Code"/>
        <w:rPr>
          <w:highlight w:val="white"/>
        </w:rPr>
      </w:pPr>
      <w:r w:rsidRPr="00A20FEF">
        <w:rPr>
          <w:highlight w:val="white"/>
        </w:rPr>
        <w:t xml:space="preserve">        return false;</w:t>
      </w:r>
    </w:p>
    <w:p w14:paraId="698FB486" w14:textId="77777777" w:rsidR="004A1E3D" w:rsidRPr="00A20FEF" w:rsidRDefault="004A1E3D" w:rsidP="004A1E3D">
      <w:pPr>
        <w:pStyle w:val="Code"/>
        <w:rPr>
          <w:highlight w:val="white"/>
        </w:rPr>
      </w:pPr>
      <w:r w:rsidRPr="00A20FEF">
        <w:rPr>
          <w:highlight w:val="white"/>
        </w:rPr>
        <w:t xml:space="preserve">      }</w:t>
      </w:r>
    </w:p>
    <w:p w14:paraId="490D70F0" w14:textId="77777777" w:rsidR="004A1E3D" w:rsidRPr="00A20FEF" w:rsidRDefault="004A1E3D" w:rsidP="004A1E3D">
      <w:pPr>
        <w:rPr>
          <w:highlight w:val="white"/>
        </w:rPr>
      </w:pPr>
      <w:r>
        <w:rPr>
          <w:highlight w:val="white"/>
        </w:rPr>
        <w:lastRenderedPageBreak/>
        <w:t xml:space="preserve">Otherwise, we iterate through the </w:t>
      </w:r>
      <w:r w:rsidRPr="00237F9D">
        <w:rPr>
          <w:rStyle w:val="KeyWord0"/>
          <w:highlight w:val="white"/>
        </w:rPr>
        <w:t>m_registerOverlapSet</w:t>
      </w:r>
      <w:r>
        <w:rPr>
          <w:highlight w:val="white"/>
        </w:rPr>
        <w:t>. If one of the register sets holds both the registers, they overlap and we return true.</w:t>
      </w:r>
    </w:p>
    <w:p w14:paraId="23B2957C" w14:textId="77777777" w:rsidR="004A1E3D" w:rsidRPr="00A20FEF" w:rsidRDefault="004A1E3D" w:rsidP="004A1E3D">
      <w:pPr>
        <w:pStyle w:val="Code"/>
        <w:rPr>
          <w:highlight w:val="white"/>
        </w:rPr>
      </w:pPr>
      <w:r w:rsidRPr="00A20FEF">
        <w:rPr>
          <w:highlight w:val="white"/>
        </w:rPr>
        <w:t xml:space="preserve">      foreach (ISet&lt;Register&gt; registerSet in m_registerOverlapSet) {</w:t>
      </w:r>
    </w:p>
    <w:p w14:paraId="151D77E9" w14:textId="77777777" w:rsidR="004A1E3D" w:rsidRPr="00A20FEF" w:rsidRDefault="004A1E3D" w:rsidP="004A1E3D">
      <w:pPr>
        <w:pStyle w:val="Code"/>
        <w:rPr>
          <w:highlight w:val="white"/>
        </w:rPr>
      </w:pPr>
      <w:r w:rsidRPr="00A20FEF">
        <w:rPr>
          <w:highlight w:val="white"/>
        </w:rPr>
        <w:t xml:space="preserve">        if (registerSet.Contains(register1.Value) &amp;&amp;</w:t>
      </w:r>
    </w:p>
    <w:p w14:paraId="268DF286" w14:textId="77777777" w:rsidR="004A1E3D" w:rsidRPr="00A20FEF" w:rsidRDefault="004A1E3D" w:rsidP="004A1E3D">
      <w:pPr>
        <w:pStyle w:val="Code"/>
        <w:rPr>
          <w:highlight w:val="white"/>
        </w:rPr>
      </w:pPr>
      <w:r w:rsidRPr="00A20FEF">
        <w:rPr>
          <w:highlight w:val="white"/>
        </w:rPr>
        <w:t xml:space="preserve">            registerSet.Contains(register2.Value)) {</w:t>
      </w:r>
    </w:p>
    <w:p w14:paraId="2E9DC018" w14:textId="77777777" w:rsidR="004A1E3D" w:rsidRPr="00A20FEF" w:rsidRDefault="004A1E3D" w:rsidP="004A1E3D">
      <w:pPr>
        <w:pStyle w:val="Code"/>
        <w:rPr>
          <w:highlight w:val="white"/>
        </w:rPr>
      </w:pPr>
      <w:r w:rsidRPr="00A20FEF">
        <w:rPr>
          <w:highlight w:val="white"/>
        </w:rPr>
        <w:t xml:space="preserve">          return true;</w:t>
      </w:r>
    </w:p>
    <w:p w14:paraId="74DF2225" w14:textId="77777777" w:rsidR="004A1E3D" w:rsidRPr="00A20FEF" w:rsidRDefault="004A1E3D" w:rsidP="004A1E3D">
      <w:pPr>
        <w:pStyle w:val="Code"/>
        <w:rPr>
          <w:highlight w:val="white"/>
        </w:rPr>
      </w:pPr>
      <w:r w:rsidRPr="00A20FEF">
        <w:rPr>
          <w:highlight w:val="white"/>
        </w:rPr>
        <w:t xml:space="preserve">        }</w:t>
      </w:r>
    </w:p>
    <w:p w14:paraId="2F2DE5F2" w14:textId="77777777" w:rsidR="004A1E3D" w:rsidRPr="00A20FEF" w:rsidRDefault="004A1E3D" w:rsidP="004A1E3D">
      <w:pPr>
        <w:pStyle w:val="Code"/>
        <w:rPr>
          <w:highlight w:val="white"/>
        </w:rPr>
      </w:pPr>
      <w:r w:rsidRPr="00A20FEF">
        <w:rPr>
          <w:highlight w:val="white"/>
        </w:rPr>
        <w:t xml:space="preserve">      }</w:t>
      </w:r>
    </w:p>
    <w:p w14:paraId="0EDB3C2D" w14:textId="77777777" w:rsidR="004A1E3D" w:rsidRPr="00A20FEF" w:rsidRDefault="004A1E3D" w:rsidP="004A1E3D">
      <w:pPr>
        <w:rPr>
          <w:highlight w:val="white"/>
        </w:rPr>
      </w:pPr>
      <w:r>
        <w:rPr>
          <w:highlight w:val="white"/>
        </w:rPr>
        <w:t xml:space="preserve">If we have iterated through the </w:t>
      </w:r>
      <w:r w:rsidRPr="00237F9D">
        <w:rPr>
          <w:rStyle w:val="KeyWord0"/>
          <w:highlight w:val="white"/>
        </w:rPr>
        <w:t>m_registerOverlapSet</w:t>
      </w:r>
      <w:r>
        <w:rPr>
          <w:highlight w:val="white"/>
        </w:rPr>
        <w:t xml:space="preserve"> without finding a set holding both the registers, the registers do not overlap and we return false.</w:t>
      </w:r>
    </w:p>
    <w:p w14:paraId="0BA033DD" w14:textId="77777777" w:rsidR="004A1E3D" w:rsidRPr="00A20FEF" w:rsidRDefault="004A1E3D" w:rsidP="004A1E3D">
      <w:pPr>
        <w:pStyle w:val="Code"/>
        <w:rPr>
          <w:highlight w:val="white"/>
        </w:rPr>
      </w:pPr>
      <w:r w:rsidRPr="00A20FEF">
        <w:rPr>
          <w:highlight w:val="white"/>
        </w:rPr>
        <w:t xml:space="preserve">      return false;</w:t>
      </w:r>
    </w:p>
    <w:p w14:paraId="1BF24A87" w14:textId="475C13E5" w:rsidR="004A1E3D" w:rsidRDefault="004A1E3D" w:rsidP="004A1E3D">
      <w:pPr>
        <w:pStyle w:val="Code"/>
        <w:rPr>
          <w:highlight w:val="white"/>
        </w:rPr>
      </w:pPr>
      <w:r w:rsidRPr="00A20FEF">
        <w:rPr>
          <w:highlight w:val="white"/>
        </w:rPr>
        <w:t xml:space="preserve">    }</w:t>
      </w:r>
    </w:p>
    <w:p w14:paraId="3274193A" w14:textId="769B72C4" w:rsidR="00A405D4" w:rsidRPr="00A20FEF" w:rsidRDefault="00A405D4" w:rsidP="00A405D4">
      <w:pPr>
        <w:pStyle w:val="Rubrik3"/>
        <w:rPr>
          <w:highlight w:val="white"/>
        </w:rPr>
      </w:pPr>
      <w:bookmarkStart w:id="405" w:name="_Toc53473571"/>
      <w:r>
        <w:rPr>
          <w:highlight w:val="white"/>
        </w:rPr>
        <w:t>Register Size</w:t>
      </w:r>
      <w:bookmarkEnd w:id="405"/>
    </w:p>
    <w:p w14:paraId="21208FC1" w14:textId="5648658B" w:rsidR="002563E3" w:rsidRDefault="002563E3" w:rsidP="002563E3">
      <w:pPr>
        <w:rPr>
          <w:highlight w:val="white"/>
        </w:rPr>
      </w:pPr>
      <w:r>
        <w:rPr>
          <w:highlight w:val="white"/>
        </w:rPr>
        <w:t xml:space="preserve">The </w:t>
      </w:r>
      <w:r w:rsidRPr="00FB3339">
        <w:rPr>
          <w:rStyle w:val="KeyWord0"/>
          <w:highlight w:val="white"/>
        </w:rPr>
        <w:t>SizeOfRegister</w:t>
      </w:r>
      <w:r>
        <w:rPr>
          <w:highlight w:val="white"/>
        </w:rPr>
        <w:t xml:space="preserve"> method uses the </w:t>
      </w:r>
      <w:r w:rsidRPr="00FC44ED">
        <w:rPr>
          <w:rStyle w:val="KeyWord0"/>
          <w:highlight w:val="white"/>
        </w:rPr>
        <w:t>m_registerSizeMap</w:t>
      </w:r>
      <w:r>
        <w:rPr>
          <w:highlight w:val="white"/>
        </w:rPr>
        <w:t xml:space="preserve"> map to look up and return the size of the register.</w:t>
      </w:r>
    </w:p>
    <w:p w14:paraId="31194B54" w14:textId="77777777" w:rsidR="00F273B3" w:rsidRPr="00F273B3" w:rsidRDefault="00F273B3" w:rsidP="00F273B3">
      <w:pPr>
        <w:pStyle w:val="Code"/>
        <w:rPr>
          <w:highlight w:val="white"/>
        </w:rPr>
      </w:pPr>
      <w:r w:rsidRPr="00F273B3">
        <w:rPr>
          <w:highlight w:val="white"/>
        </w:rPr>
        <w:t xml:space="preserve">    private static IDictionary&lt;Register,int&gt; m_registerSizeMap =</w:t>
      </w:r>
    </w:p>
    <w:p w14:paraId="326B998D" w14:textId="77777777" w:rsidR="00F273B3" w:rsidRPr="00F273B3" w:rsidRDefault="00F273B3" w:rsidP="00F273B3">
      <w:pPr>
        <w:pStyle w:val="Code"/>
        <w:rPr>
          <w:highlight w:val="white"/>
        </w:rPr>
      </w:pPr>
      <w:r w:rsidRPr="00F273B3">
        <w:rPr>
          <w:highlight w:val="white"/>
        </w:rPr>
        <w:t xml:space="preserve">      new Dictionary&lt;Register,int&gt;() {</w:t>
      </w:r>
    </w:p>
    <w:p w14:paraId="64EE8D5D" w14:textId="77777777" w:rsidR="00F273B3" w:rsidRPr="00F273B3" w:rsidRDefault="00F273B3" w:rsidP="00F273B3">
      <w:pPr>
        <w:pStyle w:val="Code"/>
        <w:rPr>
          <w:highlight w:val="white"/>
        </w:rPr>
      </w:pPr>
      <w:r w:rsidRPr="00F273B3">
        <w:rPr>
          <w:highlight w:val="white"/>
        </w:rPr>
        <w:t xml:space="preserve">       {Register.al, 1}, {Register.bl, 1}, {Register.cl, 1}, {Register.dl, 1},</w:t>
      </w:r>
    </w:p>
    <w:p w14:paraId="2EB20C24" w14:textId="77777777" w:rsidR="00F273B3" w:rsidRPr="00F273B3" w:rsidRDefault="00F273B3" w:rsidP="00F273B3">
      <w:pPr>
        <w:pStyle w:val="Code"/>
        <w:rPr>
          <w:highlight w:val="white"/>
        </w:rPr>
      </w:pPr>
      <w:r w:rsidRPr="00F273B3">
        <w:rPr>
          <w:highlight w:val="white"/>
        </w:rPr>
        <w:t xml:space="preserve">       {Register.ah, 1}, {Register.bh, 1}, {Register.ch, 1}, {Register.dh, 1},</w:t>
      </w:r>
    </w:p>
    <w:p w14:paraId="7F88955E" w14:textId="77777777" w:rsidR="00F273B3" w:rsidRPr="00F273B3" w:rsidRDefault="00F273B3" w:rsidP="00F273B3">
      <w:pPr>
        <w:pStyle w:val="Code"/>
        <w:rPr>
          <w:highlight w:val="white"/>
        </w:rPr>
      </w:pPr>
      <w:r w:rsidRPr="00F273B3">
        <w:rPr>
          <w:highlight w:val="white"/>
        </w:rPr>
        <w:t xml:space="preserve">       {Register.ax, 2}, {Register.bx, 2}, {Register.cx, 2}, {Register.dx, 2},</w:t>
      </w:r>
    </w:p>
    <w:p w14:paraId="35D7449D" w14:textId="0041FA11" w:rsidR="00F273B3" w:rsidRPr="00F273B3" w:rsidRDefault="00F273B3" w:rsidP="00F273B3">
      <w:pPr>
        <w:pStyle w:val="Code"/>
        <w:rPr>
          <w:highlight w:val="white"/>
        </w:rPr>
      </w:pPr>
      <w:r w:rsidRPr="00F273B3">
        <w:rPr>
          <w:highlight w:val="white"/>
        </w:rPr>
        <w:t xml:space="preserve">       {Register.eax,4}, {Register.ebx,4}, {Register.ecx,4}, {Register.edx,4},</w:t>
      </w:r>
    </w:p>
    <w:p w14:paraId="1E70127B" w14:textId="78372011" w:rsidR="00F273B3" w:rsidRPr="00F273B3" w:rsidRDefault="00F273B3" w:rsidP="00F273B3">
      <w:pPr>
        <w:pStyle w:val="Code"/>
        <w:rPr>
          <w:highlight w:val="white"/>
        </w:rPr>
      </w:pPr>
      <w:r w:rsidRPr="00F273B3">
        <w:rPr>
          <w:highlight w:val="white"/>
        </w:rPr>
        <w:t xml:space="preserve">       {Register.rax,8}, {Register.rbx,8}, {Register.rcx,8}, {Register.rdx,8},</w:t>
      </w:r>
    </w:p>
    <w:p w14:paraId="4C81AB2F" w14:textId="77777777" w:rsidR="00F273B3" w:rsidRPr="00F273B3" w:rsidRDefault="00F273B3" w:rsidP="00F273B3">
      <w:pPr>
        <w:pStyle w:val="Code"/>
        <w:rPr>
          <w:highlight w:val="white"/>
        </w:rPr>
      </w:pPr>
      <w:r w:rsidRPr="00F273B3">
        <w:rPr>
          <w:highlight w:val="white"/>
        </w:rPr>
        <w:t xml:space="preserve">       {Register.si, 2}, {Register.di, 2}, {Register.sp, 2}, {Register.bp, 2},</w:t>
      </w:r>
    </w:p>
    <w:p w14:paraId="25911440" w14:textId="3CF14BE4" w:rsidR="00F273B3" w:rsidRPr="00F273B3" w:rsidRDefault="00F273B3" w:rsidP="00F273B3">
      <w:pPr>
        <w:pStyle w:val="Code"/>
        <w:rPr>
          <w:highlight w:val="white"/>
        </w:rPr>
      </w:pPr>
      <w:r w:rsidRPr="00F273B3">
        <w:rPr>
          <w:highlight w:val="white"/>
        </w:rPr>
        <w:t xml:space="preserve">       {Register.esi,4}, {Register.edi,4}, {Register.esp,4}, {Register.ebp,4},</w:t>
      </w:r>
    </w:p>
    <w:p w14:paraId="49C29D7D" w14:textId="37136690" w:rsidR="00F273B3" w:rsidRPr="00F273B3" w:rsidRDefault="00F273B3" w:rsidP="00F273B3">
      <w:pPr>
        <w:pStyle w:val="Code"/>
        <w:rPr>
          <w:highlight w:val="white"/>
        </w:rPr>
      </w:pPr>
      <w:r w:rsidRPr="00F273B3">
        <w:rPr>
          <w:highlight w:val="white"/>
        </w:rPr>
        <w:t xml:space="preserve">       {Register.rsi,8}, {Register.rdi,8}, {Register.rsp,8}, {Register.rbp,</w:t>
      </w:r>
      <w:r w:rsidR="002563E3">
        <w:rPr>
          <w:highlight w:val="white"/>
        </w:rPr>
        <w:t xml:space="preserve"> </w:t>
      </w:r>
      <w:r w:rsidRPr="00F273B3">
        <w:rPr>
          <w:highlight w:val="white"/>
        </w:rPr>
        <w:t>8}</w:t>
      </w:r>
    </w:p>
    <w:p w14:paraId="4A208DC4" w14:textId="77777777" w:rsidR="00F273B3" w:rsidRPr="00F273B3" w:rsidRDefault="00F273B3" w:rsidP="00F273B3">
      <w:pPr>
        <w:pStyle w:val="Code"/>
        <w:rPr>
          <w:highlight w:val="white"/>
        </w:rPr>
      </w:pPr>
      <w:r w:rsidRPr="00F273B3">
        <w:rPr>
          <w:highlight w:val="white"/>
        </w:rPr>
        <w:t xml:space="preserve">      };</w:t>
      </w:r>
    </w:p>
    <w:p w14:paraId="5DEB6B5F" w14:textId="77777777" w:rsidR="00F273B3" w:rsidRPr="00F273B3" w:rsidRDefault="00F273B3" w:rsidP="00F273B3">
      <w:pPr>
        <w:pStyle w:val="Code"/>
        <w:rPr>
          <w:highlight w:val="white"/>
        </w:rPr>
      </w:pPr>
    </w:p>
    <w:p w14:paraId="2B830D2E" w14:textId="77777777" w:rsidR="00F273B3" w:rsidRPr="00F273B3" w:rsidRDefault="00F273B3" w:rsidP="00F273B3">
      <w:pPr>
        <w:pStyle w:val="Code"/>
        <w:rPr>
          <w:highlight w:val="white"/>
        </w:rPr>
      </w:pPr>
      <w:r w:rsidRPr="00F273B3">
        <w:rPr>
          <w:highlight w:val="white"/>
        </w:rPr>
        <w:t xml:space="preserve">    public static int SizeOfRegister(Register register) {</w:t>
      </w:r>
    </w:p>
    <w:p w14:paraId="5D9D663D" w14:textId="77777777" w:rsidR="00F273B3" w:rsidRPr="00F273B3" w:rsidRDefault="00F273B3" w:rsidP="00F273B3">
      <w:pPr>
        <w:pStyle w:val="Code"/>
        <w:rPr>
          <w:highlight w:val="white"/>
        </w:rPr>
      </w:pPr>
      <w:r w:rsidRPr="00F273B3">
        <w:rPr>
          <w:highlight w:val="white"/>
        </w:rPr>
        <w:t xml:space="preserve">      return m_registerSizeMap[register];</w:t>
      </w:r>
    </w:p>
    <w:p w14:paraId="7A682BC4" w14:textId="77777777" w:rsidR="00F273B3" w:rsidRPr="00F273B3" w:rsidRDefault="00F273B3" w:rsidP="00F273B3">
      <w:pPr>
        <w:pStyle w:val="Code"/>
        <w:rPr>
          <w:highlight w:val="white"/>
        </w:rPr>
      </w:pPr>
      <w:r w:rsidRPr="00F273B3">
        <w:rPr>
          <w:highlight w:val="white"/>
        </w:rPr>
        <w:t xml:space="preserve">    }</w:t>
      </w:r>
    </w:p>
    <w:p w14:paraId="578CF480" w14:textId="7F01AC54" w:rsidR="00DF0E0B" w:rsidRPr="00DB788F" w:rsidRDefault="00DF0E0B" w:rsidP="0042441A">
      <w:pPr>
        <w:rPr>
          <w:highlight w:val="white"/>
        </w:rPr>
      </w:pPr>
      <w:r>
        <w:rPr>
          <w:highlight w:val="white"/>
        </w:rPr>
        <w:t xml:space="preserve">The </w:t>
      </w:r>
      <w:r w:rsidRPr="0054127F">
        <w:rPr>
          <w:rStyle w:val="KeyWord0"/>
          <w:highlight w:val="white"/>
        </w:rPr>
        <w:t>RegisterToSize</w:t>
      </w:r>
      <w:r>
        <w:rPr>
          <w:highlight w:val="white"/>
        </w:rPr>
        <w:t xml:space="preserve"> method converts a register to the given size.</w:t>
      </w:r>
      <w:r w:rsidR="0042441A">
        <w:rPr>
          <w:highlight w:val="white"/>
        </w:rPr>
        <w:t xml:space="preserve"> The </w:t>
      </w:r>
      <w:r w:rsidR="0042441A" w:rsidRPr="0042441A">
        <w:rPr>
          <w:rStyle w:val="KeyWord0"/>
          <w:highlight w:val="white"/>
        </w:rPr>
        <w:t>m_registerListSet</w:t>
      </w:r>
      <w:r w:rsidR="003D7574">
        <w:rPr>
          <w:highlight w:val="white"/>
        </w:rPr>
        <w:t xml:space="preserve"> set holds lists of registers of increasing sizes. Note that there are lists rather than sets</w:t>
      </w:r>
      <w:r w:rsidR="00C26D8B">
        <w:rPr>
          <w:highlight w:val="white"/>
        </w:rPr>
        <w:t>,</w:t>
      </w:r>
      <w:r w:rsidR="003D7574">
        <w:rPr>
          <w:highlight w:val="white"/>
        </w:rPr>
        <w:t xml:space="preserve"> because </w:t>
      </w:r>
      <w:r w:rsidR="00AA4FA6">
        <w:rPr>
          <w:highlight w:val="white"/>
        </w:rPr>
        <w:t>the order of the registers is important.</w:t>
      </w:r>
    </w:p>
    <w:p w14:paraId="02D6AC1E" w14:textId="77777777" w:rsidR="00DF0E0B" w:rsidRPr="00DF0E0B" w:rsidRDefault="00DF0E0B" w:rsidP="00DF0E0B">
      <w:pPr>
        <w:pStyle w:val="Code"/>
        <w:rPr>
          <w:highlight w:val="white"/>
        </w:rPr>
      </w:pPr>
      <w:r w:rsidRPr="00DF0E0B">
        <w:rPr>
          <w:highlight w:val="white"/>
        </w:rPr>
        <w:t xml:space="preserve">    private static ISet&lt;IList&lt;Register&gt;&gt; m_registerListSet =</w:t>
      </w:r>
    </w:p>
    <w:p w14:paraId="0095B4F9" w14:textId="77777777" w:rsidR="00DF0E0B" w:rsidRPr="00DF0E0B" w:rsidRDefault="00DF0E0B" w:rsidP="00DF0E0B">
      <w:pPr>
        <w:pStyle w:val="Code"/>
        <w:rPr>
          <w:highlight w:val="white"/>
        </w:rPr>
      </w:pPr>
      <w:r w:rsidRPr="00DF0E0B">
        <w:rPr>
          <w:highlight w:val="white"/>
        </w:rPr>
        <w:t xml:space="preserve">      new HashSet&lt;IList&lt;Register&gt;&gt;() {</w:t>
      </w:r>
    </w:p>
    <w:p w14:paraId="0A4C5F2C" w14:textId="77777777" w:rsidR="00DF0E0B" w:rsidRPr="00DF0E0B" w:rsidRDefault="00DF0E0B" w:rsidP="00DF0E0B">
      <w:pPr>
        <w:pStyle w:val="Code"/>
        <w:rPr>
          <w:highlight w:val="white"/>
        </w:rPr>
      </w:pPr>
      <w:r w:rsidRPr="00DF0E0B">
        <w:rPr>
          <w:highlight w:val="white"/>
        </w:rPr>
        <w:t xml:space="preserve">        new Register[] {Register.al, Register.ax, Register.eax, Register.rax},</w:t>
      </w:r>
    </w:p>
    <w:p w14:paraId="2EEBD3A0" w14:textId="77777777" w:rsidR="00DF0E0B" w:rsidRPr="00DF0E0B" w:rsidRDefault="00DF0E0B" w:rsidP="00DF0E0B">
      <w:pPr>
        <w:pStyle w:val="Code"/>
        <w:rPr>
          <w:highlight w:val="white"/>
        </w:rPr>
      </w:pPr>
      <w:r w:rsidRPr="00DF0E0B">
        <w:rPr>
          <w:highlight w:val="white"/>
        </w:rPr>
        <w:t xml:space="preserve">        new Register[] {Register.bl, Register.bx, Register.ebx, Register.rbx},</w:t>
      </w:r>
    </w:p>
    <w:p w14:paraId="28227421" w14:textId="77777777" w:rsidR="00DF0E0B" w:rsidRPr="00DF0E0B" w:rsidRDefault="00DF0E0B" w:rsidP="00DF0E0B">
      <w:pPr>
        <w:pStyle w:val="Code"/>
        <w:rPr>
          <w:highlight w:val="white"/>
        </w:rPr>
      </w:pPr>
      <w:r w:rsidRPr="00DF0E0B">
        <w:rPr>
          <w:highlight w:val="white"/>
        </w:rPr>
        <w:t xml:space="preserve">        new Register[] {Register.cl, Register.cx, Register.ecx, Register.rcx},</w:t>
      </w:r>
    </w:p>
    <w:p w14:paraId="4CCDDB39" w14:textId="77777777" w:rsidR="00DF0E0B" w:rsidRPr="00DF0E0B" w:rsidRDefault="00DF0E0B" w:rsidP="00DF0E0B">
      <w:pPr>
        <w:pStyle w:val="Code"/>
        <w:rPr>
          <w:highlight w:val="white"/>
        </w:rPr>
      </w:pPr>
      <w:r w:rsidRPr="00DF0E0B">
        <w:rPr>
          <w:highlight w:val="white"/>
        </w:rPr>
        <w:t xml:space="preserve">        new Register[] {Register.dl, Register.dx, Register.edx, Register.rdx},</w:t>
      </w:r>
    </w:p>
    <w:p w14:paraId="092027D5" w14:textId="77777777" w:rsidR="00DF0E0B" w:rsidRDefault="00DF0E0B" w:rsidP="00DF0E0B">
      <w:pPr>
        <w:pStyle w:val="Code"/>
        <w:rPr>
          <w:highlight w:val="white"/>
        </w:rPr>
      </w:pPr>
      <w:r w:rsidRPr="00DF0E0B">
        <w:rPr>
          <w:highlight w:val="white"/>
        </w:rPr>
        <w:t xml:space="preserve">        new Register[] {default(Register), Register.si,</w:t>
      </w:r>
    </w:p>
    <w:p w14:paraId="105FED41" w14:textId="7A3C3822" w:rsidR="00DF0E0B" w:rsidRPr="00DF0E0B" w:rsidRDefault="00DF0E0B" w:rsidP="00DF0E0B">
      <w:pPr>
        <w:pStyle w:val="Code"/>
        <w:rPr>
          <w:highlight w:val="white"/>
        </w:rPr>
      </w:pPr>
      <w:r>
        <w:rPr>
          <w:highlight w:val="white"/>
        </w:rPr>
        <w:t xml:space="preserve">                       </w:t>
      </w:r>
      <w:r w:rsidRPr="00DF0E0B">
        <w:rPr>
          <w:highlight w:val="white"/>
        </w:rPr>
        <w:t xml:space="preserve"> Register.esi, Register.rsi},</w:t>
      </w:r>
    </w:p>
    <w:p w14:paraId="535E31F1" w14:textId="77777777" w:rsidR="00DF0E0B" w:rsidRDefault="00DF0E0B" w:rsidP="00DF0E0B">
      <w:pPr>
        <w:pStyle w:val="Code"/>
        <w:rPr>
          <w:highlight w:val="white"/>
        </w:rPr>
      </w:pPr>
      <w:r w:rsidRPr="00DF0E0B">
        <w:rPr>
          <w:highlight w:val="white"/>
        </w:rPr>
        <w:t xml:space="preserve">        new Register[] {default(Register), Register.di,</w:t>
      </w:r>
    </w:p>
    <w:p w14:paraId="4B1D9E65" w14:textId="67606B39" w:rsidR="00DF0E0B" w:rsidRPr="00DF0E0B" w:rsidRDefault="00DF0E0B" w:rsidP="00DF0E0B">
      <w:pPr>
        <w:pStyle w:val="Code"/>
        <w:rPr>
          <w:highlight w:val="white"/>
        </w:rPr>
      </w:pPr>
      <w:r>
        <w:rPr>
          <w:highlight w:val="white"/>
        </w:rPr>
        <w:t xml:space="preserve">                       </w:t>
      </w:r>
      <w:r w:rsidRPr="00DF0E0B">
        <w:rPr>
          <w:highlight w:val="white"/>
        </w:rPr>
        <w:t xml:space="preserve"> Register.edi, Register.rdi},</w:t>
      </w:r>
    </w:p>
    <w:p w14:paraId="51B0B2A5" w14:textId="77777777" w:rsidR="00DF0E0B" w:rsidRDefault="00DF0E0B" w:rsidP="00DF0E0B">
      <w:pPr>
        <w:pStyle w:val="Code"/>
        <w:rPr>
          <w:highlight w:val="white"/>
        </w:rPr>
      </w:pPr>
      <w:r w:rsidRPr="00DF0E0B">
        <w:rPr>
          <w:highlight w:val="white"/>
        </w:rPr>
        <w:t xml:space="preserve">        new Register[] {default(Register), Register.bp,</w:t>
      </w:r>
    </w:p>
    <w:p w14:paraId="4A5262FB" w14:textId="6CFED91C" w:rsidR="00DF0E0B" w:rsidRPr="00DF0E0B" w:rsidRDefault="00DF0E0B" w:rsidP="00DF0E0B">
      <w:pPr>
        <w:pStyle w:val="Code"/>
        <w:rPr>
          <w:highlight w:val="white"/>
        </w:rPr>
      </w:pPr>
      <w:r>
        <w:rPr>
          <w:highlight w:val="white"/>
        </w:rPr>
        <w:t xml:space="preserve">                       </w:t>
      </w:r>
      <w:r w:rsidRPr="00DF0E0B">
        <w:rPr>
          <w:highlight w:val="white"/>
        </w:rPr>
        <w:t xml:space="preserve"> Register.ebp, Register.rbp},</w:t>
      </w:r>
    </w:p>
    <w:p w14:paraId="1FA6591A" w14:textId="77777777" w:rsidR="00DF0E0B" w:rsidRDefault="00DF0E0B" w:rsidP="00DF0E0B">
      <w:pPr>
        <w:pStyle w:val="Code"/>
        <w:rPr>
          <w:highlight w:val="white"/>
        </w:rPr>
      </w:pPr>
      <w:r w:rsidRPr="00DF0E0B">
        <w:rPr>
          <w:highlight w:val="white"/>
        </w:rPr>
        <w:t xml:space="preserve">        new Register[] {default(Register), Register.sp,</w:t>
      </w:r>
    </w:p>
    <w:p w14:paraId="55AC0C4D" w14:textId="767B7976" w:rsidR="00DF0E0B" w:rsidRPr="00DF0E0B" w:rsidRDefault="00DF0E0B" w:rsidP="00DF0E0B">
      <w:pPr>
        <w:pStyle w:val="Code"/>
        <w:rPr>
          <w:highlight w:val="white"/>
        </w:rPr>
      </w:pPr>
      <w:r>
        <w:rPr>
          <w:highlight w:val="white"/>
        </w:rPr>
        <w:t xml:space="preserve">                       </w:t>
      </w:r>
      <w:r w:rsidRPr="00DF0E0B">
        <w:rPr>
          <w:highlight w:val="white"/>
        </w:rPr>
        <w:t xml:space="preserve"> Register.esp, Register.rsp}</w:t>
      </w:r>
    </w:p>
    <w:p w14:paraId="4460CD00" w14:textId="77777777" w:rsidR="00DF0E0B" w:rsidRPr="00DF0E0B" w:rsidRDefault="00DF0E0B" w:rsidP="00DF0E0B">
      <w:pPr>
        <w:pStyle w:val="Code"/>
        <w:rPr>
          <w:highlight w:val="white"/>
        </w:rPr>
      </w:pPr>
      <w:r w:rsidRPr="00DF0E0B">
        <w:rPr>
          <w:highlight w:val="white"/>
        </w:rPr>
        <w:t xml:space="preserve">      };</w:t>
      </w:r>
    </w:p>
    <w:p w14:paraId="50A54979" w14:textId="1366FA46" w:rsidR="00DF0E0B" w:rsidRPr="00DF0E0B" w:rsidRDefault="00AA4FA6" w:rsidP="00AA4FA6">
      <w:pPr>
        <w:rPr>
          <w:highlight w:val="white"/>
        </w:rPr>
      </w:pPr>
      <w:r>
        <w:rPr>
          <w:highlight w:val="white"/>
        </w:rPr>
        <w:t xml:space="preserve">The </w:t>
      </w:r>
      <w:r w:rsidRPr="00AA4FA6">
        <w:rPr>
          <w:rStyle w:val="KeyWord0"/>
          <w:highlight w:val="white"/>
        </w:rPr>
        <w:t>m_sizeToIndexMap</w:t>
      </w:r>
      <w:r>
        <w:rPr>
          <w:highlight w:val="white"/>
        </w:rPr>
        <w:t xml:space="preserve"> </w:t>
      </w:r>
      <w:r w:rsidR="00F26FD1">
        <w:rPr>
          <w:highlight w:val="white"/>
        </w:rPr>
        <w:t xml:space="preserve">map maps the size of the registers to the index in the register lists of the </w:t>
      </w:r>
      <w:r w:rsidR="00F26FD1" w:rsidRPr="0042441A">
        <w:rPr>
          <w:rStyle w:val="KeyWord0"/>
          <w:highlight w:val="white"/>
        </w:rPr>
        <w:t>m_registerListSet</w:t>
      </w:r>
      <w:r w:rsidR="00F26FD1">
        <w:rPr>
          <w:highlight w:val="white"/>
        </w:rPr>
        <w:t xml:space="preserve"> set above.</w:t>
      </w:r>
    </w:p>
    <w:p w14:paraId="700083F1" w14:textId="77777777" w:rsidR="00DF0E0B" w:rsidRPr="00DF0E0B" w:rsidRDefault="00DF0E0B" w:rsidP="00DF0E0B">
      <w:pPr>
        <w:pStyle w:val="Code"/>
        <w:rPr>
          <w:highlight w:val="white"/>
        </w:rPr>
      </w:pPr>
      <w:r w:rsidRPr="00DF0E0B">
        <w:rPr>
          <w:highlight w:val="white"/>
        </w:rPr>
        <w:lastRenderedPageBreak/>
        <w:t xml:space="preserve">    private static IDictionary&lt;int,int&gt; m_sizeToIndexMap =</w:t>
      </w:r>
    </w:p>
    <w:p w14:paraId="5ED29E59" w14:textId="77777777" w:rsidR="00DF0E0B" w:rsidRPr="00DF0E0B" w:rsidRDefault="00DF0E0B" w:rsidP="00DF0E0B">
      <w:pPr>
        <w:pStyle w:val="Code"/>
        <w:rPr>
          <w:highlight w:val="white"/>
        </w:rPr>
      </w:pPr>
      <w:r w:rsidRPr="00DF0E0B">
        <w:rPr>
          <w:highlight w:val="white"/>
        </w:rPr>
        <w:t xml:space="preserve">      new Dictionary&lt;int, int&gt;() {{1, 0}, {2, 1}, {4, 2}, {8, 3}};</w:t>
      </w:r>
    </w:p>
    <w:p w14:paraId="5111A874" w14:textId="5275CDCE" w:rsidR="00DF0E0B" w:rsidRPr="00DF0E0B" w:rsidRDefault="00D573CF" w:rsidP="002B21D0">
      <w:pPr>
        <w:rPr>
          <w:highlight w:val="white"/>
        </w:rPr>
      </w:pPr>
      <w:r>
        <w:rPr>
          <w:highlight w:val="white"/>
        </w:rPr>
        <w:t xml:space="preserve">The </w:t>
      </w:r>
      <w:r w:rsidRPr="00D573CF">
        <w:rPr>
          <w:rStyle w:val="KeyWord0"/>
          <w:highlight w:val="white"/>
        </w:rPr>
        <w:t>RegisterToSize</w:t>
      </w:r>
      <w:r>
        <w:rPr>
          <w:highlight w:val="white"/>
        </w:rPr>
        <w:t xml:space="preserve"> method returns the register with the given size. </w:t>
      </w:r>
      <w:r w:rsidR="002B21D0">
        <w:rPr>
          <w:highlight w:val="white"/>
        </w:rPr>
        <w:t>If the register already hold</w:t>
      </w:r>
      <w:r w:rsidR="0042441A">
        <w:rPr>
          <w:highlight w:val="white"/>
        </w:rPr>
        <w:t>s</w:t>
      </w:r>
      <w:r w:rsidR="002B21D0">
        <w:rPr>
          <w:highlight w:val="white"/>
        </w:rPr>
        <w:t xml:space="preserve"> the given size, we just return the register.</w:t>
      </w:r>
    </w:p>
    <w:p w14:paraId="2D78481A" w14:textId="77777777" w:rsidR="00DF0E0B" w:rsidRPr="00DF0E0B" w:rsidRDefault="00DF0E0B" w:rsidP="00DF0E0B">
      <w:pPr>
        <w:pStyle w:val="Code"/>
        <w:rPr>
          <w:highlight w:val="white"/>
        </w:rPr>
      </w:pPr>
      <w:r w:rsidRPr="00DF0E0B">
        <w:rPr>
          <w:highlight w:val="white"/>
        </w:rPr>
        <w:t xml:space="preserve">    public static Register RegisterToSize(Register register, int size) {</w:t>
      </w:r>
    </w:p>
    <w:p w14:paraId="7A72DEBD" w14:textId="77777777" w:rsidR="00DF0E0B" w:rsidRPr="00DF0E0B" w:rsidRDefault="00DF0E0B" w:rsidP="00DF0E0B">
      <w:pPr>
        <w:pStyle w:val="Code"/>
        <w:rPr>
          <w:highlight w:val="white"/>
        </w:rPr>
      </w:pPr>
      <w:r w:rsidRPr="00DF0E0B">
        <w:rPr>
          <w:highlight w:val="white"/>
        </w:rPr>
        <w:t xml:space="preserve">      if (m_registerSizeMap[register] == size) {</w:t>
      </w:r>
    </w:p>
    <w:p w14:paraId="23D7FBF0" w14:textId="77777777" w:rsidR="00DF0E0B" w:rsidRPr="00DF0E0B" w:rsidRDefault="00DF0E0B" w:rsidP="00DF0E0B">
      <w:pPr>
        <w:pStyle w:val="Code"/>
        <w:rPr>
          <w:highlight w:val="white"/>
        </w:rPr>
      </w:pPr>
      <w:r w:rsidRPr="00DF0E0B">
        <w:rPr>
          <w:highlight w:val="white"/>
        </w:rPr>
        <w:t xml:space="preserve">        return register;</w:t>
      </w:r>
    </w:p>
    <w:p w14:paraId="2FE8E2A8" w14:textId="77777777" w:rsidR="00DF0E0B" w:rsidRPr="00DF0E0B" w:rsidRDefault="00DF0E0B" w:rsidP="00DF0E0B">
      <w:pPr>
        <w:pStyle w:val="Code"/>
        <w:rPr>
          <w:highlight w:val="white"/>
        </w:rPr>
      </w:pPr>
      <w:r w:rsidRPr="00DF0E0B">
        <w:rPr>
          <w:highlight w:val="white"/>
        </w:rPr>
        <w:t xml:space="preserve">      }</w:t>
      </w:r>
    </w:p>
    <w:p w14:paraId="7E2586B7" w14:textId="61F8431A" w:rsidR="002B21D0" w:rsidRPr="00DF0E0B" w:rsidRDefault="002B21D0" w:rsidP="002B21D0">
      <w:pPr>
        <w:rPr>
          <w:highlight w:val="white"/>
        </w:rPr>
      </w:pPr>
      <w:r>
        <w:rPr>
          <w:highlight w:val="white"/>
        </w:rPr>
        <w:t xml:space="preserve">Otherwise, we iterate through the </w:t>
      </w:r>
      <w:r w:rsidRPr="002B21D0">
        <w:rPr>
          <w:rStyle w:val="KeyWord0"/>
          <w:highlight w:val="white"/>
        </w:rPr>
        <w:t>m_registerListSet</w:t>
      </w:r>
      <w:r>
        <w:rPr>
          <w:highlight w:val="white"/>
        </w:rPr>
        <w:t xml:space="preserve"> set, </w:t>
      </w:r>
      <w:r w:rsidR="0042441A">
        <w:rPr>
          <w:highlight w:val="white"/>
        </w:rPr>
        <w:t xml:space="preserve">and check </w:t>
      </w:r>
      <w:r w:rsidR="00F26FD1">
        <w:rPr>
          <w:highlight w:val="white"/>
        </w:rPr>
        <w:t xml:space="preserve">if </w:t>
      </w:r>
      <w:r w:rsidR="0042441A">
        <w:rPr>
          <w:highlight w:val="white"/>
        </w:rPr>
        <w:t xml:space="preserve">any of the register sets contains the register. If it </w:t>
      </w:r>
      <w:r w:rsidR="00F26FD1">
        <w:rPr>
          <w:highlight w:val="white"/>
        </w:rPr>
        <w:t>contains the register</w:t>
      </w:r>
      <w:r w:rsidR="00C12FE7">
        <w:rPr>
          <w:highlight w:val="white"/>
        </w:rPr>
        <w:t>,</w:t>
      </w:r>
      <w:r w:rsidR="00F26FD1">
        <w:rPr>
          <w:highlight w:val="white"/>
        </w:rPr>
        <w:t xml:space="preserve"> we </w:t>
      </w:r>
      <w:r w:rsidR="00303A7B">
        <w:rPr>
          <w:highlight w:val="white"/>
        </w:rPr>
        <w:t xml:space="preserve">return the register on the index in the list </w:t>
      </w:r>
      <w:r w:rsidR="00F26FD1">
        <w:rPr>
          <w:highlight w:val="white"/>
        </w:rPr>
        <w:t>corre</w:t>
      </w:r>
      <w:r w:rsidR="00303A7B">
        <w:rPr>
          <w:highlight w:val="white"/>
        </w:rPr>
        <w:t>s</w:t>
      </w:r>
      <w:r w:rsidR="00F26FD1">
        <w:rPr>
          <w:highlight w:val="white"/>
        </w:rPr>
        <w:t xml:space="preserve">ponding to the size </w:t>
      </w:r>
      <w:r w:rsidR="00303A7B">
        <w:rPr>
          <w:highlight w:val="white"/>
        </w:rPr>
        <w:t>of the register.</w:t>
      </w:r>
    </w:p>
    <w:p w14:paraId="4531983B" w14:textId="77777777" w:rsidR="00DF0E0B" w:rsidRPr="00DF0E0B" w:rsidRDefault="00DF0E0B" w:rsidP="00DF0E0B">
      <w:pPr>
        <w:pStyle w:val="Code"/>
        <w:rPr>
          <w:highlight w:val="white"/>
        </w:rPr>
      </w:pPr>
      <w:r w:rsidRPr="00DF0E0B">
        <w:rPr>
          <w:highlight w:val="white"/>
        </w:rPr>
        <w:t xml:space="preserve">      foreach (IList&lt;Register&gt; registerList in m_registerListSet) {</w:t>
      </w:r>
    </w:p>
    <w:p w14:paraId="1AA9E441" w14:textId="77777777" w:rsidR="00DF0E0B" w:rsidRPr="00DF0E0B" w:rsidRDefault="00DF0E0B" w:rsidP="00DF0E0B">
      <w:pPr>
        <w:pStyle w:val="Code"/>
        <w:rPr>
          <w:highlight w:val="white"/>
        </w:rPr>
      </w:pPr>
      <w:r w:rsidRPr="00DF0E0B">
        <w:rPr>
          <w:highlight w:val="white"/>
        </w:rPr>
        <w:t xml:space="preserve">        if (registerList.Contains(register)) {</w:t>
      </w:r>
    </w:p>
    <w:p w14:paraId="02A65CC5" w14:textId="77777777" w:rsidR="00DF0E0B" w:rsidRPr="00DF0E0B" w:rsidRDefault="00DF0E0B" w:rsidP="00DF0E0B">
      <w:pPr>
        <w:pStyle w:val="Code"/>
        <w:rPr>
          <w:highlight w:val="white"/>
        </w:rPr>
      </w:pPr>
      <w:r w:rsidRPr="00DF0E0B">
        <w:rPr>
          <w:highlight w:val="white"/>
        </w:rPr>
        <w:t xml:space="preserve">          int index = m_sizeToIndexMap[size];</w:t>
      </w:r>
    </w:p>
    <w:p w14:paraId="4341AC29" w14:textId="77777777" w:rsidR="00DF0E0B" w:rsidRPr="00DF0E0B" w:rsidRDefault="00DF0E0B" w:rsidP="00DF0E0B">
      <w:pPr>
        <w:pStyle w:val="Code"/>
        <w:rPr>
          <w:highlight w:val="white"/>
        </w:rPr>
      </w:pPr>
      <w:r w:rsidRPr="00DF0E0B">
        <w:rPr>
          <w:highlight w:val="white"/>
        </w:rPr>
        <w:t xml:space="preserve">          Assert.ErrorXXX((index &gt;= 0) &amp;&amp; (index &lt; registerList.Count));</w:t>
      </w:r>
    </w:p>
    <w:p w14:paraId="49767C62" w14:textId="77777777" w:rsidR="00DF0E0B" w:rsidRPr="00DF0E0B" w:rsidRDefault="00DF0E0B" w:rsidP="00DF0E0B">
      <w:pPr>
        <w:pStyle w:val="Code"/>
        <w:rPr>
          <w:highlight w:val="white"/>
        </w:rPr>
      </w:pPr>
      <w:r w:rsidRPr="00DF0E0B">
        <w:rPr>
          <w:highlight w:val="white"/>
        </w:rPr>
        <w:t xml:space="preserve">          return registerList[index];</w:t>
      </w:r>
    </w:p>
    <w:p w14:paraId="618EA420" w14:textId="77777777" w:rsidR="00DF0E0B" w:rsidRPr="00DF0E0B" w:rsidRDefault="00DF0E0B" w:rsidP="00DF0E0B">
      <w:pPr>
        <w:pStyle w:val="Code"/>
        <w:rPr>
          <w:highlight w:val="white"/>
        </w:rPr>
      </w:pPr>
      <w:r w:rsidRPr="00DF0E0B">
        <w:rPr>
          <w:highlight w:val="white"/>
        </w:rPr>
        <w:t xml:space="preserve">        }</w:t>
      </w:r>
    </w:p>
    <w:p w14:paraId="383B4860" w14:textId="77777777" w:rsidR="00DF0E0B" w:rsidRPr="00DF0E0B" w:rsidRDefault="00DF0E0B" w:rsidP="00DF0E0B">
      <w:pPr>
        <w:pStyle w:val="Code"/>
        <w:rPr>
          <w:highlight w:val="white"/>
        </w:rPr>
      </w:pPr>
      <w:r w:rsidRPr="00DF0E0B">
        <w:rPr>
          <w:highlight w:val="white"/>
        </w:rPr>
        <w:t xml:space="preserve">      }</w:t>
      </w:r>
    </w:p>
    <w:p w14:paraId="5554622A" w14:textId="77777777" w:rsidR="00DF0E0B" w:rsidRPr="00DF0E0B" w:rsidRDefault="00DF0E0B" w:rsidP="00DF0E0B">
      <w:pPr>
        <w:pStyle w:val="Code"/>
        <w:rPr>
          <w:highlight w:val="white"/>
        </w:rPr>
      </w:pPr>
    </w:p>
    <w:p w14:paraId="2146D68D" w14:textId="77777777" w:rsidR="00DF0E0B" w:rsidRPr="00DF0E0B" w:rsidRDefault="00DF0E0B" w:rsidP="00DF0E0B">
      <w:pPr>
        <w:pStyle w:val="Code"/>
        <w:rPr>
          <w:highlight w:val="white"/>
        </w:rPr>
      </w:pPr>
      <w:r w:rsidRPr="00DF0E0B">
        <w:rPr>
          <w:highlight w:val="white"/>
        </w:rPr>
        <w:t xml:space="preserve">      Assert.ErrorXXX(false);</w:t>
      </w:r>
    </w:p>
    <w:p w14:paraId="35A1AB47" w14:textId="77777777" w:rsidR="00DF0E0B" w:rsidRPr="00DF0E0B" w:rsidRDefault="00DF0E0B" w:rsidP="00DF0E0B">
      <w:pPr>
        <w:pStyle w:val="Code"/>
        <w:rPr>
          <w:highlight w:val="white"/>
        </w:rPr>
      </w:pPr>
      <w:r w:rsidRPr="00DF0E0B">
        <w:rPr>
          <w:highlight w:val="white"/>
        </w:rPr>
        <w:t xml:space="preserve">      return default(Register);</w:t>
      </w:r>
    </w:p>
    <w:p w14:paraId="16348448" w14:textId="77777777" w:rsidR="00DF0E0B" w:rsidRPr="00DF0E0B" w:rsidRDefault="00DF0E0B" w:rsidP="00DF0E0B">
      <w:pPr>
        <w:pStyle w:val="Code"/>
        <w:rPr>
          <w:highlight w:val="white"/>
        </w:rPr>
      </w:pPr>
      <w:r w:rsidRPr="00DF0E0B">
        <w:rPr>
          <w:highlight w:val="white"/>
        </w:rPr>
        <w:t xml:space="preserve">    }</w:t>
      </w:r>
    </w:p>
    <w:p w14:paraId="036C7658" w14:textId="544BB547" w:rsidR="002B63B5" w:rsidRPr="00DB788F" w:rsidRDefault="0094375E" w:rsidP="0097122C">
      <w:pPr>
        <w:rPr>
          <w:highlight w:val="white"/>
        </w:rPr>
      </w:pPr>
      <w:r>
        <w:rPr>
          <w:highlight w:val="white"/>
        </w:rPr>
        <w:t>T</w:t>
      </w:r>
      <w:r w:rsidR="0097122C">
        <w:rPr>
          <w:highlight w:val="white"/>
        </w:rPr>
        <w:t xml:space="preserve">he </w:t>
      </w:r>
      <w:r w:rsidR="0097122C" w:rsidRPr="0097122C">
        <w:rPr>
          <w:rStyle w:val="KeyWord0"/>
          <w:highlight w:val="white"/>
        </w:rPr>
        <w:t>SizeOfOperator</w:t>
      </w:r>
      <w:r w:rsidR="0097122C">
        <w:rPr>
          <w:highlight w:val="white"/>
        </w:rPr>
        <w:t xml:space="preserve"> method returns the size of the operator.</w:t>
      </w:r>
      <w:r>
        <w:rPr>
          <w:highlight w:val="white"/>
        </w:rPr>
        <w:t xml:space="preserve"> We </w:t>
      </w:r>
      <w:r w:rsidR="00902D36">
        <w:rPr>
          <w:highlight w:val="white"/>
        </w:rPr>
        <w:t>obtain</w:t>
      </w:r>
      <w:r>
        <w:rPr>
          <w:highlight w:val="white"/>
        </w:rPr>
        <w:t xml:space="preserve"> the name of the operator</w:t>
      </w:r>
      <w:r w:rsidR="00902D36">
        <w:rPr>
          <w:highlight w:val="white"/>
        </w:rPr>
        <w:t xml:space="preserve"> by calling the </w:t>
      </w:r>
      <w:r w:rsidR="00902D36" w:rsidRPr="00902D36">
        <w:rPr>
          <w:rStyle w:val="KeyWord0"/>
          <w:highlight w:val="white"/>
        </w:rPr>
        <w:t>GetName</w:t>
      </w:r>
      <w:r w:rsidR="00902D36">
        <w:rPr>
          <w:highlight w:val="white"/>
        </w:rPr>
        <w:t xml:space="preserve"> method in the </w:t>
      </w:r>
      <w:r w:rsidR="00902D36" w:rsidRPr="00902D36">
        <w:rPr>
          <w:rStyle w:val="KeyWord0"/>
          <w:highlight w:val="white"/>
        </w:rPr>
        <w:t>Enum</w:t>
      </w:r>
      <w:r w:rsidR="00902D36">
        <w:rPr>
          <w:highlight w:val="white"/>
        </w:rPr>
        <w:t xml:space="preserve"> class, </w:t>
      </w:r>
      <w:r>
        <w:rPr>
          <w:highlight w:val="white"/>
        </w:rPr>
        <w:t xml:space="preserve">and test whether is holds </w:t>
      </w:r>
      <w:r w:rsidR="00902D36">
        <w:rPr>
          <w:highlight w:val="white"/>
        </w:rPr>
        <w:t>the suffix “byte”, “word”, “</w:t>
      </w:r>
      <w:proofErr w:type="spellStart"/>
      <w:r w:rsidR="00902D36">
        <w:rPr>
          <w:highlight w:val="white"/>
        </w:rPr>
        <w:t>dword</w:t>
      </w:r>
      <w:proofErr w:type="spellEnd"/>
      <w:r w:rsidR="00902D36">
        <w:rPr>
          <w:highlight w:val="white"/>
        </w:rPr>
        <w:t>”, or “qword”.</w:t>
      </w:r>
      <w:r w:rsidR="00102EEF">
        <w:rPr>
          <w:highlight w:val="white"/>
        </w:rPr>
        <w:t xml:space="preserve">, in which cases the operator size is one, two, four, or </w:t>
      </w:r>
      <w:r w:rsidR="00E41CC8">
        <w:rPr>
          <w:highlight w:val="white"/>
        </w:rPr>
        <w:t>e</w:t>
      </w:r>
      <w:r w:rsidR="00102EEF">
        <w:rPr>
          <w:highlight w:val="white"/>
        </w:rPr>
        <w:t>ight bytes.</w:t>
      </w:r>
    </w:p>
    <w:p w14:paraId="4E7160F3" w14:textId="77777777" w:rsidR="00E41CC8" w:rsidRPr="00E41CC8" w:rsidRDefault="00E41CC8" w:rsidP="00E41CC8">
      <w:pPr>
        <w:pStyle w:val="Code"/>
        <w:rPr>
          <w:highlight w:val="white"/>
        </w:rPr>
      </w:pPr>
      <w:r w:rsidRPr="00E41CC8">
        <w:rPr>
          <w:highlight w:val="white"/>
        </w:rPr>
        <w:t xml:space="preserve">    public static int SizeOfOperator(AssemblyOperator objectOp) {</w:t>
      </w:r>
    </w:p>
    <w:p w14:paraId="6EA12C48" w14:textId="77777777" w:rsidR="00E41CC8" w:rsidRPr="00E41CC8" w:rsidRDefault="00E41CC8" w:rsidP="00E41CC8">
      <w:pPr>
        <w:pStyle w:val="Code"/>
        <w:rPr>
          <w:highlight w:val="white"/>
        </w:rPr>
      </w:pPr>
      <w:r w:rsidRPr="00E41CC8">
        <w:rPr>
          <w:highlight w:val="white"/>
        </w:rPr>
        <w:t xml:space="preserve">      string name = Enum.GetName(typeof(AssemblyOperator), objectOp);</w:t>
      </w:r>
    </w:p>
    <w:p w14:paraId="382CB679" w14:textId="77777777" w:rsidR="00E41CC8" w:rsidRPr="00E41CC8" w:rsidRDefault="00E41CC8" w:rsidP="00E41CC8">
      <w:pPr>
        <w:pStyle w:val="Code"/>
        <w:rPr>
          <w:highlight w:val="white"/>
        </w:rPr>
      </w:pPr>
      <w:r w:rsidRPr="00E41CC8">
        <w:rPr>
          <w:highlight w:val="white"/>
        </w:rPr>
        <w:t xml:space="preserve">      string suffix = name.Substring(name.IndexOf("_") + 1);</w:t>
      </w:r>
    </w:p>
    <w:p w14:paraId="26612496" w14:textId="77777777" w:rsidR="00E41CC8" w:rsidRPr="00E41CC8" w:rsidRDefault="00E41CC8" w:rsidP="00E41CC8">
      <w:pPr>
        <w:pStyle w:val="Code"/>
        <w:rPr>
          <w:highlight w:val="white"/>
        </w:rPr>
      </w:pPr>
    </w:p>
    <w:p w14:paraId="77C56628" w14:textId="77777777" w:rsidR="00E41CC8" w:rsidRPr="00E41CC8" w:rsidRDefault="00E41CC8" w:rsidP="00E41CC8">
      <w:pPr>
        <w:pStyle w:val="Code"/>
        <w:rPr>
          <w:highlight w:val="white"/>
        </w:rPr>
      </w:pPr>
      <w:r w:rsidRPr="00E41CC8">
        <w:rPr>
          <w:highlight w:val="white"/>
        </w:rPr>
        <w:t xml:space="preserve">      switch (suffix) {</w:t>
      </w:r>
    </w:p>
    <w:p w14:paraId="6AECFA4D" w14:textId="77777777" w:rsidR="00E41CC8" w:rsidRPr="00E41CC8" w:rsidRDefault="00E41CC8" w:rsidP="00E41CC8">
      <w:pPr>
        <w:pStyle w:val="Code"/>
        <w:rPr>
          <w:highlight w:val="white"/>
        </w:rPr>
      </w:pPr>
      <w:r w:rsidRPr="00E41CC8">
        <w:rPr>
          <w:highlight w:val="white"/>
        </w:rPr>
        <w:t xml:space="preserve">        case "byte":</w:t>
      </w:r>
    </w:p>
    <w:p w14:paraId="204B39DC" w14:textId="77777777" w:rsidR="00E41CC8" w:rsidRPr="00E41CC8" w:rsidRDefault="00E41CC8" w:rsidP="00E41CC8">
      <w:pPr>
        <w:pStyle w:val="Code"/>
        <w:rPr>
          <w:highlight w:val="white"/>
        </w:rPr>
      </w:pPr>
      <w:r w:rsidRPr="00E41CC8">
        <w:rPr>
          <w:highlight w:val="white"/>
        </w:rPr>
        <w:t xml:space="preserve">          return 1;</w:t>
      </w:r>
    </w:p>
    <w:p w14:paraId="00F77754" w14:textId="77777777" w:rsidR="00E41CC8" w:rsidRPr="00E41CC8" w:rsidRDefault="00E41CC8" w:rsidP="00E41CC8">
      <w:pPr>
        <w:pStyle w:val="Code"/>
        <w:rPr>
          <w:highlight w:val="white"/>
        </w:rPr>
      </w:pPr>
    </w:p>
    <w:p w14:paraId="30A99327" w14:textId="77777777" w:rsidR="00E41CC8" w:rsidRPr="00E41CC8" w:rsidRDefault="00E41CC8" w:rsidP="00E41CC8">
      <w:pPr>
        <w:pStyle w:val="Code"/>
        <w:rPr>
          <w:highlight w:val="white"/>
        </w:rPr>
      </w:pPr>
      <w:r w:rsidRPr="00E41CC8">
        <w:rPr>
          <w:highlight w:val="white"/>
        </w:rPr>
        <w:t xml:space="preserve">        case "word":</w:t>
      </w:r>
    </w:p>
    <w:p w14:paraId="747F1D80" w14:textId="77777777" w:rsidR="00E41CC8" w:rsidRPr="00E41CC8" w:rsidRDefault="00E41CC8" w:rsidP="00E41CC8">
      <w:pPr>
        <w:pStyle w:val="Code"/>
        <w:rPr>
          <w:highlight w:val="white"/>
        </w:rPr>
      </w:pPr>
      <w:r w:rsidRPr="00E41CC8">
        <w:rPr>
          <w:highlight w:val="white"/>
        </w:rPr>
        <w:t xml:space="preserve">          return 2;</w:t>
      </w:r>
    </w:p>
    <w:p w14:paraId="4B9BB724" w14:textId="77777777" w:rsidR="00E41CC8" w:rsidRPr="00E41CC8" w:rsidRDefault="00E41CC8" w:rsidP="00E41CC8">
      <w:pPr>
        <w:pStyle w:val="Code"/>
        <w:rPr>
          <w:highlight w:val="white"/>
        </w:rPr>
      </w:pPr>
    </w:p>
    <w:p w14:paraId="2FCDB712" w14:textId="77777777" w:rsidR="00E41CC8" w:rsidRPr="00E41CC8" w:rsidRDefault="00E41CC8" w:rsidP="00E41CC8">
      <w:pPr>
        <w:pStyle w:val="Code"/>
        <w:rPr>
          <w:highlight w:val="white"/>
        </w:rPr>
      </w:pPr>
      <w:r w:rsidRPr="00E41CC8">
        <w:rPr>
          <w:highlight w:val="white"/>
        </w:rPr>
        <w:t xml:space="preserve">        case "dword":</w:t>
      </w:r>
    </w:p>
    <w:p w14:paraId="01F502F6" w14:textId="77777777" w:rsidR="00E41CC8" w:rsidRPr="00E41CC8" w:rsidRDefault="00E41CC8" w:rsidP="00E41CC8">
      <w:pPr>
        <w:pStyle w:val="Code"/>
        <w:rPr>
          <w:highlight w:val="white"/>
        </w:rPr>
      </w:pPr>
      <w:r w:rsidRPr="00E41CC8">
        <w:rPr>
          <w:highlight w:val="white"/>
        </w:rPr>
        <w:t xml:space="preserve">          return 4;</w:t>
      </w:r>
    </w:p>
    <w:p w14:paraId="2F7F4D8B" w14:textId="77777777" w:rsidR="00E41CC8" w:rsidRPr="00E41CC8" w:rsidRDefault="00E41CC8" w:rsidP="00E41CC8">
      <w:pPr>
        <w:pStyle w:val="Code"/>
        <w:rPr>
          <w:highlight w:val="white"/>
        </w:rPr>
      </w:pPr>
    </w:p>
    <w:p w14:paraId="41CE8D7D" w14:textId="77777777" w:rsidR="00E41CC8" w:rsidRPr="00E41CC8" w:rsidRDefault="00E41CC8" w:rsidP="00E41CC8">
      <w:pPr>
        <w:pStyle w:val="Code"/>
        <w:rPr>
          <w:highlight w:val="white"/>
        </w:rPr>
      </w:pPr>
      <w:r w:rsidRPr="00E41CC8">
        <w:rPr>
          <w:highlight w:val="white"/>
        </w:rPr>
        <w:t xml:space="preserve">        default: // "qword":</w:t>
      </w:r>
    </w:p>
    <w:p w14:paraId="2C16C389" w14:textId="77777777" w:rsidR="00E41CC8" w:rsidRPr="00E41CC8" w:rsidRDefault="00E41CC8" w:rsidP="00E41CC8">
      <w:pPr>
        <w:pStyle w:val="Code"/>
        <w:rPr>
          <w:highlight w:val="white"/>
        </w:rPr>
      </w:pPr>
      <w:r w:rsidRPr="00E41CC8">
        <w:rPr>
          <w:highlight w:val="white"/>
        </w:rPr>
        <w:t xml:space="preserve">          return 8;</w:t>
      </w:r>
    </w:p>
    <w:p w14:paraId="0058316B" w14:textId="77777777" w:rsidR="00E41CC8" w:rsidRPr="00E41CC8" w:rsidRDefault="00E41CC8" w:rsidP="00E41CC8">
      <w:pPr>
        <w:pStyle w:val="Code"/>
        <w:rPr>
          <w:highlight w:val="white"/>
        </w:rPr>
      </w:pPr>
      <w:r w:rsidRPr="00E41CC8">
        <w:rPr>
          <w:highlight w:val="white"/>
        </w:rPr>
        <w:t xml:space="preserve">      }</w:t>
      </w:r>
    </w:p>
    <w:p w14:paraId="526C96C2" w14:textId="77777777" w:rsidR="00E41CC8" w:rsidRPr="00E41CC8" w:rsidRDefault="00E41CC8" w:rsidP="00E41CC8">
      <w:pPr>
        <w:pStyle w:val="Code"/>
        <w:rPr>
          <w:highlight w:val="white"/>
        </w:rPr>
      </w:pPr>
      <w:r w:rsidRPr="00E41CC8">
        <w:rPr>
          <w:highlight w:val="white"/>
        </w:rPr>
        <w:t xml:space="preserve">    }</w:t>
      </w:r>
    </w:p>
    <w:p w14:paraId="0939C666" w14:textId="0E30731B" w:rsidR="002B63B5" w:rsidRPr="00DB788F" w:rsidRDefault="00E23E19" w:rsidP="00E23E19">
      <w:pPr>
        <w:rPr>
          <w:highlight w:val="white"/>
        </w:rPr>
      </w:pPr>
      <w:r>
        <w:rPr>
          <w:highlight w:val="white"/>
        </w:rPr>
        <w:t xml:space="preserve">The </w:t>
      </w:r>
      <w:r w:rsidRPr="00E23E19">
        <w:rPr>
          <w:rStyle w:val="KeyWord0"/>
          <w:highlight w:val="white"/>
        </w:rPr>
        <w:t>OperatorToSize</w:t>
      </w:r>
      <w:r>
        <w:rPr>
          <w:highlight w:val="white"/>
        </w:rPr>
        <w:t xml:space="preserve"> method </w:t>
      </w:r>
      <w:r w:rsidR="00717F58">
        <w:rPr>
          <w:highlight w:val="white"/>
        </w:rPr>
        <w:t>changes a plain operator to a size operator.</w:t>
      </w:r>
      <w:r w:rsidR="005F7B77">
        <w:rPr>
          <w:highlight w:val="white"/>
        </w:rPr>
        <w:t xml:space="preserve"> If the operator size is one, two, </w:t>
      </w:r>
      <w:r w:rsidR="00C46603">
        <w:rPr>
          <w:highlight w:val="white"/>
        </w:rPr>
        <w:t>four, or eight, it</w:t>
      </w:r>
      <w:r w:rsidR="005A0D4F">
        <w:rPr>
          <w:highlight w:val="white"/>
        </w:rPr>
        <w:t>s name</w:t>
      </w:r>
      <w:r w:rsidR="00C46603">
        <w:rPr>
          <w:highlight w:val="white"/>
        </w:rPr>
        <w:t xml:space="preserve"> shall </w:t>
      </w:r>
      <w:r w:rsidR="00157DE4">
        <w:rPr>
          <w:highlight w:val="white"/>
        </w:rPr>
        <w:t>suffixed by the word “_byte”, “_word”, “_</w:t>
      </w:r>
      <w:proofErr w:type="spellStart"/>
      <w:r w:rsidR="00157DE4">
        <w:rPr>
          <w:highlight w:val="white"/>
        </w:rPr>
        <w:t>dword</w:t>
      </w:r>
      <w:proofErr w:type="spellEnd"/>
      <w:r w:rsidR="00157DE4">
        <w:rPr>
          <w:highlight w:val="white"/>
        </w:rPr>
        <w:t>”, or “_qw</w:t>
      </w:r>
      <w:r w:rsidR="00814430">
        <w:rPr>
          <w:highlight w:val="white"/>
        </w:rPr>
        <w:t>o</w:t>
      </w:r>
      <w:r w:rsidR="00157DE4">
        <w:rPr>
          <w:highlight w:val="white"/>
        </w:rPr>
        <w:t>rd”.</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lastRenderedPageBreak/>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545D0DBD" w:rsidR="002B63B5" w:rsidRPr="00DB788F" w:rsidRDefault="005A0D4F" w:rsidP="005A0D4F">
      <w:pPr>
        <w:rPr>
          <w:highlight w:val="white"/>
        </w:rPr>
      </w:pPr>
      <w:r>
        <w:rPr>
          <w:highlight w:val="white"/>
        </w:rPr>
        <w:t xml:space="preserve">We use the </w:t>
      </w:r>
      <w:proofErr w:type="spellStart"/>
      <w:r>
        <w:rPr>
          <w:highlight w:val="white"/>
        </w:rPr>
        <w:t>the</w:t>
      </w:r>
      <w:proofErr w:type="spellEnd"/>
      <w:r>
        <w:rPr>
          <w:highlight w:val="white"/>
        </w:rPr>
        <w:t xml:space="preserve"> </w:t>
      </w:r>
      <w:r w:rsidRPr="005A0D4F">
        <w:rPr>
          <w:rStyle w:val="KeyWord0"/>
          <w:highlight w:val="white"/>
        </w:rPr>
        <w:t>Parse</w:t>
      </w:r>
      <w:r>
        <w:rPr>
          <w:highlight w:val="white"/>
        </w:rPr>
        <w:t xml:space="preserve"> method of the </w:t>
      </w:r>
      <w:r w:rsidRPr="005A0D4F">
        <w:rPr>
          <w:rStyle w:val="KeyWord0"/>
          <w:highlight w:val="white"/>
        </w:rPr>
        <w:t>Enum</w:t>
      </w:r>
      <w:r>
        <w:rPr>
          <w:highlight w:val="white"/>
        </w:rPr>
        <w:t xml:space="preserve"> class to obtain the resulting operator from the name.</w:t>
      </w: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123700B5" w:rsidR="002B63B5" w:rsidRPr="00DB788F" w:rsidRDefault="00956AB6" w:rsidP="00956AB6">
      <w:pPr>
        <w:rPr>
          <w:highlight w:val="white"/>
        </w:rPr>
      </w:pPr>
      <w:r>
        <w:rPr>
          <w:highlight w:val="white"/>
        </w:rPr>
        <w:t xml:space="preserve">The </w:t>
      </w:r>
      <w:r w:rsidRPr="00956AB6">
        <w:rPr>
          <w:rStyle w:val="KeyWord0"/>
          <w:highlight w:val="white"/>
        </w:rPr>
        <w:t>SizeOfValue</w:t>
      </w:r>
      <w:r>
        <w:rPr>
          <w:highlight w:val="white"/>
        </w:rPr>
        <w:t xml:space="preserve"> method </w:t>
      </w:r>
      <w:r w:rsidR="00617A14">
        <w:rPr>
          <w:highlight w:val="white"/>
        </w:rPr>
        <w:t xml:space="preserve">return a size of a value, with </w:t>
      </w:r>
      <w:r w:rsidR="00392CAA">
        <w:rPr>
          <w:highlight w:val="white"/>
        </w:rPr>
        <w:t>two</w:t>
      </w:r>
      <w:r w:rsidR="00617A14">
        <w:rPr>
          <w:highlight w:val="white"/>
        </w:rPr>
        <w:t xml:space="preserve"> exceptions.</w:t>
      </w:r>
      <w:r w:rsidR="00B53F04">
        <w:rPr>
          <w:highlight w:val="white"/>
        </w:rPr>
        <w:t xml:space="preserve"> In case of a </w:t>
      </w:r>
      <w:r w:rsidR="00B53F04" w:rsidRPr="00673AF4">
        <w:rPr>
          <w:rStyle w:val="KeyWord0"/>
          <w:highlight w:val="white"/>
        </w:rPr>
        <w:t>mov</w:t>
      </w:r>
      <w:r w:rsidR="00673AF4">
        <w:rPr>
          <w:highlight w:val="white"/>
        </w:rPr>
        <w:t xml:space="preserve"> o</w:t>
      </w:r>
      <w:r w:rsidR="00B53F04">
        <w:rPr>
          <w:highlight w:val="white"/>
        </w:rPr>
        <w:t>perator, the size is given by the operator, and in case of a</w:t>
      </w:r>
      <w:r w:rsidR="00673AF4">
        <w:rPr>
          <w:highlight w:val="white"/>
        </w:rPr>
        <w:t xml:space="preserve"> </w:t>
      </w:r>
      <w:r w:rsidR="00673AF4" w:rsidRPr="00673AF4">
        <w:rPr>
          <w:rStyle w:val="KeyWord0"/>
          <w:highlight w:val="white"/>
        </w:rPr>
        <w:t>cmp</w:t>
      </w:r>
      <w:r w:rsidR="00673AF4">
        <w:rPr>
          <w:highlight w:val="white"/>
        </w:rPr>
        <w:t xml:space="preserve"> </w:t>
      </w:r>
      <w:r w:rsidR="00B53F04">
        <w:rPr>
          <w:highlight w:val="white"/>
        </w:rPr>
        <w:t>operator with value zero</w:t>
      </w:r>
      <w:r w:rsidR="00673AF4">
        <w:rPr>
          <w:highlight w:val="white"/>
        </w:rPr>
        <w:t>,</w:t>
      </w:r>
      <w:r w:rsidR="00B53F04">
        <w:rPr>
          <w:highlight w:val="white"/>
        </w:rPr>
        <w:t xml:space="preserve"> the size is one. Otherwise, we just call the second </w:t>
      </w:r>
      <w:r w:rsidR="00B53F04" w:rsidRPr="00B53F04">
        <w:rPr>
          <w:rStyle w:val="KeyWord0"/>
          <w:highlight w:val="white"/>
        </w:rPr>
        <w:t>SizeOfValue</w:t>
      </w:r>
      <w:r w:rsidR="00B53F04">
        <w:rPr>
          <w:highlight w:val="white"/>
        </w:rPr>
        <w:t xml:space="preserve"> to get the value size.</w:t>
      </w: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1A4022AF" w14:textId="40D9B2EB" w:rsidR="00F55A33" w:rsidRDefault="007846EC" w:rsidP="007846EC">
      <w:pPr>
        <w:rPr>
          <w:highlight w:val="white"/>
        </w:rPr>
      </w:pPr>
      <w:r>
        <w:rPr>
          <w:highlight w:val="white"/>
        </w:rPr>
        <w:t xml:space="preserve">The second version of </w:t>
      </w:r>
      <w:r w:rsidRPr="007846EC">
        <w:rPr>
          <w:rStyle w:val="KeyWord0"/>
          <w:highlight w:val="white"/>
        </w:rPr>
        <w:t>SizeOfValue</w:t>
      </w:r>
      <w:r>
        <w:rPr>
          <w:highlight w:val="white"/>
        </w:rPr>
        <w:t xml:space="preserve"> return the size of a value.</w:t>
      </w:r>
      <w:r w:rsidR="00664E17">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Pr>
          <w:rFonts w:eastAsiaTheme="minorEastAsia"/>
        </w:rPr>
        <w:t xml:space="preserve">, where </w:t>
      </w:r>
      <m:oMath>
        <m:r>
          <w:rPr>
            <w:rFonts w:ascii="Cambria Math" w:hAnsi="Cambria Math"/>
          </w:rPr>
          <m:t>b</m:t>
        </m:r>
      </m:oMath>
      <w:r w:rsidR="00F71786">
        <w:rPr>
          <w:rFonts w:eastAsiaTheme="minorEastAsia"/>
        </w:rPr>
        <w:t xml:space="preserve"> is the number of bits.</w:t>
      </w:r>
    </w:p>
    <w:p w14:paraId="5B48CF26" w14:textId="77777777" w:rsidR="002C4D53" w:rsidRPr="002C4D53" w:rsidRDefault="002C4D53" w:rsidP="002C4D53">
      <w:pPr>
        <w:pStyle w:val="Code"/>
        <w:rPr>
          <w:highlight w:val="white"/>
        </w:rPr>
      </w:pPr>
      <w:r w:rsidRPr="002C4D53">
        <w:rPr>
          <w:highlight w:val="white"/>
        </w:rPr>
        <w:t xml:space="preserve">    public static int SizeOfValue(BigInteger value) {</w:t>
      </w:r>
    </w:p>
    <w:p w14:paraId="133FD43A" w14:textId="77777777" w:rsidR="002C4D53" w:rsidRPr="002C4D53" w:rsidRDefault="002C4D53" w:rsidP="002C4D53">
      <w:pPr>
        <w:pStyle w:val="Code"/>
        <w:rPr>
          <w:highlight w:val="white"/>
        </w:rPr>
      </w:pPr>
      <w:r w:rsidRPr="002C4D53">
        <w:rPr>
          <w:highlight w:val="white"/>
        </w:rPr>
        <w:t xml:space="preserve">      if (value == 0) {</w:t>
      </w:r>
    </w:p>
    <w:p w14:paraId="12BD6C5F" w14:textId="77777777" w:rsidR="002C4D53" w:rsidRPr="002C4D53" w:rsidRDefault="002C4D53" w:rsidP="002C4D53">
      <w:pPr>
        <w:pStyle w:val="Code"/>
        <w:rPr>
          <w:highlight w:val="white"/>
        </w:rPr>
      </w:pPr>
      <w:r w:rsidRPr="002C4D53">
        <w:rPr>
          <w:highlight w:val="white"/>
        </w:rPr>
        <w:t xml:space="preserve">        return 0;</w:t>
      </w:r>
    </w:p>
    <w:p w14:paraId="07F32DF0" w14:textId="77777777" w:rsidR="002C4D53" w:rsidRPr="002C4D53" w:rsidRDefault="002C4D53" w:rsidP="002C4D53">
      <w:pPr>
        <w:pStyle w:val="Code"/>
        <w:rPr>
          <w:highlight w:val="white"/>
        </w:rPr>
      </w:pPr>
      <w:r w:rsidRPr="002C4D53">
        <w:rPr>
          <w:highlight w:val="white"/>
        </w:rPr>
        <w:t xml:space="preserve">      }</w:t>
      </w:r>
    </w:p>
    <w:p w14:paraId="17361739" w14:textId="77777777" w:rsidR="002C4D53" w:rsidRPr="002C4D53" w:rsidRDefault="002C4D53" w:rsidP="002C4D53">
      <w:pPr>
        <w:pStyle w:val="Code"/>
        <w:rPr>
          <w:highlight w:val="white"/>
        </w:rPr>
      </w:pPr>
      <w:r w:rsidRPr="002C4D53">
        <w:rPr>
          <w:highlight w:val="white"/>
        </w:rPr>
        <w:t xml:space="preserve">      else if ((-128 &lt;= value) &amp;&amp; (value &lt;= 127)) {</w:t>
      </w:r>
    </w:p>
    <w:p w14:paraId="1125A0AE" w14:textId="77777777" w:rsidR="002C4D53" w:rsidRPr="002C4D53" w:rsidRDefault="002C4D53" w:rsidP="002C4D53">
      <w:pPr>
        <w:pStyle w:val="Code"/>
        <w:rPr>
          <w:highlight w:val="white"/>
        </w:rPr>
      </w:pPr>
      <w:r w:rsidRPr="002C4D53">
        <w:rPr>
          <w:highlight w:val="white"/>
        </w:rPr>
        <w:t xml:space="preserve">        return 1;</w:t>
      </w:r>
    </w:p>
    <w:p w14:paraId="6B91E4D0" w14:textId="77777777" w:rsidR="002C4D53" w:rsidRPr="002C4D53" w:rsidRDefault="002C4D53" w:rsidP="002C4D53">
      <w:pPr>
        <w:pStyle w:val="Code"/>
        <w:rPr>
          <w:highlight w:val="white"/>
        </w:rPr>
      </w:pPr>
      <w:r w:rsidRPr="002C4D53">
        <w:rPr>
          <w:highlight w:val="white"/>
        </w:rPr>
        <w:t xml:space="preserve">      }</w:t>
      </w:r>
    </w:p>
    <w:p w14:paraId="5703E2D7" w14:textId="77777777" w:rsidR="002C4D53" w:rsidRPr="002C4D53" w:rsidRDefault="002C4D53" w:rsidP="002C4D53">
      <w:pPr>
        <w:pStyle w:val="Code"/>
        <w:rPr>
          <w:highlight w:val="white"/>
        </w:rPr>
      </w:pPr>
      <w:r w:rsidRPr="002C4D53">
        <w:rPr>
          <w:highlight w:val="white"/>
        </w:rPr>
        <w:t xml:space="preserve">      else if ((-32768 &lt;= value) &amp;&amp; (value &lt;= 32767)) {</w:t>
      </w:r>
    </w:p>
    <w:p w14:paraId="4B2245DF" w14:textId="77777777" w:rsidR="002C4D53" w:rsidRPr="002C4D53" w:rsidRDefault="002C4D53" w:rsidP="002C4D53">
      <w:pPr>
        <w:pStyle w:val="Code"/>
        <w:rPr>
          <w:highlight w:val="white"/>
        </w:rPr>
      </w:pPr>
      <w:r w:rsidRPr="002C4D53">
        <w:rPr>
          <w:highlight w:val="white"/>
        </w:rPr>
        <w:t xml:space="preserve">        return 2;</w:t>
      </w:r>
    </w:p>
    <w:p w14:paraId="7CDF47D6" w14:textId="77777777" w:rsidR="002C4D53" w:rsidRPr="002C4D53" w:rsidRDefault="002C4D53" w:rsidP="002C4D53">
      <w:pPr>
        <w:pStyle w:val="Code"/>
        <w:rPr>
          <w:highlight w:val="white"/>
        </w:rPr>
      </w:pPr>
      <w:r w:rsidRPr="002C4D53">
        <w:rPr>
          <w:highlight w:val="white"/>
        </w:rPr>
        <w:t xml:space="preserve">      }</w:t>
      </w:r>
    </w:p>
    <w:p w14:paraId="1CD3D60E" w14:textId="77777777" w:rsidR="002C4D53" w:rsidRPr="002C4D53" w:rsidRDefault="002C4D53" w:rsidP="002C4D53">
      <w:pPr>
        <w:pStyle w:val="Code"/>
        <w:rPr>
          <w:highlight w:val="white"/>
        </w:rPr>
      </w:pPr>
      <w:r w:rsidRPr="002C4D53">
        <w:rPr>
          <w:highlight w:val="white"/>
        </w:rPr>
        <w:t xml:space="preserve">      else if ((-2147483648 &lt;= value) &amp;&amp; (value &lt;= 2147483647)) {</w:t>
      </w:r>
    </w:p>
    <w:p w14:paraId="05C78D90" w14:textId="77777777" w:rsidR="002C4D53" w:rsidRPr="002C4D53" w:rsidRDefault="002C4D53" w:rsidP="002C4D53">
      <w:pPr>
        <w:pStyle w:val="Code"/>
        <w:rPr>
          <w:highlight w:val="white"/>
        </w:rPr>
      </w:pPr>
      <w:r w:rsidRPr="002C4D53">
        <w:rPr>
          <w:highlight w:val="white"/>
        </w:rPr>
        <w:t xml:space="preserve">        return 4;</w:t>
      </w:r>
    </w:p>
    <w:p w14:paraId="538E82CF" w14:textId="77777777" w:rsidR="002C4D53" w:rsidRPr="002C4D53" w:rsidRDefault="002C4D53" w:rsidP="002C4D53">
      <w:pPr>
        <w:pStyle w:val="Code"/>
        <w:rPr>
          <w:highlight w:val="white"/>
        </w:rPr>
      </w:pPr>
      <w:r w:rsidRPr="002C4D53">
        <w:rPr>
          <w:highlight w:val="white"/>
        </w:rPr>
        <w:t xml:space="preserve">      }</w:t>
      </w:r>
    </w:p>
    <w:p w14:paraId="1D3D3391" w14:textId="77777777" w:rsidR="002C4D53" w:rsidRPr="002C4D53" w:rsidRDefault="002C4D53" w:rsidP="002C4D53">
      <w:pPr>
        <w:pStyle w:val="Code"/>
        <w:rPr>
          <w:highlight w:val="white"/>
        </w:rPr>
      </w:pPr>
      <w:r w:rsidRPr="002C4D53">
        <w:rPr>
          <w:highlight w:val="white"/>
        </w:rPr>
        <w:lastRenderedPageBreak/>
        <w:t xml:space="preserve">      else {</w:t>
      </w:r>
    </w:p>
    <w:p w14:paraId="4FEFF886" w14:textId="77777777" w:rsidR="002C4D53" w:rsidRPr="002C4D53" w:rsidRDefault="002C4D53" w:rsidP="002C4D53">
      <w:pPr>
        <w:pStyle w:val="Code"/>
        <w:rPr>
          <w:highlight w:val="white"/>
        </w:rPr>
      </w:pPr>
      <w:r w:rsidRPr="002C4D53">
        <w:rPr>
          <w:highlight w:val="white"/>
        </w:rPr>
        <w:t xml:space="preserve">        return 8;</w:t>
      </w:r>
    </w:p>
    <w:p w14:paraId="441E0505" w14:textId="77777777" w:rsidR="002C4D53" w:rsidRPr="002C4D53" w:rsidRDefault="002C4D53" w:rsidP="002C4D53">
      <w:pPr>
        <w:pStyle w:val="Code"/>
        <w:rPr>
          <w:highlight w:val="white"/>
        </w:rPr>
      </w:pPr>
      <w:r w:rsidRPr="002C4D53">
        <w:rPr>
          <w:highlight w:val="white"/>
        </w:rPr>
        <w:t xml:space="preserve">      }</w:t>
      </w:r>
    </w:p>
    <w:p w14:paraId="1A8F84E8" w14:textId="580650E6" w:rsidR="002B63B5" w:rsidRPr="002C4D53" w:rsidRDefault="002C4D53" w:rsidP="002C4D53">
      <w:pPr>
        <w:pStyle w:val="Code"/>
        <w:rPr>
          <w:highlight w:val="white"/>
        </w:rPr>
      </w:pPr>
      <w:r w:rsidRPr="002C4D53">
        <w:rPr>
          <w:highlight w:val="white"/>
        </w:rPr>
        <w:t xml:space="preserve">    }</w:t>
      </w:r>
    </w:p>
    <w:p w14:paraId="74C15C38" w14:textId="57C260F1" w:rsidR="00441DDC" w:rsidRPr="00DB788F" w:rsidRDefault="00441DDC" w:rsidP="00441DDC">
      <w:pPr>
        <w:pStyle w:val="Rubrik3"/>
        <w:rPr>
          <w:highlight w:val="white"/>
        </w:rPr>
      </w:pPr>
      <w:bookmarkStart w:id="406" w:name="_Toc53473572"/>
      <w:proofErr w:type="spellStart"/>
      <w:r>
        <w:rPr>
          <w:highlight w:val="white"/>
        </w:rPr>
        <w:t>ToString</w:t>
      </w:r>
      <w:bookmarkEnd w:id="406"/>
      <w:proofErr w:type="spellEnd"/>
    </w:p>
    <w:p w14:paraId="54D903EC" w14:textId="29B58484" w:rsidR="00E11A33" w:rsidRPr="00DB788F" w:rsidRDefault="00496922" w:rsidP="00B53F04">
      <w:pPr>
        <w:rPr>
          <w:highlight w:val="white"/>
        </w:rPr>
      </w:pPr>
      <w:r>
        <w:rPr>
          <w:highlight w:val="white"/>
        </w:rPr>
        <w:t>T</w:t>
      </w:r>
      <w:r w:rsidR="00B53F04">
        <w:rPr>
          <w:highlight w:val="white"/>
        </w:rPr>
        <w:t xml:space="preserve">he </w:t>
      </w:r>
      <w:r w:rsidR="00B53F04" w:rsidRPr="004759A0">
        <w:rPr>
          <w:rStyle w:val="KeyWord0"/>
          <w:highlight w:val="white"/>
        </w:rPr>
        <w:t>ToString</w:t>
      </w:r>
      <w:r w:rsidR="00B53F04">
        <w:rPr>
          <w:highlight w:val="white"/>
        </w:rPr>
        <w:t xml:space="preserve"> method returns the instruction in plain text.</w:t>
      </w:r>
      <w:r w:rsidR="00E11A33">
        <w:rPr>
          <w:highlight w:val="white"/>
        </w:rPr>
        <w:t xml:space="preserve"> We have six categories of operations:</w:t>
      </w:r>
    </w:p>
    <w:p w14:paraId="694203CB" w14:textId="77777777" w:rsidR="00097076" w:rsidRPr="00097076" w:rsidRDefault="00097076" w:rsidP="00097076">
      <w:pPr>
        <w:pStyle w:val="Code"/>
        <w:rPr>
          <w:highlight w:val="white"/>
        </w:rPr>
      </w:pPr>
      <w:r w:rsidRPr="00097076">
        <w:rPr>
          <w:highlight w:val="white"/>
        </w:rPr>
        <w:t xml:space="preserve">    public override string ToString() {</w:t>
      </w:r>
    </w:p>
    <w:p w14:paraId="24987397" w14:textId="77777777" w:rsidR="00097076" w:rsidRPr="00097076" w:rsidRDefault="00097076" w:rsidP="00097076">
      <w:pPr>
        <w:pStyle w:val="Code"/>
        <w:rPr>
          <w:highlight w:val="white"/>
        </w:rPr>
      </w:pPr>
      <w:r w:rsidRPr="00097076">
        <w:rPr>
          <w:highlight w:val="white"/>
        </w:rPr>
        <w:t xml:space="preserve">      object operand0 = m_operandArray[0],</w:t>
      </w:r>
    </w:p>
    <w:p w14:paraId="07973077" w14:textId="77777777" w:rsidR="00097076" w:rsidRPr="00097076" w:rsidRDefault="00097076" w:rsidP="00097076">
      <w:pPr>
        <w:pStyle w:val="Code"/>
        <w:rPr>
          <w:highlight w:val="white"/>
        </w:rPr>
      </w:pPr>
      <w:r w:rsidRPr="00097076">
        <w:rPr>
          <w:highlight w:val="white"/>
        </w:rPr>
        <w:t xml:space="preserve">             operand1 = m_operandArray[1],</w:t>
      </w:r>
    </w:p>
    <w:p w14:paraId="4E2AF915" w14:textId="77777777" w:rsidR="00097076" w:rsidRPr="00097076" w:rsidRDefault="00097076" w:rsidP="00097076">
      <w:pPr>
        <w:pStyle w:val="Code"/>
        <w:rPr>
          <w:highlight w:val="white"/>
        </w:rPr>
      </w:pPr>
      <w:r w:rsidRPr="00097076">
        <w:rPr>
          <w:highlight w:val="white"/>
        </w:rPr>
        <w:t xml:space="preserve">             operand2 = m_operandArray[2];</w:t>
      </w:r>
    </w:p>
    <w:p w14:paraId="61A268C7" w14:textId="77777777" w:rsidR="00097076" w:rsidRPr="00097076" w:rsidRDefault="00097076" w:rsidP="00097076">
      <w:pPr>
        <w:pStyle w:val="Code"/>
        <w:rPr>
          <w:highlight w:val="white"/>
        </w:rPr>
      </w:pPr>
      <w:r w:rsidRPr="00097076">
        <w:rPr>
          <w:highlight w:val="white"/>
        </w:rPr>
        <w:t xml:space="preserve">      string operatorName = Enum.GetName(typeof(AssemblyOperator),</w:t>
      </w:r>
    </w:p>
    <w:p w14:paraId="2E9A8571" w14:textId="77777777" w:rsidR="00097076" w:rsidRPr="00097076" w:rsidRDefault="00097076" w:rsidP="00097076">
      <w:pPr>
        <w:pStyle w:val="Code"/>
        <w:rPr>
          <w:highlight w:val="white"/>
        </w:rPr>
      </w:pPr>
      <w:r w:rsidRPr="00097076">
        <w:rPr>
          <w:highlight w:val="white"/>
        </w:rPr>
        <w:t xml:space="preserve">                                         Operator).Replace("_", " ");</w:t>
      </w:r>
    </w:p>
    <w:p w14:paraId="0DCDFEED" w14:textId="0C374C8C" w:rsidR="00654532" w:rsidRPr="00E42FEE" w:rsidRDefault="00545E32" w:rsidP="00654532">
      <w:pPr>
        <w:rPr>
          <w:b/>
          <w:bCs/>
          <w:highlight w:val="white"/>
        </w:rPr>
      </w:pPr>
      <w:r>
        <w:rPr>
          <w:highlight w:val="white"/>
        </w:rPr>
        <w:t>I</w:t>
      </w:r>
      <w:r w:rsidR="00654532">
        <w:rPr>
          <w:highlight w:val="white"/>
        </w:rPr>
        <w:t>nstructions that perform computations</w:t>
      </w:r>
      <w:r>
        <w:rPr>
          <w:highlight w:val="white"/>
        </w:rPr>
        <w:t xml:space="preserve"> </w:t>
      </w:r>
      <w:r w:rsidR="00D20C5F">
        <w:rPr>
          <w:highlight w:val="white"/>
        </w:rPr>
        <w:t>are</w:t>
      </w:r>
      <w:r>
        <w:rPr>
          <w:highlight w:val="white"/>
        </w:rPr>
        <w:t xml:space="preserve"> nullary</w:t>
      </w:r>
      <w:r w:rsidR="00D20C5F">
        <w:rPr>
          <w:highlight w:val="white"/>
        </w:rPr>
        <w:t xml:space="preserve"> (without operands)</w:t>
      </w:r>
      <w:r>
        <w:rPr>
          <w:highlight w:val="white"/>
        </w:rPr>
        <w:t>, unary</w:t>
      </w:r>
      <w:r w:rsidR="00D20C5F">
        <w:rPr>
          <w:highlight w:val="white"/>
        </w:rPr>
        <w:t xml:space="preserve"> (with one operand)</w:t>
      </w:r>
      <w:r>
        <w:rPr>
          <w:highlight w:val="white"/>
        </w:rPr>
        <w:t xml:space="preserve">, </w:t>
      </w:r>
      <w:r w:rsidR="00D20C5F">
        <w:rPr>
          <w:highlight w:val="white"/>
        </w:rPr>
        <w:t>or</w:t>
      </w:r>
      <w:r>
        <w:rPr>
          <w:highlight w:val="white"/>
        </w:rPr>
        <w:t xml:space="preserve"> binary </w:t>
      </w:r>
      <w:r w:rsidR="00D20C5F">
        <w:rPr>
          <w:highlight w:val="white"/>
        </w:rPr>
        <w:t>(with two operands)</w:t>
      </w:r>
      <w:r w:rsidR="00654532">
        <w:rPr>
          <w:highlight w:val="white"/>
        </w:rPr>
        <w:t xml:space="preserve">. </w:t>
      </w:r>
      <w:r>
        <w:rPr>
          <w:highlight w:val="white"/>
        </w:rPr>
        <w:t>In binary operations, t</w:t>
      </w:r>
      <w:r w:rsidR="00654532">
        <w:rPr>
          <w:highlight w:val="white"/>
        </w:rPr>
        <w:t>he left operand must be a register or an address</w:t>
      </w:r>
      <w:r w:rsidR="00D20C5F">
        <w:rPr>
          <w:highlight w:val="white"/>
        </w:rPr>
        <w:t>; a</w:t>
      </w:r>
      <w:r w:rsidR="00654532">
        <w:rPr>
          <w:highlight w:val="white"/>
        </w:rPr>
        <w:t xml:space="preserve"> static name or an integer value is not allowed. The</w:t>
      </w:r>
      <w:r>
        <w:rPr>
          <w:highlight w:val="white"/>
        </w:rPr>
        <w:t xml:space="preserve"> operations can be further divided into </w:t>
      </w:r>
      <w:r w:rsidR="00654532">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E42FEE" w14:paraId="2A89CF9A" w14:textId="77777777" w:rsidTr="00654532">
        <w:tc>
          <w:tcPr>
            <w:tcW w:w="1078" w:type="dxa"/>
          </w:tcPr>
          <w:p w14:paraId="3AD3BFD9" w14:textId="76C63344" w:rsidR="00654532" w:rsidRPr="00BF5180" w:rsidRDefault="00654532" w:rsidP="00654532">
            <w:pPr>
              <w:spacing w:before="0" w:after="40"/>
              <w:rPr>
                <w:b/>
                <w:bCs/>
                <w:highlight w:val="white"/>
              </w:rPr>
            </w:pPr>
            <w:r>
              <w:rPr>
                <w:b/>
                <w:bCs/>
                <w:highlight w:val="white"/>
              </w:rPr>
              <w:t>Type</w:t>
            </w:r>
          </w:p>
        </w:tc>
        <w:tc>
          <w:tcPr>
            <w:tcW w:w="1236" w:type="dxa"/>
          </w:tcPr>
          <w:p w14:paraId="32B9867E" w14:textId="522D9C58" w:rsidR="00654532" w:rsidRPr="00BF5180" w:rsidRDefault="00654532" w:rsidP="00654532">
            <w:pPr>
              <w:spacing w:before="0" w:after="40"/>
              <w:rPr>
                <w:b/>
                <w:bCs/>
                <w:highlight w:val="white"/>
              </w:rPr>
            </w:pPr>
            <w:r w:rsidRPr="00BF5180">
              <w:rPr>
                <w:b/>
                <w:bCs/>
                <w:highlight w:val="white"/>
              </w:rPr>
              <w:t>Category</w:t>
            </w:r>
          </w:p>
        </w:tc>
        <w:tc>
          <w:tcPr>
            <w:tcW w:w="4979" w:type="dxa"/>
          </w:tcPr>
          <w:p w14:paraId="126952B0" w14:textId="77777777" w:rsidR="00654532" w:rsidRPr="00BF5180" w:rsidRDefault="00654532" w:rsidP="00654532">
            <w:pPr>
              <w:spacing w:before="0" w:after="40"/>
              <w:rPr>
                <w:b/>
                <w:bCs/>
                <w:highlight w:val="white"/>
              </w:rPr>
            </w:pPr>
            <w:r w:rsidRPr="00BF5180">
              <w:rPr>
                <w:b/>
                <w:bCs/>
                <w:highlight w:val="white"/>
              </w:rPr>
              <w:t>Description</w:t>
            </w:r>
          </w:p>
        </w:tc>
        <w:tc>
          <w:tcPr>
            <w:tcW w:w="2057" w:type="dxa"/>
          </w:tcPr>
          <w:p w14:paraId="6D95E547" w14:textId="77777777" w:rsidR="00654532" w:rsidRPr="00BF5180" w:rsidRDefault="00654532" w:rsidP="00654532">
            <w:pPr>
              <w:spacing w:before="0" w:after="40"/>
              <w:rPr>
                <w:b/>
                <w:bCs/>
                <w:highlight w:val="white"/>
              </w:rPr>
            </w:pPr>
            <w:r w:rsidRPr="00BF5180">
              <w:rPr>
                <w:b/>
                <w:bCs/>
                <w:highlight w:val="white"/>
              </w:rPr>
              <w:t>Examples</w:t>
            </w:r>
          </w:p>
        </w:tc>
      </w:tr>
      <w:tr w:rsidR="00313A2C" w14:paraId="60CFA1DB" w14:textId="77777777" w:rsidTr="00654532">
        <w:tc>
          <w:tcPr>
            <w:tcW w:w="1078" w:type="dxa"/>
          </w:tcPr>
          <w:p w14:paraId="2802C263" w14:textId="713B307F" w:rsidR="00313A2C" w:rsidRDefault="00F027BF" w:rsidP="00313A2C">
            <w:pPr>
              <w:spacing w:before="0" w:after="40"/>
              <w:rPr>
                <w:highlight w:val="white"/>
              </w:rPr>
            </w:pPr>
            <w:r>
              <w:rPr>
                <w:highlight w:val="white"/>
              </w:rPr>
              <w:t>Nullary</w:t>
            </w:r>
          </w:p>
        </w:tc>
        <w:tc>
          <w:tcPr>
            <w:tcW w:w="1236" w:type="dxa"/>
          </w:tcPr>
          <w:p w14:paraId="0CE81FEB" w14:textId="0C949A16" w:rsidR="00313A2C" w:rsidRDefault="00F027BF" w:rsidP="00313A2C">
            <w:pPr>
              <w:spacing w:before="0" w:after="40"/>
              <w:rPr>
                <w:highlight w:val="white"/>
              </w:rPr>
            </w:pPr>
            <w:r>
              <w:rPr>
                <w:highlight w:val="white"/>
              </w:rPr>
              <w:t>1</w:t>
            </w:r>
          </w:p>
        </w:tc>
        <w:tc>
          <w:tcPr>
            <w:tcW w:w="4979" w:type="dxa"/>
          </w:tcPr>
          <w:p w14:paraId="401D2694" w14:textId="32EBE2E2" w:rsidR="00313A2C" w:rsidRDefault="00A45E17" w:rsidP="00313A2C">
            <w:pPr>
              <w:spacing w:before="0" w:after="40"/>
            </w:pPr>
            <w:r>
              <w:t>operator</w:t>
            </w:r>
          </w:p>
        </w:tc>
        <w:tc>
          <w:tcPr>
            <w:tcW w:w="2057" w:type="dxa"/>
          </w:tcPr>
          <w:p w14:paraId="395DDC0D" w14:textId="329223B4" w:rsidR="00313A2C" w:rsidRDefault="00597C19" w:rsidP="00313A2C">
            <w:pPr>
              <w:spacing w:before="0" w:after="40"/>
              <w:rPr>
                <w:highlight w:val="white"/>
              </w:rPr>
            </w:pPr>
            <w:proofErr w:type="spellStart"/>
            <w:r>
              <w:rPr>
                <w:highlight w:val="white"/>
              </w:rPr>
              <w:t>fadd</w:t>
            </w:r>
            <w:proofErr w:type="spellEnd"/>
          </w:p>
        </w:tc>
      </w:tr>
      <w:tr w:rsidR="00F027BF" w14:paraId="5A0A61AA" w14:textId="77777777" w:rsidTr="00654532">
        <w:tc>
          <w:tcPr>
            <w:tcW w:w="1078" w:type="dxa"/>
            <w:vMerge w:val="restart"/>
          </w:tcPr>
          <w:p w14:paraId="1881452C" w14:textId="760A1089" w:rsidR="00F027BF" w:rsidRDefault="00F027BF" w:rsidP="00A45E17">
            <w:pPr>
              <w:spacing w:before="0" w:after="40"/>
              <w:rPr>
                <w:highlight w:val="white"/>
              </w:rPr>
            </w:pPr>
            <w:r>
              <w:rPr>
                <w:highlight w:val="white"/>
              </w:rPr>
              <w:t>Unary</w:t>
            </w:r>
          </w:p>
        </w:tc>
        <w:tc>
          <w:tcPr>
            <w:tcW w:w="1236" w:type="dxa"/>
          </w:tcPr>
          <w:p w14:paraId="32477111" w14:textId="3BE7F2AB" w:rsidR="00F027BF" w:rsidRDefault="00F027BF" w:rsidP="00A45E17">
            <w:pPr>
              <w:spacing w:before="0" w:after="40"/>
              <w:rPr>
                <w:highlight w:val="white"/>
              </w:rPr>
            </w:pPr>
            <w:r>
              <w:rPr>
                <w:highlight w:val="white"/>
              </w:rPr>
              <w:t>2</w:t>
            </w:r>
          </w:p>
        </w:tc>
        <w:tc>
          <w:tcPr>
            <w:tcW w:w="4979" w:type="dxa"/>
          </w:tcPr>
          <w:p w14:paraId="79C968F9" w14:textId="6E8EBFE0" w:rsidR="00F027BF" w:rsidRDefault="00F027BF" w:rsidP="00A45E17">
            <w:pPr>
              <w:spacing w:before="0" w:after="40"/>
            </w:pPr>
            <w:r w:rsidRPr="005D7FBB">
              <w:t xml:space="preserve">operator </w:t>
            </w:r>
            <w:r>
              <w:t>register</w:t>
            </w:r>
          </w:p>
        </w:tc>
        <w:tc>
          <w:tcPr>
            <w:tcW w:w="2057" w:type="dxa"/>
          </w:tcPr>
          <w:p w14:paraId="3ECD0374" w14:textId="11CB065A" w:rsidR="00F027BF" w:rsidRDefault="00F027BF" w:rsidP="00A45E17">
            <w:pPr>
              <w:spacing w:before="0" w:after="40"/>
              <w:rPr>
                <w:highlight w:val="white"/>
              </w:rPr>
            </w:pPr>
            <w:r>
              <w:rPr>
                <w:highlight w:val="white"/>
              </w:rPr>
              <w:t>neg ax</w:t>
            </w:r>
          </w:p>
        </w:tc>
      </w:tr>
      <w:tr w:rsidR="00F027BF" w14:paraId="5DC05509" w14:textId="77777777" w:rsidTr="00654532">
        <w:tc>
          <w:tcPr>
            <w:tcW w:w="1078" w:type="dxa"/>
            <w:vMerge/>
          </w:tcPr>
          <w:p w14:paraId="5B519F82" w14:textId="77777777" w:rsidR="00F027BF" w:rsidRDefault="00F027BF" w:rsidP="00A45E17">
            <w:pPr>
              <w:spacing w:before="0" w:after="40"/>
              <w:rPr>
                <w:highlight w:val="white"/>
              </w:rPr>
            </w:pPr>
          </w:p>
        </w:tc>
        <w:tc>
          <w:tcPr>
            <w:tcW w:w="1236" w:type="dxa"/>
          </w:tcPr>
          <w:p w14:paraId="65611584" w14:textId="4C555832" w:rsidR="00F027BF" w:rsidRDefault="00F027BF" w:rsidP="00A45E17">
            <w:pPr>
              <w:spacing w:before="0" w:after="40"/>
              <w:rPr>
                <w:highlight w:val="white"/>
              </w:rPr>
            </w:pPr>
            <w:r>
              <w:rPr>
                <w:highlight w:val="white"/>
              </w:rPr>
              <w:t>3</w:t>
            </w:r>
          </w:p>
        </w:tc>
        <w:tc>
          <w:tcPr>
            <w:tcW w:w="4979" w:type="dxa"/>
          </w:tcPr>
          <w:p w14:paraId="34BF560B" w14:textId="7563F04E" w:rsidR="00F027BF" w:rsidRDefault="00F027BF" w:rsidP="00A45E17">
            <w:pPr>
              <w:spacing w:before="0" w:after="40"/>
            </w:pPr>
            <w:r w:rsidRPr="005D7FBB">
              <w:t>operator [</w:t>
            </w:r>
            <w:r>
              <w:t>register + offset</w:t>
            </w:r>
            <w:r w:rsidRPr="005D7FBB">
              <w:t>]</w:t>
            </w:r>
          </w:p>
          <w:p w14:paraId="58835A3E" w14:textId="1606CAF6" w:rsidR="00F027BF" w:rsidRDefault="00F027BF" w:rsidP="00A45E17">
            <w:pPr>
              <w:spacing w:before="0" w:after="40"/>
            </w:pPr>
            <w:r w:rsidRPr="005D7FBB">
              <w:t>operator [</w:t>
            </w:r>
            <w:r>
              <w:t>static name + offset</w:t>
            </w:r>
            <w:r w:rsidRPr="005D7FBB">
              <w:t>]</w:t>
            </w:r>
          </w:p>
        </w:tc>
        <w:tc>
          <w:tcPr>
            <w:tcW w:w="2057" w:type="dxa"/>
          </w:tcPr>
          <w:p w14:paraId="6A981848" w14:textId="77777777" w:rsidR="00F027BF" w:rsidRDefault="00F027BF" w:rsidP="00A45E17">
            <w:pPr>
              <w:spacing w:before="0" w:after="40"/>
              <w:rPr>
                <w:highlight w:val="white"/>
              </w:rPr>
            </w:pPr>
            <w:proofErr w:type="spellStart"/>
            <w:r>
              <w:rPr>
                <w:highlight w:val="white"/>
              </w:rPr>
              <w:t>inc</w:t>
            </w:r>
            <w:proofErr w:type="spellEnd"/>
            <w:r>
              <w:rPr>
                <w:highlight w:val="white"/>
              </w:rPr>
              <w:t xml:space="preserve"> [bp + 2]</w:t>
            </w:r>
          </w:p>
          <w:p w14:paraId="4229EEF0" w14:textId="67E87475" w:rsidR="00F027BF" w:rsidRDefault="00F027BF" w:rsidP="00A45E17">
            <w:pPr>
              <w:spacing w:before="0" w:after="40"/>
              <w:rPr>
                <w:highlight w:val="white"/>
              </w:rPr>
            </w:pPr>
            <w:r>
              <w:rPr>
                <w:highlight w:val="white"/>
              </w:rPr>
              <w:t>dec [stdin + 4]</w:t>
            </w:r>
          </w:p>
        </w:tc>
      </w:tr>
      <w:tr w:rsidR="00F027BF" w14:paraId="474D562A" w14:textId="77777777" w:rsidTr="00654532">
        <w:tc>
          <w:tcPr>
            <w:tcW w:w="1078" w:type="dxa"/>
            <w:vMerge w:val="restart"/>
          </w:tcPr>
          <w:p w14:paraId="3C948CC0" w14:textId="6C911011" w:rsidR="00F027BF" w:rsidRDefault="00F027BF" w:rsidP="00A45E17">
            <w:pPr>
              <w:spacing w:before="0" w:after="40"/>
              <w:rPr>
                <w:highlight w:val="white"/>
              </w:rPr>
            </w:pPr>
            <w:r>
              <w:rPr>
                <w:highlight w:val="white"/>
              </w:rPr>
              <w:t>Binary</w:t>
            </w:r>
          </w:p>
        </w:tc>
        <w:tc>
          <w:tcPr>
            <w:tcW w:w="1236" w:type="dxa"/>
          </w:tcPr>
          <w:p w14:paraId="03EE15B3" w14:textId="1107B631" w:rsidR="00F027BF" w:rsidRDefault="00F027BF" w:rsidP="00A45E17">
            <w:pPr>
              <w:spacing w:before="0" w:after="40"/>
              <w:rPr>
                <w:highlight w:val="white"/>
              </w:rPr>
            </w:pPr>
            <w:r>
              <w:rPr>
                <w:highlight w:val="white"/>
              </w:rPr>
              <w:t>5</w:t>
            </w:r>
          </w:p>
        </w:tc>
        <w:tc>
          <w:tcPr>
            <w:tcW w:w="4979" w:type="dxa"/>
          </w:tcPr>
          <w:p w14:paraId="5FC323D4" w14:textId="1DA50521" w:rsidR="00F027BF" w:rsidRDefault="00F027BF" w:rsidP="00A45E17">
            <w:pPr>
              <w:spacing w:before="0" w:after="40"/>
            </w:pPr>
            <w:r w:rsidRPr="005D7FBB">
              <w:t xml:space="preserve">operator register, </w:t>
            </w:r>
            <w:r>
              <w:t>register</w:t>
            </w:r>
          </w:p>
          <w:p w14:paraId="5C4277DF" w14:textId="5EC27A95" w:rsidR="00F027BF" w:rsidRDefault="00F027BF" w:rsidP="00A45E17">
            <w:pPr>
              <w:spacing w:before="0" w:after="40"/>
            </w:pPr>
            <w:r w:rsidRPr="005D7FBB">
              <w:t xml:space="preserve">operator register, </w:t>
            </w:r>
            <w:r>
              <w:t>static name</w:t>
            </w:r>
          </w:p>
          <w:p w14:paraId="7CFD8983" w14:textId="65E59DCA" w:rsidR="00F027BF" w:rsidRPr="00E5786A" w:rsidRDefault="00F027BF" w:rsidP="00A45E17">
            <w:pPr>
              <w:spacing w:before="0" w:after="40"/>
            </w:pPr>
            <w:r w:rsidRPr="005D7FBB">
              <w:t>operator register,</w:t>
            </w:r>
            <w:r>
              <w:t xml:space="preserve"> integer value</w:t>
            </w:r>
          </w:p>
        </w:tc>
        <w:tc>
          <w:tcPr>
            <w:tcW w:w="2057" w:type="dxa"/>
          </w:tcPr>
          <w:p w14:paraId="25916F30" w14:textId="77777777" w:rsidR="00F027BF" w:rsidRDefault="00F027BF" w:rsidP="00A45E17">
            <w:pPr>
              <w:spacing w:before="0" w:after="40"/>
              <w:rPr>
                <w:highlight w:val="white"/>
              </w:rPr>
            </w:pPr>
            <w:r>
              <w:rPr>
                <w:highlight w:val="white"/>
              </w:rPr>
              <w:t>mov ax, bx</w:t>
            </w:r>
          </w:p>
          <w:p w14:paraId="57633D02" w14:textId="77777777" w:rsidR="00F027BF" w:rsidRDefault="00F027BF" w:rsidP="00A45E17">
            <w:pPr>
              <w:spacing w:before="0" w:after="40"/>
              <w:rPr>
                <w:highlight w:val="white"/>
              </w:rPr>
            </w:pPr>
            <w:r>
              <w:rPr>
                <w:highlight w:val="white"/>
              </w:rPr>
              <w:t>add ax, stdin</w:t>
            </w:r>
          </w:p>
          <w:p w14:paraId="152854E3" w14:textId="77777777" w:rsidR="00F027BF" w:rsidRDefault="00F027BF" w:rsidP="00A45E17">
            <w:pPr>
              <w:spacing w:before="0" w:after="40"/>
              <w:rPr>
                <w:highlight w:val="white"/>
              </w:rPr>
            </w:pPr>
            <w:r>
              <w:rPr>
                <w:highlight w:val="white"/>
              </w:rPr>
              <w:t>sub ax, 123</w:t>
            </w:r>
          </w:p>
        </w:tc>
      </w:tr>
      <w:tr w:rsidR="00F027BF" w14:paraId="39A207DB" w14:textId="77777777" w:rsidTr="00654532">
        <w:tc>
          <w:tcPr>
            <w:tcW w:w="1078" w:type="dxa"/>
            <w:vMerge/>
          </w:tcPr>
          <w:p w14:paraId="56E2C123" w14:textId="77777777" w:rsidR="00F027BF" w:rsidRDefault="00F027BF" w:rsidP="00A45E17">
            <w:pPr>
              <w:spacing w:before="0" w:after="40"/>
              <w:rPr>
                <w:highlight w:val="white"/>
              </w:rPr>
            </w:pPr>
          </w:p>
        </w:tc>
        <w:tc>
          <w:tcPr>
            <w:tcW w:w="1236" w:type="dxa"/>
          </w:tcPr>
          <w:p w14:paraId="7CEF70F5" w14:textId="465EDB1A" w:rsidR="00F027BF" w:rsidRDefault="00F027BF" w:rsidP="00A45E17">
            <w:pPr>
              <w:spacing w:before="0" w:after="40"/>
              <w:rPr>
                <w:highlight w:val="white"/>
              </w:rPr>
            </w:pPr>
            <w:r>
              <w:rPr>
                <w:highlight w:val="white"/>
              </w:rPr>
              <w:t>6</w:t>
            </w:r>
          </w:p>
        </w:tc>
        <w:tc>
          <w:tcPr>
            <w:tcW w:w="4979" w:type="dxa"/>
          </w:tcPr>
          <w:p w14:paraId="08CD4FD5" w14:textId="34E32B4B" w:rsidR="00F027BF" w:rsidRDefault="00F027BF" w:rsidP="00A45E17">
            <w:pPr>
              <w:spacing w:before="0" w:after="40"/>
            </w:pPr>
            <w:r w:rsidRPr="005D7FBB">
              <w:t>operator [</w:t>
            </w:r>
            <w:r>
              <w:t>register + offset</w:t>
            </w:r>
            <w:r w:rsidRPr="005D7FBB">
              <w:t xml:space="preserve">], </w:t>
            </w:r>
            <w:r>
              <w:t>register</w:t>
            </w:r>
          </w:p>
          <w:p w14:paraId="477C565A" w14:textId="0A00BF15" w:rsidR="00F027BF" w:rsidRDefault="00F027BF" w:rsidP="00A45E17">
            <w:pPr>
              <w:spacing w:before="0" w:after="40"/>
            </w:pPr>
            <w:r w:rsidRPr="005D7FBB">
              <w:t>operator [</w:t>
            </w:r>
            <w:r>
              <w:t>register + offset</w:t>
            </w:r>
            <w:r w:rsidRPr="005D7FBB">
              <w:t xml:space="preserve">], </w:t>
            </w:r>
            <w:r>
              <w:t>static name</w:t>
            </w:r>
          </w:p>
          <w:p w14:paraId="0809887A" w14:textId="59AF2C25" w:rsidR="00F027BF" w:rsidRDefault="00F027BF" w:rsidP="00A45E17">
            <w:pPr>
              <w:spacing w:before="0" w:after="40"/>
            </w:pPr>
            <w:r w:rsidRPr="005D7FBB">
              <w:t>operator [</w:t>
            </w:r>
            <w:r>
              <w:t>register + offset</w:t>
            </w:r>
            <w:r w:rsidRPr="005D7FBB">
              <w:t xml:space="preserve">], </w:t>
            </w:r>
            <w:r>
              <w:t>integer value</w:t>
            </w:r>
          </w:p>
          <w:p w14:paraId="70C55243" w14:textId="303D6507" w:rsidR="00F027BF" w:rsidRDefault="00F027BF" w:rsidP="00A45E17">
            <w:pPr>
              <w:spacing w:before="0" w:after="40"/>
            </w:pPr>
            <w:r w:rsidRPr="005D7FBB">
              <w:t>operator [</w:t>
            </w:r>
            <w:r>
              <w:t>static name + offset</w:t>
            </w:r>
            <w:r w:rsidRPr="005D7FBB">
              <w:t xml:space="preserve">], </w:t>
            </w:r>
            <w:r>
              <w:t>register</w:t>
            </w:r>
          </w:p>
          <w:p w14:paraId="5CF1B90B" w14:textId="3E59925D" w:rsidR="00F027BF" w:rsidRDefault="00F027BF" w:rsidP="00A45E17">
            <w:pPr>
              <w:spacing w:before="0" w:after="40"/>
            </w:pPr>
            <w:r w:rsidRPr="005D7FBB">
              <w:t>operator [</w:t>
            </w:r>
            <w:r>
              <w:t>static name + offset</w:t>
            </w:r>
            <w:r w:rsidRPr="005D7FBB">
              <w:t xml:space="preserve">], </w:t>
            </w:r>
            <w:r>
              <w:t>static name</w:t>
            </w:r>
          </w:p>
          <w:p w14:paraId="4054B9A1" w14:textId="0D50C4F1" w:rsidR="00F027BF" w:rsidRPr="00A63B27" w:rsidRDefault="00F027BF" w:rsidP="00A45E17">
            <w:pPr>
              <w:spacing w:before="0" w:after="40"/>
            </w:pPr>
            <w:r w:rsidRPr="005D7FBB">
              <w:t>operator [</w:t>
            </w:r>
            <w:r>
              <w:t>static name + offset</w:t>
            </w:r>
            <w:r w:rsidRPr="005D7FBB">
              <w:t xml:space="preserve">], </w:t>
            </w:r>
            <w:r>
              <w:t>integer value</w:t>
            </w:r>
          </w:p>
        </w:tc>
        <w:tc>
          <w:tcPr>
            <w:tcW w:w="2057" w:type="dxa"/>
          </w:tcPr>
          <w:p w14:paraId="0D623F24" w14:textId="77777777" w:rsidR="00F027BF" w:rsidRDefault="00F027BF" w:rsidP="00A45E17">
            <w:pPr>
              <w:spacing w:before="0" w:after="40"/>
              <w:rPr>
                <w:highlight w:val="white"/>
              </w:rPr>
            </w:pPr>
            <w:r>
              <w:rPr>
                <w:highlight w:val="white"/>
              </w:rPr>
              <w:t>mov [bp + 2], bx</w:t>
            </w:r>
          </w:p>
          <w:p w14:paraId="0D1CFFE7" w14:textId="77777777" w:rsidR="00F027BF" w:rsidRDefault="00F027BF" w:rsidP="00A45E17">
            <w:pPr>
              <w:spacing w:before="0" w:after="40"/>
              <w:rPr>
                <w:highlight w:val="white"/>
              </w:rPr>
            </w:pPr>
            <w:r>
              <w:rPr>
                <w:highlight w:val="white"/>
              </w:rPr>
              <w:t>add [bp + 2], stdin</w:t>
            </w:r>
          </w:p>
          <w:p w14:paraId="2C9200C2" w14:textId="77777777" w:rsidR="00F027BF" w:rsidRDefault="00F027BF" w:rsidP="00A45E17">
            <w:pPr>
              <w:spacing w:before="0" w:after="40"/>
              <w:rPr>
                <w:highlight w:val="white"/>
              </w:rPr>
            </w:pPr>
            <w:r>
              <w:rPr>
                <w:highlight w:val="white"/>
              </w:rPr>
              <w:t>sub [bp + 2], 123</w:t>
            </w:r>
          </w:p>
          <w:p w14:paraId="7833E305" w14:textId="77777777" w:rsidR="00F027BF" w:rsidRDefault="00F027BF" w:rsidP="00A45E17">
            <w:pPr>
              <w:spacing w:before="0" w:after="40"/>
              <w:rPr>
                <w:highlight w:val="white"/>
              </w:rPr>
            </w:pPr>
            <w:r>
              <w:rPr>
                <w:highlight w:val="white"/>
              </w:rPr>
              <w:t>mov [stdin + 4], bx</w:t>
            </w:r>
          </w:p>
          <w:p w14:paraId="79994121" w14:textId="77777777" w:rsidR="00F027BF" w:rsidRDefault="00F027BF" w:rsidP="00A45E17">
            <w:pPr>
              <w:spacing w:before="0" w:after="40"/>
              <w:rPr>
                <w:highlight w:val="white"/>
              </w:rPr>
            </w:pPr>
            <w:r>
              <w:rPr>
                <w:highlight w:val="white"/>
              </w:rPr>
              <w:t>add [stdin + 4], stdin</w:t>
            </w:r>
          </w:p>
          <w:p w14:paraId="07649B2F" w14:textId="77777777" w:rsidR="00F027BF" w:rsidRDefault="00F027BF" w:rsidP="00A45E17">
            <w:pPr>
              <w:spacing w:before="0" w:after="40"/>
              <w:rPr>
                <w:highlight w:val="white"/>
              </w:rPr>
            </w:pPr>
            <w:r>
              <w:rPr>
                <w:highlight w:val="white"/>
              </w:rPr>
              <w:t>sub [stdin + 4], 123</w:t>
            </w:r>
          </w:p>
        </w:tc>
      </w:tr>
      <w:tr w:rsidR="00F027BF" w14:paraId="53C0DF47" w14:textId="77777777" w:rsidTr="00654532">
        <w:tc>
          <w:tcPr>
            <w:tcW w:w="1078" w:type="dxa"/>
            <w:vMerge/>
          </w:tcPr>
          <w:p w14:paraId="439F8E28" w14:textId="77777777" w:rsidR="00F027BF" w:rsidRDefault="00F027BF" w:rsidP="00A45E17">
            <w:pPr>
              <w:spacing w:before="0" w:after="40"/>
              <w:rPr>
                <w:highlight w:val="white"/>
              </w:rPr>
            </w:pPr>
          </w:p>
        </w:tc>
        <w:tc>
          <w:tcPr>
            <w:tcW w:w="1236" w:type="dxa"/>
          </w:tcPr>
          <w:p w14:paraId="181435BA" w14:textId="50BA8F1E" w:rsidR="00F027BF" w:rsidRDefault="00F027BF" w:rsidP="00A45E17">
            <w:pPr>
              <w:spacing w:before="0" w:after="40"/>
              <w:rPr>
                <w:highlight w:val="white"/>
              </w:rPr>
            </w:pPr>
            <w:r>
              <w:rPr>
                <w:highlight w:val="white"/>
              </w:rPr>
              <w:t>6</w:t>
            </w:r>
          </w:p>
        </w:tc>
        <w:tc>
          <w:tcPr>
            <w:tcW w:w="4979" w:type="dxa"/>
          </w:tcPr>
          <w:p w14:paraId="5A5DD9E4" w14:textId="6EA00C24" w:rsidR="00F027BF" w:rsidRDefault="00F027BF" w:rsidP="00A45E17">
            <w:pPr>
              <w:spacing w:before="0" w:after="40"/>
            </w:pPr>
            <w:r w:rsidRPr="005D7FBB">
              <w:t xml:space="preserve">operator </w:t>
            </w:r>
            <w:r>
              <w:t xml:space="preserve">register, </w:t>
            </w:r>
            <w:r w:rsidRPr="005D7FBB">
              <w:t>[</w:t>
            </w:r>
            <w:r>
              <w:t>register + offset</w:t>
            </w:r>
            <w:r w:rsidRPr="005D7FBB">
              <w:t>]</w:t>
            </w:r>
          </w:p>
          <w:p w14:paraId="5D7CD7F1" w14:textId="0CFEC2EF" w:rsidR="00F027BF" w:rsidRPr="00840C24" w:rsidRDefault="00F027BF" w:rsidP="00A45E17">
            <w:pPr>
              <w:spacing w:before="0" w:after="40"/>
            </w:pPr>
            <w:r w:rsidRPr="005D7FBB">
              <w:t xml:space="preserve">operator </w:t>
            </w:r>
            <w:r>
              <w:t xml:space="preserve">register, </w:t>
            </w:r>
            <w:r w:rsidRPr="005D7FBB">
              <w:t>[</w:t>
            </w:r>
            <w:r>
              <w:t>static name + offset</w:t>
            </w:r>
            <w:r w:rsidRPr="005D7FBB">
              <w:t>]</w:t>
            </w:r>
          </w:p>
        </w:tc>
        <w:tc>
          <w:tcPr>
            <w:tcW w:w="2057" w:type="dxa"/>
          </w:tcPr>
          <w:p w14:paraId="197529C5" w14:textId="77777777" w:rsidR="00F027BF" w:rsidRDefault="00F027BF" w:rsidP="00A45E17">
            <w:pPr>
              <w:spacing w:before="0" w:after="40"/>
              <w:rPr>
                <w:highlight w:val="white"/>
              </w:rPr>
            </w:pPr>
            <w:r>
              <w:rPr>
                <w:highlight w:val="white"/>
              </w:rPr>
              <w:t>mov ax, [bp + 2]</w:t>
            </w:r>
          </w:p>
          <w:p w14:paraId="3ED02FA7" w14:textId="77777777" w:rsidR="00F027BF" w:rsidRDefault="00F027BF" w:rsidP="00A45E17">
            <w:pPr>
              <w:spacing w:before="0" w:after="40"/>
              <w:rPr>
                <w:highlight w:val="white"/>
              </w:rPr>
            </w:pPr>
            <w:r>
              <w:rPr>
                <w:highlight w:val="white"/>
              </w:rPr>
              <w:t>add ax, [stdin +4]</w:t>
            </w:r>
          </w:p>
        </w:tc>
      </w:tr>
    </w:tbl>
    <w:p w14:paraId="78FE1025" w14:textId="77777777" w:rsidR="00097076" w:rsidRPr="00097076" w:rsidRDefault="00097076" w:rsidP="00097076">
      <w:pPr>
        <w:pStyle w:val="Code"/>
        <w:rPr>
          <w:highlight w:val="white"/>
        </w:rPr>
      </w:pPr>
    </w:p>
    <w:p w14:paraId="7C66D23D" w14:textId="0C8192B1" w:rsidR="00A12F90" w:rsidRPr="00F259DA" w:rsidRDefault="00744609" w:rsidP="00A12F90">
      <w:pPr>
        <w:rPr>
          <w:highlight w:val="white"/>
        </w:rPr>
      </w:pPr>
      <w:r>
        <w:rPr>
          <w:highlight w:val="white"/>
        </w:rPr>
        <w:t>In case of a nullary operator, we simply return its name.</w:t>
      </w:r>
    </w:p>
    <w:p w14:paraId="0F49C0C6" w14:textId="77777777" w:rsidR="00BB1C53" w:rsidRPr="00BB1C53" w:rsidRDefault="00BB1C53" w:rsidP="00BB1C53">
      <w:pPr>
        <w:pStyle w:val="Code"/>
        <w:rPr>
          <w:highlight w:val="white"/>
        </w:rPr>
      </w:pPr>
      <w:r w:rsidRPr="00BB1C53">
        <w:rPr>
          <w:highlight w:val="white"/>
        </w:rPr>
        <w:t xml:space="preserve">      if (IsNullary()) {</w:t>
      </w:r>
    </w:p>
    <w:p w14:paraId="76348D9C" w14:textId="77777777" w:rsidR="00BB1C53" w:rsidRPr="00BB1C53" w:rsidRDefault="00BB1C53" w:rsidP="00BB1C53">
      <w:pPr>
        <w:pStyle w:val="Code"/>
        <w:rPr>
          <w:highlight w:val="white"/>
        </w:rPr>
      </w:pPr>
      <w:r w:rsidRPr="00BB1C53">
        <w:rPr>
          <w:highlight w:val="white"/>
        </w:rPr>
        <w:t xml:space="preserve">        return "\t" + operatorName;</w:t>
      </w:r>
    </w:p>
    <w:p w14:paraId="5929941A" w14:textId="77777777" w:rsidR="00BB1C53" w:rsidRPr="00BB1C53" w:rsidRDefault="00BB1C53" w:rsidP="00BB1C53">
      <w:pPr>
        <w:pStyle w:val="Code"/>
        <w:rPr>
          <w:highlight w:val="white"/>
        </w:rPr>
      </w:pPr>
      <w:r w:rsidRPr="00BB1C53">
        <w:rPr>
          <w:highlight w:val="white"/>
        </w:rPr>
        <w:t xml:space="preserve">      }</w:t>
      </w:r>
    </w:p>
    <w:p w14:paraId="6F57E108" w14:textId="77777777" w:rsidR="00AE6BCE" w:rsidRDefault="00117715" w:rsidP="00AE6BCE">
      <w:pPr>
        <w:rPr>
          <w:highlight w:val="white"/>
        </w:rPr>
      </w:pPr>
      <w:r>
        <w:rPr>
          <w:highlight w:val="white"/>
        </w:rPr>
        <w:t>U</w:t>
      </w:r>
      <w:r w:rsidR="00A12F90">
        <w:rPr>
          <w:highlight w:val="white"/>
        </w:rPr>
        <w:t xml:space="preserve">nary operations </w:t>
      </w:r>
      <w:r w:rsidR="00244FA5">
        <w:rPr>
          <w:highlight w:val="white"/>
        </w:rPr>
        <w:t xml:space="preserve">of category </w:t>
      </w:r>
      <w:r>
        <w:rPr>
          <w:highlight w:val="white"/>
        </w:rPr>
        <w:t>two and three</w:t>
      </w:r>
      <w:r w:rsidR="00244FA5">
        <w:rPr>
          <w:highlight w:val="white"/>
        </w:rPr>
        <w:t>, where the operand is an address</w:t>
      </w:r>
      <w:r w:rsidR="00F8051B">
        <w:rPr>
          <w:highlight w:val="white"/>
        </w:rPr>
        <w:t xml:space="preserve"> or a register. In case of an address, the first operand is a register or a string (static name), the second operand is an integer (offset), and the third operand is null. </w:t>
      </w:r>
      <w:r w:rsidR="00AE6BCE">
        <w:rPr>
          <w:highlight w:val="white"/>
        </w:rPr>
        <w:t>In case of a register, the second and third operands are null.</w:t>
      </w:r>
    </w:p>
    <w:p w14:paraId="1209996C" w14:textId="77777777" w:rsidR="00744609" w:rsidRPr="00744609" w:rsidRDefault="00744609" w:rsidP="00744609">
      <w:pPr>
        <w:pStyle w:val="Code"/>
        <w:rPr>
          <w:highlight w:val="white"/>
        </w:rPr>
      </w:pPr>
      <w:r w:rsidRPr="00744609">
        <w:rPr>
          <w:highlight w:val="white"/>
        </w:rPr>
        <w:t xml:space="preserve">      else if (IsUnary()) {</w:t>
      </w:r>
    </w:p>
    <w:p w14:paraId="273FB54E" w14:textId="77777777" w:rsidR="00744609" w:rsidRPr="00744609" w:rsidRDefault="00744609" w:rsidP="00744609">
      <w:pPr>
        <w:pStyle w:val="Code"/>
        <w:rPr>
          <w:highlight w:val="white"/>
        </w:rPr>
      </w:pPr>
      <w:r w:rsidRPr="00744609">
        <w:rPr>
          <w:highlight w:val="white"/>
        </w:rPr>
        <w:t xml:space="preserve">        if (((operand0 is Register) || (operand0 is string)) &amp;&amp;</w:t>
      </w:r>
    </w:p>
    <w:p w14:paraId="521B37D8" w14:textId="77777777" w:rsidR="00744609" w:rsidRPr="00744609" w:rsidRDefault="00744609" w:rsidP="00744609">
      <w:pPr>
        <w:pStyle w:val="Code"/>
        <w:rPr>
          <w:highlight w:val="white"/>
        </w:rPr>
      </w:pPr>
      <w:r w:rsidRPr="00744609">
        <w:rPr>
          <w:highlight w:val="white"/>
        </w:rPr>
        <w:t xml:space="preserve">                 (operand1 is int) &amp;&amp; (operand2 == null)) {</w:t>
      </w:r>
    </w:p>
    <w:p w14:paraId="793A3062" w14:textId="77777777" w:rsidR="00744609" w:rsidRPr="00744609" w:rsidRDefault="00744609" w:rsidP="00744609">
      <w:pPr>
        <w:pStyle w:val="Code"/>
        <w:rPr>
          <w:highlight w:val="white"/>
        </w:rPr>
      </w:pPr>
      <w:r w:rsidRPr="00744609">
        <w:rPr>
          <w:highlight w:val="white"/>
        </w:rPr>
        <w:t xml:space="preserve">          return "\t" + operatorName + " [" + operand0 +</w:t>
      </w:r>
    </w:p>
    <w:p w14:paraId="485F146A" w14:textId="77777777" w:rsidR="00744609" w:rsidRPr="00744609" w:rsidRDefault="00744609" w:rsidP="00744609">
      <w:pPr>
        <w:pStyle w:val="Code"/>
        <w:rPr>
          <w:highlight w:val="white"/>
        </w:rPr>
      </w:pPr>
      <w:r w:rsidRPr="00744609">
        <w:rPr>
          <w:highlight w:val="white"/>
        </w:rPr>
        <w:t xml:space="preserve">                 WithSign(operand1) + "]";</w:t>
      </w:r>
    </w:p>
    <w:p w14:paraId="029F073F" w14:textId="77777777" w:rsidR="00744609" w:rsidRPr="00744609" w:rsidRDefault="00744609" w:rsidP="00744609">
      <w:pPr>
        <w:pStyle w:val="Code"/>
        <w:rPr>
          <w:highlight w:val="white"/>
        </w:rPr>
      </w:pPr>
      <w:r w:rsidRPr="00744609">
        <w:rPr>
          <w:highlight w:val="white"/>
        </w:rPr>
        <w:t xml:space="preserve">        }</w:t>
      </w:r>
    </w:p>
    <w:p w14:paraId="364AE613" w14:textId="1B90EBB1" w:rsidR="00744609" w:rsidRPr="00744609" w:rsidRDefault="00744609" w:rsidP="00744609">
      <w:pPr>
        <w:pStyle w:val="Code"/>
        <w:rPr>
          <w:highlight w:val="white"/>
        </w:rPr>
      </w:pPr>
      <w:r w:rsidRPr="00744609">
        <w:rPr>
          <w:highlight w:val="white"/>
        </w:rPr>
        <w:lastRenderedPageBreak/>
        <w:t xml:space="preserve">        else if ((operand0 is Register) &amp;&amp; (operand1 == null) &amp;&amp;</w:t>
      </w:r>
    </w:p>
    <w:p w14:paraId="72694370" w14:textId="77777777" w:rsidR="00744609" w:rsidRPr="00744609" w:rsidRDefault="00744609" w:rsidP="00744609">
      <w:pPr>
        <w:pStyle w:val="Code"/>
        <w:rPr>
          <w:highlight w:val="white"/>
        </w:rPr>
      </w:pPr>
      <w:r w:rsidRPr="00744609">
        <w:rPr>
          <w:highlight w:val="white"/>
        </w:rPr>
        <w:t xml:space="preserve">                 (operand2 == null)) {</w:t>
      </w:r>
    </w:p>
    <w:p w14:paraId="64ED8C44" w14:textId="77777777" w:rsidR="00744609" w:rsidRPr="00744609" w:rsidRDefault="00744609" w:rsidP="00744609">
      <w:pPr>
        <w:pStyle w:val="Code"/>
        <w:rPr>
          <w:highlight w:val="white"/>
        </w:rPr>
      </w:pPr>
      <w:r w:rsidRPr="00744609">
        <w:rPr>
          <w:highlight w:val="white"/>
        </w:rPr>
        <w:t xml:space="preserve">          return "\t" + operatorName + " " + operand0;</w:t>
      </w:r>
    </w:p>
    <w:p w14:paraId="082AF65B" w14:textId="77777777" w:rsidR="00744609" w:rsidRPr="00744609" w:rsidRDefault="00744609" w:rsidP="00744609">
      <w:pPr>
        <w:pStyle w:val="Code"/>
        <w:rPr>
          <w:highlight w:val="white"/>
        </w:rPr>
      </w:pPr>
      <w:r w:rsidRPr="00744609">
        <w:rPr>
          <w:highlight w:val="white"/>
        </w:rPr>
        <w:t xml:space="preserve">        }</w:t>
      </w:r>
    </w:p>
    <w:p w14:paraId="3000D057" w14:textId="73D6D879" w:rsidR="00832410" w:rsidRPr="00BA028E" w:rsidRDefault="00BC3573" w:rsidP="00832410">
      <w:pPr>
        <w:rPr>
          <w:b/>
          <w:noProof/>
        </w:rPr>
      </w:pPr>
      <w:r>
        <w:rPr>
          <w:highlight w:val="white"/>
        </w:rPr>
        <w:t>Next</w:t>
      </w:r>
      <w:r w:rsidR="000C1583">
        <w:rPr>
          <w:highlight w:val="white"/>
        </w:rPr>
        <w:t>,</w:t>
      </w:r>
      <w:r>
        <w:rPr>
          <w:highlight w:val="white"/>
        </w:rPr>
        <w:t xml:space="preserve"> we handle </w:t>
      </w:r>
      <w:r w:rsidR="000C1583">
        <w:rPr>
          <w:highlight w:val="white"/>
        </w:rPr>
        <w:t>binary</w:t>
      </w:r>
      <w:r>
        <w:rPr>
          <w:highlight w:val="white"/>
        </w:rPr>
        <w:t xml:space="preserve"> opera</w:t>
      </w:r>
      <w:r w:rsidR="000C1583">
        <w:rPr>
          <w:highlight w:val="white"/>
        </w:rPr>
        <w:t xml:space="preserve">tions. </w:t>
      </w:r>
      <w:r w:rsidR="006F6581">
        <w:rPr>
          <w:highlight w:val="white"/>
        </w:rPr>
        <w:t xml:space="preserve">In category </w:t>
      </w:r>
      <w:r w:rsidR="00F60D27">
        <w:rPr>
          <w:highlight w:val="white"/>
        </w:rPr>
        <w:t>four</w:t>
      </w:r>
      <w:r w:rsidR="006F6581">
        <w:rPr>
          <w:highlight w:val="white"/>
        </w:rPr>
        <w:t>, the first operand is a register</w:t>
      </w:r>
      <w:r w:rsidR="003874C8">
        <w:rPr>
          <w:highlight w:val="white"/>
        </w:rPr>
        <w:t xml:space="preserve"> and </w:t>
      </w:r>
      <w:r w:rsidR="006F6581">
        <w:rPr>
          <w:highlight w:val="white"/>
        </w:rPr>
        <w:t>the second operand</w:t>
      </w:r>
      <w:r w:rsidR="006112F5">
        <w:rPr>
          <w:highlight w:val="white"/>
        </w:rPr>
        <w:t xml:space="preserve"> is a </w:t>
      </w:r>
      <w:r w:rsidR="003874C8">
        <w:rPr>
          <w:highlight w:val="white"/>
        </w:rPr>
        <w:t xml:space="preserve">register, a </w:t>
      </w:r>
      <w:r w:rsidR="006112F5">
        <w:rPr>
          <w:highlight w:val="white"/>
        </w:rPr>
        <w:t xml:space="preserve">string (static name), </w:t>
      </w:r>
      <w:r w:rsidR="003874C8">
        <w:rPr>
          <w:highlight w:val="white"/>
        </w:rPr>
        <w:t xml:space="preserve">or a </w:t>
      </w:r>
      <w:r w:rsidR="003874C8" w:rsidRPr="002313BB">
        <w:rPr>
          <w:rStyle w:val="KeyWord0"/>
          <w:highlight w:val="white"/>
        </w:rPr>
        <w:t>BigInteger</w:t>
      </w:r>
      <w:r w:rsidR="003874C8">
        <w:rPr>
          <w:highlight w:val="white"/>
        </w:rPr>
        <w:t xml:space="preserve"> (integer value).</w:t>
      </w:r>
    </w:p>
    <w:p w14:paraId="078B1010" w14:textId="77777777" w:rsidR="00F9114B" w:rsidRPr="00F9114B" w:rsidRDefault="00F9114B" w:rsidP="00F9114B">
      <w:pPr>
        <w:pStyle w:val="Code"/>
        <w:rPr>
          <w:highlight w:val="white"/>
        </w:rPr>
      </w:pPr>
      <w:r w:rsidRPr="00F9114B">
        <w:rPr>
          <w:highlight w:val="white"/>
        </w:rPr>
        <w:t xml:space="preserve">      else if (IsBinary()) {</w:t>
      </w:r>
    </w:p>
    <w:p w14:paraId="0ADAE3AD" w14:textId="77777777" w:rsidR="003F0CBB" w:rsidRPr="003F0CBB" w:rsidRDefault="003F0CBB" w:rsidP="003F0CBB">
      <w:pPr>
        <w:pStyle w:val="Code"/>
        <w:rPr>
          <w:highlight w:val="white"/>
        </w:rPr>
      </w:pPr>
      <w:r w:rsidRPr="003F0CBB">
        <w:rPr>
          <w:highlight w:val="white"/>
        </w:rPr>
        <w:t xml:space="preserve">        if ((operand0 is Register) &amp;&amp; ((operand1 is Register) ||</w:t>
      </w:r>
    </w:p>
    <w:p w14:paraId="0A5D28EF" w14:textId="77777777" w:rsidR="003F0CBB" w:rsidRPr="003F0CBB" w:rsidRDefault="003F0CBB" w:rsidP="003F0CBB">
      <w:pPr>
        <w:pStyle w:val="Code"/>
        <w:rPr>
          <w:highlight w:val="white"/>
        </w:rPr>
      </w:pPr>
      <w:r w:rsidRPr="003F0CBB">
        <w:rPr>
          <w:highlight w:val="white"/>
        </w:rPr>
        <w:t xml:space="preserve">            (operand1 is string) || (operand1 is BigInteger)) &amp;&amp;</w:t>
      </w:r>
    </w:p>
    <w:p w14:paraId="32F81E6F" w14:textId="77777777" w:rsidR="003F0CBB" w:rsidRPr="003F0CBB" w:rsidRDefault="003F0CBB" w:rsidP="003F0CBB">
      <w:pPr>
        <w:pStyle w:val="Code"/>
        <w:rPr>
          <w:highlight w:val="white"/>
        </w:rPr>
      </w:pPr>
      <w:r w:rsidRPr="003F0CBB">
        <w:rPr>
          <w:highlight w:val="white"/>
        </w:rPr>
        <w:t xml:space="preserve">            (operand2 == null)) {</w:t>
      </w:r>
    </w:p>
    <w:p w14:paraId="73B45858" w14:textId="77777777" w:rsidR="003F0CBB" w:rsidRPr="003F0CBB" w:rsidRDefault="003F0CBB" w:rsidP="003F0CBB">
      <w:pPr>
        <w:pStyle w:val="Code"/>
        <w:rPr>
          <w:highlight w:val="white"/>
        </w:rPr>
      </w:pPr>
      <w:r w:rsidRPr="003F0CBB">
        <w:rPr>
          <w:highlight w:val="white"/>
        </w:rPr>
        <w:t xml:space="preserve">          Assert.ErrorXXX(!(operand0 is string));</w:t>
      </w:r>
    </w:p>
    <w:p w14:paraId="68AE27DF" w14:textId="77777777" w:rsidR="003F0CBB" w:rsidRPr="003F0CBB" w:rsidRDefault="003F0CBB" w:rsidP="003F0CBB">
      <w:pPr>
        <w:pStyle w:val="Code"/>
        <w:rPr>
          <w:highlight w:val="white"/>
        </w:rPr>
      </w:pPr>
      <w:r w:rsidRPr="003F0CBB">
        <w:rPr>
          <w:highlight w:val="white"/>
        </w:rPr>
        <w:t xml:space="preserve">          return "\t" + operatorName + " " + operand0 + ", " + operand1;</w:t>
      </w:r>
    </w:p>
    <w:p w14:paraId="7C3C723F" w14:textId="77777777" w:rsidR="003F0CBB" w:rsidRPr="003F0CBB" w:rsidRDefault="003F0CBB" w:rsidP="003F0CBB">
      <w:pPr>
        <w:pStyle w:val="Code"/>
        <w:rPr>
          <w:highlight w:val="white"/>
        </w:rPr>
      </w:pPr>
      <w:r w:rsidRPr="003F0CBB">
        <w:rPr>
          <w:highlight w:val="white"/>
        </w:rPr>
        <w:t xml:space="preserve">        }</w:t>
      </w:r>
    </w:p>
    <w:p w14:paraId="6DFBB3A7" w14:textId="27963505" w:rsidR="007C4F8F" w:rsidRPr="00BA028E" w:rsidRDefault="007C4F8F" w:rsidP="007C4F8F">
      <w:pPr>
        <w:rPr>
          <w:b/>
          <w:noProof/>
        </w:rPr>
      </w:pPr>
      <w:r>
        <w:rPr>
          <w:highlight w:val="white"/>
        </w:rPr>
        <w:t xml:space="preserve">In category </w:t>
      </w:r>
      <w:r w:rsidR="000708FA">
        <w:rPr>
          <w:highlight w:val="white"/>
        </w:rPr>
        <w:t>five</w:t>
      </w:r>
      <w:r>
        <w:rPr>
          <w:highlight w:val="white"/>
        </w:rPr>
        <w:t xml:space="preserve">, the first operand is a register or a string (static name), the second operand is an integer (offset), and the third operand is register, a string (static name), or a </w:t>
      </w:r>
      <w:r w:rsidRPr="002313BB">
        <w:rPr>
          <w:rStyle w:val="KeyWord0"/>
          <w:highlight w:val="white"/>
        </w:rPr>
        <w:t>BigInteger</w:t>
      </w:r>
      <w:r>
        <w:rPr>
          <w:highlight w:val="white"/>
        </w:rPr>
        <w:t xml:space="preserve"> (integer value).</w:t>
      </w:r>
    </w:p>
    <w:p w14:paraId="3A484186" w14:textId="77777777" w:rsidR="009C3AAD" w:rsidRPr="009C3AAD" w:rsidRDefault="009C3AAD" w:rsidP="009C3AAD">
      <w:pPr>
        <w:pStyle w:val="Code"/>
        <w:rPr>
          <w:highlight w:val="white"/>
        </w:rPr>
      </w:pPr>
      <w:r w:rsidRPr="009C3AAD">
        <w:rPr>
          <w:highlight w:val="white"/>
        </w:rPr>
        <w:t xml:space="preserve">        else if (((operand0 is Register) || (operand0 is string)) &amp;&amp;</w:t>
      </w:r>
    </w:p>
    <w:p w14:paraId="01067E30" w14:textId="77777777" w:rsidR="009C3AAD" w:rsidRPr="009C3AAD" w:rsidRDefault="009C3AAD" w:rsidP="009C3AAD">
      <w:pPr>
        <w:pStyle w:val="Code"/>
        <w:rPr>
          <w:highlight w:val="white"/>
        </w:rPr>
      </w:pPr>
      <w:r w:rsidRPr="009C3AAD">
        <w:rPr>
          <w:highlight w:val="white"/>
        </w:rPr>
        <w:t xml:space="preserve">                 (operand1 is int) &amp;&amp; ((operand2 is Register) ||</w:t>
      </w:r>
    </w:p>
    <w:p w14:paraId="71239601" w14:textId="77777777" w:rsidR="009C3AAD" w:rsidRPr="009C3AAD" w:rsidRDefault="009C3AAD" w:rsidP="009C3AAD">
      <w:pPr>
        <w:pStyle w:val="Code"/>
        <w:rPr>
          <w:highlight w:val="white"/>
        </w:rPr>
      </w:pPr>
      <w:r w:rsidRPr="009C3AAD">
        <w:rPr>
          <w:highlight w:val="white"/>
        </w:rPr>
        <w:t xml:space="preserve">                  (operand2 is string) || (operand2 is BigInteger))) {</w:t>
      </w:r>
    </w:p>
    <w:p w14:paraId="7D3EA8C2" w14:textId="77777777" w:rsidR="009C3AAD" w:rsidRPr="009C3AAD" w:rsidRDefault="009C3AAD" w:rsidP="009C3AAD">
      <w:pPr>
        <w:pStyle w:val="Code"/>
        <w:rPr>
          <w:highlight w:val="white"/>
        </w:rPr>
      </w:pPr>
      <w:r w:rsidRPr="009C3AAD">
        <w:rPr>
          <w:highlight w:val="white"/>
        </w:rPr>
        <w:t xml:space="preserve">          return "\t" + operatorName +</w:t>
      </w:r>
    </w:p>
    <w:p w14:paraId="67DD24B8" w14:textId="77777777" w:rsidR="009C3AAD" w:rsidRPr="009C3AAD" w:rsidRDefault="009C3AAD" w:rsidP="009C3AAD">
      <w:pPr>
        <w:pStyle w:val="Code"/>
        <w:rPr>
          <w:highlight w:val="white"/>
        </w:rPr>
      </w:pPr>
      <w:r w:rsidRPr="009C3AAD">
        <w:rPr>
          <w:highlight w:val="white"/>
        </w:rPr>
        <w:t xml:space="preserve">                 " [" + operand0 + WithSign(operand1) + "], " + operand2;</w:t>
      </w:r>
    </w:p>
    <w:p w14:paraId="29D685A1" w14:textId="77777777" w:rsidR="009C3AAD" w:rsidRPr="009C3AAD" w:rsidRDefault="009C3AAD" w:rsidP="009C3AAD">
      <w:pPr>
        <w:pStyle w:val="Code"/>
        <w:rPr>
          <w:highlight w:val="white"/>
        </w:rPr>
      </w:pPr>
      <w:r w:rsidRPr="009C3AAD">
        <w:rPr>
          <w:highlight w:val="white"/>
        </w:rPr>
        <w:t xml:space="preserve">        }</w:t>
      </w:r>
    </w:p>
    <w:p w14:paraId="12E033C0" w14:textId="744B58E1" w:rsidR="000708FA" w:rsidRPr="00BA028E" w:rsidRDefault="000708FA" w:rsidP="000708FA">
      <w:pPr>
        <w:rPr>
          <w:b/>
          <w:noProof/>
        </w:rPr>
      </w:pPr>
      <w:r>
        <w:rPr>
          <w:highlight w:val="white"/>
        </w:rPr>
        <w:t>In category six, the first operand is a register, the second operand is register or string (static name), and the third operand is an integer (offset).</w:t>
      </w:r>
    </w:p>
    <w:p w14:paraId="3E2E17E7" w14:textId="77777777" w:rsidR="000708FA" w:rsidRPr="003F0CBB" w:rsidRDefault="000708FA" w:rsidP="000708FA">
      <w:pPr>
        <w:pStyle w:val="Code"/>
        <w:rPr>
          <w:highlight w:val="white"/>
        </w:rPr>
      </w:pPr>
      <w:r w:rsidRPr="003F0CBB">
        <w:rPr>
          <w:highlight w:val="white"/>
        </w:rPr>
        <w:t xml:space="preserve">        else if ((operand0 is Register) &amp;&amp; ((operand1 is Register) ||</w:t>
      </w:r>
    </w:p>
    <w:p w14:paraId="0957D9E1" w14:textId="77777777" w:rsidR="000708FA" w:rsidRPr="003F0CBB" w:rsidRDefault="000708FA" w:rsidP="000708FA">
      <w:pPr>
        <w:pStyle w:val="Code"/>
        <w:rPr>
          <w:highlight w:val="white"/>
        </w:rPr>
      </w:pPr>
      <w:r w:rsidRPr="003F0CBB">
        <w:rPr>
          <w:highlight w:val="white"/>
        </w:rPr>
        <w:t xml:space="preserve">                 (operand1 is string)) &amp;&amp; (operand2 is int)) {</w:t>
      </w:r>
    </w:p>
    <w:p w14:paraId="0A4E41DE" w14:textId="77777777" w:rsidR="000708FA" w:rsidRPr="003F0CBB" w:rsidRDefault="000708FA" w:rsidP="000708FA">
      <w:pPr>
        <w:pStyle w:val="Code"/>
        <w:rPr>
          <w:highlight w:val="white"/>
        </w:rPr>
      </w:pPr>
      <w:r w:rsidRPr="003F0CBB">
        <w:rPr>
          <w:highlight w:val="white"/>
        </w:rPr>
        <w:t xml:space="preserve">          return "\t" + operatorName + " " + operand0 +</w:t>
      </w:r>
    </w:p>
    <w:p w14:paraId="77418CCE" w14:textId="77777777" w:rsidR="000708FA" w:rsidRPr="003F0CBB" w:rsidRDefault="000708FA" w:rsidP="000708FA">
      <w:pPr>
        <w:pStyle w:val="Code"/>
        <w:rPr>
          <w:highlight w:val="white"/>
        </w:rPr>
      </w:pPr>
      <w:r w:rsidRPr="003F0CBB">
        <w:rPr>
          <w:highlight w:val="white"/>
        </w:rPr>
        <w:t xml:space="preserve">                 ", [" + operand1 + WithSign(operand2) + "]";</w:t>
      </w:r>
    </w:p>
    <w:p w14:paraId="28C3ACA7" w14:textId="77777777" w:rsidR="000708FA" w:rsidRPr="003F0CBB" w:rsidRDefault="000708FA" w:rsidP="000708FA">
      <w:pPr>
        <w:pStyle w:val="Code"/>
        <w:rPr>
          <w:highlight w:val="white"/>
        </w:rPr>
      </w:pPr>
      <w:r w:rsidRPr="003F0CBB">
        <w:rPr>
          <w:highlight w:val="white"/>
        </w:rPr>
        <w:t xml:space="preserve">        }</w:t>
      </w:r>
    </w:p>
    <w:p w14:paraId="25D142B6" w14:textId="022C3235" w:rsidR="009C3AAD" w:rsidRDefault="009C3AAD" w:rsidP="009C3AAD">
      <w:pPr>
        <w:pStyle w:val="Code"/>
        <w:rPr>
          <w:highlight w:val="white"/>
        </w:rPr>
      </w:pPr>
      <w:r w:rsidRPr="009C3AAD">
        <w:rPr>
          <w:highlight w:val="white"/>
        </w:rPr>
        <w:t xml:space="preserve">      }</w:t>
      </w:r>
    </w:p>
    <w:p w14:paraId="748ED3E6" w14:textId="297DDE82" w:rsidR="00212F79" w:rsidRPr="009C3AAD" w:rsidRDefault="004F6538" w:rsidP="004F6538">
      <w:pPr>
        <w:rPr>
          <w:highlight w:val="white"/>
        </w:rPr>
      </w:pPr>
      <w:r>
        <w:rPr>
          <w:highlight w:val="white"/>
        </w:rPr>
        <w:t xml:space="preserve">In case of a label or comment, we simple return them. Note that we </w:t>
      </w:r>
      <w:r w:rsidR="00EF5E34">
        <w:rPr>
          <w:highlight w:val="white"/>
        </w:rPr>
        <w:t xml:space="preserve">add a colon (‘:’) to the label and </w:t>
      </w:r>
      <w:r>
        <w:rPr>
          <w:highlight w:val="white"/>
        </w:rPr>
        <w:t>insert a semicolon (‘;’).</w:t>
      </w:r>
    </w:p>
    <w:p w14:paraId="34A7633F" w14:textId="77777777" w:rsidR="00097076" w:rsidRPr="00097076" w:rsidRDefault="00097076" w:rsidP="00097076">
      <w:pPr>
        <w:pStyle w:val="Code"/>
        <w:rPr>
          <w:highlight w:val="white"/>
        </w:rPr>
      </w:pPr>
      <w:r w:rsidRPr="00097076">
        <w:rPr>
          <w:highlight w:val="white"/>
        </w:rPr>
        <w:t xml:space="preserve">      else if (Operator == AssemblyOperator.label) {</w:t>
      </w:r>
    </w:p>
    <w:p w14:paraId="14973B6F" w14:textId="77777777" w:rsidR="00097076" w:rsidRPr="00097076" w:rsidRDefault="00097076" w:rsidP="00097076">
      <w:pPr>
        <w:pStyle w:val="Code"/>
        <w:rPr>
          <w:highlight w:val="white"/>
        </w:rPr>
      </w:pPr>
      <w:r w:rsidRPr="00097076">
        <w:rPr>
          <w:highlight w:val="white"/>
        </w:rPr>
        <w:t xml:space="preserve">        return "\n " + operand0 + ":";</w:t>
      </w:r>
    </w:p>
    <w:p w14:paraId="08CFD91C" w14:textId="77777777" w:rsidR="00097076" w:rsidRPr="00097076" w:rsidRDefault="00097076" w:rsidP="00097076">
      <w:pPr>
        <w:pStyle w:val="Code"/>
        <w:rPr>
          <w:highlight w:val="white"/>
        </w:rPr>
      </w:pPr>
      <w:r w:rsidRPr="00097076">
        <w:rPr>
          <w:highlight w:val="white"/>
        </w:rPr>
        <w:t xml:space="preserve">      }</w:t>
      </w:r>
    </w:p>
    <w:p w14:paraId="28C8BB19" w14:textId="77777777" w:rsidR="00097076" w:rsidRPr="00097076" w:rsidRDefault="00097076" w:rsidP="00097076">
      <w:pPr>
        <w:pStyle w:val="Code"/>
        <w:rPr>
          <w:highlight w:val="white"/>
        </w:rPr>
      </w:pPr>
      <w:r w:rsidRPr="00097076">
        <w:rPr>
          <w:highlight w:val="white"/>
        </w:rPr>
        <w:t xml:space="preserve">      else if (Operator == AssemblyOperator.comment) {</w:t>
      </w:r>
    </w:p>
    <w:p w14:paraId="37BE8334" w14:textId="77777777" w:rsidR="00097076" w:rsidRPr="00097076" w:rsidRDefault="00097076" w:rsidP="00097076">
      <w:pPr>
        <w:pStyle w:val="Code"/>
        <w:rPr>
          <w:highlight w:val="white"/>
        </w:rPr>
      </w:pPr>
      <w:r w:rsidRPr="00097076">
        <w:rPr>
          <w:highlight w:val="white"/>
        </w:rPr>
        <w:t xml:space="preserve">        return "\t; " + operand0;</w:t>
      </w:r>
    </w:p>
    <w:p w14:paraId="22BC228E" w14:textId="602FC9A7" w:rsidR="00097076" w:rsidRDefault="00097076" w:rsidP="00097076">
      <w:pPr>
        <w:pStyle w:val="Code"/>
        <w:rPr>
          <w:highlight w:val="white"/>
        </w:rPr>
      </w:pPr>
      <w:r w:rsidRPr="00097076">
        <w:rPr>
          <w:highlight w:val="white"/>
        </w:rPr>
        <w:t xml:space="preserve">      }</w:t>
      </w:r>
    </w:p>
    <w:p w14:paraId="06DE8397" w14:textId="6631668F" w:rsidR="00374859" w:rsidRPr="00097076" w:rsidRDefault="00374859" w:rsidP="00374859">
      <w:pPr>
        <w:rPr>
          <w:highlight w:val="white"/>
        </w:rPr>
      </w:pPr>
      <w:r>
        <w:rPr>
          <w:highlight w:val="white"/>
        </w:rPr>
        <w:t xml:space="preserve">When defining a value, we call the </w:t>
      </w:r>
      <w:r w:rsidRPr="0024224C">
        <w:rPr>
          <w:rStyle w:val="KeyWord0"/>
          <w:highlight w:val="white"/>
        </w:rPr>
        <w:t>ToVisibleString</w:t>
      </w:r>
      <w:r>
        <w:rPr>
          <w:highlight w:val="white"/>
        </w:rPr>
        <w:t xml:space="preserve"> method in case of a string.</w:t>
      </w:r>
      <w:r w:rsidR="00E85B63">
        <w:rPr>
          <w:highlight w:val="white"/>
        </w:rPr>
        <w:t xml:space="preserve"> </w:t>
      </w:r>
    </w:p>
    <w:p w14:paraId="7AE6B59E" w14:textId="77777777" w:rsidR="00097076" w:rsidRPr="00097076" w:rsidRDefault="00097076" w:rsidP="00097076">
      <w:pPr>
        <w:pStyle w:val="Code"/>
        <w:rPr>
          <w:highlight w:val="white"/>
        </w:rPr>
      </w:pPr>
      <w:r w:rsidRPr="00097076">
        <w:rPr>
          <w:highlight w:val="white"/>
        </w:rPr>
        <w:t xml:space="preserve">      else if (Operator == AssemblyOperator.define_value) {</w:t>
      </w:r>
    </w:p>
    <w:p w14:paraId="7FD26A07" w14:textId="77777777" w:rsidR="00097076" w:rsidRPr="00097076" w:rsidRDefault="00097076" w:rsidP="00097076">
      <w:pPr>
        <w:pStyle w:val="Code"/>
        <w:rPr>
          <w:highlight w:val="white"/>
        </w:rPr>
      </w:pPr>
      <w:r w:rsidRPr="00097076">
        <w:rPr>
          <w:highlight w:val="white"/>
        </w:rPr>
        <w:t xml:space="preserve">        Sort sort = (Sort) operand0;</w:t>
      </w:r>
    </w:p>
    <w:p w14:paraId="463A83A8" w14:textId="77777777" w:rsidR="00097076" w:rsidRPr="00097076" w:rsidRDefault="00097076" w:rsidP="00097076">
      <w:pPr>
        <w:pStyle w:val="Code"/>
        <w:rPr>
          <w:highlight w:val="white"/>
        </w:rPr>
      </w:pPr>
      <w:r w:rsidRPr="00097076">
        <w:rPr>
          <w:highlight w:val="white"/>
        </w:rPr>
        <w:t xml:space="preserve">        object value = operand1;</w:t>
      </w:r>
    </w:p>
    <w:p w14:paraId="4DD99A46" w14:textId="77777777" w:rsidR="00097076" w:rsidRPr="00097076" w:rsidRDefault="00097076" w:rsidP="00097076">
      <w:pPr>
        <w:pStyle w:val="Code"/>
        <w:rPr>
          <w:highlight w:val="white"/>
        </w:rPr>
      </w:pPr>
    </w:p>
    <w:p w14:paraId="30004BE4" w14:textId="77777777" w:rsidR="00097076" w:rsidRPr="00097076" w:rsidRDefault="00097076" w:rsidP="00097076">
      <w:pPr>
        <w:pStyle w:val="Code"/>
        <w:rPr>
          <w:highlight w:val="white"/>
        </w:rPr>
      </w:pPr>
      <w:r w:rsidRPr="00097076">
        <w:rPr>
          <w:highlight w:val="white"/>
        </w:rPr>
        <w:t xml:space="preserve">        if (sort == Sort.String) {</w:t>
      </w:r>
    </w:p>
    <w:p w14:paraId="166C4937" w14:textId="77777777" w:rsidR="00097076" w:rsidRPr="00097076" w:rsidRDefault="00097076" w:rsidP="00097076">
      <w:pPr>
        <w:pStyle w:val="Code"/>
        <w:rPr>
          <w:highlight w:val="white"/>
        </w:rPr>
      </w:pPr>
      <w:r w:rsidRPr="00097076">
        <w:rPr>
          <w:highlight w:val="white"/>
        </w:rPr>
        <w:t xml:space="preserve">          return "\tdb " + ToVisibleString((string) operand1);</w:t>
      </w:r>
    </w:p>
    <w:p w14:paraId="53417F39" w14:textId="1038623B" w:rsidR="00097076" w:rsidRDefault="00097076" w:rsidP="00097076">
      <w:pPr>
        <w:pStyle w:val="Code"/>
        <w:rPr>
          <w:highlight w:val="white"/>
        </w:rPr>
      </w:pPr>
      <w:r w:rsidRPr="00097076">
        <w:rPr>
          <w:highlight w:val="white"/>
        </w:rPr>
        <w:t xml:space="preserve">        }</w:t>
      </w:r>
    </w:p>
    <w:p w14:paraId="1EC4B454" w14:textId="19382203" w:rsidR="00E85B63" w:rsidRPr="00097076" w:rsidRDefault="00E85B63" w:rsidP="00E85B63">
      <w:pPr>
        <w:rPr>
          <w:highlight w:val="white"/>
        </w:rPr>
      </w:pPr>
      <w:r>
        <w:rPr>
          <w:highlight w:val="white"/>
        </w:rPr>
        <w:t>If the value is not a string, it is an integral or floating value. In case of floating value, we add a dot (‘.’), unless it already has a dot.</w:t>
      </w:r>
    </w:p>
    <w:p w14:paraId="12BA890C" w14:textId="77777777" w:rsidR="00097076" w:rsidRPr="00097076" w:rsidRDefault="00097076" w:rsidP="00097076">
      <w:pPr>
        <w:pStyle w:val="Code"/>
        <w:rPr>
          <w:highlight w:val="white"/>
        </w:rPr>
      </w:pPr>
      <w:r w:rsidRPr="00097076">
        <w:rPr>
          <w:highlight w:val="white"/>
        </w:rPr>
        <w:t xml:space="preserve">        else {</w:t>
      </w:r>
    </w:p>
    <w:p w14:paraId="192854F3" w14:textId="77777777" w:rsidR="00097076" w:rsidRPr="00097076" w:rsidRDefault="00097076" w:rsidP="00097076">
      <w:pPr>
        <w:pStyle w:val="Code"/>
        <w:rPr>
          <w:highlight w:val="white"/>
        </w:rPr>
      </w:pPr>
      <w:r w:rsidRPr="00097076">
        <w:rPr>
          <w:highlight w:val="white"/>
        </w:rPr>
        <w:lastRenderedPageBreak/>
        <w:t xml:space="preserve">          string text = operand1.ToString();</w:t>
      </w:r>
    </w:p>
    <w:p w14:paraId="3B4F9B9C" w14:textId="77777777" w:rsidR="00097076" w:rsidRPr="00097076" w:rsidRDefault="00097076" w:rsidP="00097076">
      <w:pPr>
        <w:pStyle w:val="Code"/>
        <w:rPr>
          <w:highlight w:val="white"/>
        </w:rPr>
      </w:pPr>
    </w:p>
    <w:p w14:paraId="78118563" w14:textId="77777777" w:rsidR="00097076" w:rsidRPr="00097076" w:rsidRDefault="00097076" w:rsidP="00097076">
      <w:pPr>
        <w:pStyle w:val="Code"/>
        <w:rPr>
          <w:highlight w:val="white"/>
        </w:rPr>
      </w:pPr>
      <w:r w:rsidRPr="00097076">
        <w:rPr>
          <w:highlight w:val="white"/>
        </w:rPr>
        <w:t xml:space="preserve">          if (((sort == Sort.Float) || (sort == Sort.Double) ||</w:t>
      </w:r>
    </w:p>
    <w:p w14:paraId="53371F60" w14:textId="117281F4" w:rsidR="00097076" w:rsidRPr="00097076" w:rsidRDefault="00097076" w:rsidP="00097076">
      <w:pPr>
        <w:pStyle w:val="Code"/>
        <w:rPr>
          <w:highlight w:val="white"/>
        </w:rPr>
      </w:pPr>
      <w:r w:rsidRPr="00097076">
        <w:rPr>
          <w:highlight w:val="white"/>
        </w:rPr>
        <w:t xml:space="preserve">              (sort == Sort.</w:t>
      </w:r>
      <w:r w:rsidR="001220BA">
        <w:rPr>
          <w:highlight w:val="white"/>
        </w:rPr>
        <w:t>LongDouble</w:t>
      </w:r>
      <w:r w:rsidRPr="00097076">
        <w:rPr>
          <w:highlight w:val="white"/>
        </w:rPr>
        <w:t>)) &amp;&amp; !text.Contains(".")) {</w:t>
      </w:r>
    </w:p>
    <w:p w14:paraId="04BB7BD2" w14:textId="77777777" w:rsidR="00097076" w:rsidRPr="00097076" w:rsidRDefault="00097076" w:rsidP="00097076">
      <w:pPr>
        <w:pStyle w:val="Code"/>
        <w:rPr>
          <w:highlight w:val="white"/>
        </w:rPr>
      </w:pPr>
      <w:r w:rsidRPr="00097076">
        <w:rPr>
          <w:highlight w:val="white"/>
        </w:rPr>
        <w:t xml:space="preserve">            text += ".0";</w:t>
      </w:r>
    </w:p>
    <w:p w14:paraId="2789E7E1" w14:textId="77777777" w:rsidR="00097076" w:rsidRPr="00097076" w:rsidRDefault="00097076" w:rsidP="00097076">
      <w:pPr>
        <w:pStyle w:val="Code"/>
        <w:rPr>
          <w:highlight w:val="white"/>
        </w:rPr>
      </w:pPr>
      <w:r w:rsidRPr="00097076">
        <w:rPr>
          <w:highlight w:val="white"/>
        </w:rPr>
        <w:t xml:space="preserve">          }</w:t>
      </w:r>
    </w:p>
    <w:p w14:paraId="70916C3E" w14:textId="507A5D87" w:rsidR="00097076" w:rsidRPr="00097076" w:rsidRDefault="00E85B63" w:rsidP="00E85B63">
      <w:pPr>
        <w:rPr>
          <w:highlight w:val="white"/>
        </w:rPr>
      </w:pPr>
      <w:r>
        <w:rPr>
          <w:highlight w:val="white"/>
        </w:rPr>
        <w:t xml:space="preserve">When we define the value, we use different directives depending on the size of the value: </w:t>
      </w:r>
      <w:r w:rsidRPr="00E85B63">
        <w:rPr>
          <w:rStyle w:val="KeyWord0"/>
          <w:highlight w:val="white"/>
        </w:rPr>
        <w:t>db</w:t>
      </w:r>
      <w:r>
        <w:rPr>
          <w:highlight w:val="white"/>
        </w:rPr>
        <w:t xml:space="preserve"> (define byte) for one byte, </w:t>
      </w:r>
      <w:r w:rsidRPr="00E85B63">
        <w:rPr>
          <w:rStyle w:val="KeyWord0"/>
          <w:highlight w:val="white"/>
        </w:rPr>
        <w:t>dw</w:t>
      </w:r>
      <w:r>
        <w:rPr>
          <w:highlight w:val="white"/>
        </w:rPr>
        <w:t xml:space="preserve"> (define word) for two bytes, </w:t>
      </w:r>
      <w:r w:rsidRPr="00E85B63">
        <w:rPr>
          <w:rStyle w:val="KeyWord0"/>
          <w:highlight w:val="white"/>
        </w:rPr>
        <w:t>dd</w:t>
      </w:r>
      <w:r>
        <w:rPr>
          <w:highlight w:val="white"/>
        </w:rPr>
        <w:t xml:space="preserve"> (define double-word) for four bytes, and </w:t>
      </w:r>
      <w:r w:rsidRPr="00EF6EC1">
        <w:rPr>
          <w:rStyle w:val="KeyWord0"/>
          <w:highlight w:val="white"/>
        </w:rPr>
        <w:t>dq</w:t>
      </w:r>
      <w:r>
        <w:rPr>
          <w:highlight w:val="white"/>
        </w:rPr>
        <w:t xml:space="preserve"> (define </w:t>
      </w:r>
      <w:r w:rsidR="00EF6EC1">
        <w:rPr>
          <w:highlight w:val="white"/>
        </w:rPr>
        <w:t>quarto) for eight bytes.</w:t>
      </w:r>
    </w:p>
    <w:p w14:paraId="15F267A2" w14:textId="77777777" w:rsidR="00097076" w:rsidRPr="00097076" w:rsidRDefault="00097076" w:rsidP="00097076">
      <w:pPr>
        <w:pStyle w:val="Code"/>
        <w:rPr>
          <w:highlight w:val="white"/>
        </w:rPr>
      </w:pPr>
      <w:r w:rsidRPr="00097076">
        <w:rPr>
          <w:highlight w:val="white"/>
        </w:rPr>
        <w:t xml:space="preserve">          switch (TypeSize.Size(sort)) {</w:t>
      </w:r>
    </w:p>
    <w:p w14:paraId="0F7E74EA" w14:textId="77777777" w:rsidR="00097076" w:rsidRPr="00097076" w:rsidRDefault="00097076" w:rsidP="00097076">
      <w:pPr>
        <w:pStyle w:val="Code"/>
        <w:rPr>
          <w:highlight w:val="white"/>
        </w:rPr>
      </w:pPr>
      <w:r w:rsidRPr="00097076">
        <w:rPr>
          <w:highlight w:val="white"/>
        </w:rPr>
        <w:t xml:space="preserve">            case 1:</w:t>
      </w:r>
    </w:p>
    <w:p w14:paraId="0157FE4B" w14:textId="77777777" w:rsidR="00097076" w:rsidRPr="00097076" w:rsidRDefault="00097076" w:rsidP="00097076">
      <w:pPr>
        <w:pStyle w:val="Code"/>
        <w:rPr>
          <w:highlight w:val="white"/>
        </w:rPr>
      </w:pPr>
      <w:r w:rsidRPr="00097076">
        <w:rPr>
          <w:highlight w:val="white"/>
        </w:rPr>
        <w:t xml:space="preserve">              return "\tdb " + text;</w:t>
      </w:r>
    </w:p>
    <w:p w14:paraId="27C32916" w14:textId="77777777" w:rsidR="00097076" w:rsidRPr="00097076" w:rsidRDefault="00097076" w:rsidP="00097076">
      <w:pPr>
        <w:pStyle w:val="Code"/>
        <w:rPr>
          <w:highlight w:val="white"/>
        </w:rPr>
      </w:pPr>
    </w:p>
    <w:p w14:paraId="050C006C" w14:textId="77777777" w:rsidR="00097076" w:rsidRPr="00097076" w:rsidRDefault="00097076" w:rsidP="00097076">
      <w:pPr>
        <w:pStyle w:val="Code"/>
        <w:rPr>
          <w:highlight w:val="white"/>
        </w:rPr>
      </w:pPr>
      <w:r w:rsidRPr="00097076">
        <w:rPr>
          <w:highlight w:val="white"/>
        </w:rPr>
        <w:t xml:space="preserve">            case 2:</w:t>
      </w:r>
    </w:p>
    <w:p w14:paraId="3878DC88" w14:textId="77777777" w:rsidR="00097076" w:rsidRPr="00097076" w:rsidRDefault="00097076" w:rsidP="00097076">
      <w:pPr>
        <w:pStyle w:val="Code"/>
        <w:rPr>
          <w:highlight w:val="white"/>
        </w:rPr>
      </w:pPr>
      <w:r w:rsidRPr="00097076">
        <w:rPr>
          <w:highlight w:val="white"/>
        </w:rPr>
        <w:t xml:space="preserve">              return "\tdw " + text;</w:t>
      </w:r>
    </w:p>
    <w:p w14:paraId="0FB10C76" w14:textId="77777777" w:rsidR="00097076" w:rsidRPr="00097076" w:rsidRDefault="00097076" w:rsidP="00097076">
      <w:pPr>
        <w:pStyle w:val="Code"/>
        <w:rPr>
          <w:highlight w:val="white"/>
        </w:rPr>
      </w:pPr>
    </w:p>
    <w:p w14:paraId="1637CBC2" w14:textId="77777777" w:rsidR="00097076" w:rsidRPr="00097076" w:rsidRDefault="00097076" w:rsidP="00097076">
      <w:pPr>
        <w:pStyle w:val="Code"/>
        <w:rPr>
          <w:highlight w:val="white"/>
        </w:rPr>
      </w:pPr>
      <w:r w:rsidRPr="00097076">
        <w:rPr>
          <w:highlight w:val="white"/>
        </w:rPr>
        <w:t xml:space="preserve">            case 4:</w:t>
      </w:r>
    </w:p>
    <w:p w14:paraId="7590907D" w14:textId="77777777" w:rsidR="00097076" w:rsidRPr="00097076" w:rsidRDefault="00097076" w:rsidP="00097076">
      <w:pPr>
        <w:pStyle w:val="Code"/>
        <w:rPr>
          <w:highlight w:val="white"/>
        </w:rPr>
      </w:pPr>
      <w:r w:rsidRPr="00097076">
        <w:rPr>
          <w:highlight w:val="white"/>
        </w:rPr>
        <w:t xml:space="preserve">              return "\tdd " + text;</w:t>
      </w:r>
    </w:p>
    <w:p w14:paraId="46040265" w14:textId="77777777" w:rsidR="00097076" w:rsidRPr="00097076" w:rsidRDefault="00097076" w:rsidP="00097076">
      <w:pPr>
        <w:pStyle w:val="Code"/>
        <w:rPr>
          <w:highlight w:val="white"/>
        </w:rPr>
      </w:pPr>
    </w:p>
    <w:p w14:paraId="22DCC79E" w14:textId="3F23FCCE" w:rsidR="00097076" w:rsidRPr="00097076" w:rsidRDefault="00097076" w:rsidP="00097076">
      <w:pPr>
        <w:pStyle w:val="Code"/>
        <w:rPr>
          <w:highlight w:val="white"/>
        </w:rPr>
      </w:pPr>
      <w:r w:rsidRPr="00097076">
        <w:rPr>
          <w:highlight w:val="white"/>
        </w:rPr>
        <w:t xml:space="preserve">            </w:t>
      </w:r>
      <w:r w:rsidR="00D319AD">
        <w:rPr>
          <w:highlight w:val="white"/>
        </w:rPr>
        <w:t>case 8:</w:t>
      </w:r>
    </w:p>
    <w:p w14:paraId="0AE2B398" w14:textId="77777777" w:rsidR="00097076" w:rsidRPr="00097076" w:rsidRDefault="00097076" w:rsidP="00097076">
      <w:pPr>
        <w:pStyle w:val="Code"/>
        <w:rPr>
          <w:highlight w:val="white"/>
        </w:rPr>
      </w:pPr>
      <w:r w:rsidRPr="00097076">
        <w:rPr>
          <w:highlight w:val="white"/>
        </w:rPr>
        <w:t xml:space="preserve">              return "\tdq " + text;</w:t>
      </w:r>
    </w:p>
    <w:p w14:paraId="361094BA" w14:textId="77777777" w:rsidR="00097076" w:rsidRPr="00097076" w:rsidRDefault="00097076" w:rsidP="00097076">
      <w:pPr>
        <w:pStyle w:val="Code"/>
        <w:rPr>
          <w:highlight w:val="white"/>
        </w:rPr>
      </w:pPr>
      <w:r w:rsidRPr="00097076">
        <w:rPr>
          <w:highlight w:val="white"/>
        </w:rPr>
        <w:t xml:space="preserve">          }</w:t>
      </w:r>
    </w:p>
    <w:p w14:paraId="35267A7D" w14:textId="77777777" w:rsidR="00097076" w:rsidRPr="00097076" w:rsidRDefault="00097076" w:rsidP="00097076">
      <w:pPr>
        <w:pStyle w:val="Code"/>
        <w:rPr>
          <w:highlight w:val="white"/>
        </w:rPr>
      </w:pPr>
      <w:r w:rsidRPr="00097076">
        <w:rPr>
          <w:highlight w:val="white"/>
        </w:rPr>
        <w:t xml:space="preserve">        }</w:t>
      </w:r>
    </w:p>
    <w:p w14:paraId="2035DBDD" w14:textId="77777777" w:rsidR="00097076" w:rsidRPr="00097076" w:rsidRDefault="00097076" w:rsidP="00097076">
      <w:pPr>
        <w:pStyle w:val="Code"/>
        <w:rPr>
          <w:highlight w:val="white"/>
        </w:rPr>
      </w:pPr>
      <w:r w:rsidRPr="00097076">
        <w:rPr>
          <w:highlight w:val="white"/>
        </w:rPr>
        <w:t xml:space="preserve">      }</w:t>
      </w:r>
    </w:p>
    <w:p w14:paraId="29D09D98" w14:textId="487FC02E" w:rsidR="00A06DFC" w:rsidRPr="00097076" w:rsidRDefault="00A06DFC" w:rsidP="00A06DFC">
      <w:pPr>
        <w:rPr>
          <w:highlight w:val="white"/>
        </w:rPr>
      </w:pPr>
      <w:r>
        <w:rPr>
          <w:highlight w:val="white"/>
        </w:rPr>
        <w:t>When defining an address, w</w:t>
      </w:r>
      <w:r w:rsidR="00120DE0">
        <w:rPr>
          <w:highlight w:val="white"/>
        </w:rPr>
        <w:t>e</w:t>
      </w:r>
      <w:r>
        <w:rPr>
          <w:highlight w:val="white"/>
        </w:rPr>
        <w:t xml:space="preserve"> use the </w:t>
      </w:r>
      <w:r w:rsidRPr="0022237B">
        <w:rPr>
          <w:rStyle w:val="KeyWord0"/>
          <w:highlight w:val="white"/>
        </w:rPr>
        <w:t>dq</w:t>
      </w:r>
      <w:r>
        <w:rPr>
          <w:highlight w:val="white"/>
        </w:rPr>
        <w:t xml:space="preserve"> directive, since the size of addresses is eight bytes.</w:t>
      </w:r>
      <w:r w:rsidR="00120DE0">
        <w:rPr>
          <w:highlight w:val="white"/>
        </w:rPr>
        <w:t xml:space="preserve"> The </w:t>
      </w:r>
      <w:r w:rsidR="00120DE0" w:rsidRPr="00120DE0">
        <w:rPr>
          <w:rStyle w:val="KeyWord0"/>
          <w:highlight w:val="white"/>
        </w:rPr>
        <w:t>WithSign</w:t>
      </w:r>
      <w:r w:rsidR="00120DE0">
        <w:rPr>
          <w:highlight w:val="white"/>
        </w:rPr>
        <w:t xml:space="preserve"> method write a positive or negative offset, unless the offset is zero.</w:t>
      </w:r>
    </w:p>
    <w:p w14:paraId="433AA184" w14:textId="77777777" w:rsidR="00A06DFC" w:rsidRPr="00097076" w:rsidRDefault="00A06DFC" w:rsidP="00A06DFC">
      <w:pPr>
        <w:pStyle w:val="Code"/>
        <w:rPr>
          <w:highlight w:val="white"/>
        </w:rPr>
      </w:pPr>
      <w:r w:rsidRPr="00097076">
        <w:rPr>
          <w:highlight w:val="white"/>
        </w:rPr>
        <w:t xml:space="preserve">      else if (Operator == AssemblyOperator.define_address) {</w:t>
      </w:r>
    </w:p>
    <w:p w14:paraId="3B5321DD" w14:textId="77777777" w:rsidR="00A06DFC" w:rsidRPr="00097076" w:rsidRDefault="00A06DFC" w:rsidP="00A06DFC">
      <w:pPr>
        <w:pStyle w:val="Code"/>
        <w:rPr>
          <w:highlight w:val="white"/>
        </w:rPr>
      </w:pPr>
      <w:r w:rsidRPr="00097076">
        <w:rPr>
          <w:highlight w:val="white"/>
        </w:rPr>
        <w:t xml:space="preserve">        string name = (string) operand0;</w:t>
      </w:r>
    </w:p>
    <w:p w14:paraId="7F46FE1D" w14:textId="77777777" w:rsidR="00A06DFC" w:rsidRPr="00097076" w:rsidRDefault="00A06DFC" w:rsidP="00A06DFC">
      <w:pPr>
        <w:pStyle w:val="Code"/>
        <w:rPr>
          <w:highlight w:val="white"/>
        </w:rPr>
      </w:pPr>
      <w:r w:rsidRPr="00097076">
        <w:rPr>
          <w:highlight w:val="white"/>
        </w:rPr>
        <w:t xml:space="preserve">        int offset = (int) operand1;</w:t>
      </w:r>
    </w:p>
    <w:p w14:paraId="618F8EC7" w14:textId="77777777" w:rsidR="00A06DFC" w:rsidRPr="00097076" w:rsidRDefault="00A06DFC" w:rsidP="00A06DFC">
      <w:pPr>
        <w:pStyle w:val="Code"/>
        <w:rPr>
          <w:highlight w:val="white"/>
        </w:rPr>
      </w:pPr>
      <w:r w:rsidRPr="00097076">
        <w:rPr>
          <w:highlight w:val="white"/>
        </w:rPr>
        <w:t xml:space="preserve">        return "\tdq " + name + WithSign(offset);</w:t>
      </w:r>
    </w:p>
    <w:p w14:paraId="5B654607" w14:textId="77777777" w:rsidR="00A06DFC" w:rsidRDefault="00A06DFC" w:rsidP="00A06DFC">
      <w:pPr>
        <w:pStyle w:val="Code"/>
        <w:rPr>
          <w:highlight w:val="white"/>
        </w:rPr>
      </w:pPr>
      <w:r w:rsidRPr="00097076">
        <w:rPr>
          <w:highlight w:val="white"/>
        </w:rPr>
        <w:t xml:space="preserve">      }</w:t>
      </w:r>
    </w:p>
    <w:p w14:paraId="573C5D4C" w14:textId="77777777" w:rsidR="00A06DFC" w:rsidRPr="00097076" w:rsidRDefault="00A06DFC" w:rsidP="00A06DFC">
      <w:pPr>
        <w:rPr>
          <w:highlight w:val="white"/>
        </w:rPr>
      </w:pPr>
      <w:r>
        <w:rPr>
          <w:highlight w:val="white"/>
        </w:rPr>
        <w:t xml:space="preserve">When defining a sequence of zeros, we use the </w:t>
      </w:r>
      <w:r w:rsidRPr="00002BA2">
        <w:rPr>
          <w:rStyle w:val="KeyWord0"/>
          <w:highlight w:val="white"/>
        </w:rPr>
        <w:t>times</w:t>
      </w:r>
      <w:r>
        <w:rPr>
          <w:highlight w:val="white"/>
        </w:rPr>
        <w:t xml:space="preserve"> and </w:t>
      </w:r>
      <w:r w:rsidRPr="009B558D">
        <w:rPr>
          <w:rStyle w:val="KeyWord0"/>
          <w:highlight w:val="white"/>
        </w:rPr>
        <w:t>db</w:t>
      </w:r>
      <w:r>
        <w:rPr>
          <w:highlight w:val="white"/>
        </w:rPr>
        <w:t xml:space="preserve"> directive, which repeats the following definition, which is the zero value of one-byte size.</w:t>
      </w:r>
    </w:p>
    <w:p w14:paraId="41D415E2" w14:textId="77777777" w:rsidR="00A06DFC" w:rsidRPr="00097076" w:rsidRDefault="00A06DFC" w:rsidP="00A06DFC">
      <w:pPr>
        <w:pStyle w:val="Code"/>
        <w:rPr>
          <w:highlight w:val="white"/>
        </w:rPr>
      </w:pPr>
      <w:r w:rsidRPr="00097076">
        <w:rPr>
          <w:highlight w:val="white"/>
        </w:rPr>
        <w:t xml:space="preserve">      else if (Operator == AssemblyOperator.define_zero_sequence) {</w:t>
      </w:r>
    </w:p>
    <w:p w14:paraId="005860D0" w14:textId="77777777" w:rsidR="00A06DFC" w:rsidRPr="00097076" w:rsidRDefault="00A06DFC" w:rsidP="00A06DFC">
      <w:pPr>
        <w:pStyle w:val="Code"/>
        <w:rPr>
          <w:highlight w:val="white"/>
        </w:rPr>
      </w:pPr>
      <w:r w:rsidRPr="00097076">
        <w:rPr>
          <w:highlight w:val="white"/>
        </w:rPr>
        <w:t xml:space="preserve">        int size = (int) operand0;</w:t>
      </w:r>
    </w:p>
    <w:p w14:paraId="5986B9A4" w14:textId="77777777" w:rsidR="00A06DFC" w:rsidRPr="00097076" w:rsidRDefault="00A06DFC" w:rsidP="00A06DFC">
      <w:pPr>
        <w:pStyle w:val="Code"/>
        <w:rPr>
          <w:highlight w:val="white"/>
        </w:rPr>
      </w:pPr>
      <w:r w:rsidRPr="00097076">
        <w:rPr>
          <w:highlight w:val="white"/>
        </w:rPr>
        <w:t xml:space="preserve">        return "\ttimes " + size + " db 0";</w:t>
      </w:r>
    </w:p>
    <w:p w14:paraId="208CBD9F" w14:textId="67FC8358" w:rsidR="00A06DFC" w:rsidRDefault="00A06DFC" w:rsidP="00A06DFC">
      <w:pPr>
        <w:pStyle w:val="Code"/>
        <w:rPr>
          <w:highlight w:val="white"/>
        </w:rPr>
      </w:pPr>
      <w:r w:rsidRPr="00097076">
        <w:rPr>
          <w:highlight w:val="white"/>
        </w:rPr>
        <w:t xml:space="preserve">      }</w:t>
      </w:r>
    </w:p>
    <w:p w14:paraId="5D47B09E" w14:textId="0653A02B" w:rsidR="00120DE0" w:rsidRDefault="00120DE0" w:rsidP="00120DE0">
      <w:pPr>
        <w:rPr>
          <w:highlight w:val="white"/>
        </w:rPr>
      </w:pPr>
      <w:r>
        <w:rPr>
          <w:highlight w:val="white"/>
        </w:rPr>
        <w:t xml:space="preserve">For a jump or function call, we use the </w:t>
      </w:r>
      <w:r w:rsidRPr="00120DE0">
        <w:rPr>
          <w:rStyle w:val="KeyWord0"/>
          <w:highlight w:val="white"/>
        </w:rPr>
        <w:t>jmp</w:t>
      </w:r>
      <w:r>
        <w:rPr>
          <w:highlight w:val="white"/>
        </w:rPr>
        <w:t xml:space="preserve"> instruction.</w:t>
      </w:r>
    </w:p>
    <w:p w14:paraId="4D406794" w14:textId="77777777" w:rsidR="00097076" w:rsidRPr="00097076" w:rsidRDefault="00097076" w:rsidP="00097076">
      <w:pPr>
        <w:pStyle w:val="Code"/>
        <w:rPr>
          <w:highlight w:val="white"/>
        </w:rPr>
      </w:pPr>
      <w:r w:rsidRPr="00097076">
        <w:rPr>
          <w:highlight w:val="white"/>
        </w:rPr>
        <w:t xml:space="preserve">      else if (IsJumpRegister() || IsCallRegister() ||</w:t>
      </w:r>
    </w:p>
    <w:p w14:paraId="3AD27EBE" w14:textId="77777777" w:rsidR="00097076" w:rsidRPr="00097076" w:rsidRDefault="00097076" w:rsidP="00097076">
      <w:pPr>
        <w:pStyle w:val="Code"/>
        <w:rPr>
          <w:highlight w:val="white"/>
        </w:rPr>
      </w:pPr>
      <w:r w:rsidRPr="00097076">
        <w:rPr>
          <w:highlight w:val="white"/>
        </w:rPr>
        <w:t xml:space="preserve">               IsCallNotRegister()) {</w:t>
      </w:r>
    </w:p>
    <w:p w14:paraId="38552108" w14:textId="77777777" w:rsidR="00097076" w:rsidRPr="00097076" w:rsidRDefault="00097076" w:rsidP="00097076">
      <w:pPr>
        <w:pStyle w:val="Code"/>
        <w:rPr>
          <w:highlight w:val="white"/>
        </w:rPr>
      </w:pPr>
      <w:r w:rsidRPr="00097076">
        <w:rPr>
          <w:highlight w:val="white"/>
        </w:rPr>
        <w:t xml:space="preserve">        return "\tjmp " + operand0;</w:t>
      </w:r>
    </w:p>
    <w:p w14:paraId="34E0F9DD" w14:textId="0216E7D8" w:rsidR="00097076" w:rsidRDefault="00097076" w:rsidP="00097076">
      <w:pPr>
        <w:pStyle w:val="Code"/>
        <w:rPr>
          <w:highlight w:val="white"/>
        </w:rPr>
      </w:pPr>
      <w:r w:rsidRPr="00097076">
        <w:rPr>
          <w:highlight w:val="white"/>
        </w:rPr>
        <w:t xml:space="preserve">      }</w:t>
      </w:r>
    </w:p>
    <w:p w14:paraId="43C90C15" w14:textId="402BCB39" w:rsidR="00120DE0" w:rsidRPr="00097076" w:rsidRDefault="00120DE0" w:rsidP="003F58A9">
      <w:pPr>
        <w:rPr>
          <w:highlight w:val="white"/>
        </w:rPr>
      </w:pPr>
      <w:r>
        <w:rPr>
          <w:highlight w:val="white"/>
        </w:rPr>
        <w:t xml:space="preserve">For </w:t>
      </w:r>
      <w:r w:rsidR="003F58A9">
        <w:rPr>
          <w:highlight w:val="white"/>
        </w:rPr>
        <w:t xml:space="preserve">address return, we load the </w:t>
      </w:r>
      <w:r w:rsidR="001E6DE8">
        <w:rPr>
          <w:highlight w:val="white"/>
        </w:rPr>
        <w:t>target into the address.</w:t>
      </w:r>
    </w:p>
    <w:p w14:paraId="35DE517A" w14:textId="244C4948" w:rsidR="00097076" w:rsidRPr="00097076" w:rsidRDefault="00097076" w:rsidP="00097076">
      <w:pPr>
        <w:pStyle w:val="Code"/>
        <w:rPr>
          <w:highlight w:val="white"/>
        </w:rPr>
      </w:pPr>
      <w:r w:rsidRPr="00097076">
        <w:rPr>
          <w:highlight w:val="white"/>
        </w:rPr>
        <w:t xml:space="preserve">      else if (Operator == AssemblyOperator.</w:t>
      </w:r>
      <w:r w:rsidR="007E5B53">
        <w:rPr>
          <w:highlight w:val="white"/>
        </w:rPr>
        <w:t>return_address</w:t>
      </w:r>
      <w:r w:rsidRPr="00097076">
        <w:rPr>
          <w:highlight w:val="white"/>
        </w:rPr>
        <w:t>) {</w:t>
      </w:r>
    </w:p>
    <w:p w14:paraId="2CE88605" w14:textId="77777777" w:rsidR="00097076" w:rsidRPr="00097076" w:rsidRDefault="00097076" w:rsidP="00097076">
      <w:pPr>
        <w:pStyle w:val="Code"/>
        <w:rPr>
          <w:highlight w:val="white"/>
        </w:rPr>
      </w:pPr>
      <w:r w:rsidRPr="00097076">
        <w:rPr>
          <w:highlight w:val="white"/>
        </w:rPr>
        <w:t xml:space="preserve">        string target = SymbolTable.CurrentFunction.UniqueName +</w:t>
      </w:r>
    </w:p>
    <w:p w14:paraId="6F6A3957" w14:textId="77777777" w:rsidR="00097076" w:rsidRPr="00097076" w:rsidRDefault="00097076" w:rsidP="00097076">
      <w:pPr>
        <w:pStyle w:val="Code"/>
        <w:rPr>
          <w:highlight w:val="white"/>
        </w:rPr>
      </w:pPr>
      <w:r w:rsidRPr="00097076">
        <w:rPr>
          <w:highlight w:val="white"/>
        </w:rPr>
        <w:t xml:space="preserve">                        Symbol.SeparatorId + operand2;</w:t>
      </w:r>
    </w:p>
    <w:p w14:paraId="5926C267" w14:textId="77777777" w:rsidR="00097076" w:rsidRPr="00097076" w:rsidRDefault="00097076" w:rsidP="00097076">
      <w:pPr>
        <w:pStyle w:val="Code"/>
        <w:rPr>
          <w:highlight w:val="white"/>
        </w:rPr>
      </w:pPr>
      <w:r w:rsidRPr="00097076">
        <w:rPr>
          <w:highlight w:val="white"/>
        </w:rPr>
        <w:t xml:space="preserve">        return "\tmov qword [" + operand0 + WithSign(operand1) + "], " +</w:t>
      </w:r>
    </w:p>
    <w:p w14:paraId="3EFCD6BD" w14:textId="77777777" w:rsidR="00097076" w:rsidRPr="00097076" w:rsidRDefault="00097076" w:rsidP="00097076">
      <w:pPr>
        <w:pStyle w:val="Code"/>
        <w:rPr>
          <w:highlight w:val="white"/>
        </w:rPr>
      </w:pPr>
      <w:r w:rsidRPr="00097076">
        <w:rPr>
          <w:highlight w:val="white"/>
        </w:rPr>
        <w:t xml:space="preserve">               target;</w:t>
      </w:r>
    </w:p>
    <w:p w14:paraId="04C6EB07" w14:textId="6B20329B" w:rsidR="00097076" w:rsidRDefault="00097076" w:rsidP="00097076">
      <w:pPr>
        <w:pStyle w:val="Code"/>
        <w:rPr>
          <w:highlight w:val="white"/>
        </w:rPr>
      </w:pPr>
      <w:r w:rsidRPr="00097076">
        <w:rPr>
          <w:highlight w:val="white"/>
        </w:rPr>
        <w:t xml:space="preserve">      }</w:t>
      </w:r>
    </w:p>
    <w:p w14:paraId="4D424989" w14:textId="4E043D83" w:rsidR="001E6DE8" w:rsidRPr="00097076" w:rsidRDefault="001E6DE8" w:rsidP="00205DE5">
      <w:pPr>
        <w:rPr>
          <w:highlight w:val="white"/>
        </w:rPr>
      </w:pPr>
      <w:r>
        <w:rPr>
          <w:highlight w:val="white"/>
        </w:rPr>
        <w:lastRenderedPageBreak/>
        <w:t xml:space="preserve">In case of </w:t>
      </w:r>
      <w:r w:rsidR="00152FCB">
        <w:rPr>
          <w:highlight w:val="white"/>
        </w:rPr>
        <w:t>conditional</w:t>
      </w:r>
      <w:r>
        <w:rPr>
          <w:highlight w:val="white"/>
        </w:rPr>
        <w:t xml:space="preserve"> and uncondition</w:t>
      </w:r>
      <w:r w:rsidR="00152FCB">
        <w:rPr>
          <w:highlight w:val="white"/>
        </w:rPr>
        <w:t>al</w:t>
      </w:r>
      <w:r>
        <w:rPr>
          <w:highlight w:val="white"/>
        </w:rPr>
        <w:t xml:space="preserve"> jump instructions</w:t>
      </w:r>
      <w:r w:rsidR="00EF3244">
        <w:rPr>
          <w:highlight w:val="white"/>
        </w:rPr>
        <w:t>, we have three cases. If the third operand (</w:t>
      </w:r>
      <w:proofErr w:type="spellStart"/>
      <w:r w:rsidR="00EF3244" w:rsidRPr="00152FCB">
        <w:rPr>
          <w:rStyle w:val="KeyWord0"/>
          <w:highlight w:val="white"/>
        </w:rPr>
        <w:t>operand2</w:t>
      </w:r>
      <w:proofErr w:type="spellEnd"/>
      <w:r w:rsidR="00EF3244">
        <w:rPr>
          <w:highlight w:val="white"/>
        </w:rPr>
        <w:t xml:space="preserve">) is an integer, </w:t>
      </w:r>
      <w:r w:rsidR="00F42015">
        <w:rPr>
          <w:highlight w:val="white"/>
        </w:rPr>
        <w:t xml:space="preserve">we jump to the address of a middle code instruction. More specific, </w:t>
      </w:r>
      <w:r w:rsidR="0058403E">
        <w:rPr>
          <w:highlight w:val="white"/>
        </w:rPr>
        <w:t>we jump to a</w:t>
      </w:r>
      <w:r w:rsidR="00EF3244">
        <w:rPr>
          <w:highlight w:val="white"/>
        </w:rPr>
        <w:t xml:space="preserve"> </w:t>
      </w:r>
      <w:r w:rsidR="0058403E">
        <w:rPr>
          <w:highlight w:val="white"/>
        </w:rPr>
        <w:t>label</w:t>
      </w:r>
      <w:r w:rsidR="00EF3244">
        <w:rPr>
          <w:highlight w:val="white"/>
        </w:rPr>
        <w:t xml:space="preserve">, which is </w:t>
      </w:r>
      <w:r w:rsidR="0058403E">
        <w:rPr>
          <w:highlight w:val="white"/>
        </w:rPr>
        <w:t xml:space="preserve">made up by </w:t>
      </w:r>
      <w:r w:rsidR="00EF3244">
        <w:rPr>
          <w:highlight w:val="white"/>
        </w:rPr>
        <w:t xml:space="preserve">the name of the current function, and the </w:t>
      </w:r>
      <w:r w:rsidR="00F42015">
        <w:rPr>
          <w:highlight w:val="white"/>
        </w:rPr>
        <w:t xml:space="preserve">middle code </w:t>
      </w:r>
      <w:r w:rsidR="00EF3244">
        <w:rPr>
          <w:highlight w:val="white"/>
        </w:rPr>
        <w:t>index given by the third operand</w:t>
      </w:r>
      <w:r w:rsidR="00F42015">
        <w:rPr>
          <w:highlight w:val="white"/>
        </w:rPr>
        <w:t>.</w:t>
      </w:r>
    </w:p>
    <w:p w14:paraId="5E332144" w14:textId="77777777" w:rsidR="00097076" w:rsidRPr="00097076" w:rsidRDefault="00097076" w:rsidP="00097076">
      <w:pPr>
        <w:pStyle w:val="Code"/>
        <w:rPr>
          <w:highlight w:val="white"/>
        </w:rPr>
      </w:pPr>
      <w:r w:rsidRPr="00097076">
        <w:rPr>
          <w:highlight w:val="white"/>
        </w:rPr>
        <w:t xml:space="preserve">      else if (IsRelationNotRegister() || IsJumpNotRegister()) {</w:t>
      </w:r>
    </w:p>
    <w:p w14:paraId="6A90109B" w14:textId="77777777" w:rsidR="00097076" w:rsidRPr="00097076" w:rsidRDefault="00097076" w:rsidP="00097076">
      <w:pPr>
        <w:pStyle w:val="Code"/>
        <w:rPr>
          <w:highlight w:val="white"/>
        </w:rPr>
      </w:pPr>
      <w:r w:rsidRPr="00097076">
        <w:rPr>
          <w:highlight w:val="white"/>
        </w:rPr>
        <w:t xml:space="preserve">        if (operand2 is int) {</w:t>
      </w:r>
    </w:p>
    <w:p w14:paraId="33DA0185" w14:textId="77777777" w:rsidR="00097076" w:rsidRPr="00097076" w:rsidRDefault="00097076" w:rsidP="00097076">
      <w:pPr>
        <w:pStyle w:val="Code"/>
        <w:rPr>
          <w:highlight w:val="white"/>
        </w:rPr>
      </w:pPr>
      <w:r w:rsidRPr="00097076">
        <w:rPr>
          <w:highlight w:val="white"/>
        </w:rPr>
        <w:t xml:space="preserve">          string label = SymbolTable.CurrentFunction.UniqueName +</w:t>
      </w:r>
    </w:p>
    <w:p w14:paraId="4D7924C8" w14:textId="77777777" w:rsidR="00097076" w:rsidRPr="00097076" w:rsidRDefault="00097076" w:rsidP="00097076">
      <w:pPr>
        <w:pStyle w:val="Code"/>
        <w:rPr>
          <w:highlight w:val="white"/>
        </w:rPr>
      </w:pPr>
      <w:r w:rsidRPr="00097076">
        <w:rPr>
          <w:highlight w:val="white"/>
        </w:rPr>
        <w:t xml:space="preserve">                          Symbol.SeparatorId + operand2;</w:t>
      </w:r>
    </w:p>
    <w:p w14:paraId="3B84E1DA" w14:textId="77777777" w:rsidR="00097076" w:rsidRPr="00097076" w:rsidRDefault="00097076" w:rsidP="00097076">
      <w:pPr>
        <w:pStyle w:val="Code"/>
        <w:rPr>
          <w:highlight w:val="white"/>
        </w:rPr>
      </w:pPr>
      <w:r w:rsidRPr="00097076">
        <w:rPr>
          <w:highlight w:val="white"/>
        </w:rPr>
        <w:t xml:space="preserve">          return "\t" + operatorName + " " + label;</w:t>
      </w:r>
    </w:p>
    <w:p w14:paraId="73D92FD3" w14:textId="395DB282" w:rsidR="00097076" w:rsidRDefault="00097076" w:rsidP="00097076">
      <w:pPr>
        <w:pStyle w:val="Code"/>
        <w:rPr>
          <w:highlight w:val="white"/>
        </w:rPr>
      </w:pPr>
      <w:r w:rsidRPr="00097076">
        <w:rPr>
          <w:highlight w:val="white"/>
        </w:rPr>
        <w:t xml:space="preserve">        }</w:t>
      </w:r>
    </w:p>
    <w:p w14:paraId="5A95F480" w14:textId="4DCCEB16" w:rsidR="00F42015" w:rsidRPr="00097076" w:rsidRDefault="00F42015" w:rsidP="00F42015">
      <w:pPr>
        <w:rPr>
          <w:highlight w:val="white"/>
        </w:rPr>
      </w:pPr>
      <w:r>
        <w:rPr>
          <w:highlight w:val="white"/>
        </w:rPr>
        <w:t xml:space="preserve">If the third operand is string, </w:t>
      </w:r>
      <w:r w:rsidR="00140333">
        <w:rPr>
          <w:highlight w:val="white"/>
        </w:rPr>
        <w:t xml:space="preserve">we have a special case: the jump instruction is part of the handling of the command line arguments. </w:t>
      </w:r>
      <w:r w:rsidR="00832C1C">
        <w:rPr>
          <w:highlight w:val="white"/>
        </w:rPr>
        <w:t>W</w:t>
      </w:r>
      <w:r>
        <w:rPr>
          <w:highlight w:val="white"/>
        </w:rPr>
        <w:t>e simply jump to the address given by the string.</w:t>
      </w:r>
    </w:p>
    <w:p w14:paraId="6E0CA45D" w14:textId="77777777" w:rsidR="00097076" w:rsidRPr="00097076" w:rsidRDefault="00097076" w:rsidP="00097076">
      <w:pPr>
        <w:pStyle w:val="Code"/>
        <w:rPr>
          <w:highlight w:val="white"/>
        </w:rPr>
      </w:pPr>
      <w:r w:rsidRPr="00097076">
        <w:rPr>
          <w:highlight w:val="white"/>
        </w:rPr>
        <w:t xml:space="preserve">        else if (operand2 is string) {</w:t>
      </w:r>
    </w:p>
    <w:p w14:paraId="760A8795" w14:textId="77777777" w:rsidR="00097076" w:rsidRPr="00097076" w:rsidRDefault="00097076" w:rsidP="00097076">
      <w:pPr>
        <w:pStyle w:val="Code"/>
        <w:rPr>
          <w:highlight w:val="white"/>
        </w:rPr>
      </w:pPr>
      <w:r w:rsidRPr="00097076">
        <w:rPr>
          <w:highlight w:val="white"/>
        </w:rPr>
        <w:t xml:space="preserve">          return "\t" + operatorName + " " + operand2;</w:t>
      </w:r>
    </w:p>
    <w:p w14:paraId="0D004C74" w14:textId="49638821" w:rsidR="00097076" w:rsidRDefault="00097076" w:rsidP="00097076">
      <w:pPr>
        <w:pStyle w:val="Code"/>
        <w:rPr>
          <w:highlight w:val="white"/>
        </w:rPr>
      </w:pPr>
      <w:r w:rsidRPr="00097076">
        <w:rPr>
          <w:highlight w:val="white"/>
        </w:rPr>
        <w:t xml:space="preserve">        }</w:t>
      </w:r>
    </w:p>
    <w:p w14:paraId="0A6A2B5D" w14:textId="3FE4658B" w:rsidR="00832C1C" w:rsidRPr="00097076" w:rsidRDefault="006A0607" w:rsidP="00832C1C">
      <w:pPr>
        <w:rPr>
          <w:highlight w:val="white"/>
        </w:rPr>
      </w:pPr>
      <w:r>
        <w:rPr>
          <w:highlight w:val="white"/>
        </w:rPr>
        <w:t xml:space="preserve">Otherwise, </w:t>
      </w:r>
      <w:r w:rsidR="00EA734C">
        <w:rPr>
          <w:highlight w:val="white"/>
        </w:rPr>
        <w:t>we have jump in a memory copy of a struct or union.</w:t>
      </w:r>
    </w:p>
    <w:p w14:paraId="5F81B237" w14:textId="77777777" w:rsidR="00097076" w:rsidRPr="00097076" w:rsidRDefault="00097076" w:rsidP="00097076">
      <w:pPr>
        <w:pStyle w:val="Code"/>
        <w:rPr>
          <w:highlight w:val="white"/>
        </w:rPr>
      </w:pPr>
      <w:r w:rsidRPr="00097076">
        <w:rPr>
          <w:highlight w:val="white"/>
        </w:rPr>
        <w:t xml:space="preserve">        else {</w:t>
      </w:r>
    </w:p>
    <w:p w14:paraId="0D9ECB0A" w14:textId="77777777" w:rsidR="00097076" w:rsidRPr="00097076" w:rsidRDefault="00097076" w:rsidP="00097076">
      <w:pPr>
        <w:pStyle w:val="Code"/>
        <w:rPr>
          <w:highlight w:val="white"/>
        </w:rPr>
      </w:pPr>
      <w:r w:rsidRPr="00097076">
        <w:rPr>
          <w:highlight w:val="white"/>
        </w:rPr>
        <w:t xml:space="preserve">          int labelIndex = (int) operand1;</w:t>
      </w:r>
    </w:p>
    <w:p w14:paraId="1FDFF70E" w14:textId="1639B901" w:rsidR="00097076" w:rsidRPr="00097076" w:rsidRDefault="00097076" w:rsidP="00097076">
      <w:pPr>
        <w:pStyle w:val="Code"/>
        <w:rPr>
          <w:highlight w:val="white"/>
        </w:rPr>
      </w:pPr>
      <w:r w:rsidRPr="00097076">
        <w:rPr>
          <w:highlight w:val="white"/>
        </w:rPr>
        <w:t xml:space="preserve">          string labelText = MakeLabel(labelIndex);</w:t>
      </w:r>
    </w:p>
    <w:p w14:paraId="6E15A54E" w14:textId="77777777" w:rsidR="00097076" w:rsidRPr="00097076" w:rsidRDefault="00097076" w:rsidP="00097076">
      <w:pPr>
        <w:pStyle w:val="Code"/>
        <w:rPr>
          <w:highlight w:val="white"/>
        </w:rPr>
      </w:pPr>
      <w:r w:rsidRPr="00097076">
        <w:rPr>
          <w:highlight w:val="white"/>
        </w:rPr>
        <w:t xml:space="preserve">          return "\t" + operatorName + " " + labelText;</w:t>
      </w:r>
    </w:p>
    <w:p w14:paraId="4F739DA4" w14:textId="77777777" w:rsidR="00097076" w:rsidRPr="00097076" w:rsidRDefault="00097076" w:rsidP="00097076">
      <w:pPr>
        <w:pStyle w:val="Code"/>
        <w:rPr>
          <w:highlight w:val="white"/>
        </w:rPr>
      </w:pPr>
      <w:r w:rsidRPr="00097076">
        <w:rPr>
          <w:highlight w:val="white"/>
        </w:rPr>
        <w:t xml:space="preserve">        }</w:t>
      </w:r>
    </w:p>
    <w:p w14:paraId="2173839B" w14:textId="44801FF2" w:rsidR="00097076" w:rsidRDefault="00097076" w:rsidP="00097076">
      <w:pPr>
        <w:pStyle w:val="Code"/>
        <w:rPr>
          <w:highlight w:val="white"/>
        </w:rPr>
      </w:pPr>
      <w:r w:rsidRPr="00097076">
        <w:rPr>
          <w:highlight w:val="white"/>
        </w:rPr>
        <w:t xml:space="preserve">      }</w:t>
      </w:r>
    </w:p>
    <w:p w14:paraId="615C3FCE" w14:textId="77777777" w:rsidR="00097076" w:rsidRPr="00F259DA" w:rsidRDefault="00097076" w:rsidP="00F259DA">
      <w:pPr>
        <w:pStyle w:val="Code"/>
        <w:rPr>
          <w:highlight w:val="white"/>
        </w:rPr>
      </w:pPr>
      <w:r w:rsidRPr="00F259DA">
        <w:rPr>
          <w:highlight w:val="white"/>
        </w:rPr>
        <w:t xml:space="preserve">    }</w:t>
      </w:r>
    </w:p>
    <w:p w14:paraId="2B08AEC9" w14:textId="5B1FAEE8" w:rsidR="00097076" w:rsidRPr="00F259DA" w:rsidRDefault="00717D98" w:rsidP="00717D98">
      <w:pPr>
        <w:rPr>
          <w:highlight w:val="white"/>
        </w:rPr>
      </w:pPr>
      <w:r>
        <w:rPr>
          <w:highlight w:val="white"/>
        </w:rPr>
        <w:t xml:space="preserve">The </w:t>
      </w:r>
      <w:r w:rsidRPr="00717D98">
        <w:rPr>
          <w:rStyle w:val="KeyWord0"/>
          <w:highlight w:val="white"/>
        </w:rPr>
        <w:t>ToVisibleString</w:t>
      </w:r>
      <w:r>
        <w:rPr>
          <w:highlight w:val="white"/>
        </w:rPr>
        <w:t xml:space="preserve"> method returns the </w:t>
      </w:r>
      <w:r w:rsidR="002F69EF">
        <w:rPr>
          <w:highlight w:val="white"/>
        </w:rPr>
        <w:t xml:space="preserve">text with non-graphical character written </w:t>
      </w:r>
      <w:r w:rsidR="00AE1268">
        <w:rPr>
          <w:highlight w:val="white"/>
        </w:rPr>
        <w:t>with their ascii numbers. For instance, the text “Hello\</w:t>
      </w:r>
      <w:proofErr w:type="spellStart"/>
      <w:r w:rsidR="00AE1268">
        <w:rPr>
          <w:highlight w:val="white"/>
        </w:rPr>
        <w:t>nWorld</w:t>
      </w:r>
      <w:proofErr w:type="spellEnd"/>
      <w:r w:rsidR="00AE1268">
        <w:rPr>
          <w:highlight w:val="white"/>
        </w:rPr>
        <w:t>\</w:t>
      </w:r>
      <w:r w:rsidR="00552E70">
        <w:rPr>
          <w:highlight w:val="white"/>
        </w:rPr>
        <w:t>r</w:t>
      </w:r>
      <w:r w:rsidR="00AE1268">
        <w:rPr>
          <w:highlight w:val="white"/>
        </w:rPr>
        <w:t xml:space="preserve">”, will be translated to “Hello”, 10, “World”, </w:t>
      </w:r>
      <w:r w:rsidR="00552E70">
        <w:rPr>
          <w:highlight w:val="white"/>
        </w:rPr>
        <w:t>13</w:t>
      </w:r>
      <w:r w:rsidR="00AE1268">
        <w:rPr>
          <w:highlight w:val="white"/>
        </w:rPr>
        <w:t>.</w:t>
      </w:r>
    </w:p>
    <w:p w14:paraId="07260C8C" w14:textId="77777777" w:rsidR="00097076" w:rsidRPr="00097076" w:rsidRDefault="00097076" w:rsidP="00097076">
      <w:pPr>
        <w:pStyle w:val="Code"/>
        <w:rPr>
          <w:highlight w:val="white"/>
        </w:rPr>
      </w:pPr>
      <w:r w:rsidRPr="00097076">
        <w:rPr>
          <w:highlight w:val="white"/>
        </w:rPr>
        <w:t xml:space="preserve">    private static string ToVisibleString(string text) {</w:t>
      </w:r>
    </w:p>
    <w:p w14:paraId="59BBFAD3" w14:textId="2CD59E03" w:rsidR="00097076" w:rsidRDefault="00097076" w:rsidP="00097076">
      <w:pPr>
        <w:pStyle w:val="Code"/>
        <w:rPr>
          <w:highlight w:val="white"/>
        </w:rPr>
      </w:pPr>
      <w:r w:rsidRPr="00097076">
        <w:rPr>
          <w:highlight w:val="white"/>
        </w:rPr>
        <w:t xml:space="preserve">      StringBuilder buffer = new StringBuilder();</w:t>
      </w:r>
    </w:p>
    <w:p w14:paraId="1A1BA85E" w14:textId="15E0D000" w:rsidR="004C1FEB" w:rsidRPr="00097076" w:rsidRDefault="004C1FEB" w:rsidP="004C1FEB">
      <w:pPr>
        <w:rPr>
          <w:highlight w:val="white"/>
        </w:rPr>
      </w:pPr>
      <w:r>
        <w:rPr>
          <w:highlight w:val="white"/>
        </w:rPr>
        <w:t xml:space="preserve">The </w:t>
      </w:r>
      <w:r w:rsidRPr="004C1FEB">
        <w:rPr>
          <w:rStyle w:val="KeyWord0"/>
          <w:highlight w:val="white"/>
        </w:rPr>
        <w:t>insideString</w:t>
      </w:r>
      <w:r>
        <w:rPr>
          <w:highlight w:val="white"/>
        </w:rPr>
        <w:t xml:space="preserve"> variable is true as long as the current character is </w:t>
      </w:r>
      <w:proofErr w:type="spellStart"/>
      <w:r>
        <w:rPr>
          <w:highlight w:val="white"/>
        </w:rPr>
        <w:t>locaed</w:t>
      </w:r>
      <w:proofErr w:type="spellEnd"/>
      <w:r>
        <w:rPr>
          <w:highlight w:val="white"/>
        </w:rPr>
        <w:t xml:space="preserve"> inside a string. </w:t>
      </w:r>
    </w:p>
    <w:p w14:paraId="1B9251B0" w14:textId="77777777" w:rsidR="00097076" w:rsidRPr="00097076" w:rsidRDefault="00097076" w:rsidP="00097076">
      <w:pPr>
        <w:pStyle w:val="Code"/>
        <w:rPr>
          <w:highlight w:val="white"/>
        </w:rPr>
      </w:pPr>
      <w:r w:rsidRPr="00097076">
        <w:rPr>
          <w:highlight w:val="white"/>
        </w:rPr>
        <w:t xml:space="preserve">      bool insideString = false;</w:t>
      </w:r>
    </w:p>
    <w:p w14:paraId="57548907" w14:textId="591A506E" w:rsidR="00097076" w:rsidRPr="00097076" w:rsidRDefault="004C1FEB" w:rsidP="00F842E6">
      <w:pPr>
        <w:rPr>
          <w:highlight w:val="white"/>
        </w:rPr>
      </w:pPr>
      <w:r>
        <w:rPr>
          <w:highlight w:val="white"/>
        </w:rPr>
        <w:t xml:space="preserve">We iterate </w:t>
      </w:r>
      <w:proofErr w:type="spellStart"/>
      <w:r>
        <w:rPr>
          <w:highlight w:val="white"/>
        </w:rPr>
        <w:t>throught</w:t>
      </w:r>
      <w:proofErr w:type="spellEnd"/>
      <w:r>
        <w:rPr>
          <w:highlight w:val="white"/>
        </w:rPr>
        <w:t xml:space="preserve"> the text and, for each character, check if it is not </w:t>
      </w:r>
      <w:r w:rsidR="00F842E6">
        <w:rPr>
          <w:highlight w:val="white"/>
        </w:rPr>
        <w:t xml:space="preserve">a graphical character. In that case we </w:t>
      </w:r>
      <w:r w:rsidR="004801C1">
        <w:rPr>
          <w:highlight w:val="white"/>
        </w:rPr>
        <w:t>end</w:t>
      </w:r>
      <w:r w:rsidR="00F842E6">
        <w:rPr>
          <w:highlight w:val="white"/>
        </w:rPr>
        <w:t xml:space="preserve"> the string, if necessary, and add the ascii value of the character.</w:t>
      </w:r>
    </w:p>
    <w:p w14:paraId="6119C54E" w14:textId="77777777" w:rsidR="00097076" w:rsidRPr="00097076" w:rsidRDefault="00097076" w:rsidP="00097076">
      <w:pPr>
        <w:pStyle w:val="Code"/>
        <w:rPr>
          <w:highlight w:val="white"/>
        </w:rPr>
      </w:pPr>
      <w:r w:rsidRPr="00097076">
        <w:rPr>
          <w:highlight w:val="white"/>
        </w:rPr>
        <w:t xml:space="preserve">      foreach (char c in text) {</w:t>
      </w:r>
    </w:p>
    <w:p w14:paraId="34B33387" w14:textId="77777777" w:rsidR="00097076" w:rsidRPr="00097076" w:rsidRDefault="00097076" w:rsidP="00097076">
      <w:pPr>
        <w:pStyle w:val="Code"/>
        <w:rPr>
          <w:highlight w:val="white"/>
        </w:rPr>
      </w:pPr>
      <w:r w:rsidRPr="00097076">
        <w:rPr>
          <w:highlight w:val="white"/>
        </w:rPr>
        <w:t xml:space="preserve">        if (Char.IsControl(c) || (c == '\"') || (c == '\'')) {</w:t>
      </w:r>
    </w:p>
    <w:p w14:paraId="59CC94FD" w14:textId="77777777" w:rsidR="00097076" w:rsidRPr="00097076" w:rsidRDefault="00097076" w:rsidP="00097076">
      <w:pPr>
        <w:pStyle w:val="Code"/>
        <w:rPr>
          <w:highlight w:val="white"/>
        </w:rPr>
      </w:pPr>
      <w:r w:rsidRPr="00097076">
        <w:rPr>
          <w:highlight w:val="white"/>
        </w:rPr>
        <w:t xml:space="preserve">          if (insideString) {</w:t>
      </w:r>
    </w:p>
    <w:p w14:paraId="187C8AAD" w14:textId="77777777" w:rsidR="00097076" w:rsidRPr="00097076" w:rsidRDefault="00097076" w:rsidP="00097076">
      <w:pPr>
        <w:pStyle w:val="Code"/>
        <w:rPr>
          <w:highlight w:val="white"/>
        </w:rPr>
      </w:pPr>
      <w:r w:rsidRPr="00097076">
        <w:rPr>
          <w:highlight w:val="white"/>
        </w:rPr>
        <w:t xml:space="preserve">            buffer.Append("\", " + ((int) c).ToString() + ", ");</w:t>
      </w:r>
    </w:p>
    <w:p w14:paraId="7CE0BD60" w14:textId="77777777" w:rsidR="00097076" w:rsidRPr="00097076" w:rsidRDefault="00097076" w:rsidP="00097076">
      <w:pPr>
        <w:pStyle w:val="Code"/>
        <w:rPr>
          <w:highlight w:val="white"/>
        </w:rPr>
      </w:pPr>
      <w:r w:rsidRPr="00097076">
        <w:rPr>
          <w:highlight w:val="white"/>
        </w:rPr>
        <w:t xml:space="preserve">            insideString = false;</w:t>
      </w:r>
    </w:p>
    <w:p w14:paraId="54CE045C" w14:textId="77777777" w:rsidR="00097076" w:rsidRPr="00097076" w:rsidRDefault="00097076" w:rsidP="00097076">
      <w:pPr>
        <w:pStyle w:val="Code"/>
        <w:rPr>
          <w:highlight w:val="white"/>
        </w:rPr>
      </w:pPr>
      <w:r w:rsidRPr="00097076">
        <w:rPr>
          <w:highlight w:val="white"/>
        </w:rPr>
        <w:t xml:space="preserve">          }</w:t>
      </w:r>
    </w:p>
    <w:p w14:paraId="7E8A1A41" w14:textId="77777777" w:rsidR="00097076" w:rsidRPr="00097076" w:rsidRDefault="00097076" w:rsidP="00097076">
      <w:pPr>
        <w:pStyle w:val="Code"/>
        <w:rPr>
          <w:highlight w:val="white"/>
        </w:rPr>
      </w:pPr>
      <w:r w:rsidRPr="00097076">
        <w:rPr>
          <w:highlight w:val="white"/>
        </w:rPr>
        <w:t xml:space="preserve">          else {</w:t>
      </w:r>
    </w:p>
    <w:p w14:paraId="131E31D7" w14:textId="77777777" w:rsidR="00097076" w:rsidRPr="00097076" w:rsidRDefault="00097076" w:rsidP="00097076">
      <w:pPr>
        <w:pStyle w:val="Code"/>
        <w:rPr>
          <w:highlight w:val="white"/>
        </w:rPr>
      </w:pPr>
      <w:r w:rsidRPr="00097076">
        <w:rPr>
          <w:highlight w:val="white"/>
        </w:rPr>
        <w:t xml:space="preserve">            buffer.Append(((int) c).ToString() + ", ");</w:t>
      </w:r>
    </w:p>
    <w:p w14:paraId="086AD342" w14:textId="77777777" w:rsidR="00097076" w:rsidRPr="00097076" w:rsidRDefault="00097076" w:rsidP="00097076">
      <w:pPr>
        <w:pStyle w:val="Code"/>
        <w:rPr>
          <w:highlight w:val="white"/>
        </w:rPr>
      </w:pPr>
      <w:r w:rsidRPr="00097076">
        <w:rPr>
          <w:highlight w:val="white"/>
        </w:rPr>
        <w:t xml:space="preserve">          }</w:t>
      </w:r>
    </w:p>
    <w:p w14:paraId="05374FC4" w14:textId="77777777" w:rsidR="00097076" w:rsidRPr="00097076" w:rsidRDefault="00097076" w:rsidP="00097076">
      <w:pPr>
        <w:pStyle w:val="Code"/>
        <w:rPr>
          <w:highlight w:val="white"/>
        </w:rPr>
      </w:pPr>
      <w:r w:rsidRPr="00097076">
        <w:rPr>
          <w:highlight w:val="white"/>
        </w:rPr>
        <w:t xml:space="preserve">        }</w:t>
      </w:r>
    </w:p>
    <w:p w14:paraId="181F95E0" w14:textId="3B3B4E87" w:rsidR="00F842E6" w:rsidRPr="00097076" w:rsidRDefault="00F842E6" w:rsidP="00F842E6">
      <w:pPr>
        <w:rPr>
          <w:highlight w:val="white"/>
        </w:rPr>
      </w:pPr>
      <w:r>
        <w:rPr>
          <w:highlight w:val="white"/>
        </w:rPr>
        <w:t xml:space="preserve">If the character is a graphical character, we </w:t>
      </w:r>
      <w:r w:rsidR="004801C1">
        <w:rPr>
          <w:highlight w:val="white"/>
        </w:rPr>
        <w:t>begin the string, if necessary,</w:t>
      </w:r>
      <w:r>
        <w:rPr>
          <w:highlight w:val="white"/>
        </w:rPr>
        <w:t xml:space="preserve"> and add the </w:t>
      </w:r>
      <w:r w:rsidR="004801C1">
        <w:rPr>
          <w:highlight w:val="white"/>
        </w:rPr>
        <w:t>character to the string.</w:t>
      </w:r>
    </w:p>
    <w:p w14:paraId="35FBBBF0" w14:textId="77777777" w:rsidR="00097076" w:rsidRPr="00097076" w:rsidRDefault="00097076" w:rsidP="00097076">
      <w:pPr>
        <w:pStyle w:val="Code"/>
        <w:rPr>
          <w:highlight w:val="white"/>
        </w:rPr>
      </w:pPr>
      <w:r w:rsidRPr="00097076">
        <w:rPr>
          <w:highlight w:val="white"/>
        </w:rPr>
        <w:t xml:space="preserve">        else {</w:t>
      </w:r>
    </w:p>
    <w:p w14:paraId="1565C6B3" w14:textId="77777777" w:rsidR="00097076" w:rsidRPr="00097076" w:rsidRDefault="00097076" w:rsidP="00097076">
      <w:pPr>
        <w:pStyle w:val="Code"/>
        <w:rPr>
          <w:highlight w:val="white"/>
        </w:rPr>
      </w:pPr>
      <w:r w:rsidRPr="00097076">
        <w:rPr>
          <w:highlight w:val="white"/>
        </w:rPr>
        <w:t xml:space="preserve">          if (insideString) {</w:t>
      </w:r>
    </w:p>
    <w:p w14:paraId="7C8472B4" w14:textId="77777777" w:rsidR="00097076" w:rsidRPr="00097076" w:rsidRDefault="00097076" w:rsidP="00097076">
      <w:pPr>
        <w:pStyle w:val="Code"/>
        <w:rPr>
          <w:highlight w:val="white"/>
        </w:rPr>
      </w:pPr>
      <w:r w:rsidRPr="00097076">
        <w:rPr>
          <w:highlight w:val="white"/>
        </w:rPr>
        <w:t xml:space="preserve">            buffer.Append(c);</w:t>
      </w:r>
    </w:p>
    <w:p w14:paraId="00314DA5" w14:textId="77777777" w:rsidR="00097076" w:rsidRPr="00097076" w:rsidRDefault="00097076" w:rsidP="00097076">
      <w:pPr>
        <w:pStyle w:val="Code"/>
        <w:rPr>
          <w:highlight w:val="white"/>
        </w:rPr>
      </w:pPr>
      <w:r w:rsidRPr="00097076">
        <w:rPr>
          <w:highlight w:val="white"/>
        </w:rPr>
        <w:t xml:space="preserve">          }</w:t>
      </w:r>
    </w:p>
    <w:p w14:paraId="7E7C55EE" w14:textId="77777777" w:rsidR="00097076" w:rsidRPr="00097076" w:rsidRDefault="00097076" w:rsidP="00097076">
      <w:pPr>
        <w:pStyle w:val="Code"/>
        <w:rPr>
          <w:highlight w:val="white"/>
        </w:rPr>
      </w:pPr>
      <w:r w:rsidRPr="00097076">
        <w:rPr>
          <w:highlight w:val="white"/>
        </w:rPr>
        <w:t xml:space="preserve">          else {</w:t>
      </w:r>
    </w:p>
    <w:p w14:paraId="02F98500" w14:textId="77777777" w:rsidR="00097076" w:rsidRPr="00097076" w:rsidRDefault="00097076" w:rsidP="00097076">
      <w:pPr>
        <w:pStyle w:val="Code"/>
        <w:rPr>
          <w:highlight w:val="white"/>
        </w:rPr>
      </w:pPr>
      <w:r w:rsidRPr="00097076">
        <w:rPr>
          <w:highlight w:val="white"/>
        </w:rPr>
        <w:lastRenderedPageBreak/>
        <w:t xml:space="preserve">            buffer.Append("\"" + c.ToString());</w:t>
      </w:r>
    </w:p>
    <w:p w14:paraId="39700454" w14:textId="77777777" w:rsidR="00097076" w:rsidRPr="00097076" w:rsidRDefault="00097076" w:rsidP="00097076">
      <w:pPr>
        <w:pStyle w:val="Code"/>
        <w:rPr>
          <w:highlight w:val="white"/>
        </w:rPr>
      </w:pPr>
      <w:r w:rsidRPr="00097076">
        <w:rPr>
          <w:highlight w:val="white"/>
        </w:rPr>
        <w:t xml:space="preserve">            insideString = true;</w:t>
      </w:r>
    </w:p>
    <w:p w14:paraId="1962CE41" w14:textId="77777777" w:rsidR="00097076" w:rsidRPr="00097076" w:rsidRDefault="00097076" w:rsidP="00097076">
      <w:pPr>
        <w:pStyle w:val="Code"/>
        <w:rPr>
          <w:highlight w:val="white"/>
        </w:rPr>
      </w:pPr>
      <w:r w:rsidRPr="00097076">
        <w:rPr>
          <w:highlight w:val="white"/>
        </w:rPr>
        <w:t xml:space="preserve">          }</w:t>
      </w:r>
    </w:p>
    <w:p w14:paraId="7E8F65E2" w14:textId="77777777" w:rsidR="00097076" w:rsidRPr="00097076" w:rsidRDefault="00097076" w:rsidP="00097076">
      <w:pPr>
        <w:pStyle w:val="Code"/>
        <w:rPr>
          <w:highlight w:val="white"/>
        </w:rPr>
      </w:pPr>
      <w:r w:rsidRPr="00097076">
        <w:rPr>
          <w:highlight w:val="white"/>
        </w:rPr>
        <w:t xml:space="preserve">        }</w:t>
      </w:r>
    </w:p>
    <w:p w14:paraId="5E4479DF" w14:textId="77777777" w:rsidR="00097076" w:rsidRPr="00097076" w:rsidRDefault="00097076" w:rsidP="00097076">
      <w:pPr>
        <w:pStyle w:val="Code"/>
        <w:rPr>
          <w:highlight w:val="white"/>
        </w:rPr>
      </w:pPr>
      <w:r w:rsidRPr="00097076">
        <w:rPr>
          <w:highlight w:val="white"/>
        </w:rPr>
        <w:t xml:space="preserve">      }</w:t>
      </w:r>
    </w:p>
    <w:p w14:paraId="04045A13" w14:textId="49FD6562" w:rsidR="00097076" w:rsidRPr="00097076" w:rsidRDefault="004801C1" w:rsidP="00C36E87">
      <w:pPr>
        <w:rPr>
          <w:highlight w:val="white"/>
        </w:rPr>
      </w:pPr>
      <w:r>
        <w:rPr>
          <w:highlight w:val="white"/>
        </w:rPr>
        <w:t>We end the string by</w:t>
      </w:r>
      <w:r w:rsidR="00C36E87">
        <w:rPr>
          <w:highlight w:val="white"/>
        </w:rPr>
        <w:t xml:space="preserve"> adding the terminating zero character.</w:t>
      </w:r>
    </w:p>
    <w:p w14:paraId="36003A42" w14:textId="77777777" w:rsidR="00097076" w:rsidRPr="00097076" w:rsidRDefault="00097076" w:rsidP="00097076">
      <w:pPr>
        <w:pStyle w:val="Code"/>
        <w:rPr>
          <w:highlight w:val="white"/>
        </w:rPr>
      </w:pPr>
      <w:r w:rsidRPr="00097076">
        <w:rPr>
          <w:highlight w:val="white"/>
        </w:rPr>
        <w:t xml:space="preserve">      if (insideString) {</w:t>
      </w:r>
    </w:p>
    <w:p w14:paraId="41C7C806" w14:textId="77777777" w:rsidR="00097076" w:rsidRPr="00097076" w:rsidRDefault="00097076" w:rsidP="00097076">
      <w:pPr>
        <w:pStyle w:val="Code"/>
        <w:rPr>
          <w:highlight w:val="white"/>
        </w:rPr>
      </w:pPr>
      <w:r w:rsidRPr="00097076">
        <w:rPr>
          <w:highlight w:val="white"/>
        </w:rPr>
        <w:t xml:space="preserve">        buffer.Append("\", 0");</w:t>
      </w:r>
    </w:p>
    <w:p w14:paraId="2851640D" w14:textId="77777777" w:rsidR="00097076" w:rsidRPr="00097076" w:rsidRDefault="00097076" w:rsidP="00097076">
      <w:pPr>
        <w:pStyle w:val="Code"/>
        <w:rPr>
          <w:highlight w:val="white"/>
        </w:rPr>
      </w:pPr>
      <w:r w:rsidRPr="00097076">
        <w:rPr>
          <w:highlight w:val="white"/>
        </w:rPr>
        <w:t xml:space="preserve">      }</w:t>
      </w:r>
    </w:p>
    <w:p w14:paraId="55780057" w14:textId="77777777" w:rsidR="00097076" w:rsidRPr="00097076" w:rsidRDefault="00097076" w:rsidP="00097076">
      <w:pPr>
        <w:pStyle w:val="Code"/>
        <w:rPr>
          <w:highlight w:val="white"/>
        </w:rPr>
      </w:pPr>
      <w:r w:rsidRPr="00097076">
        <w:rPr>
          <w:highlight w:val="white"/>
        </w:rPr>
        <w:t xml:space="preserve">      else {</w:t>
      </w:r>
    </w:p>
    <w:p w14:paraId="77B1FD97" w14:textId="77777777" w:rsidR="00097076" w:rsidRPr="00097076" w:rsidRDefault="00097076" w:rsidP="00097076">
      <w:pPr>
        <w:pStyle w:val="Code"/>
        <w:rPr>
          <w:highlight w:val="white"/>
        </w:rPr>
      </w:pPr>
      <w:r w:rsidRPr="00097076">
        <w:rPr>
          <w:highlight w:val="white"/>
        </w:rPr>
        <w:t xml:space="preserve">        buffer.Append("0");</w:t>
      </w:r>
    </w:p>
    <w:p w14:paraId="025A90F5" w14:textId="77777777" w:rsidR="00097076" w:rsidRPr="00097076" w:rsidRDefault="00097076" w:rsidP="00097076">
      <w:pPr>
        <w:pStyle w:val="Code"/>
        <w:rPr>
          <w:highlight w:val="white"/>
        </w:rPr>
      </w:pPr>
      <w:r w:rsidRPr="00097076">
        <w:rPr>
          <w:highlight w:val="white"/>
        </w:rPr>
        <w:t xml:space="preserve">      }</w:t>
      </w:r>
    </w:p>
    <w:p w14:paraId="6777A74C" w14:textId="77777777" w:rsidR="00097076" w:rsidRPr="00097076" w:rsidRDefault="00097076" w:rsidP="00097076">
      <w:pPr>
        <w:pStyle w:val="Code"/>
        <w:rPr>
          <w:highlight w:val="white"/>
        </w:rPr>
      </w:pPr>
    </w:p>
    <w:p w14:paraId="7459F376" w14:textId="77777777" w:rsidR="00097076" w:rsidRPr="00097076" w:rsidRDefault="00097076" w:rsidP="00097076">
      <w:pPr>
        <w:pStyle w:val="Code"/>
        <w:rPr>
          <w:highlight w:val="white"/>
        </w:rPr>
      </w:pPr>
      <w:r w:rsidRPr="00097076">
        <w:rPr>
          <w:highlight w:val="white"/>
        </w:rPr>
        <w:t xml:space="preserve">      return buffer.ToString();</w:t>
      </w:r>
    </w:p>
    <w:p w14:paraId="39DDF971" w14:textId="77777777" w:rsidR="00097076" w:rsidRPr="00097076" w:rsidRDefault="00097076" w:rsidP="00097076">
      <w:pPr>
        <w:pStyle w:val="Code"/>
        <w:rPr>
          <w:highlight w:val="white"/>
        </w:rPr>
      </w:pPr>
      <w:r w:rsidRPr="00097076">
        <w:rPr>
          <w:highlight w:val="white"/>
        </w:rPr>
        <w:t xml:space="preserve">    }</w:t>
      </w:r>
    </w:p>
    <w:p w14:paraId="394D9FDA" w14:textId="14154DC8" w:rsidR="002B63B5" w:rsidRPr="00097076" w:rsidRDefault="002B63B5" w:rsidP="00C36E87">
      <w:pPr>
        <w:rPr>
          <w:highlight w:val="white"/>
        </w:rPr>
      </w:pPr>
      <w:r w:rsidRPr="00097076">
        <w:rPr>
          <w:highlight w:val="white"/>
        </w:rPr>
        <w:t xml:space="preserve">  </w:t>
      </w:r>
      <w:r w:rsidR="00C36E87">
        <w:rPr>
          <w:highlight w:val="white"/>
        </w:rPr>
        <w:t xml:space="preserve">The </w:t>
      </w:r>
      <w:r w:rsidR="00C36E87" w:rsidRPr="00C36E87">
        <w:rPr>
          <w:rStyle w:val="KeyWord0"/>
          <w:highlight w:val="white"/>
        </w:rPr>
        <w:t>MakeMemory</w:t>
      </w:r>
      <w:r w:rsidR="00C36E87">
        <w:rPr>
          <w:highlight w:val="white"/>
        </w:rPr>
        <w:t xml:space="preserve"> method </w:t>
      </w:r>
      <w:r w:rsidR="00D5402B">
        <w:rPr>
          <w:highlight w:val="white"/>
        </w:rPr>
        <w:t>return a label for the memory copy method.</w:t>
      </w:r>
    </w:p>
    <w:p w14:paraId="71FA518C" w14:textId="6FC32E3D" w:rsidR="002B63B5" w:rsidRPr="00F801ED" w:rsidRDefault="002B63B5" w:rsidP="00DB788F">
      <w:pPr>
        <w:pStyle w:val="Code"/>
        <w:rPr>
          <w:b/>
          <w:bCs/>
          <w:highlight w:val="white"/>
        </w:rPr>
      </w:pPr>
      <w:r w:rsidRPr="00DB788F">
        <w:rPr>
          <w:highlight w:val="white"/>
        </w:rPr>
        <w:t xml:space="preserve">    public static string MakeLabel(int labelIndex) {</w:t>
      </w:r>
    </w:p>
    <w:p w14:paraId="1A1AB9D8" w14:textId="77777777" w:rsidR="0013036F" w:rsidRPr="0013036F" w:rsidRDefault="0013036F" w:rsidP="0013036F">
      <w:pPr>
        <w:pStyle w:val="Code"/>
        <w:rPr>
          <w:highlight w:val="white"/>
        </w:rPr>
      </w:pPr>
      <w:r w:rsidRPr="0013036F">
        <w:rPr>
          <w:highlight w:val="white"/>
        </w:rPr>
        <w:t xml:space="preserve">      return "label" + Symbol.SeparatorId + labelIndex;</w:t>
      </w:r>
    </w:p>
    <w:p w14:paraId="3B2B4921" w14:textId="77777777" w:rsidR="002B63B5" w:rsidRPr="00DB788F" w:rsidRDefault="002B63B5" w:rsidP="00DB788F">
      <w:pPr>
        <w:pStyle w:val="Code"/>
        <w:rPr>
          <w:highlight w:val="white"/>
        </w:rPr>
      </w:pPr>
      <w:r w:rsidRPr="00DB788F">
        <w:rPr>
          <w:highlight w:val="white"/>
        </w:rPr>
        <w:t xml:space="preserve">    }</w:t>
      </w:r>
    </w:p>
    <w:p w14:paraId="06A15567" w14:textId="4980CA0E" w:rsidR="002B63B5" w:rsidRPr="00DB788F" w:rsidRDefault="00D5402B" w:rsidP="00D5402B">
      <w:pPr>
        <w:rPr>
          <w:highlight w:val="white"/>
        </w:rPr>
      </w:pPr>
      <w:r>
        <w:rPr>
          <w:highlight w:val="white"/>
        </w:rPr>
        <w:t xml:space="preserve">The </w:t>
      </w:r>
      <w:r w:rsidRPr="00D5402B">
        <w:rPr>
          <w:rStyle w:val="KeyWord0"/>
          <w:highlight w:val="white"/>
        </w:rPr>
        <w:t>WithSign</w:t>
      </w:r>
      <w:r>
        <w:rPr>
          <w:highlight w:val="white"/>
        </w:rPr>
        <w:t xml:space="preserve"> method returns </w:t>
      </w:r>
      <w:r w:rsidR="008937D3">
        <w:rPr>
          <w:highlight w:val="white"/>
        </w:rPr>
        <w:t xml:space="preserve">the offset of an address preceded by a plus or minus sign. In case of a zero value, an empty string is returned. </w:t>
      </w: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35405183" w14:textId="4CEF3886" w:rsidR="00B616B1" w:rsidRDefault="00B616B1" w:rsidP="00565A0A">
      <w:pPr>
        <w:pStyle w:val="Rubrik2"/>
      </w:pPr>
      <w:bookmarkStart w:id="407" w:name="_Toc53473573"/>
      <w:r>
        <w:t>Tracks</w:t>
      </w:r>
      <w:bookmarkEnd w:id="407"/>
    </w:p>
    <w:p w14:paraId="105850DD" w14:textId="3B72D91E" w:rsidR="00A40BA8" w:rsidRDefault="00A40BA8" w:rsidP="00A40BA8">
      <w:r>
        <w:t>A track is a place holder for a register through the assembly code.</w:t>
      </w:r>
      <w:r w:rsidR="00303B3B">
        <w:t xml:space="preserve"> Let us look</w:t>
      </w:r>
      <w:r w:rsidR="00EC1062">
        <w:t xml:space="preserve"> at the following C code</w:t>
      </w:r>
      <w:r w:rsidR="00303B3B">
        <w:t>.</w:t>
      </w:r>
    </w:p>
    <w:p w14:paraId="30A4BB69" w14:textId="037451CE" w:rsidR="00303B3B" w:rsidRDefault="00CA4F69" w:rsidP="00303B3B">
      <w:pPr>
        <w:pStyle w:val="Code"/>
      </w:pPr>
      <w:r>
        <w:t>return a + b &amp; c - d;</w:t>
      </w:r>
    </w:p>
    <w:p w14:paraId="618B8178" w14:textId="1CCA299A" w:rsidR="00EC1062" w:rsidRPr="00EC1062" w:rsidRDefault="00E445CA" w:rsidP="00E445CA">
      <w:r>
        <w:t>The following middle code is generated.</w:t>
      </w:r>
    </w:p>
    <w:p w14:paraId="6373DBDE" w14:textId="71819542" w:rsidR="0040312D" w:rsidRDefault="004E71D8" w:rsidP="0040312D">
      <w:pPr>
        <w:pStyle w:val="Code"/>
      </w:pPr>
      <w:r>
        <w:t>t0</w:t>
      </w:r>
      <w:r w:rsidR="0040312D">
        <w:t xml:space="preserve"> = </w:t>
      </w:r>
      <w:r w:rsidR="00CA4F69">
        <w:t>a + b</w:t>
      </w:r>
    </w:p>
    <w:p w14:paraId="6EC6B6C7" w14:textId="18B8F80C" w:rsidR="0040312D" w:rsidRDefault="004E71D8" w:rsidP="0040312D">
      <w:pPr>
        <w:pStyle w:val="Code"/>
      </w:pPr>
      <w:r>
        <w:t>t1</w:t>
      </w:r>
      <w:r w:rsidR="0040312D">
        <w:t xml:space="preserve"> = </w:t>
      </w:r>
      <w:r w:rsidR="00CA4F69">
        <w:t>c - d</w:t>
      </w:r>
    </w:p>
    <w:p w14:paraId="439AA7AB" w14:textId="232DEEBE" w:rsidR="0040312D" w:rsidRDefault="004E71D8" w:rsidP="00303B3B">
      <w:pPr>
        <w:pStyle w:val="Code"/>
      </w:pPr>
      <w:r>
        <w:t>t2</w:t>
      </w:r>
      <w:r w:rsidR="0040312D">
        <w:t xml:space="preserve"> = </w:t>
      </w:r>
      <w:r>
        <w:t>t0</w:t>
      </w:r>
      <w:r w:rsidR="0040312D">
        <w:t xml:space="preserve"> </w:t>
      </w:r>
      <w:r w:rsidR="00FD3DC9">
        <w:t>&amp;</w:t>
      </w:r>
      <w:r w:rsidR="0040312D">
        <w:t xml:space="preserve"> </w:t>
      </w:r>
      <w:r>
        <w:t>t1</w:t>
      </w:r>
    </w:p>
    <w:p w14:paraId="5782330C" w14:textId="33063045" w:rsidR="000B3D5A" w:rsidRDefault="00CA4F69" w:rsidP="00303B3B">
      <w:pPr>
        <w:pStyle w:val="Code"/>
      </w:pPr>
      <w:r>
        <w:t xml:space="preserve">return </w:t>
      </w:r>
      <w:r w:rsidR="004E71D8">
        <w:t>t2</w:t>
      </w:r>
    </w:p>
    <w:p w14:paraId="7E061C7F" w14:textId="63E1DF98" w:rsidR="00651F24" w:rsidRDefault="00651F24" w:rsidP="00E445CA">
      <w:r>
        <w:t xml:space="preserve">Let us assume that a, b, c, d, and </w:t>
      </w:r>
      <w:proofErr w:type="spellStart"/>
      <w:r>
        <w:t>e</w:t>
      </w:r>
      <w:proofErr w:type="spellEnd"/>
      <w:r>
        <w:t xml:space="preserve"> are placed on the current activation record </w:t>
      </w:r>
      <w:r w:rsidR="004174EC">
        <w:t xml:space="preserve">of a non-elliptic function </w:t>
      </w:r>
      <w:r>
        <w:t xml:space="preserve">with offsets 6, 8, 10, </w:t>
      </w:r>
      <w:r w:rsidR="00CA4F69">
        <w:t xml:space="preserve">and </w:t>
      </w:r>
      <w:r>
        <w:t xml:space="preserve">12, and the </w:t>
      </w:r>
      <w:r w:rsidRPr="004F2465">
        <w:rPr>
          <w:rStyle w:val="KeyWord0"/>
        </w:rPr>
        <w:t>bp</w:t>
      </w:r>
      <w:r>
        <w:t xml:space="preserve"> </w:t>
      </w:r>
      <w:r w:rsidR="005C26C4">
        <w:t xml:space="preserve">and </w:t>
      </w:r>
      <w:r w:rsidR="005C26C4" w:rsidRPr="005C26C4">
        <w:rPr>
          <w:rStyle w:val="KeyWord0"/>
        </w:rPr>
        <w:t>di</w:t>
      </w:r>
      <w:r w:rsidR="005C26C4">
        <w:t xml:space="preserve"> </w:t>
      </w:r>
      <w:r>
        <w:t>register</w:t>
      </w:r>
      <w:r w:rsidR="005C26C4">
        <w:t>s are</w:t>
      </w:r>
      <w:r>
        <w:t xml:space="preserve"> the regular frame pointer</w:t>
      </w:r>
      <w:r w:rsidR="005C26C4">
        <w:t xml:space="preserve"> and the ellipse frame pointer.</w:t>
      </w:r>
    </w:p>
    <w:p w14:paraId="424AC986" w14:textId="5615E9CC" w:rsidR="00472ABE" w:rsidRDefault="005D5EA2" w:rsidP="00E445CA">
      <w:r>
        <w:lastRenderedPageBreak/>
        <w:t xml:space="preserve">The following assembly code is generated, with </w:t>
      </w:r>
      <w:r w:rsidR="00FD3DC9">
        <w:t>the</w:t>
      </w:r>
      <w:r>
        <w:t xml:space="preserve"> track</w:t>
      </w:r>
      <w:r w:rsidR="00FD3DC9">
        <w:t>s</w:t>
      </w:r>
      <w:r>
        <w:t xml:space="preserve"> </w:t>
      </w:r>
      <w:r w:rsidR="004E71D8">
        <w:rPr>
          <w:rStyle w:val="KeyWord0"/>
        </w:rPr>
        <w:t>t0</w:t>
      </w:r>
      <w:r w:rsidR="005C26C4">
        <w:t xml:space="preserve">, </w:t>
      </w:r>
      <w:r w:rsidR="004E71D8">
        <w:rPr>
          <w:rStyle w:val="KeyWord0"/>
        </w:rPr>
        <w:t>t1</w:t>
      </w:r>
      <w:r w:rsidR="005C26C4">
        <w:t xml:space="preserve">, </w:t>
      </w:r>
      <w:r w:rsidR="00FD3DC9">
        <w:t xml:space="preserve">and </w:t>
      </w:r>
      <w:r w:rsidR="004E71D8">
        <w:rPr>
          <w:rStyle w:val="KeyWord0"/>
        </w:rPr>
        <w:t>t2</w:t>
      </w:r>
      <w:r w:rsidR="00FD3DC9">
        <w:t xml:space="preserve"> </w:t>
      </w:r>
      <w:r w:rsidR="00A57E2E">
        <w:t>as</w:t>
      </w:r>
      <w:r>
        <w:t xml:space="preserve"> place </w:t>
      </w:r>
      <w:r w:rsidR="00A57E2E">
        <w:t xml:space="preserve">holders for the </w:t>
      </w:r>
      <w:r>
        <w:t>register</w:t>
      </w:r>
      <w:r w:rsidR="00A57E2E">
        <w:t>s</w:t>
      </w:r>
      <w:r>
        <w:t>.</w:t>
      </w:r>
      <w:r w:rsidR="00A57E2E">
        <w:t xml:space="preserve"> Each track represents a register, but we do not yet know which </w:t>
      </w:r>
      <w:r w:rsidR="005C26C4">
        <w:t>one</w:t>
      </w:r>
      <w:r w:rsidR="00A57E2E">
        <w:t>.</w:t>
      </w:r>
    </w:p>
    <w:p w14:paraId="1A2CB9D2" w14:textId="21D16355" w:rsidR="000824A1" w:rsidRPr="00F93CE4" w:rsidRDefault="000824A1" w:rsidP="000824A1">
      <w:pPr>
        <w:pStyle w:val="Code"/>
      </w:pPr>
      <w:r>
        <w:t>m</w:t>
      </w:r>
      <w:r w:rsidRPr="00F93CE4">
        <w:t>ov</w:t>
      </w:r>
      <w:r>
        <w:t xml:space="preserve"> </w:t>
      </w:r>
      <w:r w:rsidR="004E71D8">
        <w:rPr>
          <w:rStyle w:val="KeyWord0"/>
        </w:rPr>
        <w:t>t0</w:t>
      </w:r>
      <w:r>
        <w:t>,</w:t>
      </w:r>
      <w:r w:rsidRPr="00F93CE4">
        <w:t xml:space="preserve">[bp + </w:t>
      </w:r>
      <w:r w:rsidR="009B3D3D">
        <w:t>6</w:t>
      </w:r>
      <w:r w:rsidRPr="00F93CE4">
        <w:t>]</w:t>
      </w:r>
    </w:p>
    <w:p w14:paraId="40E161F7" w14:textId="3F892547" w:rsidR="000824A1" w:rsidRPr="00F93CE4" w:rsidRDefault="00FD3DC9" w:rsidP="000824A1">
      <w:pPr>
        <w:pStyle w:val="Code"/>
      </w:pPr>
      <w:r>
        <w:t>add</w:t>
      </w:r>
      <w:r w:rsidR="000824A1">
        <w:t xml:space="preserve"> </w:t>
      </w:r>
      <w:r w:rsidR="004E71D8">
        <w:rPr>
          <w:rStyle w:val="KeyWord0"/>
        </w:rPr>
        <w:t>t0</w:t>
      </w:r>
      <w:r w:rsidR="000824A1">
        <w:t>,</w:t>
      </w:r>
      <w:r w:rsidR="000824A1" w:rsidRPr="00F93CE4">
        <w:t>[bp +</w:t>
      </w:r>
      <w:r w:rsidR="004174EC">
        <w:t xml:space="preserve"> </w:t>
      </w:r>
      <w:r w:rsidR="009B3D3D">
        <w:t>8</w:t>
      </w:r>
      <w:r w:rsidR="000824A1" w:rsidRPr="00F93CE4">
        <w:t>]</w:t>
      </w:r>
    </w:p>
    <w:p w14:paraId="11B8D6FB" w14:textId="7B1C1939" w:rsidR="000942DA" w:rsidRDefault="000942DA" w:rsidP="00F93CE4">
      <w:pPr>
        <w:pStyle w:val="Code"/>
      </w:pPr>
    </w:p>
    <w:p w14:paraId="31376C07" w14:textId="001172CE" w:rsidR="000824A1" w:rsidRPr="00F93CE4" w:rsidRDefault="000824A1" w:rsidP="000824A1">
      <w:pPr>
        <w:pStyle w:val="Code"/>
      </w:pPr>
      <w:r>
        <w:t>m</w:t>
      </w:r>
      <w:r w:rsidRPr="00F93CE4">
        <w:t>ov</w:t>
      </w:r>
      <w:r>
        <w:t xml:space="preserve"> </w:t>
      </w:r>
      <w:r w:rsidR="004E71D8">
        <w:rPr>
          <w:rStyle w:val="KeyWord0"/>
        </w:rPr>
        <w:t>t1</w:t>
      </w:r>
      <w:r>
        <w:t>,</w:t>
      </w:r>
      <w:r w:rsidRPr="00F93CE4">
        <w:t xml:space="preserve">[bp + </w:t>
      </w:r>
      <w:r w:rsidR="009B3D3D">
        <w:t>10</w:t>
      </w:r>
      <w:r w:rsidRPr="00F93CE4">
        <w:t>]</w:t>
      </w:r>
    </w:p>
    <w:p w14:paraId="3638223C" w14:textId="6FC5AB9A" w:rsidR="000824A1" w:rsidRPr="00F93CE4" w:rsidRDefault="00FD3DC9" w:rsidP="000824A1">
      <w:pPr>
        <w:pStyle w:val="Code"/>
      </w:pPr>
      <w:r>
        <w:t>sub</w:t>
      </w:r>
      <w:r w:rsidR="000824A1">
        <w:t xml:space="preserve"> </w:t>
      </w:r>
      <w:r w:rsidR="004E71D8">
        <w:rPr>
          <w:rStyle w:val="KeyWord0"/>
        </w:rPr>
        <w:t>t1</w:t>
      </w:r>
      <w:r w:rsidR="000824A1">
        <w:t>,</w:t>
      </w:r>
      <w:r w:rsidR="000824A1" w:rsidRPr="00F93CE4">
        <w:t xml:space="preserve">[bp + </w:t>
      </w:r>
      <w:r w:rsidR="009B3D3D">
        <w:t>12</w:t>
      </w:r>
      <w:r w:rsidR="000824A1" w:rsidRPr="00F93CE4">
        <w:t>]</w:t>
      </w:r>
    </w:p>
    <w:p w14:paraId="22861B89" w14:textId="65A6CF5F" w:rsidR="000824A1" w:rsidRDefault="000824A1" w:rsidP="000824A1">
      <w:pPr>
        <w:pStyle w:val="Code"/>
      </w:pPr>
    </w:p>
    <w:p w14:paraId="35EC2A97" w14:textId="174D795A" w:rsidR="000824A1" w:rsidRDefault="00FD3DC9" w:rsidP="000942DA">
      <w:pPr>
        <w:pStyle w:val="Code"/>
        <w:rPr>
          <w:rStyle w:val="KeyWord0"/>
        </w:rPr>
      </w:pPr>
      <w:r>
        <w:t>and</w:t>
      </w:r>
      <w:r w:rsidR="000824A1">
        <w:t xml:space="preserve"> </w:t>
      </w:r>
      <w:r w:rsidR="004E71D8">
        <w:rPr>
          <w:rStyle w:val="KeyWord0"/>
        </w:rPr>
        <w:t>t0</w:t>
      </w:r>
      <w:r w:rsidR="000824A1">
        <w:t>,</w:t>
      </w:r>
      <w:r w:rsidR="000824A1" w:rsidRPr="000824A1">
        <w:rPr>
          <w:rStyle w:val="KeyWord0"/>
        </w:rPr>
        <w:t xml:space="preserve"> </w:t>
      </w:r>
      <w:r w:rsidR="004E71D8">
        <w:rPr>
          <w:rStyle w:val="KeyWord0"/>
        </w:rPr>
        <w:t>t1</w:t>
      </w:r>
    </w:p>
    <w:p w14:paraId="596066C8" w14:textId="447EB14C" w:rsidR="00573C1A" w:rsidRPr="005611AF" w:rsidRDefault="007E333A" w:rsidP="007E333A">
      <w:pPr>
        <w:rPr>
          <w:highlight w:val="white"/>
        </w:rPr>
      </w:pPr>
      <w:r>
        <w:rPr>
          <w:highlight w:val="white"/>
        </w:rPr>
        <w:t xml:space="preserve">In the return sequence, we </w:t>
      </w:r>
      <w:r w:rsidR="00405820">
        <w:rPr>
          <w:highlight w:val="white"/>
        </w:rPr>
        <w:t xml:space="preserve">reset the ellipse and regular frame pointers to the values of the calling function, which </w:t>
      </w:r>
      <w:r w:rsidR="001C00F5">
        <w:rPr>
          <w:highlight w:val="white"/>
        </w:rPr>
        <w:t>is</w:t>
      </w:r>
      <w:r w:rsidR="00405820">
        <w:rPr>
          <w:highlight w:val="white"/>
        </w:rPr>
        <w:t xml:space="preserve"> placed at offset 4 and 2 on the activation record</w:t>
      </w:r>
      <w:r w:rsidR="001C00F5">
        <w:rPr>
          <w:highlight w:val="white"/>
        </w:rPr>
        <w:t>,</w:t>
      </w:r>
      <w:r w:rsidR="00405820">
        <w:rPr>
          <w:highlight w:val="white"/>
        </w:rPr>
        <w:t xml:space="preserve"> and then jump to the return address</w:t>
      </w:r>
      <w:r w:rsidR="001C00F5">
        <w:rPr>
          <w:highlight w:val="white"/>
        </w:rPr>
        <w:t xml:space="preserve">, which is placed at the beginning of the activation record. Note the order between the two middle lines. We cannot swap them, since </w:t>
      </w:r>
      <w:r w:rsidR="001C00F5" w:rsidRPr="001C00F5">
        <w:rPr>
          <w:rStyle w:val="KeyWord0"/>
          <w:highlight w:val="white"/>
        </w:rPr>
        <w:t>bp</w:t>
      </w:r>
      <w:r w:rsidR="001C00F5">
        <w:rPr>
          <w:highlight w:val="white"/>
        </w:rPr>
        <w:t xml:space="preserve"> is set on the third line.</w:t>
      </w:r>
    </w:p>
    <w:p w14:paraId="5536A4F5" w14:textId="06711332" w:rsidR="00342B3D" w:rsidRPr="005611AF" w:rsidRDefault="00342B3D" w:rsidP="005611AF">
      <w:pPr>
        <w:pStyle w:val="Code"/>
        <w:rPr>
          <w:highlight w:val="white"/>
        </w:rPr>
      </w:pPr>
      <w:r w:rsidRPr="005611AF">
        <w:rPr>
          <w:highlight w:val="white"/>
        </w:rPr>
        <w:t xml:space="preserve">mov </w:t>
      </w:r>
      <w:r w:rsidR="004E71D8">
        <w:rPr>
          <w:rStyle w:val="KeyWord0"/>
        </w:rPr>
        <w:t>t2</w:t>
      </w:r>
      <w:r w:rsidRPr="005611AF">
        <w:rPr>
          <w:highlight w:val="white"/>
        </w:rPr>
        <w:t>, [bp]</w:t>
      </w:r>
    </w:p>
    <w:p w14:paraId="2C631E1A" w14:textId="44EB3007" w:rsidR="00342B3D" w:rsidRPr="005611AF" w:rsidRDefault="00342B3D" w:rsidP="005611AF">
      <w:pPr>
        <w:pStyle w:val="Code"/>
        <w:rPr>
          <w:highlight w:val="white"/>
        </w:rPr>
      </w:pPr>
      <w:r w:rsidRPr="005611AF">
        <w:rPr>
          <w:highlight w:val="white"/>
        </w:rPr>
        <w:t xml:space="preserve">mov di, [bp + </w:t>
      </w:r>
      <w:r w:rsidR="005611AF">
        <w:rPr>
          <w:highlight w:val="white"/>
        </w:rPr>
        <w:t>4</w:t>
      </w:r>
      <w:r w:rsidRPr="005611AF">
        <w:rPr>
          <w:highlight w:val="white"/>
        </w:rPr>
        <w:t>]</w:t>
      </w:r>
    </w:p>
    <w:p w14:paraId="71868FC7" w14:textId="0D9E447A" w:rsidR="00342B3D" w:rsidRPr="005611AF" w:rsidRDefault="00342B3D" w:rsidP="005611AF">
      <w:pPr>
        <w:pStyle w:val="Code"/>
        <w:rPr>
          <w:highlight w:val="white"/>
        </w:rPr>
      </w:pPr>
      <w:r w:rsidRPr="005611AF">
        <w:rPr>
          <w:highlight w:val="white"/>
        </w:rPr>
        <w:t xml:space="preserve">mov bp, [bp + </w:t>
      </w:r>
      <w:r w:rsidR="005611AF">
        <w:rPr>
          <w:highlight w:val="white"/>
        </w:rPr>
        <w:t>2</w:t>
      </w:r>
      <w:r w:rsidRPr="005611AF">
        <w:rPr>
          <w:highlight w:val="white"/>
        </w:rPr>
        <w:t>]</w:t>
      </w:r>
    </w:p>
    <w:p w14:paraId="5246B84F" w14:textId="2795DCFE" w:rsidR="00342B3D" w:rsidRPr="005611AF" w:rsidRDefault="00342B3D" w:rsidP="005611AF">
      <w:pPr>
        <w:pStyle w:val="Code"/>
        <w:rPr>
          <w:highlight w:val="white"/>
        </w:rPr>
      </w:pPr>
      <w:r w:rsidRPr="005611AF">
        <w:rPr>
          <w:highlight w:val="white"/>
        </w:rPr>
        <w:t xml:space="preserve">jmp </w:t>
      </w:r>
      <w:r w:rsidR="004E71D8">
        <w:rPr>
          <w:rStyle w:val="KeyWord0"/>
        </w:rPr>
        <w:t>t2</w:t>
      </w:r>
    </w:p>
    <w:p w14:paraId="77050597" w14:textId="20E393EE" w:rsidR="009D7AF0" w:rsidRDefault="009D7AF0" w:rsidP="005D5EA2">
      <w:r>
        <w:t xml:space="preserve">The return value </w:t>
      </w:r>
      <w:r w:rsidR="00EC1A4B">
        <w:t xml:space="preserve">is stored in </w:t>
      </w:r>
      <w:r w:rsidR="004E71D8">
        <w:rPr>
          <w:rStyle w:val="KeyWord0"/>
        </w:rPr>
        <w:t>t0</w:t>
      </w:r>
      <w:r w:rsidR="00EC1A4B">
        <w:t>,</w:t>
      </w:r>
      <w:r w:rsidR="00B17A36">
        <w:t xml:space="preserve"> </w:t>
      </w:r>
      <w:r w:rsidR="00EC1A4B">
        <w:t xml:space="preserve">and </w:t>
      </w:r>
      <w:r w:rsidR="00BE5569">
        <w:t xml:space="preserve">shall thereby be assigned the return value register. I have chosen </w:t>
      </w:r>
      <w:r w:rsidR="00BE5569" w:rsidRPr="0082618B">
        <w:rPr>
          <w:rStyle w:val="KeyWord0"/>
        </w:rPr>
        <w:t>bx</w:t>
      </w:r>
      <w:r w:rsidR="00BE5569">
        <w:t xml:space="preserve"> </w:t>
      </w:r>
      <w:r w:rsidR="0082618B">
        <w:t>for</w:t>
      </w:r>
      <w:r w:rsidR="00BE5569">
        <w:t xml:space="preserve"> the return value register, since it can be used both as an operand in </w:t>
      </w:r>
      <w:r w:rsidR="00B17A36">
        <w:t xml:space="preserve">arithmetic operations and as an address register. So </w:t>
      </w:r>
      <w:r w:rsidR="004E71D8">
        <w:rPr>
          <w:rStyle w:val="KeyWord0"/>
        </w:rPr>
        <w:t>t0</w:t>
      </w:r>
      <w:r w:rsidR="00B17A36">
        <w:t xml:space="preserve"> is assigned </w:t>
      </w:r>
      <w:r w:rsidR="00B17A36" w:rsidRPr="00B17A36">
        <w:rPr>
          <w:rStyle w:val="KeyWord0"/>
        </w:rPr>
        <w:t>bx</w:t>
      </w:r>
      <w:r w:rsidR="0082618B">
        <w:t xml:space="preserve"> when the return instruction is added to the code.</w:t>
      </w:r>
    </w:p>
    <w:p w14:paraId="58140295" w14:textId="1541BAA6" w:rsidR="00B17A36" w:rsidRDefault="00B17A36" w:rsidP="005D5EA2">
      <w:r>
        <w:t xml:space="preserve">The </w:t>
      </w:r>
      <w:r w:rsidR="002F7BF6">
        <w:t>register allocator assigns the remaining track</w:t>
      </w:r>
      <w:r w:rsidR="002B7282">
        <w:t>s</w:t>
      </w:r>
      <w:r w:rsidR="002F7BF6">
        <w:t xml:space="preserve"> </w:t>
      </w:r>
      <w:r w:rsidR="004E71D8">
        <w:rPr>
          <w:rStyle w:val="KeyWord0"/>
        </w:rPr>
        <w:t>t1</w:t>
      </w:r>
      <w:r w:rsidR="002F7BF6">
        <w:t xml:space="preserve"> and </w:t>
      </w:r>
      <w:r w:rsidR="004E71D8">
        <w:rPr>
          <w:rStyle w:val="KeyWord0"/>
        </w:rPr>
        <w:t>t2</w:t>
      </w:r>
      <w:r w:rsidR="002F7BF6">
        <w:t xml:space="preserve"> to suitable registers. Since </w:t>
      </w:r>
      <w:r w:rsidR="004E71D8">
        <w:rPr>
          <w:rStyle w:val="KeyWord0"/>
        </w:rPr>
        <w:t>t0</w:t>
      </w:r>
      <w:r w:rsidR="002F7BF6">
        <w:t xml:space="preserve"> and </w:t>
      </w:r>
      <w:r w:rsidR="004E71D8">
        <w:rPr>
          <w:rStyle w:val="KeyWord0"/>
        </w:rPr>
        <w:t>t2</w:t>
      </w:r>
      <w:r w:rsidR="002F7BF6">
        <w:t xml:space="preserve"> do not overlap, it is quite possible to assign them the same register, </w:t>
      </w:r>
      <w:r w:rsidR="002B7282">
        <w:t>such as</w:t>
      </w:r>
      <w:r w:rsidR="002F7BF6">
        <w:t xml:space="preserve"> </w:t>
      </w:r>
      <w:r w:rsidR="002F7BF6" w:rsidRPr="002F7BF6">
        <w:rPr>
          <w:rStyle w:val="KeyWord0"/>
        </w:rPr>
        <w:t>ax</w:t>
      </w:r>
      <w:r w:rsidR="002F7BF6">
        <w:t>.</w:t>
      </w:r>
    </w:p>
    <w:p w14:paraId="37F288C1" w14:textId="325489E0" w:rsidR="002F7BF6" w:rsidRPr="00F93CE4" w:rsidRDefault="002F7BF6" w:rsidP="002F7BF6">
      <w:pPr>
        <w:pStyle w:val="Code"/>
      </w:pPr>
      <w:r>
        <w:t>m</w:t>
      </w:r>
      <w:r w:rsidRPr="00F93CE4">
        <w:t>ov</w:t>
      </w:r>
      <w:r>
        <w:t xml:space="preserve"> </w:t>
      </w:r>
      <w:r w:rsidR="002B7282">
        <w:rPr>
          <w:rStyle w:val="KeyWord0"/>
        </w:rPr>
        <w:t>bx</w:t>
      </w:r>
      <w:r>
        <w:t>,</w:t>
      </w:r>
      <w:r w:rsidRPr="00F93CE4">
        <w:t xml:space="preserve">[bp + </w:t>
      </w:r>
      <w:r>
        <w:t>6</w:t>
      </w:r>
      <w:r w:rsidRPr="00F93CE4">
        <w:t>]</w:t>
      </w:r>
    </w:p>
    <w:p w14:paraId="6E751DEA" w14:textId="0061B8CD" w:rsidR="002F7BF6" w:rsidRPr="00F93CE4" w:rsidRDefault="002F7BF6" w:rsidP="002F7BF6">
      <w:pPr>
        <w:pStyle w:val="Code"/>
      </w:pPr>
      <w:r>
        <w:t xml:space="preserve">add </w:t>
      </w:r>
      <w:r w:rsidR="002B7282">
        <w:rPr>
          <w:rStyle w:val="KeyWord0"/>
        </w:rPr>
        <w:t>bx</w:t>
      </w:r>
      <w:r>
        <w:t>,</w:t>
      </w:r>
      <w:r w:rsidRPr="00F93CE4">
        <w:t>[bp +</w:t>
      </w:r>
      <w:r>
        <w:t xml:space="preserve"> 8</w:t>
      </w:r>
      <w:r w:rsidRPr="00F93CE4">
        <w:t>]</w:t>
      </w:r>
    </w:p>
    <w:p w14:paraId="1E0996FE" w14:textId="77777777" w:rsidR="002F7BF6" w:rsidRDefault="002F7BF6" w:rsidP="002F7BF6">
      <w:pPr>
        <w:pStyle w:val="Code"/>
      </w:pPr>
    </w:p>
    <w:p w14:paraId="70F240D9" w14:textId="09E67A48" w:rsidR="002F7BF6" w:rsidRPr="00F93CE4" w:rsidRDefault="002F7BF6" w:rsidP="002F7BF6">
      <w:pPr>
        <w:pStyle w:val="Code"/>
      </w:pPr>
      <w:r>
        <w:t>m</w:t>
      </w:r>
      <w:r w:rsidRPr="00F93CE4">
        <w:t>ov</w:t>
      </w:r>
      <w:r>
        <w:t xml:space="preserve"> </w:t>
      </w:r>
      <w:r w:rsidR="002B7282">
        <w:rPr>
          <w:rStyle w:val="KeyWord0"/>
        </w:rPr>
        <w:t>ax</w:t>
      </w:r>
      <w:r>
        <w:t>,</w:t>
      </w:r>
      <w:r w:rsidRPr="00F93CE4">
        <w:t xml:space="preserve">[bp + </w:t>
      </w:r>
      <w:r>
        <w:t>10</w:t>
      </w:r>
      <w:r w:rsidRPr="00F93CE4">
        <w:t>]</w:t>
      </w:r>
    </w:p>
    <w:p w14:paraId="18AEB5FA" w14:textId="6171ABF9" w:rsidR="002F7BF6" w:rsidRPr="00F93CE4" w:rsidRDefault="002F7BF6" w:rsidP="002F7BF6">
      <w:pPr>
        <w:pStyle w:val="Code"/>
      </w:pPr>
      <w:r>
        <w:t xml:space="preserve">sub </w:t>
      </w:r>
      <w:r w:rsidR="002B7282">
        <w:rPr>
          <w:rStyle w:val="KeyWord0"/>
        </w:rPr>
        <w:t>ax</w:t>
      </w:r>
      <w:r>
        <w:t>,</w:t>
      </w:r>
      <w:r w:rsidRPr="00F93CE4">
        <w:t xml:space="preserve">[bp + </w:t>
      </w:r>
      <w:r>
        <w:t>12</w:t>
      </w:r>
      <w:r w:rsidRPr="00F93CE4">
        <w:t>]</w:t>
      </w:r>
    </w:p>
    <w:p w14:paraId="0187F617" w14:textId="77777777" w:rsidR="002F7BF6" w:rsidRDefault="002F7BF6" w:rsidP="002F7BF6">
      <w:pPr>
        <w:pStyle w:val="Code"/>
      </w:pPr>
    </w:p>
    <w:p w14:paraId="57F881A8" w14:textId="757B2732" w:rsidR="002F7BF6" w:rsidRDefault="002F7BF6" w:rsidP="002F7BF6">
      <w:pPr>
        <w:pStyle w:val="Code"/>
        <w:rPr>
          <w:rStyle w:val="KeyWord0"/>
        </w:rPr>
      </w:pPr>
      <w:r>
        <w:t xml:space="preserve">and </w:t>
      </w:r>
      <w:r w:rsidR="002B7282">
        <w:rPr>
          <w:rStyle w:val="KeyWord0"/>
        </w:rPr>
        <w:t>bx</w:t>
      </w:r>
      <w:r>
        <w:t>,</w:t>
      </w:r>
      <w:r w:rsidRPr="000824A1">
        <w:rPr>
          <w:rStyle w:val="KeyWord0"/>
        </w:rPr>
        <w:t xml:space="preserve"> </w:t>
      </w:r>
      <w:r w:rsidR="002B7282">
        <w:rPr>
          <w:rStyle w:val="KeyWord0"/>
        </w:rPr>
        <w:t>ax</w:t>
      </w:r>
    </w:p>
    <w:p w14:paraId="147CD609" w14:textId="77777777" w:rsidR="002F7BF6" w:rsidRDefault="002F7BF6" w:rsidP="002F7BF6">
      <w:pPr>
        <w:pStyle w:val="Code"/>
        <w:rPr>
          <w:highlight w:val="white"/>
        </w:rPr>
      </w:pPr>
    </w:p>
    <w:p w14:paraId="68395CBF" w14:textId="3C30CA2E" w:rsidR="002F7BF6" w:rsidRPr="005611AF" w:rsidRDefault="002F7BF6" w:rsidP="002F7BF6">
      <w:pPr>
        <w:pStyle w:val="Code"/>
        <w:rPr>
          <w:highlight w:val="white"/>
        </w:rPr>
      </w:pPr>
      <w:r w:rsidRPr="005611AF">
        <w:rPr>
          <w:highlight w:val="white"/>
        </w:rPr>
        <w:t xml:space="preserve">mov </w:t>
      </w:r>
      <w:r w:rsidR="002B7282">
        <w:rPr>
          <w:rStyle w:val="KeyWord0"/>
        </w:rPr>
        <w:t>ax</w:t>
      </w:r>
      <w:r w:rsidRPr="005611AF">
        <w:rPr>
          <w:highlight w:val="white"/>
        </w:rPr>
        <w:t>, [bp]</w:t>
      </w:r>
    </w:p>
    <w:p w14:paraId="7BA7ED2A" w14:textId="77777777" w:rsidR="002F7BF6" w:rsidRPr="005611AF" w:rsidRDefault="002F7BF6" w:rsidP="002F7BF6">
      <w:pPr>
        <w:pStyle w:val="Code"/>
        <w:rPr>
          <w:highlight w:val="white"/>
        </w:rPr>
      </w:pPr>
      <w:r w:rsidRPr="005611AF">
        <w:rPr>
          <w:highlight w:val="white"/>
        </w:rPr>
        <w:t xml:space="preserve">mov di, [bp + </w:t>
      </w:r>
      <w:r>
        <w:rPr>
          <w:highlight w:val="white"/>
        </w:rPr>
        <w:t>4</w:t>
      </w:r>
      <w:r w:rsidRPr="005611AF">
        <w:rPr>
          <w:highlight w:val="white"/>
        </w:rPr>
        <w:t>]</w:t>
      </w:r>
    </w:p>
    <w:p w14:paraId="74426608" w14:textId="77777777" w:rsidR="002F7BF6" w:rsidRPr="005611AF" w:rsidRDefault="002F7BF6" w:rsidP="002F7BF6">
      <w:pPr>
        <w:pStyle w:val="Code"/>
        <w:rPr>
          <w:highlight w:val="white"/>
        </w:rPr>
      </w:pPr>
      <w:r w:rsidRPr="005611AF">
        <w:rPr>
          <w:highlight w:val="white"/>
        </w:rPr>
        <w:t xml:space="preserve">mov bp, [bp + </w:t>
      </w:r>
      <w:r>
        <w:rPr>
          <w:highlight w:val="white"/>
        </w:rPr>
        <w:t>2</w:t>
      </w:r>
      <w:r w:rsidRPr="005611AF">
        <w:rPr>
          <w:highlight w:val="white"/>
        </w:rPr>
        <w:t>]</w:t>
      </w:r>
    </w:p>
    <w:p w14:paraId="325131D3" w14:textId="5957DC68" w:rsidR="002F7BF6" w:rsidRPr="005611AF" w:rsidRDefault="002F7BF6" w:rsidP="002F7BF6">
      <w:pPr>
        <w:pStyle w:val="Code"/>
        <w:rPr>
          <w:highlight w:val="white"/>
        </w:rPr>
      </w:pPr>
      <w:r w:rsidRPr="005611AF">
        <w:rPr>
          <w:highlight w:val="white"/>
        </w:rPr>
        <w:t xml:space="preserve">jmp </w:t>
      </w:r>
      <w:r w:rsidR="002B7282">
        <w:rPr>
          <w:rStyle w:val="KeyWord0"/>
        </w:rPr>
        <w:t>ax</w:t>
      </w:r>
    </w:p>
    <w:p w14:paraId="68DD47DB" w14:textId="4E7680E5" w:rsidR="00B616B1" w:rsidRDefault="00B616B1" w:rsidP="00283127">
      <w:pPr>
        <w:pStyle w:val="CodeHeader"/>
      </w:pPr>
      <w:proofErr w:type="spellStart"/>
      <w:r>
        <w:t>Track.cs</w:t>
      </w:r>
      <w:proofErr w:type="spellEnd"/>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EDB1CE2" w:rsidR="004D41A8" w:rsidRPr="00132D4E" w:rsidRDefault="00CE25A3" w:rsidP="00CE25A3">
      <w:pPr>
        <w:rPr>
          <w:highlight w:val="white"/>
        </w:rPr>
      </w:pPr>
      <w:r>
        <w:rPr>
          <w:highlight w:val="white"/>
        </w:rPr>
        <w:t xml:space="preserve">The </w:t>
      </w:r>
      <w:r w:rsidRPr="004D14B3">
        <w:rPr>
          <w:rStyle w:val="KeyWord0"/>
          <w:highlight w:val="white"/>
        </w:rPr>
        <w:t>Track</w:t>
      </w:r>
      <w:r>
        <w:rPr>
          <w:highlight w:val="white"/>
        </w:rPr>
        <w:t xml:space="preserve"> class holds </w:t>
      </w:r>
      <w:r w:rsidR="003D2098">
        <w:rPr>
          <w:highlight w:val="white"/>
        </w:rPr>
        <w:t>a track representing a known or unknown register.</w:t>
      </w:r>
      <w:r w:rsidR="0082618B">
        <w:rPr>
          <w:highlight w:val="white"/>
        </w:rPr>
        <w:t xml:space="preserve"> It holds a list of entries, where each entry </w:t>
      </w:r>
      <w:r w:rsidR="001E6B8C">
        <w:rPr>
          <w:highlight w:val="white"/>
        </w:rPr>
        <w:t xml:space="preserve">refers to an instruction where the track occur. </w:t>
      </w: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3FB41C1B" w:rsidR="004D41A8" w:rsidRDefault="004D41A8" w:rsidP="00132D4E">
      <w:pPr>
        <w:pStyle w:val="Code"/>
        <w:rPr>
          <w:highlight w:val="white"/>
        </w:rPr>
      </w:pPr>
      <w:r w:rsidRPr="00132D4E">
        <w:rPr>
          <w:highlight w:val="white"/>
        </w:rPr>
        <w:t xml:space="preserve">    private List&lt;TrackEntry&gt; m_entryList = new List&lt;TrackEntry&gt;();</w:t>
      </w:r>
    </w:p>
    <w:p w14:paraId="7BA71876" w14:textId="788057C6" w:rsidR="003B0233" w:rsidRPr="00132D4E" w:rsidRDefault="003B0233" w:rsidP="003B0233">
      <w:pPr>
        <w:rPr>
          <w:highlight w:val="white"/>
        </w:rPr>
      </w:pPr>
      <w:r>
        <w:rPr>
          <w:highlight w:val="white"/>
        </w:rPr>
        <w:t xml:space="preserve">If the track is </w:t>
      </w:r>
      <w:proofErr w:type="spellStart"/>
      <w:r>
        <w:rPr>
          <w:highlight w:val="white"/>
        </w:rPr>
        <w:t>ised</w:t>
      </w:r>
      <w:proofErr w:type="spellEnd"/>
      <w:r>
        <w:rPr>
          <w:highlight w:val="white"/>
        </w:rPr>
        <w:t xml:space="preserve"> as a pointer, a reduced set of registers are </w:t>
      </w:r>
      <w:r w:rsidR="000F260C">
        <w:rPr>
          <w:highlight w:val="white"/>
        </w:rPr>
        <w:t>available</w:t>
      </w:r>
      <w:r>
        <w:rPr>
          <w:highlight w:val="white"/>
        </w:rPr>
        <w:t>.</w:t>
      </w:r>
    </w:p>
    <w:p w14:paraId="14D6F4C8" w14:textId="62F1DEB1" w:rsidR="004D41A8" w:rsidRDefault="004D41A8" w:rsidP="00132D4E">
      <w:pPr>
        <w:pStyle w:val="Code"/>
        <w:rPr>
          <w:highlight w:val="white"/>
        </w:rPr>
      </w:pPr>
      <w:r w:rsidRPr="00132D4E">
        <w:rPr>
          <w:highlight w:val="white"/>
        </w:rPr>
        <w:t xml:space="preserve">    private bool m_pointer;</w:t>
      </w:r>
    </w:p>
    <w:p w14:paraId="73F90E01" w14:textId="68387CDC" w:rsidR="00D232DF" w:rsidRPr="00132D4E" w:rsidRDefault="00D232DF" w:rsidP="00D232DF">
      <w:pPr>
        <w:rPr>
          <w:highlight w:val="white"/>
        </w:rPr>
      </w:pPr>
      <w:r>
        <w:rPr>
          <w:highlight w:val="white"/>
        </w:rPr>
        <w:lastRenderedPageBreak/>
        <w:t xml:space="preserve">A track has a current size and a maximal size. </w:t>
      </w:r>
      <w:r w:rsidR="00FA4F19">
        <w:rPr>
          <w:highlight w:val="white"/>
        </w:rPr>
        <w:t>The current size may vary between entries</w:t>
      </w:r>
      <w:r w:rsidR="003B0233">
        <w:rPr>
          <w:highlight w:val="white"/>
        </w:rPr>
        <w:t>, and each entry is given the current size</w:t>
      </w:r>
      <w:r w:rsidR="000F260C">
        <w:rPr>
          <w:highlight w:val="white"/>
        </w:rPr>
        <w:t xml:space="preserve"> so that it is given a register of correct size</w:t>
      </w:r>
      <w:r w:rsidR="00FA4F19">
        <w:rPr>
          <w:highlight w:val="white"/>
        </w:rPr>
        <w:t xml:space="preserve">. </w:t>
      </w:r>
      <w:r w:rsidR="003B0233">
        <w:rPr>
          <w:highlight w:val="white"/>
        </w:rPr>
        <w:t xml:space="preserve">We need the maximal </w:t>
      </w:r>
      <w:r w:rsidR="000F260C">
        <w:rPr>
          <w:highlight w:val="white"/>
        </w:rPr>
        <w:t xml:space="preserve">size </w:t>
      </w:r>
      <w:r w:rsidR="003B0233">
        <w:rPr>
          <w:highlight w:val="white"/>
        </w:rPr>
        <w:t>for the register allocator</w:t>
      </w:r>
      <w:r w:rsidR="000F260C">
        <w:rPr>
          <w:highlight w:val="white"/>
        </w:rPr>
        <w:t xml:space="preserve">. It the size </w:t>
      </w:r>
      <w:r w:rsidR="003B0233">
        <w:rPr>
          <w:highlight w:val="white"/>
        </w:rPr>
        <w:t>more than one</w:t>
      </w:r>
      <w:r w:rsidR="000F260C">
        <w:rPr>
          <w:highlight w:val="white"/>
        </w:rPr>
        <w:t xml:space="preserve"> byte, a reduced set of register is available.</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10586355" w:rsidR="004D41A8" w:rsidRPr="00132D4E" w:rsidRDefault="000F260C" w:rsidP="000F260C">
      <w:pPr>
        <w:rPr>
          <w:highlight w:val="white"/>
        </w:rPr>
      </w:pPr>
      <w:r>
        <w:rPr>
          <w:highlight w:val="white"/>
        </w:rPr>
        <w:t xml:space="preserve">The first constructor </w:t>
      </w:r>
      <w:r w:rsidR="005A0A77">
        <w:rPr>
          <w:highlight w:val="white"/>
        </w:rPr>
        <w:t>takes a symbol and a potential register as parameters, and initializes the current and maximum sizes.</w:t>
      </w: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40C6312C" w14:textId="23F5CDEE" w:rsidR="0063443C" w:rsidRPr="00132D4E" w:rsidRDefault="0063443C" w:rsidP="0063443C">
      <w:pPr>
        <w:rPr>
          <w:highlight w:val="white"/>
        </w:rPr>
      </w:pPr>
      <w:r>
        <w:rPr>
          <w:highlight w:val="white"/>
        </w:rPr>
        <w:t xml:space="preserve">The second constructor takes a </w:t>
      </w:r>
      <w:r w:rsidR="00754673">
        <w:rPr>
          <w:highlight w:val="white"/>
        </w:rPr>
        <w:t>type and</w:t>
      </w:r>
      <w:r>
        <w:rPr>
          <w:highlight w:val="white"/>
        </w:rPr>
        <w:t xml:space="preserve"> initializes the current and maximum sizes.</w:t>
      </w: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48A926AC" w:rsidR="004D41A8" w:rsidRPr="00132D4E" w:rsidRDefault="00056E13" w:rsidP="00056E13">
      <w:pPr>
        <w:rPr>
          <w:highlight w:val="white"/>
        </w:rPr>
      </w:pPr>
      <w:r>
        <w:rPr>
          <w:highlight w:val="white"/>
        </w:rPr>
        <w:t xml:space="preserve">The </w:t>
      </w:r>
      <w:r w:rsidRPr="00056E13">
        <w:rPr>
          <w:rStyle w:val="KeyWord0"/>
          <w:highlight w:val="white"/>
        </w:rPr>
        <w:t>Replace</w:t>
      </w:r>
      <w:r>
        <w:rPr>
          <w:highlight w:val="white"/>
        </w:rPr>
        <w:t xml:space="preserve"> method </w:t>
      </w:r>
      <w:r w:rsidR="003D1593">
        <w:rPr>
          <w:highlight w:val="white"/>
        </w:rPr>
        <w:t xml:space="preserve">replaces the entries in this track so that the </w:t>
      </w:r>
      <w:r w:rsidR="00CA73EC">
        <w:rPr>
          <w:highlight w:val="white"/>
        </w:rPr>
        <w:t>assembly code instruction hold the new track instead.</w:t>
      </w: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t xml:space="preserve">      set {</w:t>
      </w:r>
    </w:p>
    <w:p w14:paraId="481CB9BF" w14:textId="77777777" w:rsidR="004D41A8" w:rsidRPr="00132D4E" w:rsidRDefault="004D41A8" w:rsidP="00132D4E">
      <w:pPr>
        <w:pStyle w:val="Code"/>
        <w:rPr>
          <w:highlight w:val="white"/>
        </w:rPr>
      </w:pPr>
      <w:r w:rsidRPr="00132D4E">
        <w:rPr>
          <w:highlight w:val="white"/>
        </w:rPr>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0F0686F0" w:rsidR="004D41A8" w:rsidRPr="00132D4E" w:rsidRDefault="00976E5D" w:rsidP="00976E5D">
      <w:pPr>
        <w:rPr>
          <w:highlight w:val="white"/>
        </w:rPr>
      </w:pPr>
      <w:r>
        <w:rPr>
          <w:highlight w:val="white"/>
        </w:rPr>
        <w:t>Although the idea is that a track does not hold a register but is rather assigned a register by the</w:t>
      </w:r>
      <w:r w:rsidR="00ED550A">
        <w:rPr>
          <w:highlight w:val="white"/>
        </w:rPr>
        <w:t xml:space="preserve"> register allocator, there are some cases where the track is assigned a register from the beginning. </w:t>
      </w:r>
      <w:r>
        <w:rPr>
          <w:highlight w:val="white"/>
        </w:rPr>
        <w:t xml:space="preserve">A track can hold a specific register. </w:t>
      </w:r>
      <w:r w:rsidR="00ED550A">
        <w:rPr>
          <w:highlight w:val="white"/>
        </w:rPr>
        <w:t>I</w:t>
      </w:r>
      <w:r>
        <w:rPr>
          <w:highlight w:val="white"/>
        </w:rPr>
        <w:t xml:space="preserve">n multiplication and division, the </w:t>
      </w:r>
      <w:r w:rsidR="00ED550A">
        <w:rPr>
          <w:highlight w:val="white"/>
        </w:rPr>
        <w:t xml:space="preserve">left operands must be stored in a specific register. </w:t>
      </w:r>
      <w:r w:rsidR="00F466D5">
        <w:rPr>
          <w:highlight w:val="white"/>
        </w:rPr>
        <w:t xml:space="preserve">In left or right shift, the right operands must be stored in the </w:t>
      </w:r>
      <w:r w:rsidR="00F466D5" w:rsidRPr="00F466D5">
        <w:rPr>
          <w:rStyle w:val="KeyWord0"/>
          <w:highlight w:val="white"/>
        </w:rPr>
        <w:t>cl</w:t>
      </w:r>
      <w:r w:rsidR="00F466D5">
        <w:rPr>
          <w:highlight w:val="white"/>
        </w:rPr>
        <w:t xml:space="preserve"> register. When returning a value, it must be stored in a specific register.</w:t>
      </w: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lastRenderedPageBreak/>
        <w:t xml:space="preserve">      get { return m_register; }</w:t>
      </w:r>
    </w:p>
    <w:p w14:paraId="39DA95B4" w14:textId="0A3BB627" w:rsidR="004D41A8" w:rsidRPr="00132D4E" w:rsidRDefault="004D41A8" w:rsidP="00132D4E">
      <w:pPr>
        <w:pStyle w:val="Code"/>
        <w:rPr>
          <w:highlight w:val="white"/>
        </w:rPr>
      </w:pPr>
      <w:r w:rsidRPr="00132D4E">
        <w:rPr>
          <w:highlight w:val="white"/>
        </w:rPr>
        <w:t xml:space="preserve">      set { m_register = value;</w:t>
      </w:r>
      <w:r w:rsidR="0084652D">
        <w:rPr>
          <w:highlight w:val="white"/>
        </w:rPr>
        <w:t xml:space="preserve"> </w:t>
      </w:r>
      <w:r w:rsidRPr="00132D4E">
        <w:rPr>
          <w:highlight w:val="white"/>
        </w:rPr>
        <w:t>}</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2CF6F9EC" w:rsidR="004D41A8" w:rsidRPr="00132D4E" w:rsidRDefault="00275405" w:rsidP="00275405">
      <w:pPr>
        <w:rPr>
          <w:highlight w:val="white"/>
        </w:rPr>
      </w:pPr>
      <w:r>
        <w:rPr>
          <w:highlight w:val="white"/>
        </w:rPr>
        <w:t>If a track holds the pointer property, it can be allocated to a reduced set or registers</w:t>
      </w:r>
      <w:r w:rsidR="0084652D">
        <w:rPr>
          <w:highlight w:val="white"/>
        </w:rPr>
        <w:t xml:space="preserve"> only</w:t>
      </w:r>
      <w:r>
        <w:rPr>
          <w:highlight w:val="white"/>
        </w:rPr>
        <w:t>.</w:t>
      </w: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6016403D" w14:textId="5A2473EC" w:rsidR="00903B85" w:rsidRDefault="00B50668" w:rsidP="00B50668">
      <w:pPr>
        <w:rPr>
          <w:highlight w:val="white"/>
        </w:rPr>
      </w:pPr>
      <w:r>
        <w:rPr>
          <w:highlight w:val="white"/>
        </w:rPr>
        <w:t xml:space="preserve">The </w:t>
      </w:r>
      <w:r w:rsidRPr="00F2138C">
        <w:rPr>
          <w:rStyle w:val="KeyWord0"/>
          <w:highlight w:val="white"/>
        </w:rPr>
        <w:t>Overlaps</w:t>
      </w:r>
      <w:r>
        <w:rPr>
          <w:highlight w:val="white"/>
        </w:rPr>
        <w:t xml:space="preserve"> method </w:t>
      </w:r>
      <w:r w:rsidR="00F206F4">
        <w:rPr>
          <w:highlight w:val="white"/>
        </w:rPr>
        <w:t>returns true if the tracks overlaps.</w:t>
      </w:r>
      <w:r w:rsidR="00BF0311">
        <w:rPr>
          <w:highlight w:val="white"/>
        </w:rPr>
        <w:t xml:space="preserve"> Two tracks overlap if the</w:t>
      </w:r>
      <w:r w:rsidR="00883C09">
        <w:rPr>
          <w:highlight w:val="white"/>
        </w:rPr>
        <w:t xml:space="preserve"> line numbers of their entry lists overlap.</w:t>
      </w:r>
      <w:r w:rsidR="00F206F4">
        <w:rPr>
          <w:highlight w:val="white"/>
        </w:rPr>
        <w:t xml:space="preserve"> </w:t>
      </w:r>
      <w:r w:rsidR="00885BC4">
        <w:rPr>
          <w:highlight w:val="white"/>
        </w:rPr>
        <w:t>If at least one of the tracks’ entry lists is empty, the tracks does not overlap and we return false.</w:t>
      </w:r>
    </w:p>
    <w:p w14:paraId="05DEB517" w14:textId="4EC7BFCF"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351FA82" w:rsidR="004D41A8" w:rsidRPr="004D41A8" w:rsidRDefault="00BF0311" w:rsidP="0086209C">
      <w:pPr>
        <w:rPr>
          <w:highlight w:val="white"/>
        </w:rPr>
      </w:pPr>
      <w:r>
        <w:rPr>
          <w:highlight w:val="white"/>
        </w:rPr>
        <w:t xml:space="preserve">Otherwise, we look </w:t>
      </w:r>
      <w:r w:rsidR="0086209C">
        <w:rPr>
          <w:highlight w:val="white"/>
        </w:rPr>
        <w:t>up the first and last entry of each track</w:t>
      </w:r>
      <w:r w:rsidR="00DA5AD3">
        <w:rPr>
          <w:highlight w:val="white"/>
        </w:rPr>
        <w:t>, and check if the</w:t>
      </w:r>
      <w:r w:rsidR="00032939">
        <w:rPr>
          <w:highlight w:val="white"/>
        </w:rPr>
        <w:t xml:space="preserve"> tracks overlaps. If the maximum  line number of one track is smaller </w:t>
      </w:r>
      <w:proofErr w:type="spellStart"/>
      <w:r w:rsidR="00032939">
        <w:rPr>
          <w:highlight w:val="white"/>
        </w:rPr>
        <w:t>that</w:t>
      </w:r>
      <w:proofErr w:type="spellEnd"/>
      <w:r w:rsidR="00032939">
        <w:rPr>
          <w:highlight w:val="white"/>
        </w:rPr>
        <w:t xml:space="preserve"> the minimum line number of the other track, they do not overlap.</w:t>
      </w: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57C54ABD" w:rsidR="004D41A8" w:rsidRPr="004D41A8" w:rsidRDefault="00126333" w:rsidP="00126333">
      <w:pPr>
        <w:rPr>
          <w:highlight w:val="white"/>
        </w:rPr>
      </w:pPr>
      <w:r>
        <w:rPr>
          <w:highlight w:val="white"/>
        </w:rPr>
        <w:t xml:space="preserve">The </w:t>
      </w:r>
      <w:r w:rsidRPr="001F43B6">
        <w:rPr>
          <w:rStyle w:val="KeyWord0"/>
          <w:highlight w:val="white"/>
        </w:rPr>
        <w:t>Generate</w:t>
      </w:r>
      <w:r>
        <w:rPr>
          <w:highlight w:val="white"/>
        </w:rPr>
        <w:t xml:space="preserve"> method is called after the tracks have been assigned registers</w:t>
      </w:r>
      <w:r w:rsidR="00512DD6">
        <w:rPr>
          <w:highlight w:val="white"/>
        </w:rPr>
        <w:t xml:space="preserve">. We iterate through the entries and assign them the given register. Note that the entries may have different sizes, why we have to </w:t>
      </w:r>
      <w:r w:rsidR="009F71A1">
        <w:rPr>
          <w:highlight w:val="white"/>
        </w:rPr>
        <w:t>convert the register to the size of each entry.</w:t>
      </w: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t>}</w:t>
      </w:r>
    </w:p>
    <w:p w14:paraId="7D2895AF" w14:textId="743E0CB0" w:rsidR="00EB37CC" w:rsidRPr="00AF58B6" w:rsidRDefault="00EB37CC" w:rsidP="00EB37CC">
      <w:r>
        <w:t>A track entry represent</w:t>
      </w:r>
      <w:r w:rsidR="00132D4E">
        <w:t>s</w:t>
      </w:r>
      <w:r>
        <w:t xml:space="preserve"> one occurrence of a register in the assembly code. In hold the line number of the assembly code instruction, the position (</w:t>
      </w:r>
      <w:r w:rsidR="00067664">
        <w:t>left, middle, right</w:t>
      </w:r>
      <w:r>
        <w:t xml:space="preserve">), and the </w:t>
      </w:r>
      <w:r w:rsidR="00C02847">
        <w:t>size of the register.</w:t>
      </w:r>
    </w:p>
    <w:p w14:paraId="5CA6F53D" w14:textId="0CDC8AE3" w:rsidR="00283127" w:rsidRDefault="00283127" w:rsidP="00283127">
      <w:pPr>
        <w:pStyle w:val="CodeHeader"/>
      </w:pPr>
      <w:proofErr w:type="spellStart"/>
      <w:r>
        <w:t>TrackEntry.cs</w:t>
      </w:r>
      <w:proofErr w:type="spellEnd"/>
    </w:p>
    <w:p w14:paraId="4FEBBA2D" w14:textId="77777777" w:rsidR="00132D4E" w:rsidRPr="00132D4E" w:rsidRDefault="00132D4E" w:rsidP="00132D4E">
      <w:pPr>
        <w:pStyle w:val="Code"/>
        <w:rPr>
          <w:highlight w:val="white"/>
        </w:rPr>
      </w:pPr>
      <w:r w:rsidRPr="00132D4E">
        <w:rPr>
          <w:highlight w:val="white"/>
        </w:rPr>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lastRenderedPageBreak/>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t xml:space="preserve">  }</w:t>
      </w:r>
    </w:p>
    <w:p w14:paraId="42665F6D" w14:textId="77777777" w:rsidR="0071772C" w:rsidRDefault="00132D4E" w:rsidP="00132D4E">
      <w:pPr>
        <w:pStyle w:val="Code"/>
      </w:pPr>
      <w:r w:rsidRPr="00132D4E">
        <w:rPr>
          <w:highlight w:val="white"/>
        </w:rPr>
        <w:t>}</w:t>
      </w:r>
    </w:p>
    <w:p w14:paraId="1F4E6E7C" w14:textId="2B60FA12" w:rsidR="00283127" w:rsidRDefault="00C36173" w:rsidP="009D541A">
      <w:pPr>
        <w:pStyle w:val="Rubrik2"/>
      </w:pPr>
      <w:bookmarkStart w:id="408" w:name="_Toc53473574"/>
      <w:r>
        <w:t>Register Allocation</w:t>
      </w:r>
      <w:bookmarkEnd w:id="408"/>
    </w:p>
    <w:p w14:paraId="6D9EAF1D" w14:textId="65A3E5F1" w:rsid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6C3214C3" w14:textId="77777777" w:rsidR="00E31ED1" w:rsidRPr="00EC76D5" w:rsidRDefault="00E31ED1" w:rsidP="00E31ED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730167" w:rsidRDefault="00E31ED1" w:rsidP="00E31ED1">
      <w:pPr>
        <w:rPr>
          <w:highlight w:val="white"/>
        </w:rPr>
      </w:pPr>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Default="003958DE" w:rsidP="003958DE">
      <w:pPr>
        <w:pStyle w:val="CodeHeader"/>
      </w:pPr>
      <w:proofErr w:type="spellStart"/>
      <w:r>
        <w:t>RegisterAllocator.cs</w:t>
      </w:r>
      <w:proofErr w:type="spellEnd"/>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193C18DE" w:rsidR="00730167" w:rsidRPr="00730167" w:rsidRDefault="00456724" w:rsidP="00456724">
      <w:pPr>
        <w:rPr>
          <w:highlight w:val="white"/>
        </w:rPr>
      </w:pPr>
      <w:r>
        <w:rPr>
          <w:highlight w:val="white"/>
        </w:rPr>
        <w:t>First</w:t>
      </w:r>
      <w:r w:rsidR="007B7A13">
        <w:rPr>
          <w:highlight w:val="white"/>
        </w:rPr>
        <w:t>,</w:t>
      </w:r>
      <w:r>
        <w:rPr>
          <w:highlight w:val="white"/>
        </w:rPr>
        <w:t xml:space="preserve"> we build the </w:t>
      </w:r>
      <w:r w:rsidR="00AA66BF">
        <w:rPr>
          <w:highlight w:val="white"/>
        </w:rPr>
        <w:t xml:space="preserve">total track graph, with all track as vertices and an edge between two vertices if the </w:t>
      </w:r>
      <w:r w:rsidR="007B7A13">
        <w:rPr>
          <w:highlight w:val="white"/>
        </w:rPr>
        <w:t xml:space="preserve">tracks </w:t>
      </w:r>
      <w:r w:rsidR="00AA66BF">
        <w:rPr>
          <w:highlight w:val="white"/>
        </w:rPr>
        <w:t xml:space="preserve">overlaps. </w:t>
      </w:r>
      <w:r w:rsidR="007B7A13">
        <w:rPr>
          <w:highlight w:val="white"/>
        </w:rPr>
        <w:t>Two tracks that overlap shall not be assigned the same register (or two register</w:t>
      </w:r>
      <w:r w:rsidR="00F540A1">
        <w:rPr>
          <w:highlight w:val="white"/>
        </w:rPr>
        <w:t>s</w:t>
      </w:r>
      <w:r w:rsidR="007B7A13">
        <w:rPr>
          <w:highlight w:val="white"/>
        </w:rPr>
        <w:t xml:space="preserve"> that overlap).</w:t>
      </w: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lastRenderedPageBreak/>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05341D4B" w:rsidR="00730167" w:rsidRPr="00730167" w:rsidRDefault="00F540A1" w:rsidP="00F540A1">
      <w:pPr>
        <w:rPr>
          <w:highlight w:val="white"/>
        </w:rPr>
      </w:pPr>
      <w:r>
        <w:rPr>
          <w:highlight w:val="white"/>
        </w:rPr>
        <w:t xml:space="preserve">Then we split the total graph into independent </w:t>
      </w:r>
      <w:proofErr w:type="spellStart"/>
      <w:r>
        <w:rPr>
          <w:highlight w:val="white"/>
        </w:rPr>
        <w:t>subgrphs</w:t>
      </w:r>
      <w:proofErr w:type="spellEnd"/>
      <w:r>
        <w:rPr>
          <w:highlight w:val="white"/>
        </w:rPr>
        <w:t>, of performance reasons. It takes less time to evaluate a set of smaller graphs then one large graph.</w:t>
      </w:r>
    </w:p>
    <w:p w14:paraId="1A27F06C" w14:textId="24D80FF6" w:rsidR="00730167" w:rsidRDefault="00730167" w:rsidP="00730167">
      <w:pPr>
        <w:pStyle w:val="Code"/>
        <w:rPr>
          <w:highlight w:val="white"/>
        </w:rPr>
      </w:pPr>
      <w:r w:rsidRPr="00730167">
        <w:rPr>
          <w:highlight w:val="white"/>
        </w:rPr>
        <w:t xml:space="preserve">      ISet&lt;Graph&lt;Track&gt;&gt; split = totalTrackGraph.Split();</w:t>
      </w:r>
    </w:p>
    <w:p w14:paraId="0FE92710" w14:textId="3D637E03" w:rsidR="004A7C41" w:rsidRPr="00730167" w:rsidRDefault="004A7C41" w:rsidP="0003006A">
      <w:pPr>
        <w:rPr>
          <w:highlight w:val="white"/>
        </w:rPr>
      </w:pPr>
      <w:r>
        <w:rPr>
          <w:highlight w:val="white"/>
        </w:rPr>
        <w:t xml:space="preserve">When the graph has been split, we iterate through the </w:t>
      </w:r>
      <w:r w:rsidR="0003006A">
        <w:rPr>
          <w:highlight w:val="white"/>
        </w:rPr>
        <w:t xml:space="preserve">subgraphs and perform a deep-first search </w:t>
      </w:r>
      <w:r w:rsidR="003C5BD2">
        <w:rPr>
          <w:highlight w:val="white"/>
        </w:rPr>
        <w:t xml:space="preserve">on each of them. If the </w:t>
      </w:r>
      <w:r w:rsidR="003C5BD2" w:rsidRPr="007E30E7">
        <w:rPr>
          <w:rStyle w:val="KeyWord0"/>
          <w:highlight w:val="white"/>
        </w:rPr>
        <w:t>DeepFirstSearch</w:t>
      </w:r>
      <w:r w:rsidR="003C5BD2">
        <w:rPr>
          <w:highlight w:val="white"/>
        </w:rPr>
        <w:t xml:space="preserve"> method returns true, we have a graph coloring; that is, the tracks have been assigned registers that do not overlap. </w:t>
      </w:r>
      <w:r w:rsidR="007E30E7">
        <w:rPr>
          <w:highlight w:val="white"/>
        </w:rPr>
        <w:t xml:space="preserve">If </w:t>
      </w:r>
      <w:r w:rsidR="007E30E7" w:rsidRPr="007E30E7">
        <w:rPr>
          <w:rStyle w:val="KeyWord0"/>
          <w:highlight w:val="white"/>
        </w:rPr>
        <w:t>DeepFirstSearch</w:t>
      </w:r>
      <w:r w:rsidR="007E30E7">
        <w:rPr>
          <w:highlight w:val="white"/>
        </w:rPr>
        <w:t xml:space="preserve"> return false, we have not found a graph coloring, and we report an error, that we are out of registers.</w:t>
      </w:r>
      <w:r w:rsidR="007E30E7">
        <w:rPr>
          <w:rStyle w:val="KeyWord0"/>
          <w:highlight w:val="white"/>
        </w:rPr>
        <w:t xml:space="preserve"> </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0B53D46A" w14:textId="716144DD" w:rsidR="003D79E4" w:rsidRPr="00730167" w:rsidRDefault="003D79E4" w:rsidP="003D79E4">
      <w:pPr>
        <w:rPr>
          <w:highlight w:val="white"/>
        </w:rPr>
      </w:pPr>
      <w:r>
        <w:rPr>
          <w:highlight w:val="white"/>
        </w:rPr>
        <w:t xml:space="preserve">If we have iterated through the track graphs without encountering shortage of register, we iterate through the </w:t>
      </w:r>
      <w:r w:rsidR="002D2FF6">
        <w:rPr>
          <w:highlight w:val="white"/>
        </w:rPr>
        <w:t xml:space="preserve">tracks and calls </w:t>
      </w:r>
      <w:r w:rsidR="002D2FF6" w:rsidRPr="002D2FF6">
        <w:rPr>
          <w:rStyle w:val="KeyWord0"/>
          <w:highlight w:val="white"/>
        </w:rPr>
        <w:t>Generate</w:t>
      </w:r>
      <w:r w:rsidR="002D2FF6">
        <w:rPr>
          <w:highlight w:val="white"/>
        </w:rPr>
        <w:t xml:space="preserve"> for each track, which load the assigned register to the assembly code of the track.</w:t>
      </w:r>
    </w:p>
    <w:p w14:paraId="2A08A54D" w14:textId="6A5B26C1"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foreach (Track track in </w:t>
      </w:r>
      <w:r>
        <w:rPr>
          <w:highlight w:val="white"/>
        </w:rPr>
        <w:t>trackGraph.Ve</w:t>
      </w:r>
      <w:r w:rsidR="002D2FF6">
        <w:rPr>
          <w:highlight w:val="white"/>
        </w:rPr>
        <w:t>rtexSet</w:t>
      </w:r>
      <w:r w:rsidRPr="00730167">
        <w:rPr>
          <w:highlight w:val="white"/>
        </w:rPr>
        <w:t>) {</w:t>
      </w:r>
    </w:p>
    <w:p w14:paraId="28BA4232" w14:textId="03D12C07"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track.Generate(assemblyCodeList);</w:t>
      </w:r>
    </w:p>
    <w:p w14:paraId="0C8A3160" w14:textId="1641475B" w:rsidR="003D79E4" w:rsidRPr="00730167" w:rsidRDefault="003D79E4" w:rsidP="003D79E4">
      <w:pPr>
        <w:pStyle w:val="Code"/>
        <w:rPr>
          <w:highlight w:val="white"/>
        </w:rPr>
      </w:pPr>
      <w:r>
        <w:rPr>
          <w:highlight w:val="white"/>
        </w:rPr>
        <w:t xml:space="preserve">  </w:t>
      </w:r>
      <w:r w:rsidRPr="00730167">
        <w:rPr>
          <w:highlight w:val="white"/>
        </w:rPr>
        <w:t xml:space="preserve">      }</w:t>
      </w:r>
    </w:p>
    <w:p w14:paraId="42064307" w14:textId="67EF8946"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lastRenderedPageBreak/>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298643F8"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r w:rsidR="00380D3F">
        <w:rPr>
          <w:highlight w:val="white"/>
        </w:rPr>
        <w:t>set</w:t>
      </w:r>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491872B2" w14:textId="77777777" w:rsidR="00CA2B9C" w:rsidRPr="00CA2B9C" w:rsidRDefault="00CA2B9C" w:rsidP="00CA2B9C">
      <w:pPr>
        <w:pStyle w:val="Code"/>
        <w:rPr>
          <w:highlight w:val="white"/>
        </w:rPr>
      </w:pPr>
      <w:r w:rsidRPr="00CA2B9C">
        <w:rPr>
          <w:highlight w:val="white"/>
        </w:rPr>
        <w:t xml:space="preserve">    public static ISet&lt;Register&gt;</w:t>
      </w:r>
    </w:p>
    <w:p w14:paraId="49F4FAFE" w14:textId="77777777" w:rsidR="00CA2B9C" w:rsidRPr="00CA2B9C" w:rsidRDefault="00CA2B9C" w:rsidP="00CA2B9C">
      <w:pPr>
        <w:pStyle w:val="Code"/>
        <w:rPr>
          <w:highlight w:val="white"/>
        </w:rPr>
      </w:pPr>
      <w:r w:rsidRPr="00CA2B9C">
        <w:rPr>
          <w:highlight w:val="white"/>
        </w:rPr>
        <w:t xml:space="preserve">      PointerRegisterSetWithEllipse = new HashSet&lt;Register&gt;() {</w:t>
      </w:r>
    </w:p>
    <w:p w14:paraId="564DC46E" w14:textId="77777777" w:rsidR="00CA2B9C" w:rsidRPr="00CA2B9C" w:rsidRDefault="00CA2B9C" w:rsidP="00CA2B9C">
      <w:pPr>
        <w:pStyle w:val="Code"/>
        <w:rPr>
          <w:highlight w:val="white"/>
        </w:rPr>
      </w:pPr>
      <w:r w:rsidRPr="00CA2B9C">
        <w:rPr>
          <w:highlight w:val="white"/>
        </w:rPr>
        <w:t xml:space="preserve">        AssemblyCode.RegisterToSize(Register.bp, TypeSize.PointerSize),</w:t>
      </w:r>
    </w:p>
    <w:p w14:paraId="007587DB" w14:textId="77777777" w:rsidR="00CA2B9C" w:rsidRPr="00CA2B9C" w:rsidRDefault="00CA2B9C" w:rsidP="00CA2B9C">
      <w:pPr>
        <w:pStyle w:val="Code"/>
        <w:rPr>
          <w:highlight w:val="white"/>
        </w:rPr>
      </w:pPr>
      <w:r w:rsidRPr="00CA2B9C">
        <w:rPr>
          <w:highlight w:val="white"/>
        </w:rPr>
        <w:t xml:space="preserve">        AssemblyCode.RegisterToSize(Register.si, TypeSize.PointerSize),</w:t>
      </w:r>
    </w:p>
    <w:p w14:paraId="37E99282" w14:textId="77777777" w:rsidR="00CA2B9C" w:rsidRPr="00CA2B9C" w:rsidRDefault="00CA2B9C" w:rsidP="00CA2B9C">
      <w:pPr>
        <w:pStyle w:val="Code"/>
        <w:rPr>
          <w:highlight w:val="white"/>
        </w:rPr>
      </w:pPr>
      <w:r w:rsidRPr="00CA2B9C">
        <w:rPr>
          <w:highlight w:val="white"/>
        </w:rPr>
        <w:t xml:space="preserve">        AssemblyCode.RegisterToSize(Register.di, TypeSize.PointerSize),</w:t>
      </w:r>
    </w:p>
    <w:p w14:paraId="16A656AD" w14:textId="77777777" w:rsidR="00CA2B9C" w:rsidRPr="00CA2B9C" w:rsidRDefault="00CA2B9C" w:rsidP="00CA2B9C">
      <w:pPr>
        <w:pStyle w:val="Code"/>
        <w:rPr>
          <w:highlight w:val="white"/>
        </w:rPr>
      </w:pPr>
      <w:r w:rsidRPr="00CA2B9C">
        <w:rPr>
          <w:highlight w:val="white"/>
        </w:rPr>
        <w:t xml:space="preserve">        AssemblyCode.RegisterToSize(Register.bx, TypeSize.PointerSize)</w:t>
      </w:r>
    </w:p>
    <w:p w14:paraId="0657FACD" w14:textId="77777777" w:rsidR="00CA2B9C" w:rsidRPr="00CA2B9C" w:rsidRDefault="00CA2B9C" w:rsidP="00CA2B9C">
      <w:pPr>
        <w:pStyle w:val="Code"/>
        <w:rPr>
          <w:highlight w:val="white"/>
        </w:rPr>
      </w:pPr>
      <w:r w:rsidRPr="00CA2B9C">
        <w:rPr>
          <w:highlight w:val="white"/>
        </w:rPr>
        <w:t xml:space="preserve">      },</w:t>
      </w:r>
    </w:p>
    <w:p w14:paraId="694F5D09" w14:textId="77777777" w:rsidR="00720D19" w:rsidRDefault="00720D19" w:rsidP="00720D19">
      <w:pPr>
        <w:pStyle w:val="Code"/>
        <w:rPr>
          <w:highlight w:val="white"/>
        </w:rPr>
      </w:pPr>
      <w:r w:rsidRPr="00720D19">
        <w:rPr>
          <w:highlight w:val="white"/>
        </w:rPr>
        <w:t xml:space="preserve">      PointerRegisterSetWithoutEllipse =</w:t>
      </w:r>
    </w:p>
    <w:p w14:paraId="187088BA" w14:textId="0369365A" w:rsidR="00720D19" w:rsidRPr="00720D19" w:rsidRDefault="00720D19" w:rsidP="00720D19">
      <w:pPr>
        <w:pStyle w:val="Code"/>
        <w:rPr>
          <w:highlight w:val="white"/>
        </w:rPr>
      </w:pPr>
      <w:r>
        <w:rPr>
          <w:highlight w:val="white"/>
        </w:rPr>
        <w:t xml:space="preserve">        </w:t>
      </w:r>
      <w:r w:rsidRPr="00720D19">
        <w:rPr>
          <w:highlight w:val="white"/>
        </w:rPr>
        <w:t>new HashSet&lt;Register&gt;(PointerRegisterSetWithEllipse),</w:t>
      </w:r>
    </w:p>
    <w:p w14:paraId="63268D5C" w14:textId="77777777" w:rsidR="00CA2B9C" w:rsidRPr="00CA2B9C" w:rsidRDefault="00CA2B9C" w:rsidP="00CA2B9C">
      <w:pPr>
        <w:pStyle w:val="Code"/>
        <w:rPr>
          <w:highlight w:val="white"/>
        </w:rPr>
      </w:pPr>
      <w:r w:rsidRPr="00CA2B9C">
        <w:rPr>
          <w:highlight w:val="white"/>
        </w:rPr>
        <w:t xml:space="preserve">      Byte1RegisterSet = new HashSet&lt;Register&gt;() {</w:t>
      </w:r>
    </w:p>
    <w:p w14:paraId="5909FCB4" w14:textId="77777777" w:rsidR="00CA2B9C" w:rsidRPr="00CA2B9C" w:rsidRDefault="00CA2B9C" w:rsidP="00CA2B9C">
      <w:pPr>
        <w:pStyle w:val="Code"/>
        <w:rPr>
          <w:highlight w:val="white"/>
        </w:rPr>
      </w:pPr>
      <w:r w:rsidRPr="00CA2B9C">
        <w:rPr>
          <w:highlight w:val="white"/>
        </w:rPr>
        <w:t xml:space="preserve">        Register.al,Register.ah, Register.bl, Register.bh, </w:t>
      </w:r>
    </w:p>
    <w:p w14:paraId="6F307003" w14:textId="77777777" w:rsidR="00CA2B9C" w:rsidRPr="00CA2B9C" w:rsidRDefault="00CA2B9C" w:rsidP="00CA2B9C">
      <w:pPr>
        <w:pStyle w:val="Code"/>
        <w:rPr>
          <w:highlight w:val="white"/>
        </w:rPr>
      </w:pPr>
      <w:r w:rsidRPr="00CA2B9C">
        <w:rPr>
          <w:highlight w:val="white"/>
        </w:rPr>
        <w:t xml:space="preserve">        Register.cl, Register.ch, Register.dl, Register.dh</w:t>
      </w:r>
    </w:p>
    <w:p w14:paraId="30460F23" w14:textId="77777777" w:rsidR="00CA2B9C" w:rsidRPr="00CA2B9C" w:rsidRDefault="00CA2B9C" w:rsidP="00CA2B9C">
      <w:pPr>
        <w:pStyle w:val="Code"/>
        <w:rPr>
          <w:highlight w:val="white"/>
        </w:rPr>
      </w:pPr>
      <w:r w:rsidRPr="00CA2B9C">
        <w:rPr>
          <w:highlight w:val="white"/>
        </w:rPr>
        <w:t xml:space="preserve">      },</w:t>
      </w:r>
    </w:p>
    <w:p w14:paraId="0ABF88DC" w14:textId="77777777" w:rsidR="00CA2B9C" w:rsidRPr="00CA2B9C" w:rsidRDefault="00CA2B9C" w:rsidP="00CA2B9C">
      <w:pPr>
        <w:pStyle w:val="Code"/>
        <w:rPr>
          <w:highlight w:val="white"/>
        </w:rPr>
      </w:pPr>
      <w:r w:rsidRPr="00CA2B9C">
        <w:rPr>
          <w:highlight w:val="white"/>
        </w:rPr>
        <w:t xml:space="preserve">      Byte2RegisterSet = new HashSet&lt;Register&gt;() {</w:t>
      </w:r>
    </w:p>
    <w:p w14:paraId="70F21CE9" w14:textId="77777777" w:rsidR="00CA2B9C" w:rsidRPr="00CA2B9C" w:rsidRDefault="00CA2B9C" w:rsidP="00CA2B9C">
      <w:pPr>
        <w:pStyle w:val="Code"/>
        <w:rPr>
          <w:highlight w:val="white"/>
        </w:rPr>
      </w:pPr>
      <w:r w:rsidRPr="00CA2B9C">
        <w:rPr>
          <w:highlight w:val="white"/>
        </w:rPr>
        <w:t xml:space="preserve">        Register.ax, Register.bx, Register.cx, Register.dx</w:t>
      </w:r>
    </w:p>
    <w:p w14:paraId="134C114E" w14:textId="77777777" w:rsidR="00CA2B9C" w:rsidRPr="00CA2B9C" w:rsidRDefault="00CA2B9C" w:rsidP="00CA2B9C">
      <w:pPr>
        <w:pStyle w:val="Code"/>
        <w:rPr>
          <w:highlight w:val="white"/>
        </w:rPr>
      </w:pPr>
      <w:r w:rsidRPr="00CA2B9C">
        <w:rPr>
          <w:highlight w:val="white"/>
        </w:rPr>
        <w:lastRenderedPageBreak/>
        <w:t xml:space="preserve">      };</w:t>
      </w:r>
    </w:p>
    <w:p w14:paraId="7F64B6DC" w14:textId="01D0F8C0" w:rsidR="00CA2B9C" w:rsidRPr="00636B1C" w:rsidRDefault="00D43F83" w:rsidP="00CA2B9C">
      <w:pPr>
        <w:rPr>
          <w:highlight w:val="white"/>
        </w:rPr>
      </w:pPr>
      <w:r>
        <w:rPr>
          <w:highlight w:val="white"/>
        </w:rPr>
        <w:t xml:space="preserve">We remove the frame register from </w:t>
      </w:r>
      <w:r w:rsidR="00CA2B9C" w:rsidRPr="00F91594">
        <w:rPr>
          <w:rStyle w:val="KeyWord0"/>
          <w:highlight w:val="white"/>
        </w:rPr>
        <w:t>PointerRegisterSetWithoutEllips</w:t>
      </w:r>
      <w:r>
        <w:rPr>
          <w:rStyle w:val="KeyWord0"/>
          <w:highlight w:val="white"/>
        </w:rPr>
        <w:t xml:space="preserve">e </w:t>
      </w:r>
      <w:r w:rsidR="008A6229">
        <w:rPr>
          <w:highlight w:val="white"/>
        </w:rPr>
        <w:t xml:space="preserve">and </w:t>
      </w:r>
      <w:r w:rsidR="008A6229" w:rsidRPr="00F91594">
        <w:rPr>
          <w:rStyle w:val="KeyWord0"/>
          <w:highlight w:val="white"/>
        </w:rPr>
        <w:t>PointerRegisterSetWithEllipse</w:t>
      </w:r>
      <w:r w:rsidR="008A6229">
        <w:rPr>
          <w:highlight w:val="white"/>
        </w:rPr>
        <w:t xml:space="preserve">, since we need it to point at the current activation record. We </w:t>
      </w:r>
      <w:r>
        <w:rPr>
          <w:highlight w:val="white"/>
        </w:rPr>
        <w:t xml:space="preserve">also remove the ellipse register from </w:t>
      </w:r>
      <w:r w:rsidR="00CA2B9C" w:rsidRPr="00F91594">
        <w:rPr>
          <w:rStyle w:val="KeyWord0"/>
          <w:highlight w:val="white"/>
        </w:rPr>
        <w:t>PointerRegisterSetWithEllipse</w:t>
      </w:r>
      <w:r w:rsidR="00302A38">
        <w:rPr>
          <w:highlight w:val="white"/>
        </w:rPr>
        <w:t>, since we need it to point at the activation record in an elliptic function.</w:t>
      </w:r>
    </w:p>
    <w:p w14:paraId="11FFF638" w14:textId="77777777" w:rsidR="00CA2B9C" w:rsidRPr="00CA2B9C" w:rsidRDefault="00CA2B9C" w:rsidP="00CA2B9C">
      <w:pPr>
        <w:pStyle w:val="Code"/>
        <w:rPr>
          <w:highlight w:val="white"/>
        </w:rPr>
      </w:pPr>
      <w:r w:rsidRPr="00CA2B9C">
        <w:rPr>
          <w:highlight w:val="white"/>
        </w:rPr>
        <w:t xml:space="preserve">    static RegisterAllocator() {</w:t>
      </w:r>
    </w:p>
    <w:p w14:paraId="239570BA" w14:textId="77777777" w:rsidR="00CA2B9C" w:rsidRPr="00CA2B9C" w:rsidRDefault="00CA2B9C" w:rsidP="00CA2B9C">
      <w:pPr>
        <w:pStyle w:val="Code"/>
        <w:rPr>
          <w:highlight w:val="white"/>
        </w:rPr>
      </w:pPr>
      <w:r w:rsidRPr="00CA2B9C">
        <w:rPr>
          <w:highlight w:val="white"/>
        </w:rPr>
        <w:t xml:space="preserve">      PointerRegisterSetWithEllipse.Remove(AssemblyCode.FrameRegister);</w:t>
      </w:r>
    </w:p>
    <w:p w14:paraId="371253C2" w14:textId="77777777" w:rsidR="00CA2B9C" w:rsidRPr="00CA2B9C" w:rsidRDefault="00CA2B9C" w:rsidP="00CA2B9C">
      <w:pPr>
        <w:pStyle w:val="Code"/>
        <w:rPr>
          <w:highlight w:val="white"/>
        </w:rPr>
      </w:pPr>
      <w:r w:rsidRPr="00CA2B9C">
        <w:rPr>
          <w:highlight w:val="white"/>
        </w:rPr>
        <w:t xml:space="preserve">      PointerRegisterSetWithoutEllipse.Remove(AssemblyCode.FrameRegister);</w:t>
      </w:r>
    </w:p>
    <w:p w14:paraId="5523F831" w14:textId="77777777" w:rsidR="00CA2B9C" w:rsidRPr="00CA2B9C" w:rsidRDefault="00CA2B9C" w:rsidP="00CA2B9C">
      <w:pPr>
        <w:pStyle w:val="Code"/>
        <w:rPr>
          <w:highlight w:val="white"/>
        </w:rPr>
      </w:pPr>
      <w:r w:rsidRPr="00CA2B9C">
        <w:rPr>
          <w:highlight w:val="white"/>
        </w:rPr>
        <w:t xml:space="preserve">      PointerRegisterSetWithoutEllipse.Remove(AssemblyCode.EllipseRegister);</w:t>
      </w:r>
    </w:p>
    <w:p w14:paraId="5FF54AE9" w14:textId="77777777" w:rsidR="00CA2B9C" w:rsidRPr="00CA2B9C" w:rsidRDefault="00CA2B9C" w:rsidP="00CA2B9C">
      <w:pPr>
        <w:pStyle w:val="Code"/>
        <w:rPr>
          <w:highlight w:val="white"/>
        </w:rPr>
      </w:pPr>
      <w:r w:rsidRPr="00CA2B9C">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48D08956" w:rsidR="00E920BB" w:rsidRDefault="00A11FF1" w:rsidP="00565A0A">
      <w:pPr>
        <w:pStyle w:val="Rubrik2"/>
      </w:pPr>
      <w:bookmarkStart w:id="409" w:name="_Toc53473575"/>
      <w:r>
        <w:t>Assembly Code Generation</w:t>
      </w:r>
      <w:bookmarkEnd w:id="409"/>
    </w:p>
    <w:p w14:paraId="033185E8" w14:textId="7B590BE4" w:rsidR="00EE209C" w:rsidRPr="00EE209C" w:rsidRDefault="00EE209C" w:rsidP="00EE209C">
      <w:r>
        <w:t xml:space="preserve">The </w:t>
      </w:r>
      <w:r w:rsidRPr="005C09BD">
        <w:rPr>
          <w:rStyle w:val="KeyWord0"/>
          <w:highlight w:val="white"/>
        </w:rPr>
        <w:t>AssemblyCodeGenerator</w:t>
      </w:r>
      <w:r>
        <w:t xml:space="preserve"> class holds </w:t>
      </w:r>
      <w:r w:rsidR="00037BA8">
        <w:t>methods for generating the final assembly code.</w:t>
      </w:r>
      <w:r w:rsidR="004332E6">
        <w:t xml:space="preserve"> When a value is stored in a register, to be used by a later instruction, its symbol and track is added to the </w:t>
      </w:r>
      <w:r w:rsidR="004332E6" w:rsidRPr="004332E6">
        <w:rPr>
          <w:rStyle w:val="KeyWord0"/>
        </w:rPr>
        <w:t>m_trackMap</w:t>
      </w:r>
      <w:r w:rsidR="004332E6">
        <w:t xml:space="preserve"> map.</w:t>
      </w:r>
      <w:r w:rsidR="00297453">
        <w:t xml:space="preserve"> The generated assembly code instructions are stored in the </w:t>
      </w:r>
      <w:r w:rsidR="00297453" w:rsidRPr="00297453">
        <w:rPr>
          <w:rStyle w:val="KeyWord0"/>
          <w:highlight w:val="white"/>
        </w:rPr>
        <w:t>m_assemblyCodeList</w:t>
      </w:r>
      <w:r w:rsidR="00297453">
        <w:t xml:space="preserve"> list.</w:t>
      </w:r>
    </w:p>
    <w:p w14:paraId="4E4A0DBD" w14:textId="26F1EC74" w:rsidR="00A11FF1" w:rsidRDefault="00A11FF1" w:rsidP="00D935A0">
      <w:pPr>
        <w:pStyle w:val="CodeHeader"/>
      </w:pPr>
      <w:proofErr w:type="spellStart"/>
      <w:r>
        <w:t>AssemblyCodeGenerator.cs</w:t>
      </w:r>
      <w:proofErr w:type="spellEnd"/>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04738E2E" w:rsidR="0057414B" w:rsidRPr="001950E8" w:rsidRDefault="0057414B" w:rsidP="001950E8">
      <w:pPr>
        <w:pStyle w:val="Code"/>
        <w:rPr>
          <w:highlight w:val="white"/>
        </w:rPr>
      </w:pPr>
      <w:r w:rsidRPr="001950E8">
        <w:rPr>
          <w:highlight w:val="white"/>
        </w:rPr>
        <w:t xml:space="preserve">      new </w:t>
      </w:r>
      <w:r w:rsidR="00297453">
        <w:rPr>
          <w:highlight w:val="white"/>
        </w:rPr>
        <w:t>Dictionary</w:t>
      </w:r>
      <w:r w:rsidRPr="001950E8">
        <w:rPr>
          <w:highlight w:val="white"/>
        </w:rPr>
        <w:t>&lt;Symbol,Track&gt;();</w:t>
      </w:r>
    </w:p>
    <w:p w14:paraId="09FCD89E" w14:textId="77777777" w:rsidR="0057414B" w:rsidRPr="001950E8" w:rsidRDefault="0057414B" w:rsidP="001950E8">
      <w:pPr>
        <w:pStyle w:val="Code"/>
        <w:rPr>
          <w:highlight w:val="white"/>
        </w:rPr>
      </w:pPr>
      <w:r w:rsidRPr="001950E8">
        <w:rPr>
          <w:highlight w:val="white"/>
        </w:rPr>
        <w:lastRenderedPageBreak/>
        <w:t xml:space="preserve">    public List&lt;AssemblyCode&gt; m_assemblyCodeList;</w:t>
      </w:r>
    </w:p>
    <w:p w14:paraId="109456AA" w14:textId="1142E296" w:rsidR="007B2E31" w:rsidRPr="001950E8" w:rsidRDefault="003C0310" w:rsidP="003C0310">
      <w:pPr>
        <w:rPr>
          <w:highlight w:val="white"/>
        </w:rPr>
      </w:pPr>
      <w:r>
        <w:rPr>
          <w:highlight w:val="white"/>
        </w:rPr>
        <w:t xml:space="preserve">The </w:t>
      </w:r>
      <w:r w:rsidRPr="00DF482C">
        <w:rPr>
          <w:rStyle w:val="KeyWord0"/>
          <w:highlight w:val="white"/>
        </w:rPr>
        <w:t>m_floatStackSize</w:t>
      </w:r>
      <w:r>
        <w:rPr>
          <w:highlight w:val="white"/>
        </w:rPr>
        <w:t xml:space="preserve"> field keeps track of the size of the current floating-point stack. It can hold at most seven values.</w:t>
      </w: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5C60955E" w:rsidR="0057414B" w:rsidRPr="001950E8" w:rsidRDefault="00DA60EB" w:rsidP="00DA60EB">
      <w:pPr>
        <w:rPr>
          <w:highlight w:val="white"/>
        </w:rPr>
      </w:pPr>
      <w:r>
        <w:rPr>
          <w:highlight w:val="white"/>
        </w:rPr>
        <w:t xml:space="preserve">The </w:t>
      </w:r>
      <w:proofErr w:type="spellStart"/>
      <w:r>
        <w:rPr>
          <w:highlight w:val="white"/>
        </w:rPr>
        <w:t>MainName</w:t>
      </w:r>
      <w:proofErr w:type="spellEnd"/>
      <w:r>
        <w:rPr>
          <w:highlight w:val="white"/>
        </w:rPr>
        <w:t xml:space="preserve"> field holds the name of the main function. </w:t>
      </w: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316422F5" w14:textId="17C2F2D1" w:rsidR="0057414B" w:rsidRPr="001950E8" w:rsidRDefault="0057414B" w:rsidP="00DF1802">
      <w:pPr>
        <w:rPr>
          <w:highlight w:val="white"/>
        </w:rPr>
      </w:pPr>
      <w:r w:rsidRPr="001950E8">
        <w:rPr>
          <w:highlight w:val="white"/>
        </w:rPr>
        <w:t xml:space="preserve">  </w:t>
      </w:r>
      <w:r w:rsidR="00DF1802">
        <w:rPr>
          <w:highlight w:val="white"/>
        </w:rPr>
        <w:t>The constructor takes the assembly code list.</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3ADCCF68" w:rsidR="0057414B" w:rsidRPr="001950E8" w:rsidRDefault="00DF1802" w:rsidP="00DF1802">
      <w:pPr>
        <w:rPr>
          <w:highlight w:val="white"/>
        </w:rPr>
      </w:pPr>
      <w:r>
        <w:rPr>
          <w:highlight w:val="white"/>
        </w:rPr>
        <w:t xml:space="preserve">The </w:t>
      </w:r>
      <w:r w:rsidRPr="00DF1802">
        <w:rPr>
          <w:rStyle w:val="KeyWord0"/>
          <w:highlight w:val="white"/>
        </w:rPr>
        <w:t>RegisterAllocation</w:t>
      </w:r>
      <w:r>
        <w:rPr>
          <w:highlight w:val="white"/>
        </w:rPr>
        <w:t xml:space="preserve"> method </w:t>
      </w:r>
      <w:r w:rsidR="004F2544">
        <w:rPr>
          <w:highlight w:val="white"/>
        </w:rPr>
        <w:t xml:space="preserve">performs the register allocation by create an object if the </w:t>
      </w:r>
      <w:r w:rsidR="004F2544" w:rsidRPr="004F2544">
        <w:rPr>
          <w:rStyle w:val="KeyWord0"/>
          <w:highlight w:val="white"/>
        </w:rPr>
        <w:t>RegisterAllocator</w:t>
      </w:r>
      <w:r w:rsidR="004F2544">
        <w:rPr>
          <w:highlight w:val="white"/>
        </w:rPr>
        <w:t xml:space="preserve"> class.  It may seem strange but it actually works, since the constructor performs the register allocation and </w:t>
      </w:r>
      <w:r w:rsidR="0023020C">
        <w:rPr>
          <w:highlight w:val="white"/>
        </w:rPr>
        <w:t>adds the register to the assembly code list.</w:t>
      </w: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625506AE" w:rsidR="0057414B" w:rsidRPr="001950E8" w:rsidRDefault="0057414B" w:rsidP="001950E8">
      <w:pPr>
        <w:pStyle w:val="Code"/>
        <w:rPr>
          <w:highlight w:val="white"/>
        </w:rPr>
      </w:pPr>
      <w:r w:rsidRPr="001950E8">
        <w:rPr>
          <w:highlight w:val="white"/>
        </w:rPr>
        <w:t xml:space="preserve">   </w:t>
      </w:r>
      <w:r w:rsidR="0079649C">
        <w:rPr>
          <w:highlight w:val="white"/>
        </w:rPr>
        <w:t xml:space="preserve"> </w:t>
      </w: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04FD3B8D" w:rsidR="0057414B" w:rsidRPr="001950E8" w:rsidRDefault="008E02AD" w:rsidP="008E02AD">
      <w:pPr>
        <w:rPr>
          <w:highlight w:val="white"/>
        </w:rPr>
      </w:pPr>
      <w:r>
        <w:rPr>
          <w:highlight w:val="white"/>
        </w:rPr>
        <w:t>The</w:t>
      </w:r>
      <w:r w:rsidR="00B26CEE">
        <w:rPr>
          <w:highlight w:val="white"/>
        </w:rPr>
        <w:t xml:space="preserve"> static</w:t>
      </w:r>
      <w:r>
        <w:rPr>
          <w:highlight w:val="white"/>
        </w:rPr>
        <w:t xml:space="preserve"> </w:t>
      </w:r>
      <w:r w:rsidRPr="008E02AD">
        <w:rPr>
          <w:rStyle w:val="KeyWord0"/>
          <w:highlight w:val="white"/>
        </w:rPr>
        <w:t>GenerateAssembly</w:t>
      </w:r>
      <w:r>
        <w:rPr>
          <w:highlight w:val="white"/>
        </w:rPr>
        <w:t xml:space="preserve"> method </w:t>
      </w:r>
      <w:r w:rsidR="00B26CEE">
        <w:rPr>
          <w:highlight w:val="white"/>
        </w:rPr>
        <w:t xml:space="preserve">generates the assembly code by creating an object of the </w:t>
      </w:r>
      <w:r w:rsidR="00B26CEE" w:rsidRPr="00B26CEE">
        <w:rPr>
          <w:rStyle w:val="KeyWord0"/>
          <w:highlight w:val="white"/>
        </w:rPr>
        <w:t>AssemblyCodeGenerator</w:t>
      </w:r>
      <w:r w:rsidR="00B26CEE">
        <w:rPr>
          <w:highlight w:val="white"/>
        </w:rPr>
        <w:t xml:space="preserve"> class that </w:t>
      </w:r>
      <w:r w:rsidR="008B1E37">
        <w:rPr>
          <w:highlight w:val="white"/>
        </w:rPr>
        <w:t>generates the assembly code with tracks, and replacing the tracks with proper registers by performing register allocation.</w:t>
      </w: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6EE92D87" w:rsidR="0057414B" w:rsidRPr="001950E8" w:rsidRDefault="0057414B" w:rsidP="001950E8">
      <w:pPr>
        <w:pStyle w:val="Code"/>
        <w:rPr>
          <w:highlight w:val="white"/>
        </w:rPr>
      </w:pPr>
      <w:r w:rsidRPr="001950E8">
        <w:rPr>
          <w:highlight w:val="white"/>
        </w:rPr>
        <w:t xml:space="preserve">                              </w:t>
      </w:r>
      <w:r w:rsidR="00037BA8">
        <w:rPr>
          <w:highlight w:val="white"/>
        </w:rPr>
        <w:t xml:space="preserve">     </w:t>
      </w: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15696D30" w14:textId="61FCEF4A"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15730B22" w14:textId="77777777" w:rsidR="008D196B" w:rsidRDefault="0016661E" w:rsidP="0016661E">
      <w:pPr>
        <w:pStyle w:val="Code"/>
        <w:rPr>
          <w:highlight w:val="white"/>
        </w:rPr>
      </w:pPr>
      <w:r w:rsidRPr="0016661E">
        <w:rPr>
          <w:highlight w:val="white"/>
        </w:rPr>
        <w:lastRenderedPageBreak/>
        <w:t xml:space="preserve">                    object operand1 = null, object operand2 = null</w:t>
      </w:r>
      <w:r w:rsidR="008D196B">
        <w:rPr>
          <w:highlight w:val="white"/>
        </w:rPr>
        <w:t>,</w:t>
      </w:r>
    </w:p>
    <w:p w14:paraId="77FEE88B" w14:textId="4B76F8CF" w:rsidR="0016661E" w:rsidRPr="0016661E" w:rsidRDefault="008D196B" w:rsidP="0016661E">
      <w:pPr>
        <w:pStyle w:val="Code"/>
        <w:rPr>
          <w:highlight w:val="white"/>
        </w:rPr>
      </w:pPr>
      <w:r>
        <w:rPr>
          <w:highlight w:val="white"/>
        </w:rPr>
        <w:t xml:space="preserve">                    int size = 0</w:t>
      </w:r>
      <w:r w:rsidR="0016661E" w:rsidRPr="0016661E">
        <w:rPr>
          <w:highlight w:val="white"/>
        </w:rPr>
        <w:t>)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420F06F6" w:rsidR="0016661E" w:rsidRPr="0016661E" w:rsidRDefault="0016661E" w:rsidP="0016661E">
      <w:pPr>
        <w:pStyle w:val="Code"/>
        <w:rPr>
          <w:highlight w:val="white"/>
        </w:rPr>
      </w:pPr>
      <w:r w:rsidRPr="0016661E">
        <w:rPr>
          <w:highlight w:val="white"/>
        </w:rPr>
        <w:t xml:space="preserve">        new AssemblyCode(objectOp, operand0, operand1, operand2</w:t>
      </w:r>
      <w:r w:rsidR="008D196B">
        <w:rPr>
          <w:highlight w:val="white"/>
        </w:rPr>
        <w:t>, size</w:t>
      </w:r>
      <w:r w:rsidRPr="0016661E">
        <w:rPr>
          <w:highlight w:val="white"/>
        </w:rPr>
        <w:t>);</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bookmarkStart w:id="410" w:name="_Toc53473576"/>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bookmarkEnd w:id="410"/>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lastRenderedPageBreak/>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lastRenderedPageBreak/>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type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lastRenderedPageBreak/>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bookmarkStart w:id="411" w:name="_Toc53473577"/>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bookmarkEnd w:id="411"/>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lastRenderedPageBreak/>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bookmarkStart w:id="412" w:name="_Toc53473578"/>
      <w:r>
        <w:rPr>
          <w:highlight w:val="white"/>
        </w:rPr>
        <w:t>Function Calls</w:t>
      </w:r>
      <w:bookmarkEnd w:id="412"/>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w:t>
      </w:r>
      <w:r w:rsidR="00BC3E20">
        <w:rPr>
          <w:highlight w:val="white"/>
        </w:rPr>
        <w:lastRenderedPageBreak/>
        <w:t xml:space="preserve">and sum the record sizes to find the total record size. However, we include </w:t>
      </w:r>
      <w:r w:rsidR="006E0307">
        <w:rPr>
          <w:rStyle w:val="KeyWord0"/>
          <w:highlight w:val="white"/>
        </w:rPr>
        <w:t>m_totalExtraSize</w:t>
      </w:r>
      <w:r w:rsidR="00390A79" w:rsidRPr="00390A79">
        <w:rPr>
          <w:highlight w:val="white"/>
        </w:rPr>
        <w:t xml:space="preserve"> for </w:t>
      </w:r>
      <w:proofErr w:type="spellStart"/>
      <w:r w:rsidR="00390A79" w:rsidRPr="00390A79">
        <w:rPr>
          <w:highlight w:val="white"/>
        </w:rPr>
        <w:t>effency</w:t>
      </w:r>
      <w:proofErr w:type="spellEnd"/>
      <w:r w:rsidR="00390A79" w:rsidRPr="00390A79">
        <w:rPr>
          <w:highlight w:val="white"/>
        </w:rPr>
        <w:t xml:space="preserve">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lastRenderedPageBreak/>
        <w:t xml:space="preserve">The track map is pushed on the stack, and a new object is </w:t>
      </w:r>
      <w:proofErr w:type="spellStart"/>
      <w:r>
        <w:rPr>
          <w:highlight w:val="white"/>
        </w:rPr>
        <w:t>instanciated</w:t>
      </w:r>
      <w:proofErr w:type="spellEnd"/>
      <w:r>
        <w:rPr>
          <w:highlight w:val="white"/>
        </w:rPr>
        <w:t xml:space="preserve">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413"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62C910BF" w:rsidR="00041417" w:rsidRPr="00041417" w:rsidRDefault="00041417" w:rsidP="00041417">
      <w:pPr>
        <w:pStyle w:val="Code"/>
        <w:rPr>
          <w:highlight w:val="white"/>
        </w:rPr>
      </w:pPr>
      <w:r w:rsidRPr="00041417">
        <w:rPr>
          <w:highlight w:val="white"/>
        </w:rPr>
        <w:t xml:space="preserve">      AddAssemblyCode(AssemblyOperator.</w:t>
      </w:r>
      <w:r w:rsidR="007E5B53">
        <w:rPr>
          <w:highlight w:val="white"/>
        </w:rPr>
        <w:t>return_address</w:t>
      </w:r>
      <w:r w:rsidRPr="00041417">
        <w:rPr>
          <w:highlight w:val="white"/>
        </w:rPr>
        <w:t>,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lastRenderedPageBreak/>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413"/>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lastRenderedPageBreak/>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bookmarkStart w:id="414" w:name="_Toc53473579"/>
      <w:r>
        <w:rPr>
          <w:highlight w:val="white"/>
        </w:rPr>
        <w:t>Loading Values into Registers</w:t>
      </w:r>
      <w:bookmarkEnd w:id="414"/>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lastRenderedPageBreak/>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If there is no non-overlapping register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lastRenderedPageBreak/>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lastRenderedPageBreak/>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0CC9BF26" w14:textId="77777777" w:rsidR="001D7EC0" w:rsidRDefault="003734EF" w:rsidP="003734EF">
      <w:pPr>
        <w:pStyle w:val="Code"/>
        <w:rPr>
          <w:highlight w:val="white"/>
        </w:rPr>
      </w:pPr>
      <w:r w:rsidRPr="003734EF">
        <w:rPr>
          <w:highlight w:val="white"/>
        </w:rPr>
        <w:t xml:space="preserve">          AddAssemblyCode(AssemblyOperator.add, addressTrack,</w:t>
      </w:r>
    </w:p>
    <w:p w14:paraId="2FA6D1D8" w14:textId="3DFA3D2D" w:rsidR="003734EF" w:rsidRPr="003734EF" w:rsidRDefault="001D7EC0" w:rsidP="003734EF">
      <w:pPr>
        <w:pStyle w:val="Code"/>
        <w:rPr>
          <w:highlight w:val="white"/>
        </w:rPr>
      </w:pPr>
      <w:r>
        <w:rPr>
          <w:highlight w:val="white"/>
        </w:rPr>
        <w:t xml:space="preserve">                         </w:t>
      </w:r>
      <w:r w:rsidR="003734EF" w:rsidRPr="003734EF">
        <w:rPr>
          <w:highlight w:val="white"/>
        </w:rPr>
        <w:t xml:space="preserve"> </w:t>
      </w:r>
      <w:r>
        <w:rPr>
          <w:highlight w:val="white"/>
        </w:rPr>
        <w:t xml:space="preserve">(BigInteger) </w:t>
      </w:r>
      <w:r w:rsidR="003734EF" w:rsidRPr="003734EF">
        <w:rPr>
          <w:highlight w:val="white"/>
        </w:rPr>
        <w:t>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lastRenderedPageBreak/>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bookmarkStart w:id="415" w:name="_Toc53473580"/>
      <w:r>
        <w:rPr>
          <w:highlight w:val="white"/>
        </w:rPr>
        <w:t>Return</w:t>
      </w:r>
      <w:r w:rsidR="0066666A">
        <w:rPr>
          <w:highlight w:val="white"/>
        </w:rPr>
        <w:t>,</w:t>
      </w:r>
      <w:r>
        <w:rPr>
          <w:highlight w:val="white"/>
        </w:rPr>
        <w:t xml:space="preserve"> Exit</w:t>
      </w:r>
      <w:r w:rsidR="0066666A">
        <w:rPr>
          <w:highlight w:val="white"/>
        </w:rPr>
        <w:t xml:space="preserve">, and </w:t>
      </w:r>
      <w:proofErr w:type="spellStart"/>
      <w:r w:rsidR="0066666A">
        <w:rPr>
          <w:highlight w:val="white"/>
        </w:rPr>
        <w:t>Goto</w:t>
      </w:r>
      <w:bookmarkEnd w:id="415"/>
      <w:proofErr w:type="spellEnd"/>
    </w:p>
    <w:p w14:paraId="2C5AA6DF" w14:textId="0D9FB8B9"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2F188FFC" w14:textId="77777777" w:rsidR="00C953A1" w:rsidRPr="00941019" w:rsidRDefault="00C953A1" w:rsidP="00941019">
      <w:pPr>
        <w:pStyle w:val="Code"/>
        <w:rPr>
          <w:highlight w:val="white"/>
        </w:rPr>
      </w:pPr>
      <w:r w:rsidRPr="00941019">
        <w:rPr>
          <w:highlight w:val="white"/>
        </w:rPr>
        <w:t xml:space="preserve">    public void Return(MiddleCode middleCode) {</w:t>
      </w:r>
    </w:p>
    <w:p w14:paraId="5819E310" w14:textId="77777777" w:rsidR="00941019" w:rsidRPr="00941019" w:rsidRDefault="00C953A1" w:rsidP="00941019">
      <w:pPr>
        <w:pStyle w:val="Code"/>
        <w:rPr>
          <w:highlight w:val="white"/>
        </w:rPr>
      </w:pPr>
      <w:r w:rsidRPr="00941019">
        <w:rPr>
          <w:highlight w:val="white"/>
        </w:rPr>
        <w:t xml:space="preserve">      if (SymbolTable.CurrentFunction.UniqueName.Equals</w:t>
      </w:r>
    </w:p>
    <w:p w14:paraId="5C589195" w14:textId="636B44BE" w:rsidR="00C953A1" w:rsidRPr="00941019" w:rsidRDefault="00941019" w:rsidP="00941019">
      <w:pPr>
        <w:pStyle w:val="Code"/>
        <w:rPr>
          <w:highlight w:val="white"/>
        </w:rPr>
      </w:pPr>
      <w:r w:rsidRPr="00941019">
        <w:rPr>
          <w:highlight w:val="white"/>
        </w:rPr>
        <w:t xml:space="preserve">                      </w:t>
      </w:r>
      <w:r w:rsidR="00C953A1" w:rsidRPr="00941019">
        <w:rPr>
          <w:highlight w:val="white"/>
        </w:rPr>
        <w:t>(AssemblyCodeGenerator.MainName)) {</w:t>
      </w:r>
    </w:p>
    <w:p w14:paraId="4CD5F591" w14:textId="77777777" w:rsidR="00C953A1" w:rsidRPr="00941019" w:rsidRDefault="00C953A1" w:rsidP="00941019">
      <w:pPr>
        <w:pStyle w:val="Code"/>
        <w:rPr>
          <w:highlight w:val="white"/>
        </w:rPr>
      </w:pPr>
      <w:r w:rsidRPr="00941019">
        <w:rPr>
          <w:highlight w:val="white"/>
        </w:rPr>
        <w:t xml:space="preserve">        Assert.ErrorXXX(m_floatStackSize == 0);</w:t>
      </w:r>
    </w:p>
    <w:p w14:paraId="473A9FDB" w14:textId="77777777" w:rsidR="00C953A1" w:rsidRPr="00941019" w:rsidRDefault="00C953A1" w:rsidP="00941019">
      <w:pPr>
        <w:pStyle w:val="Code"/>
        <w:rPr>
          <w:highlight w:val="white"/>
        </w:rPr>
      </w:pPr>
      <w:r w:rsidRPr="00941019">
        <w:rPr>
          <w:highlight w:val="white"/>
        </w:rPr>
        <w:t xml:space="preserve">        AddAssemblyCode(AssemblyOperator.cmp, AssemblyCode.FrameRegister,</w:t>
      </w:r>
    </w:p>
    <w:p w14:paraId="19196ED4" w14:textId="77777777" w:rsidR="00941019" w:rsidRPr="00941019" w:rsidRDefault="00C953A1" w:rsidP="00941019">
      <w:pPr>
        <w:pStyle w:val="Code"/>
        <w:rPr>
          <w:highlight w:val="white"/>
        </w:rPr>
      </w:pPr>
      <w:r w:rsidRPr="00941019">
        <w:rPr>
          <w:highlight w:val="white"/>
        </w:rPr>
        <w:t xml:space="preserve">                        SymbolTable.ReturnAddressOffset, BigInteger.Zero,</w:t>
      </w:r>
    </w:p>
    <w:p w14:paraId="2F1368C8" w14:textId="056994B3"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TypeSize.PointerSize);</w:t>
      </w:r>
    </w:p>
    <w:p w14:paraId="16A77A6E" w14:textId="77777777" w:rsidR="00C953A1" w:rsidRPr="00941019" w:rsidRDefault="00C953A1" w:rsidP="00941019">
      <w:pPr>
        <w:pStyle w:val="Code"/>
        <w:rPr>
          <w:highlight w:val="white"/>
        </w:rPr>
      </w:pPr>
      <w:r w:rsidRPr="00941019">
        <w:rPr>
          <w:highlight w:val="white"/>
        </w:rPr>
        <w:t xml:space="preserve">        int labelIndex = m_labelCount++;</w:t>
      </w:r>
    </w:p>
    <w:p w14:paraId="32108329" w14:textId="77777777" w:rsidR="00C953A1" w:rsidRPr="00941019" w:rsidRDefault="00C953A1" w:rsidP="00941019">
      <w:pPr>
        <w:pStyle w:val="Code"/>
        <w:rPr>
          <w:highlight w:val="white"/>
        </w:rPr>
      </w:pPr>
      <w:r w:rsidRPr="00941019">
        <w:rPr>
          <w:highlight w:val="white"/>
        </w:rPr>
        <w:t xml:space="preserve">        string labelText = AssemblyCode.MakeLabel(labelIndex);</w:t>
      </w:r>
    </w:p>
    <w:p w14:paraId="3E849463" w14:textId="77777777" w:rsidR="00C953A1" w:rsidRPr="00941019" w:rsidRDefault="00C953A1" w:rsidP="00941019">
      <w:pPr>
        <w:pStyle w:val="Code"/>
        <w:rPr>
          <w:highlight w:val="white"/>
        </w:rPr>
      </w:pPr>
    </w:p>
    <w:p w14:paraId="75693E72" w14:textId="77777777" w:rsidR="00941019" w:rsidRPr="00941019" w:rsidRDefault="00C953A1" w:rsidP="00941019">
      <w:pPr>
        <w:pStyle w:val="Code"/>
        <w:rPr>
          <w:highlight w:val="white"/>
        </w:rPr>
      </w:pPr>
      <w:r w:rsidRPr="00941019">
        <w:rPr>
          <w:highlight w:val="white"/>
        </w:rPr>
        <w:t xml:space="preserve">        AssemblyCode jumpCode =</w:t>
      </w:r>
    </w:p>
    <w:p w14:paraId="7F3D614B" w14:textId="25FD675B"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AddAssemblyCode(AssemblyOperator.je, null, null, labelText);</w:t>
      </w:r>
    </w:p>
    <w:p w14:paraId="70CA7773" w14:textId="77777777" w:rsidR="00C953A1" w:rsidRPr="00941019" w:rsidRDefault="00C953A1" w:rsidP="00941019">
      <w:pPr>
        <w:pStyle w:val="Code"/>
        <w:rPr>
          <w:highlight w:val="white"/>
        </w:rPr>
      </w:pPr>
      <w:r w:rsidRPr="00941019">
        <w:rPr>
          <w:highlight w:val="white"/>
        </w:rPr>
        <w:t xml:space="preserve">        Return();</w:t>
      </w:r>
    </w:p>
    <w:p w14:paraId="225564B3" w14:textId="77777777" w:rsidR="00C953A1" w:rsidRPr="00941019" w:rsidRDefault="00C953A1" w:rsidP="00941019">
      <w:pPr>
        <w:pStyle w:val="Code"/>
        <w:rPr>
          <w:highlight w:val="white"/>
        </w:rPr>
      </w:pPr>
      <w:r w:rsidRPr="00941019">
        <w:rPr>
          <w:highlight w:val="white"/>
        </w:rPr>
        <w:t xml:space="preserve">        jumpCode[1] = m_assemblyCodeList.Count;</w:t>
      </w:r>
    </w:p>
    <w:p w14:paraId="4104EC7C" w14:textId="77777777" w:rsidR="00C953A1" w:rsidRPr="00941019" w:rsidRDefault="00C953A1" w:rsidP="00941019">
      <w:pPr>
        <w:pStyle w:val="Code"/>
        <w:rPr>
          <w:highlight w:val="white"/>
        </w:rPr>
      </w:pPr>
      <w:r w:rsidRPr="00941019">
        <w:rPr>
          <w:highlight w:val="white"/>
        </w:rPr>
        <w:t xml:space="preserve">        AddAssemblyCode(AssemblyOperator.label, labelText);</w:t>
      </w:r>
    </w:p>
    <w:p w14:paraId="74F1397E" w14:textId="77777777" w:rsidR="00C953A1" w:rsidRPr="00941019" w:rsidRDefault="00C953A1" w:rsidP="00941019">
      <w:pPr>
        <w:pStyle w:val="Code"/>
        <w:rPr>
          <w:highlight w:val="white"/>
        </w:rPr>
      </w:pPr>
      <w:r w:rsidRPr="00941019">
        <w:rPr>
          <w:highlight w:val="white"/>
        </w:rPr>
        <w:t xml:space="preserve">        Exit(middleCode);</w:t>
      </w:r>
    </w:p>
    <w:p w14:paraId="65379EEB" w14:textId="77777777" w:rsidR="00C953A1" w:rsidRPr="00941019" w:rsidRDefault="00C953A1" w:rsidP="00941019">
      <w:pPr>
        <w:pStyle w:val="Code"/>
        <w:rPr>
          <w:highlight w:val="white"/>
        </w:rPr>
      </w:pPr>
      <w:r w:rsidRPr="00941019">
        <w:rPr>
          <w:highlight w:val="white"/>
        </w:rPr>
        <w:t xml:space="preserve">      }</w:t>
      </w:r>
    </w:p>
    <w:p w14:paraId="21D878DC" w14:textId="77777777" w:rsidR="00C953A1" w:rsidRPr="00941019" w:rsidRDefault="00C953A1" w:rsidP="00941019">
      <w:pPr>
        <w:pStyle w:val="Code"/>
        <w:rPr>
          <w:highlight w:val="white"/>
        </w:rPr>
      </w:pPr>
      <w:r w:rsidRPr="00941019">
        <w:rPr>
          <w:highlight w:val="white"/>
        </w:rPr>
        <w:t xml:space="preserve">      else {</w:t>
      </w:r>
    </w:p>
    <w:p w14:paraId="08A16173" w14:textId="77777777" w:rsidR="00C953A1" w:rsidRPr="00941019" w:rsidRDefault="00C953A1" w:rsidP="00941019">
      <w:pPr>
        <w:pStyle w:val="Code"/>
        <w:rPr>
          <w:highlight w:val="white"/>
        </w:rPr>
      </w:pPr>
      <w:r w:rsidRPr="00941019">
        <w:rPr>
          <w:highlight w:val="white"/>
        </w:rPr>
        <w:t xml:space="preserve">        SetReturnValue(middleCode);</w:t>
      </w:r>
    </w:p>
    <w:p w14:paraId="32241DDE" w14:textId="77777777" w:rsidR="00C953A1" w:rsidRPr="00941019" w:rsidRDefault="00C953A1" w:rsidP="00941019">
      <w:pPr>
        <w:pStyle w:val="Code"/>
        <w:rPr>
          <w:highlight w:val="white"/>
        </w:rPr>
      </w:pPr>
      <w:r w:rsidRPr="00941019">
        <w:rPr>
          <w:highlight w:val="white"/>
        </w:rPr>
        <w:t xml:space="preserve">        Assert.ErrorXXX(m_floatStackSize == 0);</w:t>
      </w:r>
    </w:p>
    <w:p w14:paraId="2E9AA41E" w14:textId="77777777" w:rsidR="00C953A1" w:rsidRPr="00941019" w:rsidRDefault="00C953A1" w:rsidP="00941019">
      <w:pPr>
        <w:pStyle w:val="Code"/>
        <w:rPr>
          <w:highlight w:val="white"/>
        </w:rPr>
      </w:pPr>
      <w:r w:rsidRPr="00941019">
        <w:rPr>
          <w:highlight w:val="white"/>
        </w:rPr>
        <w:t xml:space="preserve">        Return();</w:t>
      </w:r>
    </w:p>
    <w:p w14:paraId="7D96DDE6" w14:textId="77777777" w:rsidR="00C953A1" w:rsidRPr="00941019" w:rsidRDefault="00C953A1" w:rsidP="00941019">
      <w:pPr>
        <w:pStyle w:val="Code"/>
        <w:rPr>
          <w:highlight w:val="white"/>
        </w:rPr>
      </w:pPr>
      <w:r w:rsidRPr="00941019">
        <w:rPr>
          <w:highlight w:val="white"/>
        </w:rPr>
        <w:t xml:space="preserve">      }</w:t>
      </w:r>
    </w:p>
    <w:p w14:paraId="1FCBB9F1" w14:textId="77777777" w:rsidR="00C953A1" w:rsidRPr="00941019" w:rsidRDefault="00C953A1" w:rsidP="00941019">
      <w:pPr>
        <w:pStyle w:val="Code"/>
        <w:rPr>
          <w:highlight w:val="white"/>
        </w:rPr>
      </w:pPr>
      <w:r w:rsidRPr="00941019">
        <w:rPr>
          <w:highlight w:val="white"/>
        </w:rPr>
        <w:t xml:space="preserve">    }</w:t>
      </w:r>
    </w:p>
    <w:p w14:paraId="65A90FEA" w14:textId="7ED13FAF" w:rsidR="00C953A1" w:rsidRPr="00941019" w:rsidRDefault="007416FE" w:rsidP="007416FE">
      <w:pPr>
        <w:rPr>
          <w:highlight w:val="white"/>
        </w:rPr>
      </w:pPr>
      <w:r>
        <w:rPr>
          <w:highlight w:val="white"/>
        </w:rPr>
        <w:t xml:space="preserve">The </w:t>
      </w:r>
      <w:r w:rsidRPr="00690F79">
        <w:rPr>
          <w:rStyle w:val="KeyWord0"/>
          <w:highlight w:val="white"/>
        </w:rPr>
        <w:t>SetReturnValue</w:t>
      </w:r>
      <w:r>
        <w:rPr>
          <w:highlight w:val="white"/>
        </w:rPr>
        <w:t xml:space="preserve"> method </w:t>
      </w:r>
      <w:r w:rsidR="00E67F3C">
        <w:rPr>
          <w:highlight w:val="white"/>
        </w:rPr>
        <w:t xml:space="preserve">calls </w:t>
      </w:r>
      <w:r w:rsidR="00E67F3C" w:rsidRPr="00D40CCA">
        <w:rPr>
          <w:rStyle w:val="KeyWord0"/>
          <w:highlight w:val="white"/>
        </w:rPr>
        <w:t>StructUnionSetReturnValue</w:t>
      </w:r>
      <w:r w:rsidR="00E67F3C">
        <w:rPr>
          <w:highlight w:val="white"/>
        </w:rPr>
        <w:t xml:space="preserve"> or </w:t>
      </w:r>
      <w:r w:rsidR="00D40CCA" w:rsidRPr="00D40CCA">
        <w:rPr>
          <w:rStyle w:val="KeyWord0"/>
          <w:highlight w:val="white"/>
        </w:rPr>
        <w:t>IntegralSetReturnValue</w:t>
      </w:r>
      <w:r w:rsidR="004213DF">
        <w:rPr>
          <w:highlight w:val="white"/>
        </w:rPr>
        <w:t xml:space="preserve"> </w:t>
      </w:r>
      <w:r w:rsidR="00831E92">
        <w:rPr>
          <w:highlight w:val="white"/>
        </w:rPr>
        <w:t>in case of a struc</w:t>
      </w:r>
      <w:r w:rsidR="00E7704A">
        <w:rPr>
          <w:highlight w:val="white"/>
        </w:rPr>
        <w:t>t</w:t>
      </w:r>
      <w:r w:rsidR="00831E92">
        <w:rPr>
          <w:highlight w:val="white"/>
        </w:rPr>
        <w:t xml:space="preserve"> or union value, or an integral value. In case of a floating-point value we do not</w:t>
      </w:r>
      <w:r w:rsidR="001E3A59">
        <w:rPr>
          <w:highlight w:val="white"/>
        </w:rPr>
        <w:t>h</w:t>
      </w:r>
      <w:r w:rsidR="00831E92">
        <w:rPr>
          <w:highlight w:val="white"/>
        </w:rPr>
        <w:t>ing</w:t>
      </w:r>
      <w:r w:rsidR="00E7704A">
        <w:rPr>
          <w:highlight w:val="white"/>
        </w:rPr>
        <w:t>, since the return value is already</w:t>
      </w:r>
      <w:r w:rsidR="00767FA9">
        <w:rPr>
          <w:highlight w:val="white"/>
        </w:rPr>
        <w:t xml:space="preserve"> properly placed on the top of the floating-point stack.</w:t>
      </w:r>
    </w:p>
    <w:p w14:paraId="21D47B25" w14:textId="77777777" w:rsidR="00C953A1" w:rsidRPr="00941019" w:rsidRDefault="00C953A1" w:rsidP="00941019">
      <w:pPr>
        <w:pStyle w:val="Code"/>
        <w:rPr>
          <w:highlight w:val="white"/>
        </w:rPr>
      </w:pPr>
      <w:r w:rsidRPr="00941019">
        <w:rPr>
          <w:highlight w:val="white"/>
        </w:rPr>
        <w:t xml:space="preserve">    private void SetReturnValue(MiddleCode middleCode) {</w:t>
      </w:r>
    </w:p>
    <w:p w14:paraId="6F850CEF" w14:textId="77777777" w:rsidR="00C953A1" w:rsidRPr="00C953A1" w:rsidRDefault="00C953A1" w:rsidP="00C953A1">
      <w:pPr>
        <w:pStyle w:val="Code"/>
        <w:rPr>
          <w:highlight w:val="white"/>
        </w:rPr>
      </w:pPr>
      <w:r w:rsidRPr="00C953A1">
        <w:rPr>
          <w:highlight w:val="white"/>
        </w:rPr>
        <w:t xml:space="preserve">      if (middleCode[1] != null) {</w:t>
      </w:r>
    </w:p>
    <w:p w14:paraId="5E4E2C80" w14:textId="77777777" w:rsidR="00C953A1" w:rsidRPr="00C953A1" w:rsidRDefault="00C953A1" w:rsidP="00C953A1">
      <w:pPr>
        <w:pStyle w:val="Code"/>
        <w:rPr>
          <w:highlight w:val="white"/>
        </w:rPr>
      </w:pPr>
      <w:r w:rsidRPr="00C953A1">
        <w:rPr>
          <w:highlight w:val="white"/>
        </w:rPr>
        <w:t xml:space="preserve">        Symbol returnSymbol = (Symbol) middleCode[1];</w:t>
      </w:r>
    </w:p>
    <w:p w14:paraId="780E181E" w14:textId="77777777" w:rsidR="00C953A1" w:rsidRPr="00C953A1" w:rsidRDefault="00C953A1" w:rsidP="00C953A1">
      <w:pPr>
        <w:pStyle w:val="Code"/>
        <w:rPr>
          <w:highlight w:val="white"/>
        </w:rPr>
      </w:pPr>
    </w:p>
    <w:p w14:paraId="4FC02D22" w14:textId="77777777" w:rsidR="00C953A1" w:rsidRPr="00C953A1" w:rsidRDefault="00C953A1" w:rsidP="00C953A1">
      <w:pPr>
        <w:pStyle w:val="Code"/>
        <w:rPr>
          <w:highlight w:val="white"/>
        </w:rPr>
      </w:pPr>
      <w:r w:rsidRPr="00C953A1">
        <w:rPr>
          <w:highlight w:val="white"/>
        </w:rPr>
        <w:t xml:space="preserve">        if (returnSymbol.Type.IsStructOrUnion()) {</w:t>
      </w:r>
    </w:p>
    <w:p w14:paraId="1A906378" w14:textId="77777777" w:rsidR="00C953A1" w:rsidRPr="00C953A1" w:rsidRDefault="00C953A1" w:rsidP="00C953A1">
      <w:pPr>
        <w:pStyle w:val="Code"/>
        <w:rPr>
          <w:highlight w:val="white"/>
        </w:rPr>
      </w:pPr>
      <w:r w:rsidRPr="00C953A1">
        <w:rPr>
          <w:highlight w:val="white"/>
        </w:rPr>
        <w:t xml:space="preserve">          StructUnionSetReturnValue(middleCode);</w:t>
      </w:r>
    </w:p>
    <w:p w14:paraId="3044BE93" w14:textId="77777777" w:rsidR="00C953A1" w:rsidRPr="00C953A1" w:rsidRDefault="00C953A1" w:rsidP="00C953A1">
      <w:pPr>
        <w:pStyle w:val="Code"/>
        <w:rPr>
          <w:highlight w:val="white"/>
        </w:rPr>
      </w:pPr>
      <w:r w:rsidRPr="00C953A1">
        <w:rPr>
          <w:highlight w:val="white"/>
        </w:rPr>
        <w:t xml:space="preserve">        }</w:t>
      </w:r>
    </w:p>
    <w:p w14:paraId="584FC7EC" w14:textId="77777777" w:rsidR="00C953A1" w:rsidRPr="00C953A1" w:rsidRDefault="00C953A1" w:rsidP="00C953A1">
      <w:pPr>
        <w:pStyle w:val="Code"/>
        <w:rPr>
          <w:highlight w:val="white"/>
        </w:rPr>
      </w:pPr>
      <w:r w:rsidRPr="00C953A1">
        <w:rPr>
          <w:highlight w:val="white"/>
        </w:rPr>
        <w:t xml:space="preserve">        else if (returnSymbol.Type.IsFloating()) {</w:t>
      </w:r>
    </w:p>
    <w:p w14:paraId="07B57D42" w14:textId="77777777" w:rsidR="00C953A1" w:rsidRPr="00C953A1" w:rsidRDefault="00C953A1" w:rsidP="00C953A1">
      <w:pPr>
        <w:pStyle w:val="Code"/>
        <w:rPr>
          <w:highlight w:val="white"/>
        </w:rPr>
      </w:pPr>
      <w:r w:rsidRPr="00C953A1">
        <w:rPr>
          <w:highlight w:val="white"/>
        </w:rPr>
        <w:t xml:space="preserve">          Assert.ErrorXXX((--m_floatStackSize) == 0);</w:t>
      </w:r>
    </w:p>
    <w:p w14:paraId="5892FC41" w14:textId="77777777" w:rsidR="00C953A1" w:rsidRPr="00C953A1" w:rsidRDefault="00C953A1" w:rsidP="00C953A1">
      <w:pPr>
        <w:pStyle w:val="Code"/>
        <w:rPr>
          <w:highlight w:val="white"/>
        </w:rPr>
      </w:pPr>
      <w:r w:rsidRPr="00C953A1">
        <w:rPr>
          <w:highlight w:val="white"/>
        </w:rPr>
        <w:t xml:space="preserve">        }</w:t>
      </w:r>
    </w:p>
    <w:p w14:paraId="19E43B0F" w14:textId="77777777" w:rsidR="00C953A1" w:rsidRPr="00C953A1" w:rsidRDefault="00C953A1" w:rsidP="00C953A1">
      <w:pPr>
        <w:pStyle w:val="Code"/>
        <w:rPr>
          <w:highlight w:val="white"/>
        </w:rPr>
      </w:pPr>
      <w:r w:rsidRPr="00C953A1">
        <w:rPr>
          <w:highlight w:val="white"/>
        </w:rPr>
        <w:t xml:space="preserve">        else {</w:t>
      </w:r>
    </w:p>
    <w:p w14:paraId="63BA6213" w14:textId="77777777" w:rsidR="00C953A1" w:rsidRPr="00C953A1" w:rsidRDefault="00C953A1" w:rsidP="00C953A1">
      <w:pPr>
        <w:pStyle w:val="Code"/>
        <w:rPr>
          <w:highlight w:val="white"/>
        </w:rPr>
      </w:pPr>
      <w:r w:rsidRPr="00C953A1">
        <w:rPr>
          <w:highlight w:val="white"/>
        </w:rPr>
        <w:t xml:space="preserve">          IntegralSetReturnValue(middleCode);</w:t>
      </w:r>
    </w:p>
    <w:p w14:paraId="00515284" w14:textId="77777777" w:rsidR="00C953A1" w:rsidRPr="00C953A1" w:rsidRDefault="00C953A1" w:rsidP="00C953A1">
      <w:pPr>
        <w:pStyle w:val="Code"/>
        <w:rPr>
          <w:highlight w:val="white"/>
        </w:rPr>
      </w:pPr>
      <w:r w:rsidRPr="00C953A1">
        <w:rPr>
          <w:highlight w:val="white"/>
        </w:rPr>
        <w:t xml:space="preserve">        }</w:t>
      </w:r>
    </w:p>
    <w:p w14:paraId="4AD73CBD" w14:textId="77777777" w:rsidR="00C953A1" w:rsidRPr="00C953A1" w:rsidRDefault="00C953A1" w:rsidP="00C953A1">
      <w:pPr>
        <w:pStyle w:val="Code"/>
        <w:rPr>
          <w:highlight w:val="white"/>
        </w:rPr>
      </w:pPr>
      <w:r w:rsidRPr="00C953A1">
        <w:rPr>
          <w:highlight w:val="white"/>
        </w:rPr>
        <w:t xml:space="preserve">      }</w:t>
      </w:r>
    </w:p>
    <w:p w14:paraId="3E41EDA3" w14:textId="77777777" w:rsidR="00C953A1" w:rsidRPr="00C953A1" w:rsidRDefault="00C953A1" w:rsidP="00C953A1">
      <w:pPr>
        <w:pStyle w:val="Code"/>
        <w:rPr>
          <w:highlight w:val="white"/>
        </w:rPr>
      </w:pPr>
      <w:r w:rsidRPr="00C953A1">
        <w:rPr>
          <w:highlight w:val="white"/>
        </w:rPr>
        <w:t xml:space="preserve">    }</w:t>
      </w:r>
    </w:p>
    <w:p w14:paraId="02465950" w14:textId="34C2AD56" w:rsidR="00C953A1" w:rsidRPr="00C953A1" w:rsidRDefault="001E3A59" w:rsidP="001E3A59">
      <w:pPr>
        <w:rPr>
          <w:highlight w:val="white"/>
        </w:rPr>
      </w:pPr>
      <w:r>
        <w:rPr>
          <w:highlight w:val="white"/>
        </w:rPr>
        <w:t xml:space="preserve">The </w:t>
      </w:r>
      <w:r w:rsidRPr="0045213C">
        <w:rPr>
          <w:rStyle w:val="KeyWord0"/>
          <w:highlight w:val="white"/>
        </w:rPr>
        <w:t>Return</w:t>
      </w:r>
      <w:r>
        <w:rPr>
          <w:highlight w:val="white"/>
        </w:rPr>
        <w:t xml:space="preserve"> method </w:t>
      </w:r>
      <w:r w:rsidR="00536DCA">
        <w:rPr>
          <w:highlight w:val="white"/>
        </w:rPr>
        <w:t>adds assembly code for return control back to the calling function.</w:t>
      </w:r>
      <w:r w:rsidR="002B7057">
        <w:rPr>
          <w:highlight w:val="white"/>
        </w:rPr>
        <w:t xml:space="preserve"> We restore</w:t>
      </w:r>
      <w:r w:rsidR="00EB7F51">
        <w:rPr>
          <w:highlight w:val="white"/>
        </w:rPr>
        <w:t xml:space="preserve"> </w:t>
      </w:r>
      <w:r w:rsidR="002B7057">
        <w:rPr>
          <w:highlight w:val="white"/>
        </w:rPr>
        <w:t>the frame and ellipse pointers</w:t>
      </w:r>
      <w:r w:rsidR="00EB7F51">
        <w:rPr>
          <w:highlight w:val="white"/>
        </w:rPr>
        <w:t xml:space="preserve"> of the calling function and jump back to the calling function. Note that we have to load the return jump address into register before we restore the </w:t>
      </w:r>
      <w:r w:rsidR="00035673">
        <w:rPr>
          <w:highlight w:val="white"/>
        </w:rPr>
        <w:t>frame pointer, otherwise we would obtain the return address of the calling function.</w:t>
      </w:r>
    </w:p>
    <w:p w14:paraId="5FDD1665" w14:textId="77777777" w:rsidR="00C953A1" w:rsidRPr="00C953A1" w:rsidRDefault="00C953A1" w:rsidP="00C953A1">
      <w:pPr>
        <w:pStyle w:val="Code"/>
        <w:rPr>
          <w:highlight w:val="white"/>
        </w:rPr>
      </w:pPr>
      <w:r w:rsidRPr="00C953A1">
        <w:rPr>
          <w:highlight w:val="white"/>
        </w:rPr>
        <w:lastRenderedPageBreak/>
        <w:t xml:space="preserve">    private void Return() {</w:t>
      </w:r>
    </w:p>
    <w:p w14:paraId="3FB113B6" w14:textId="77777777" w:rsidR="00C953A1" w:rsidRPr="00C953A1" w:rsidRDefault="00C953A1" w:rsidP="00C953A1">
      <w:pPr>
        <w:pStyle w:val="Code"/>
        <w:rPr>
          <w:highlight w:val="white"/>
        </w:rPr>
      </w:pPr>
      <w:r w:rsidRPr="00C953A1">
        <w:rPr>
          <w:highlight w:val="white"/>
        </w:rPr>
        <w:t xml:space="preserve">      Track track = new Track(Type.VoidPointerType);</w:t>
      </w:r>
    </w:p>
    <w:p w14:paraId="074DF0A2" w14:textId="77777777" w:rsidR="00C953A1" w:rsidRPr="00C953A1" w:rsidRDefault="00C953A1" w:rsidP="00C953A1">
      <w:pPr>
        <w:pStyle w:val="Code"/>
        <w:rPr>
          <w:highlight w:val="white"/>
        </w:rPr>
      </w:pPr>
      <w:r w:rsidRPr="00C953A1">
        <w:rPr>
          <w:highlight w:val="white"/>
        </w:rPr>
        <w:t xml:space="preserve">      AddAssemblyCode(AssemblyOperator.mov, track,</w:t>
      </w:r>
    </w:p>
    <w:p w14:paraId="54151D37" w14:textId="77777777" w:rsidR="00C953A1" w:rsidRPr="00C953A1" w:rsidRDefault="00C953A1" w:rsidP="00C953A1">
      <w:pPr>
        <w:pStyle w:val="Code"/>
        <w:rPr>
          <w:highlight w:val="white"/>
        </w:rPr>
      </w:pPr>
      <w:r w:rsidRPr="00C953A1">
        <w:rPr>
          <w:highlight w:val="white"/>
        </w:rPr>
        <w:t xml:space="preserve">                  AssemblyCode.FrameRegister,</w:t>
      </w:r>
    </w:p>
    <w:p w14:paraId="490EA0D2" w14:textId="77777777" w:rsidR="00C953A1" w:rsidRPr="00C953A1" w:rsidRDefault="00C953A1" w:rsidP="00C953A1">
      <w:pPr>
        <w:pStyle w:val="Code"/>
        <w:rPr>
          <w:highlight w:val="white"/>
        </w:rPr>
      </w:pPr>
      <w:r w:rsidRPr="00C953A1">
        <w:rPr>
          <w:highlight w:val="white"/>
        </w:rPr>
        <w:t xml:space="preserve">                  SymbolTable.ReturnAddressOffset);</w:t>
      </w:r>
    </w:p>
    <w:p w14:paraId="513C69F6" w14:textId="77777777" w:rsidR="00C953A1" w:rsidRPr="00C953A1" w:rsidRDefault="00C953A1" w:rsidP="00C953A1">
      <w:pPr>
        <w:pStyle w:val="Code"/>
        <w:rPr>
          <w:highlight w:val="white"/>
        </w:rPr>
      </w:pPr>
      <w:r w:rsidRPr="00C953A1">
        <w:rPr>
          <w:highlight w:val="white"/>
        </w:rPr>
        <w:t xml:space="preserve">      AddAssemblyCode(AssemblyOperator.mov, AssemblyCode.EllipseRegister,</w:t>
      </w:r>
    </w:p>
    <w:p w14:paraId="15B9DBC2" w14:textId="77777777" w:rsidR="00C953A1" w:rsidRPr="00C953A1" w:rsidRDefault="00C953A1" w:rsidP="00C953A1">
      <w:pPr>
        <w:pStyle w:val="Code"/>
        <w:rPr>
          <w:highlight w:val="white"/>
        </w:rPr>
      </w:pPr>
      <w:r w:rsidRPr="00C953A1">
        <w:rPr>
          <w:highlight w:val="white"/>
        </w:rPr>
        <w:t xml:space="preserve">                      AssemblyCode.FrameRegister,</w:t>
      </w:r>
    </w:p>
    <w:p w14:paraId="16306FB4" w14:textId="77777777" w:rsidR="00C953A1" w:rsidRPr="00C953A1" w:rsidRDefault="00C953A1" w:rsidP="00C953A1">
      <w:pPr>
        <w:pStyle w:val="Code"/>
        <w:rPr>
          <w:highlight w:val="white"/>
        </w:rPr>
      </w:pPr>
      <w:r w:rsidRPr="00C953A1">
        <w:rPr>
          <w:highlight w:val="white"/>
        </w:rPr>
        <w:t xml:space="preserve">                      SymbolTable.EllipseFrameOffset);</w:t>
      </w:r>
    </w:p>
    <w:p w14:paraId="5B3A1824" w14:textId="77777777" w:rsidR="00C953A1" w:rsidRPr="00C953A1" w:rsidRDefault="00C953A1" w:rsidP="00C953A1">
      <w:pPr>
        <w:pStyle w:val="Code"/>
        <w:rPr>
          <w:highlight w:val="white"/>
        </w:rPr>
      </w:pPr>
      <w:r w:rsidRPr="00C953A1">
        <w:rPr>
          <w:highlight w:val="white"/>
        </w:rPr>
        <w:t xml:space="preserve">      AddAssemblyCode(AssemblyOperator.mov, AssemblyCode.FrameRegister,</w:t>
      </w:r>
    </w:p>
    <w:p w14:paraId="5EBD0F6B" w14:textId="77777777" w:rsidR="00C953A1" w:rsidRPr="00C953A1" w:rsidRDefault="00C953A1" w:rsidP="00C953A1">
      <w:pPr>
        <w:pStyle w:val="Code"/>
        <w:rPr>
          <w:highlight w:val="white"/>
        </w:rPr>
      </w:pPr>
      <w:r w:rsidRPr="00C953A1">
        <w:rPr>
          <w:highlight w:val="white"/>
        </w:rPr>
        <w:t xml:space="preserve">                      AssemblyCode.FrameRegister,</w:t>
      </w:r>
    </w:p>
    <w:p w14:paraId="16055CC2" w14:textId="77777777" w:rsidR="00C953A1" w:rsidRPr="00C953A1" w:rsidRDefault="00C953A1" w:rsidP="00C953A1">
      <w:pPr>
        <w:pStyle w:val="Code"/>
        <w:rPr>
          <w:highlight w:val="white"/>
        </w:rPr>
      </w:pPr>
      <w:r w:rsidRPr="00C953A1">
        <w:rPr>
          <w:highlight w:val="white"/>
        </w:rPr>
        <w:t xml:space="preserve">                      SymbolTable.RegularFrameOffset);</w:t>
      </w:r>
    </w:p>
    <w:p w14:paraId="66C42CA1" w14:textId="77777777" w:rsidR="00C953A1" w:rsidRPr="00C953A1" w:rsidRDefault="00C953A1" w:rsidP="00C953A1">
      <w:pPr>
        <w:pStyle w:val="Code"/>
        <w:rPr>
          <w:highlight w:val="white"/>
        </w:rPr>
      </w:pPr>
      <w:r w:rsidRPr="00C953A1">
        <w:rPr>
          <w:highlight w:val="white"/>
        </w:rPr>
        <w:t xml:space="preserve">      AddAssemblyCode(AssemblyOperator.jmp, track);</w:t>
      </w:r>
    </w:p>
    <w:p w14:paraId="0EF1187F" w14:textId="77777777" w:rsidR="00C953A1" w:rsidRPr="00C953A1" w:rsidRDefault="00C953A1" w:rsidP="00C953A1">
      <w:pPr>
        <w:pStyle w:val="Code"/>
        <w:rPr>
          <w:highlight w:val="white"/>
        </w:rPr>
      </w:pPr>
      <w:r w:rsidRPr="00C953A1">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550DAFC" w:rsidR="005F3BC8" w:rsidRPr="000E343D" w:rsidRDefault="00035673" w:rsidP="005F3BC8">
      <w:pPr>
        <w:rPr>
          <w:highlight w:val="white"/>
        </w:rPr>
      </w:pPr>
      <w:r>
        <w:rPr>
          <w:highlight w:val="white"/>
        </w:rPr>
        <w:t xml:space="preserve">We </w:t>
      </w:r>
      <w:r w:rsidR="005F3BC8">
        <w:rPr>
          <w:highlight w:val="white"/>
        </w:rPr>
        <w:t xml:space="preserve">call </w:t>
      </w:r>
      <w:r w:rsidR="005F3BC8" w:rsidRPr="003E3966">
        <w:rPr>
          <w:rStyle w:val="KeyWord0"/>
          <w:highlight w:val="white"/>
        </w:rPr>
        <w:t>CheckRegister</w:t>
      </w:r>
      <w:r w:rsidR="005F3BC8">
        <w:rPr>
          <w:highlight w:val="white"/>
        </w:rPr>
        <w:t xml:space="preserve"> </w:t>
      </w:r>
      <w:r>
        <w:rPr>
          <w:highlight w:val="white"/>
        </w:rPr>
        <w:t xml:space="preserve">to </w:t>
      </w:r>
      <w:r w:rsidR="005F3BC8">
        <w:rPr>
          <w:highlight w:val="white"/>
        </w:rPr>
        <w:t xml:space="preserve">make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0E533D9E" w:rsidR="000E343D" w:rsidRPr="000E343D" w:rsidRDefault="000E343D" w:rsidP="000E343D">
      <w:pPr>
        <w:pStyle w:val="Code"/>
        <w:rPr>
          <w:highlight w:val="white"/>
        </w:rPr>
      </w:pPr>
      <w:r w:rsidRPr="000E343D">
        <w:rPr>
          <w:highlight w:val="white"/>
        </w:rPr>
        <w:t xml:space="preserve">                                    returnSymbol.Type.</w:t>
      </w:r>
      <w:r w:rsidR="0058084A">
        <w:rPr>
          <w:highlight w:val="white"/>
        </w:rPr>
        <w:t>SizeArray</w:t>
      </w:r>
      <w:r w:rsidRPr="000E343D">
        <w:rPr>
          <w:highlight w:val="white"/>
        </w:rPr>
        <w:t>());</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0C6A24FF" w:rsidR="000E343D" w:rsidRDefault="000E343D" w:rsidP="000E343D">
      <w:pPr>
        <w:pStyle w:val="Code"/>
        <w:rPr>
          <w:highlight w:val="white"/>
        </w:rPr>
      </w:pPr>
      <w:r w:rsidRPr="000E343D">
        <w:rPr>
          <w:highlight w:val="white"/>
        </w:rPr>
        <w:t xml:space="preserve">    }</w:t>
      </w:r>
    </w:p>
    <w:p w14:paraId="3B4D1F6A" w14:textId="4625DCBC"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lastRenderedPageBreak/>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79591085" w14:textId="77777777" w:rsidR="00710964" w:rsidRDefault="00710964" w:rsidP="00EC4BC5">
      <w:pPr>
        <w:pStyle w:val="Code"/>
        <w:rPr>
          <w:highlight w:val="white"/>
        </w:rPr>
      </w:pPr>
    </w:p>
    <w:p w14:paraId="3F867295" w14:textId="1D88DF93" w:rsidR="00EC4BC5" w:rsidRDefault="00EC4BC5" w:rsidP="00EC4BC5">
      <w:pPr>
        <w:pStyle w:val="Code"/>
        <w:rPr>
          <w:highlight w:val="white"/>
        </w:rPr>
      </w:pPr>
      <w:r w:rsidRPr="007B4210">
        <w:rPr>
          <w:highlight w:val="white"/>
        </w:rPr>
        <w:t xml:space="preserve">      if (Start.Windows) {</w:t>
      </w:r>
    </w:p>
    <w:p w14:paraId="26F5BA6F" w14:textId="794911C4" w:rsidR="00710964" w:rsidRPr="007B4210" w:rsidRDefault="00710964" w:rsidP="00EC4BC5">
      <w:pPr>
        <w:pStyle w:val="Code"/>
        <w:rPr>
          <w:highlight w:val="white"/>
        </w:rPr>
      </w:pPr>
      <w:r>
        <w:rPr>
          <w:highlight w:val="white"/>
        </w:rPr>
        <w:t xml:space="preserve">        // ...</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0EE034E7"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bookmarkStart w:id="416" w:name="_Toc53473581"/>
      <w:r>
        <w:rPr>
          <w:highlight w:val="white"/>
        </w:rPr>
        <w:t>Load and Inspect Registers</w:t>
      </w:r>
      <w:bookmarkEnd w:id="416"/>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lastRenderedPageBreak/>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bookmarkStart w:id="417" w:name="_Toc53473582"/>
      <w:r>
        <w:rPr>
          <w:highlight w:val="white"/>
        </w:rPr>
        <w:t>Initialization</w:t>
      </w:r>
      <w:bookmarkEnd w:id="417"/>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lastRenderedPageBreak/>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5AE46892" w14:textId="1FAD5CDD" w:rsidR="000E4DA6" w:rsidRPr="00533A30" w:rsidRDefault="000E4DA6" w:rsidP="000E4DA6">
      <w:pPr>
        <w:pStyle w:val="Rubrik3"/>
        <w:rPr>
          <w:highlight w:val="white"/>
        </w:rPr>
      </w:pPr>
      <w:bookmarkStart w:id="418" w:name="_Toc53473583"/>
      <w:r>
        <w:rPr>
          <w:highlight w:val="white"/>
        </w:rPr>
        <w:t>Integral Multipl</w:t>
      </w:r>
      <w:r w:rsidR="00285456">
        <w:rPr>
          <w:highlight w:val="white"/>
        </w:rPr>
        <w:t>i</w:t>
      </w:r>
      <w:r>
        <w:rPr>
          <w:highlight w:val="white"/>
        </w:rPr>
        <w:t>cation, Division, and Modulo</w:t>
      </w:r>
      <w:bookmarkEnd w:id="418"/>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integral operators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integral operations, we cannot give an integer value directly. Instead, we have to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34A1EA0B" w:rsidR="008D520A" w:rsidRPr="00BF638D" w:rsidRDefault="00955B86" w:rsidP="00955B86">
      <w:pPr>
        <w:rPr>
          <w:highlight w:val="white"/>
        </w:rPr>
      </w:pPr>
      <w:r>
        <w:rPr>
          <w:highlight w:val="white"/>
        </w:rPr>
        <w:lastRenderedPageBreak/>
        <w:t xml:space="preserve">Then we clear the zero register by </w:t>
      </w:r>
      <w:r w:rsidR="00E9358C">
        <w:rPr>
          <w:highlight w:val="white"/>
        </w:rPr>
        <w:t>perform</w:t>
      </w:r>
      <w:r>
        <w:rPr>
          <w:highlight w:val="white"/>
        </w:rPr>
        <w:t xml:space="preserve"> the </w:t>
      </w:r>
      <w:r w:rsidR="00E9358C">
        <w:rPr>
          <w:highlight w:val="white"/>
        </w:rPr>
        <w:t>exclusive</w:t>
      </w:r>
      <w:r>
        <w:rPr>
          <w:highlight w:val="white"/>
        </w:rPr>
        <w:t xml:space="preserve"> operation on itself, which is an </w:t>
      </w:r>
      <w:r w:rsidR="00E9358C">
        <w:rPr>
          <w:highlight w:val="white"/>
        </w:rPr>
        <w:t>effective</w:t>
      </w:r>
      <w:r>
        <w:rPr>
          <w:highlight w:val="white"/>
        </w:rPr>
        <w:t xml:space="preserve"> way to clear a register</w:t>
      </w:r>
      <w:r w:rsidR="00871B84">
        <w:rPr>
          <w:highlight w:val="white"/>
        </w:rPr>
        <w:t>, in order to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D59DCE0" w:rsidR="00BE3EA8" w:rsidRDefault="00F078AC" w:rsidP="00B6354B">
      <w:pPr>
        <w:rPr>
          <w:highlight w:val="white"/>
        </w:rPr>
      </w:pPr>
      <w:r>
        <w:rPr>
          <w:highlight w:val="white"/>
        </w:rPr>
        <w:t xml:space="preserve">When the operation is done, we need to </w:t>
      </w:r>
      <w:r w:rsidR="00B6354B">
        <w:rPr>
          <w:highlight w:val="white"/>
        </w:rPr>
        <w:t xml:space="preserve">find out </w:t>
      </w:r>
      <w:r w:rsidR="004C73C1">
        <w:rPr>
          <w:highlight w:val="white"/>
        </w:rPr>
        <w:t>which</w:t>
      </w:r>
      <w:r w:rsidR="00B6354B">
        <w:rPr>
          <w:highlight w:val="white"/>
        </w:rPr>
        <w:t xml:space="preserve">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5DF591FE" w:rsidR="00E622E4" w:rsidRPr="00E622E4" w:rsidRDefault="00E622E4" w:rsidP="00E622E4">
      <w:pPr>
        <w:pStyle w:val="Code"/>
        <w:rPr>
          <w:highlight w:val="white"/>
        </w:rPr>
      </w:pPr>
      <w:r w:rsidRPr="00E622E4">
        <w:rPr>
          <w:highlight w:val="white"/>
        </w:rPr>
        <w:t xml:space="preserve">      if (resultSymbol.</w:t>
      </w:r>
      <w:r w:rsidR="005D1A38">
        <w:rPr>
          <w:highlight w:val="white"/>
        </w:rPr>
        <w:t>Is</w:t>
      </w:r>
      <w:r w:rsidR="00986125">
        <w:rPr>
          <w:highlight w:val="white"/>
        </w:rPr>
        <w:t>Temporary</w:t>
      </w:r>
      <w:r w:rsidR="005D1A38">
        <w:rPr>
          <w:highlight w:val="white"/>
        </w:rPr>
        <w:t>()</w:t>
      </w:r>
      <w:r w:rsidRPr="00E622E4">
        <w:rPr>
          <w:highlight w:val="white"/>
        </w:rPr>
        <w:t>)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bookmarkStart w:id="419" w:name="_Toc53473584"/>
      <w:r w:rsidRPr="002F73EF">
        <w:rPr>
          <w:highlight w:val="white"/>
        </w:rPr>
        <w:lastRenderedPageBreak/>
        <w:t>Integral Assignment and Parameters</w:t>
      </w:r>
      <w:bookmarkEnd w:id="419"/>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 xml:space="preserve">If the result symbol is temporary and its address symbol is null, we are facing the assignment of a conditional expression. The only other cases when a temporary symbol is assigned is in case of a </w:t>
      </w:r>
      <w:proofErr w:type="spellStart"/>
      <w:r>
        <w:rPr>
          <w:highlight w:val="white"/>
        </w:rPr>
        <w:t>dereferred</w:t>
      </w:r>
      <w:proofErr w:type="spellEnd"/>
      <w:r>
        <w:rPr>
          <w:highlight w:val="white"/>
        </w:rPr>
        <w:t>, index, or arrow expression. However, in those cases, the address symbol is not null.</w:t>
      </w:r>
    </w:p>
    <w:p w14:paraId="44D82F5D" w14:textId="218EAD6E" w:rsidR="007D3487" w:rsidRPr="007D3487" w:rsidRDefault="007D3487" w:rsidP="007D3487">
      <w:pPr>
        <w:pStyle w:val="Code"/>
        <w:rPr>
          <w:highlight w:val="white"/>
        </w:rPr>
      </w:pPr>
      <w:r w:rsidRPr="007D3487">
        <w:rPr>
          <w:highlight w:val="white"/>
        </w:rPr>
        <w:t xml:space="preserve">      if (resultSymbol.</w:t>
      </w:r>
      <w:r w:rsidR="00380086">
        <w:rPr>
          <w:highlight w:val="white"/>
        </w:rPr>
        <w:t>Is</w:t>
      </w:r>
      <w:r w:rsidR="00986125">
        <w:rPr>
          <w:highlight w:val="white"/>
        </w:rPr>
        <w:t>Temporary</w:t>
      </w:r>
      <w:r w:rsidR="00380086">
        <w:rPr>
          <w:highlight w:val="white"/>
        </w:rPr>
        <w:t>()</w:t>
      </w:r>
      <w:r w:rsidRPr="007D3487">
        <w:rPr>
          <w:highlight w:val="white"/>
        </w:rPr>
        <w:t>)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lastRenderedPageBreak/>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 xml:space="preserve">If the assign symbol is an array, function, string, or static address, we move its address rather than </w:t>
      </w:r>
      <w:proofErr w:type="spellStart"/>
      <w:r>
        <w:rPr>
          <w:highlight w:val="white"/>
        </w:rPr>
        <w:t>ist</w:t>
      </w:r>
      <w:proofErr w:type="spellEnd"/>
      <w:r>
        <w:rPr>
          <w:highlight w:val="white"/>
        </w:rPr>
        <w:t xml:space="preserve">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6E51EFB7" w14:textId="77777777" w:rsidR="00184AA8" w:rsidRPr="00533A30" w:rsidRDefault="00184AA8" w:rsidP="00184AA8">
      <w:pPr>
        <w:pStyle w:val="Rubrik3"/>
        <w:rPr>
          <w:highlight w:val="white"/>
        </w:rPr>
      </w:pPr>
      <w:bookmarkStart w:id="420" w:name="_Toc53473585"/>
      <w:r>
        <w:rPr>
          <w:highlight w:val="white"/>
        </w:rPr>
        <w:t>Unary Integral Operations</w:t>
      </w:r>
      <w:bookmarkEnd w:id="420"/>
    </w:p>
    <w:p w14:paraId="58663A23" w14:textId="77777777" w:rsidR="00184AA8" w:rsidRPr="00533A30" w:rsidRDefault="00184AA8" w:rsidP="00184AA8">
      <w:pPr>
        <w:rPr>
          <w:highlight w:val="white"/>
        </w:rPr>
      </w:pPr>
      <w:r>
        <w:rPr>
          <w:highlight w:val="white"/>
        </w:rPr>
        <w:t xml:space="preserve">The </w:t>
      </w:r>
      <w:r w:rsidRPr="00E1130D">
        <w:rPr>
          <w:rStyle w:val="KeyWord0"/>
          <w:highlight w:val="white"/>
        </w:rPr>
        <w:t>Unary</w:t>
      </w:r>
      <w:r>
        <w:rPr>
          <w:highlight w:val="white"/>
        </w:rPr>
        <w:t xml:space="preserve"> method is called to add code for </w:t>
      </w:r>
      <w:r w:rsidRPr="00500281">
        <w:rPr>
          <w:highlight w:val="white"/>
        </w:rPr>
        <w:t xml:space="preserve">unary </w:t>
      </w:r>
      <w:r>
        <w:rPr>
          <w:highlight w:val="white"/>
        </w:rPr>
        <w:t>subtraction</w:t>
      </w:r>
      <w:r w:rsidRPr="00500281">
        <w:rPr>
          <w:highlight w:val="white"/>
        </w:rPr>
        <w:t xml:space="preserve"> and bitwise not</w:t>
      </w:r>
      <w:r>
        <w:rPr>
          <w:highlight w:val="white"/>
        </w:rPr>
        <w:t>. There is also unary addition, but it generates no code.</w:t>
      </w:r>
    </w:p>
    <w:p w14:paraId="64D137E4" w14:textId="77777777" w:rsidR="00184AA8" w:rsidRDefault="00184AA8" w:rsidP="00184AA8">
      <w:pPr>
        <w:rPr>
          <w:highlight w:val="white"/>
        </w:rPr>
      </w:pPr>
      <w:r>
        <w:rPr>
          <w:highlight w:val="white"/>
        </w:rPr>
        <w:lastRenderedPageBreak/>
        <w:t xml:space="preserve">First, we need a map from middle code operators to assembly code operators for integral types. We will use the map in the </w:t>
      </w:r>
      <w:r w:rsidRPr="00F91C11">
        <w:rPr>
          <w:rStyle w:val="KeyWord0"/>
          <w:highlight w:val="white"/>
        </w:rPr>
        <w:t>IntegralUnary</w:t>
      </w:r>
      <w:r>
        <w:rPr>
          <w:highlight w:val="white"/>
        </w:rPr>
        <w:t xml:space="preserve"> and </w:t>
      </w:r>
      <w:r w:rsidRPr="00F91C11">
        <w:rPr>
          <w:rStyle w:val="KeyWord0"/>
          <w:highlight w:val="white"/>
        </w:rPr>
        <w:t>IntegralBinary</w:t>
      </w:r>
      <w:r>
        <w:rPr>
          <w:highlight w:val="white"/>
        </w:rPr>
        <w:t xml:space="preserve"> methods.</w:t>
      </w:r>
    </w:p>
    <w:p w14:paraId="495A043D" w14:textId="77777777" w:rsidR="00184AA8" w:rsidRPr="006E4B59" w:rsidRDefault="00184AA8" w:rsidP="00184AA8">
      <w:pPr>
        <w:pStyle w:val="Code"/>
        <w:rPr>
          <w:highlight w:val="white"/>
        </w:rPr>
      </w:pPr>
      <w:r w:rsidRPr="006E4B59">
        <w:rPr>
          <w:highlight w:val="white"/>
        </w:rPr>
        <w:t xml:space="preserve">    public static IDictionary&lt;MiddleOperator,AssemblyOperator&gt;</w:t>
      </w:r>
    </w:p>
    <w:p w14:paraId="1D616CE8" w14:textId="77777777" w:rsidR="00184AA8" w:rsidRPr="006E4B59" w:rsidRDefault="00184AA8" w:rsidP="00184AA8">
      <w:pPr>
        <w:pStyle w:val="Code"/>
        <w:rPr>
          <w:highlight w:val="white"/>
        </w:rPr>
      </w:pPr>
      <w:r w:rsidRPr="006E4B59">
        <w:rPr>
          <w:highlight w:val="white"/>
        </w:rPr>
        <w:t xml:space="preserve">      m_middleToIntegralMap =</w:t>
      </w:r>
    </w:p>
    <w:p w14:paraId="3D9BC477" w14:textId="77777777" w:rsidR="00184AA8" w:rsidRPr="006E4B59" w:rsidRDefault="00184AA8" w:rsidP="00184AA8">
      <w:pPr>
        <w:pStyle w:val="Code"/>
        <w:rPr>
          <w:highlight w:val="white"/>
        </w:rPr>
      </w:pPr>
      <w:r w:rsidRPr="006E4B59">
        <w:rPr>
          <w:highlight w:val="white"/>
        </w:rPr>
        <w:t xml:space="preserve">      new Dictionary&lt;MiddleOperator,AssemblyOperator&gt;() {</w:t>
      </w:r>
    </w:p>
    <w:p w14:paraId="1BCCEE50" w14:textId="77777777" w:rsidR="00184AA8" w:rsidRPr="006E4B59" w:rsidRDefault="00184AA8" w:rsidP="00184AA8">
      <w:pPr>
        <w:pStyle w:val="Code"/>
        <w:rPr>
          <w:highlight w:val="white"/>
        </w:rPr>
      </w:pPr>
      <w:r w:rsidRPr="006E4B59">
        <w:rPr>
          <w:highlight w:val="white"/>
        </w:rPr>
        <w:t xml:space="preserve">        {MiddleOperator.BitwiseNot, AssemblyOperator.not},</w:t>
      </w:r>
    </w:p>
    <w:p w14:paraId="1FDF27D0" w14:textId="77777777" w:rsidR="00184AA8" w:rsidRPr="006E4B59" w:rsidRDefault="00184AA8" w:rsidP="00184AA8">
      <w:pPr>
        <w:pStyle w:val="Code"/>
        <w:rPr>
          <w:highlight w:val="white"/>
        </w:rPr>
      </w:pPr>
      <w:r w:rsidRPr="006E4B59">
        <w:rPr>
          <w:highlight w:val="white"/>
        </w:rPr>
        <w:t xml:space="preserve">        {MiddleOperator.UnarySubtract, AssemblyOperator.neg},</w:t>
      </w:r>
    </w:p>
    <w:p w14:paraId="4F072B9B" w14:textId="77777777" w:rsidR="00184AA8" w:rsidRPr="006E4B59" w:rsidRDefault="00184AA8" w:rsidP="00184AA8">
      <w:pPr>
        <w:pStyle w:val="Code"/>
        <w:rPr>
          <w:highlight w:val="white"/>
        </w:rPr>
      </w:pPr>
      <w:r w:rsidRPr="006E4B59">
        <w:rPr>
          <w:highlight w:val="white"/>
        </w:rPr>
        <w:t xml:space="preserve">        {MiddleOperator.SignedMultiply, AssemblyOperator.imul},</w:t>
      </w:r>
    </w:p>
    <w:p w14:paraId="6120B95D" w14:textId="77777777" w:rsidR="00184AA8" w:rsidRPr="006E4B59" w:rsidRDefault="00184AA8" w:rsidP="00184AA8">
      <w:pPr>
        <w:pStyle w:val="Code"/>
        <w:rPr>
          <w:highlight w:val="white"/>
        </w:rPr>
      </w:pPr>
      <w:r w:rsidRPr="006E4B59">
        <w:rPr>
          <w:highlight w:val="white"/>
        </w:rPr>
        <w:t xml:space="preserve">        {MiddleOperator.SignedDivide, AssemblyOperator.idiv},</w:t>
      </w:r>
    </w:p>
    <w:p w14:paraId="3F741FBE" w14:textId="77777777" w:rsidR="00184AA8" w:rsidRPr="006E4B59" w:rsidRDefault="00184AA8" w:rsidP="00184AA8">
      <w:pPr>
        <w:pStyle w:val="Code"/>
        <w:rPr>
          <w:highlight w:val="white"/>
        </w:rPr>
      </w:pPr>
      <w:r w:rsidRPr="006E4B59">
        <w:rPr>
          <w:highlight w:val="white"/>
        </w:rPr>
        <w:t xml:space="preserve">        {MiddleOperator.SignedModulo, AssemblyOperator.idiv},</w:t>
      </w:r>
    </w:p>
    <w:p w14:paraId="64F298A2" w14:textId="77777777" w:rsidR="00184AA8" w:rsidRPr="006E4B59" w:rsidRDefault="00184AA8" w:rsidP="00184AA8">
      <w:pPr>
        <w:pStyle w:val="Code"/>
        <w:rPr>
          <w:highlight w:val="white"/>
        </w:rPr>
      </w:pPr>
      <w:r w:rsidRPr="006E4B59">
        <w:rPr>
          <w:highlight w:val="white"/>
        </w:rPr>
        <w:t xml:space="preserve">        {MiddleOperator.UnsignedMultiply, AssemblyOperator.mul},</w:t>
      </w:r>
    </w:p>
    <w:p w14:paraId="49D66C2C" w14:textId="77777777" w:rsidR="00184AA8" w:rsidRPr="006E4B59" w:rsidRDefault="00184AA8" w:rsidP="00184AA8">
      <w:pPr>
        <w:pStyle w:val="Code"/>
        <w:rPr>
          <w:highlight w:val="white"/>
        </w:rPr>
      </w:pPr>
      <w:r w:rsidRPr="006E4B59">
        <w:rPr>
          <w:highlight w:val="white"/>
        </w:rPr>
        <w:t xml:space="preserve">        {MiddleOperator.UnsignedDivide, AssemblyOperator.div},</w:t>
      </w:r>
    </w:p>
    <w:p w14:paraId="4200AE59" w14:textId="77777777" w:rsidR="00184AA8" w:rsidRPr="006E4B59" w:rsidRDefault="00184AA8" w:rsidP="00184AA8">
      <w:pPr>
        <w:pStyle w:val="Code"/>
        <w:rPr>
          <w:highlight w:val="white"/>
        </w:rPr>
      </w:pPr>
      <w:r w:rsidRPr="006E4B59">
        <w:rPr>
          <w:highlight w:val="white"/>
        </w:rPr>
        <w:t xml:space="preserve">        {MiddleOperator.UnsignedModulo, AssemblyOperator.div},</w:t>
      </w:r>
    </w:p>
    <w:p w14:paraId="2F2D686C" w14:textId="77777777" w:rsidR="00184AA8" w:rsidRPr="006E4B59" w:rsidRDefault="00184AA8" w:rsidP="00184AA8">
      <w:pPr>
        <w:pStyle w:val="Code"/>
        <w:rPr>
          <w:highlight w:val="white"/>
        </w:rPr>
      </w:pPr>
      <w:r w:rsidRPr="006E4B59">
        <w:rPr>
          <w:highlight w:val="white"/>
        </w:rPr>
        <w:t xml:space="preserve">        {MiddleOperator.Assign, AssemblyOperator.mov},</w:t>
      </w:r>
    </w:p>
    <w:p w14:paraId="7C0BB3C6" w14:textId="77777777" w:rsidR="00184AA8" w:rsidRPr="006E4B59" w:rsidRDefault="00184AA8" w:rsidP="00184AA8">
      <w:pPr>
        <w:pStyle w:val="Code"/>
        <w:rPr>
          <w:highlight w:val="white"/>
        </w:rPr>
      </w:pPr>
      <w:r w:rsidRPr="006E4B59">
        <w:rPr>
          <w:highlight w:val="white"/>
        </w:rPr>
        <w:t xml:space="preserve">        {MiddleOperator.BinaryAdd, AssemblyOperator.add},</w:t>
      </w:r>
    </w:p>
    <w:p w14:paraId="67FCAA23" w14:textId="77777777" w:rsidR="00184AA8" w:rsidRPr="006E4B59" w:rsidRDefault="00184AA8" w:rsidP="00184AA8">
      <w:pPr>
        <w:pStyle w:val="Code"/>
        <w:rPr>
          <w:highlight w:val="white"/>
        </w:rPr>
      </w:pPr>
      <w:r w:rsidRPr="006E4B59">
        <w:rPr>
          <w:highlight w:val="white"/>
        </w:rPr>
        <w:t xml:space="preserve">        {MiddleOperator.BinarySubtract, AssemblyOperator.sub},</w:t>
      </w:r>
    </w:p>
    <w:p w14:paraId="6318009E" w14:textId="77777777" w:rsidR="00184AA8" w:rsidRPr="006E4B59" w:rsidRDefault="00184AA8" w:rsidP="00184AA8">
      <w:pPr>
        <w:pStyle w:val="Code"/>
        <w:rPr>
          <w:highlight w:val="white"/>
        </w:rPr>
      </w:pPr>
      <w:r w:rsidRPr="006E4B59">
        <w:rPr>
          <w:highlight w:val="white"/>
        </w:rPr>
        <w:t xml:space="preserve">        {MiddleOperator.BitwiseAnd, AssemblyOperator.and},</w:t>
      </w:r>
    </w:p>
    <w:p w14:paraId="2ADC8990" w14:textId="77777777" w:rsidR="00184AA8" w:rsidRPr="006E4B59" w:rsidRDefault="00184AA8" w:rsidP="00184AA8">
      <w:pPr>
        <w:pStyle w:val="Code"/>
        <w:rPr>
          <w:highlight w:val="white"/>
        </w:rPr>
      </w:pPr>
      <w:r w:rsidRPr="006E4B59">
        <w:rPr>
          <w:highlight w:val="white"/>
        </w:rPr>
        <w:t xml:space="preserve">        {MiddleOperator.BitwiseOr, AssemblyOperator.or},</w:t>
      </w:r>
    </w:p>
    <w:p w14:paraId="69961CD2" w14:textId="77777777" w:rsidR="00184AA8" w:rsidRPr="006E4B59" w:rsidRDefault="00184AA8" w:rsidP="00184AA8">
      <w:pPr>
        <w:pStyle w:val="Code"/>
        <w:rPr>
          <w:highlight w:val="white"/>
        </w:rPr>
      </w:pPr>
      <w:r w:rsidRPr="006E4B59">
        <w:rPr>
          <w:highlight w:val="white"/>
        </w:rPr>
        <w:t xml:space="preserve">        {MiddleOperator.BitwiseXOr, AssemblyOperator.xor},</w:t>
      </w:r>
    </w:p>
    <w:p w14:paraId="3EDC9761" w14:textId="77777777" w:rsidR="00184AA8" w:rsidRPr="006E4B59" w:rsidRDefault="00184AA8" w:rsidP="00184AA8">
      <w:pPr>
        <w:pStyle w:val="Code"/>
        <w:rPr>
          <w:highlight w:val="white"/>
        </w:rPr>
      </w:pPr>
      <w:r w:rsidRPr="006E4B59">
        <w:rPr>
          <w:highlight w:val="white"/>
        </w:rPr>
        <w:t xml:space="preserve">        {MiddleOperator.ShiftLeft, AssemblyOperator.shl},</w:t>
      </w:r>
    </w:p>
    <w:p w14:paraId="2FA83E14" w14:textId="77777777" w:rsidR="00184AA8" w:rsidRPr="006E4B59" w:rsidRDefault="00184AA8" w:rsidP="00184AA8">
      <w:pPr>
        <w:pStyle w:val="Code"/>
        <w:rPr>
          <w:highlight w:val="white"/>
        </w:rPr>
      </w:pPr>
      <w:r w:rsidRPr="006E4B59">
        <w:rPr>
          <w:highlight w:val="white"/>
        </w:rPr>
        <w:t xml:space="preserve">        {MiddleOperator.ShiftRight, AssemblyOperator.shr},</w:t>
      </w:r>
    </w:p>
    <w:p w14:paraId="646256F0" w14:textId="77777777" w:rsidR="00184AA8" w:rsidRPr="006E4B59" w:rsidRDefault="00184AA8" w:rsidP="00184AA8">
      <w:pPr>
        <w:pStyle w:val="Code"/>
        <w:rPr>
          <w:highlight w:val="white"/>
        </w:rPr>
      </w:pPr>
      <w:r w:rsidRPr="006E4B59">
        <w:rPr>
          <w:highlight w:val="white"/>
        </w:rPr>
        <w:t xml:space="preserve">        {MiddleOperator.Equal, AssemblyOperator.je},</w:t>
      </w:r>
    </w:p>
    <w:p w14:paraId="2BAE0E94" w14:textId="77777777" w:rsidR="00184AA8" w:rsidRPr="006E4B59" w:rsidRDefault="00184AA8" w:rsidP="00184AA8">
      <w:pPr>
        <w:pStyle w:val="Code"/>
        <w:rPr>
          <w:highlight w:val="white"/>
        </w:rPr>
      </w:pPr>
      <w:r w:rsidRPr="006E4B59">
        <w:rPr>
          <w:highlight w:val="white"/>
        </w:rPr>
        <w:t xml:space="preserve">        {MiddleOperator.NotEqual, AssemblyOperator.jne},</w:t>
      </w:r>
    </w:p>
    <w:p w14:paraId="4F7211FD" w14:textId="77777777" w:rsidR="00184AA8" w:rsidRPr="006E4B59" w:rsidRDefault="00184AA8" w:rsidP="00184AA8">
      <w:pPr>
        <w:pStyle w:val="Code"/>
        <w:rPr>
          <w:highlight w:val="white"/>
        </w:rPr>
      </w:pPr>
      <w:r w:rsidRPr="006E4B59">
        <w:rPr>
          <w:highlight w:val="white"/>
        </w:rPr>
        <w:t xml:space="preserve">        {MiddleOperator.Carry, AssemblyOperator.jc},</w:t>
      </w:r>
    </w:p>
    <w:p w14:paraId="66290906" w14:textId="77777777" w:rsidR="00184AA8" w:rsidRPr="006E4B59" w:rsidRDefault="00184AA8" w:rsidP="00184AA8">
      <w:pPr>
        <w:pStyle w:val="Code"/>
        <w:rPr>
          <w:highlight w:val="white"/>
        </w:rPr>
      </w:pPr>
      <w:r w:rsidRPr="006E4B59">
        <w:rPr>
          <w:highlight w:val="white"/>
        </w:rPr>
        <w:t xml:space="preserve">        {MiddleOperator.NotCarry, AssemblyOperator.jnc},</w:t>
      </w:r>
    </w:p>
    <w:p w14:paraId="4F4C1D85" w14:textId="77777777" w:rsidR="00184AA8" w:rsidRPr="006E4B59" w:rsidRDefault="00184AA8" w:rsidP="00184AA8">
      <w:pPr>
        <w:pStyle w:val="Code"/>
        <w:rPr>
          <w:highlight w:val="white"/>
        </w:rPr>
      </w:pPr>
      <w:r w:rsidRPr="006E4B59">
        <w:rPr>
          <w:highlight w:val="white"/>
        </w:rPr>
        <w:t xml:space="preserve">        {MiddleOperator.Compare, AssemblyOperator.cmp},</w:t>
      </w:r>
    </w:p>
    <w:p w14:paraId="36155833" w14:textId="77777777" w:rsidR="00184AA8" w:rsidRPr="006E4B59" w:rsidRDefault="00184AA8" w:rsidP="00184AA8">
      <w:pPr>
        <w:pStyle w:val="Code"/>
        <w:rPr>
          <w:highlight w:val="white"/>
        </w:rPr>
      </w:pPr>
      <w:r w:rsidRPr="006E4B59">
        <w:rPr>
          <w:highlight w:val="white"/>
        </w:rPr>
        <w:t xml:space="preserve">        {MiddleOperator.SignedLessThan, AssemblyOperator.jl},</w:t>
      </w:r>
    </w:p>
    <w:p w14:paraId="6BE5710B" w14:textId="77777777" w:rsidR="00184AA8" w:rsidRPr="006E4B59" w:rsidRDefault="00184AA8" w:rsidP="00184AA8">
      <w:pPr>
        <w:pStyle w:val="Code"/>
        <w:rPr>
          <w:highlight w:val="white"/>
        </w:rPr>
      </w:pPr>
      <w:r w:rsidRPr="006E4B59">
        <w:rPr>
          <w:highlight w:val="white"/>
        </w:rPr>
        <w:t xml:space="preserve">        {MiddleOperator.SignedLessThanEqual,AssemblyOperator.jle},</w:t>
      </w:r>
    </w:p>
    <w:p w14:paraId="5C2EAF00" w14:textId="77777777" w:rsidR="00184AA8" w:rsidRPr="006E4B59" w:rsidRDefault="00184AA8" w:rsidP="00184AA8">
      <w:pPr>
        <w:pStyle w:val="Code"/>
        <w:rPr>
          <w:highlight w:val="white"/>
        </w:rPr>
      </w:pPr>
      <w:r w:rsidRPr="006E4B59">
        <w:rPr>
          <w:highlight w:val="white"/>
        </w:rPr>
        <w:t xml:space="preserve">        {MiddleOperator.SignedGreaterThan, AssemblyOperator.jg},</w:t>
      </w:r>
    </w:p>
    <w:p w14:paraId="05FC8485" w14:textId="77777777" w:rsidR="00184AA8" w:rsidRPr="006E4B59" w:rsidRDefault="00184AA8" w:rsidP="00184AA8">
      <w:pPr>
        <w:pStyle w:val="Code"/>
        <w:rPr>
          <w:highlight w:val="white"/>
        </w:rPr>
      </w:pPr>
      <w:r w:rsidRPr="006E4B59">
        <w:rPr>
          <w:highlight w:val="white"/>
        </w:rPr>
        <w:t xml:space="preserve">        {MiddleOperator.SignedGreaterThanEqual, AssemblyOperator.jge},</w:t>
      </w:r>
    </w:p>
    <w:p w14:paraId="43749CE9" w14:textId="77777777" w:rsidR="00184AA8" w:rsidRPr="006E4B59" w:rsidRDefault="00184AA8" w:rsidP="00184AA8">
      <w:pPr>
        <w:pStyle w:val="Code"/>
        <w:rPr>
          <w:highlight w:val="white"/>
        </w:rPr>
      </w:pPr>
      <w:r w:rsidRPr="006E4B59">
        <w:rPr>
          <w:highlight w:val="white"/>
        </w:rPr>
        <w:t xml:space="preserve">        {MiddleOperator.UnsignedLessThan, AssemblyOperator.jb},</w:t>
      </w:r>
    </w:p>
    <w:p w14:paraId="6BB47221" w14:textId="77777777" w:rsidR="00184AA8" w:rsidRPr="006E4B59" w:rsidRDefault="00184AA8" w:rsidP="00184AA8">
      <w:pPr>
        <w:pStyle w:val="Code"/>
        <w:rPr>
          <w:highlight w:val="white"/>
        </w:rPr>
      </w:pPr>
      <w:r w:rsidRPr="006E4B59">
        <w:rPr>
          <w:highlight w:val="white"/>
        </w:rPr>
        <w:t xml:space="preserve">        {MiddleOperator.UnsignedLessThanEqual, AssemblyOperator.jbe},</w:t>
      </w:r>
    </w:p>
    <w:p w14:paraId="048B53E1" w14:textId="77777777" w:rsidR="00184AA8" w:rsidRPr="006E4B59" w:rsidRDefault="00184AA8" w:rsidP="00184AA8">
      <w:pPr>
        <w:pStyle w:val="Code"/>
        <w:rPr>
          <w:highlight w:val="white"/>
        </w:rPr>
      </w:pPr>
      <w:r w:rsidRPr="006E4B59">
        <w:rPr>
          <w:highlight w:val="white"/>
        </w:rPr>
        <w:t xml:space="preserve">        {MiddleOperator.UnsignedGreaterThan, AssemblyOperator.ja},</w:t>
      </w:r>
    </w:p>
    <w:p w14:paraId="701D83D3" w14:textId="77777777" w:rsidR="00184AA8" w:rsidRPr="006E4B59" w:rsidRDefault="00184AA8" w:rsidP="00184AA8">
      <w:pPr>
        <w:pStyle w:val="Code"/>
        <w:rPr>
          <w:highlight w:val="white"/>
        </w:rPr>
      </w:pPr>
      <w:r w:rsidRPr="006E4B59">
        <w:rPr>
          <w:highlight w:val="white"/>
        </w:rPr>
        <w:t xml:space="preserve">        {MiddleOperator.UnsignedGreaterThanEqual, AssemblyOperator.jae}};</w:t>
      </w:r>
    </w:p>
    <w:p w14:paraId="3757327C" w14:textId="77777777" w:rsidR="00184AA8" w:rsidRPr="006E4B59" w:rsidRDefault="00184AA8" w:rsidP="00184AA8">
      <w:pPr>
        <w:pStyle w:val="Code"/>
        <w:rPr>
          <w:highlight w:val="white"/>
        </w:rPr>
      </w:pPr>
    </w:p>
    <w:p w14:paraId="27388A34" w14:textId="77777777" w:rsidR="00184AA8" w:rsidRPr="006E4B59" w:rsidRDefault="00184AA8" w:rsidP="00184AA8">
      <w:pPr>
        <w:pStyle w:val="Code"/>
        <w:rPr>
          <w:highlight w:val="white"/>
        </w:rPr>
      </w:pPr>
      <w:r w:rsidRPr="006E4B59">
        <w:rPr>
          <w:highlight w:val="white"/>
        </w:rPr>
        <w:t xml:space="preserve">    public void IntegralUnary(MiddleCode middleCode) {</w:t>
      </w:r>
    </w:p>
    <w:p w14:paraId="3F1AA77C" w14:textId="77777777" w:rsidR="00184AA8" w:rsidRPr="006E4B59" w:rsidRDefault="00184AA8" w:rsidP="00184AA8">
      <w:pPr>
        <w:pStyle w:val="Code"/>
        <w:rPr>
          <w:highlight w:val="white"/>
        </w:rPr>
      </w:pPr>
      <w:r w:rsidRPr="006E4B59">
        <w:rPr>
          <w:highlight w:val="white"/>
        </w:rPr>
        <w:t xml:space="preserve">      Symbol resultSymbol = (Symbol)middleCode[0],</w:t>
      </w:r>
    </w:p>
    <w:p w14:paraId="7C981B88" w14:textId="77777777" w:rsidR="00184AA8" w:rsidRPr="006E4B59" w:rsidRDefault="00184AA8" w:rsidP="00184AA8">
      <w:pPr>
        <w:pStyle w:val="Code"/>
        <w:rPr>
          <w:highlight w:val="white"/>
        </w:rPr>
      </w:pPr>
      <w:r w:rsidRPr="006E4B59">
        <w:rPr>
          <w:highlight w:val="white"/>
        </w:rPr>
        <w:t xml:space="preserve">             unarySymbol = (Symbol)middleCode[1];</w:t>
      </w:r>
    </w:p>
    <w:p w14:paraId="7265284A" w14:textId="77777777" w:rsidR="00184AA8" w:rsidRPr="006E4B59" w:rsidRDefault="00184AA8" w:rsidP="00184AA8">
      <w:pPr>
        <w:pStyle w:val="Code"/>
        <w:rPr>
          <w:highlight w:val="white"/>
        </w:rPr>
      </w:pPr>
      <w:r w:rsidRPr="006E4B59">
        <w:rPr>
          <w:highlight w:val="white"/>
        </w:rPr>
        <w:t xml:space="preserve">      IntegralUnary(middleCode.Operator, resultSymbol, unarySymbol);</w:t>
      </w:r>
    </w:p>
    <w:p w14:paraId="2DC790B3" w14:textId="77777777" w:rsidR="00184AA8" w:rsidRPr="006E4B59" w:rsidRDefault="00184AA8" w:rsidP="00184AA8">
      <w:pPr>
        <w:pStyle w:val="Code"/>
        <w:rPr>
          <w:highlight w:val="white"/>
        </w:rPr>
      </w:pPr>
      <w:r w:rsidRPr="006E4B59">
        <w:rPr>
          <w:highlight w:val="white"/>
        </w:rPr>
        <w:t xml:space="preserve">    }</w:t>
      </w:r>
    </w:p>
    <w:p w14:paraId="5C06F991" w14:textId="77777777" w:rsidR="00184AA8" w:rsidRDefault="00184AA8" w:rsidP="00184AA8">
      <w:pPr>
        <w:pStyle w:val="Code"/>
        <w:rPr>
          <w:highlight w:val="white"/>
        </w:rPr>
      </w:pPr>
    </w:p>
    <w:p w14:paraId="12A12804" w14:textId="77777777" w:rsidR="00184AA8" w:rsidRPr="006E4B59" w:rsidRDefault="00184AA8" w:rsidP="00184AA8">
      <w:pPr>
        <w:pStyle w:val="Code"/>
        <w:rPr>
          <w:highlight w:val="white"/>
        </w:rPr>
      </w:pPr>
      <w:r w:rsidRPr="006E4B59">
        <w:rPr>
          <w:highlight w:val="white"/>
        </w:rPr>
        <w:t xml:space="preserve">    public void IntegralUnary(MiddleOperator middleOperator,</w:t>
      </w:r>
    </w:p>
    <w:p w14:paraId="4B88C9FD" w14:textId="77777777" w:rsidR="00184AA8" w:rsidRPr="006E4B59" w:rsidRDefault="00184AA8" w:rsidP="00184AA8">
      <w:pPr>
        <w:pStyle w:val="Code"/>
        <w:rPr>
          <w:highlight w:val="white"/>
        </w:rPr>
      </w:pPr>
      <w:r w:rsidRPr="006E4B59">
        <w:rPr>
          <w:highlight w:val="white"/>
        </w:rPr>
        <w:t xml:space="preserve">                              Symbol resultSymbol, Symbol unarySymbol) {</w:t>
      </w:r>
    </w:p>
    <w:p w14:paraId="59B9D303" w14:textId="77777777" w:rsidR="00184AA8" w:rsidRPr="006E4B59" w:rsidRDefault="00184AA8" w:rsidP="00184AA8">
      <w:pPr>
        <w:pStyle w:val="Code"/>
        <w:rPr>
          <w:highlight w:val="white"/>
        </w:rPr>
      </w:pPr>
      <w:r w:rsidRPr="006E4B59">
        <w:rPr>
          <w:highlight w:val="white"/>
        </w:rPr>
        <w:t xml:space="preserve">      AssemblyOperator objectOperator =</w:t>
      </w:r>
    </w:p>
    <w:p w14:paraId="48E10DB4" w14:textId="77777777" w:rsidR="00184AA8" w:rsidRPr="006E4B59" w:rsidRDefault="00184AA8" w:rsidP="00184AA8">
      <w:pPr>
        <w:pStyle w:val="Code"/>
        <w:rPr>
          <w:highlight w:val="white"/>
        </w:rPr>
      </w:pPr>
      <w:r w:rsidRPr="006E4B59">
        <w:rPr>
          <w:highlight w:val="white"/>
        </w:rPr>
        <w:t xml:space="preserve">        m_middleToIntegralMap[middleOperator];</w:t>
      </w:r>
    </w:p>
    <w:p w14:paraId="7CD796A4" w14:textId="77777777" w:rsidR="00184AA8" w:rsidRPr="006E4B59" w:rsidRDefault="00184AA8" w:rsidP="00184AA8">
      <w:pPr>
        <w:pStyle w:val="Code"/>
        <w:rPr>
          <w:highlight w:val="white"/>
        </w:rPr>
      </w:pPr>
      <w:r w:rsidRPr="006E4B59">
        <w:rPr>
          <w:highlight w:val="white"/>
        </w:rPr>
        <w:t xml:space="preserve">      int typeSize = unarySymbol.Type.SizeArray();</w:t>
      </w:r>
    </w:p>
    <w:p w14:paraId="75BB1320" w14:textId="77777777" w:rsidR="00184AA8" w:rsidRPr="006E4B59" w:rsidRDefault="00184AA8" w:rsidP="00184AA8">
      <w:pPr>
        <w:pStyle w:val="Code"/>
        <w:rPr>
          <w:highlight w:val="white"/>
        </w:rPr>
      </w:pPr>
    </w:p>
    <w:p w14:paraId="24D9B514" w14:textId="77777777" w:rsidR="00184AA8" w:rsidRPr="006E4B59" w:rsidRDefault="00184AA8" w:rsidP="00184AA8">
      <w:pPr>
        <w:pStyle w:val="Code"/>
        <w:rPr>
          <w:highlight w:val="white"/>
        </w:rPr>
      </w:pPr>
      <w:r w:rsidRPr="006E4B59">
        <w:rPr>
          <w:highlight w:val="white"/>
        </w:rPr>
        <w:t xml:space="preserve">      Track unaryTrack = null;</w:t>
      </w:r>
    </w:p>
    <w:p w14:paraId="4F047CE2" w14:textId="77777777" w:rsidR="00184AA8" w:rsidRPr="006E4B59" w:rsidRDefault="00184AA8" w:rsidP="00184AA8">
      <w:pPr>
        <w:pStyle w:val="Code"/>
        <w:rPr>
          <w:highlight w:val="white"/>
        </w:rPr>
      </w:pPr>
      <w:r w:rsidRPr="006E4B59">
        <w:rPr>
          <w:highlight w:val="white"/>
        </w:rPr>
        <w:t xml:space="preserve">      m_trackMap.TryGetValue(unarySymbol, out unaryTrack);</w:t>
      </w:r>
    </w:p>
    <w:p w14:paraId="7A37C1EA" w14:textId="77777777" w:rsidR="00184AA8" w:rsidRDefault="00184AA8" w:rsidP="00184AA8">
      <w:pPr>
        <w:pStyle w:val="Code"/>
        <w:rPr>
          <w:highlight w:val="white"/>
        </w:rPr>
      </w:pPr>
    </w:p>
    <w:p w14:paraId="481729B7" w14:textId="77777777" w:rsidR="00184AA8" w:rsidRPr="006E4B59" w:rsidRDefault="00184AA8" w:rsidP="00184AA8">
      <w:pPr>
        <w:pStyle w:val="Code"/>
        <w:rPr>
          <w:highlight w:val="white"/>
        </w:rPr>
      </w:pPr>
      <w:r w:rsidRPr="006E4B59">
        <w:rPr>
          <w:highlight w:val="white"/>
        </w:rPr>
        <w:t xml:space="preserve">      if (unarySymbol.Value is BigInteger) {</w:t>
      </w:r>
    </w:p>
    <w:p w14:paraId="3BA82720" w14:textId="77777777" w:rsidR="00184AA8" w:rsidRPr="006E4B59" w:rsidRDefault="00184AA8" w:rsidP="00184AA8">
      <w:pPr>
        <w:pStyle w:val="Code"/>
        <w:rPr>
          <w:highlight w:val="white"/>
        </w:rPr>
      </w:pPr>
      <w:r w:rsidRPr="006E4B59">
        <w:rPr>
          <w:highlight w:val="white"/>
        </w:rPr>
        <w:t xml:space="preserve">        SymbolTable.StaticSet.Add(ConstantExpression.Value(unarySymbol));</w:t>
      </w:r>
    </w:p>
    <w:p w14:paraId="3CF1C1B4" w14:textId="77777777" w:rsidR="00184AA8" w:rsidRDefault="00184AA8" w:rsidP="00184AA8">
      <w:pPr>
        <w:pStyle w:val="Code"/>
        <w:rPr>
          <w:highlight w:val="white"/>
        </w:rPr>
      </w:pPr>
      <w:r w:rsidRPr="006E4B59">
        <w:rPr>
          <w:highlight w:val="white"/>
        </w:rPr>
        <w:t xml:space="preserve">        AddAssemblyCode(objectOperator, unarySymbol.UniqueName,</w:t>
      </w:r>
    </w:p>
    <w:p w14:paraId="21A0F062" w14:textId="77777777" w:rsidR="00184AA8" w:rsidRPr="006E4B59" w:rsidRDefault="00184AA8" w:rsidP="00184AA8">
      <w:pPr>
        <w:pStyle w:val="Code"/>
        <w:rPr>
          <w:highlight w:val="white"/>
        </w:rPr>
      </w:pPr>
      <w:r>
        <w:rPr>
          <w:highlight w:val="white"/>
        </w:rPr>
        <w:t xml:space="preserve">                       </w:t>
      </w:r>
      <w:r w:rsidRPr="006E4B59">
        <w:rPr>
          <w:highlight w:val="white"/>
        </w:rPr>
        <w:t xml:space="preserve"> 0, null, typeSize);</w:t>
      </w:r>
    </w:p>
    <w:p w14:paraId="363298D9" w14:textId="77777777" w:rsidR="00184AA8" w:rsidRPr="006E4B59" w:rsidRDefault="00184AA8" w:rsidP="00184AA8">
      <w:pPr>
        <w:pStyle w:val="Code"/>
        <w:rPr>
          <w:highlight w:val="white"/>
        </w:rPr>
      </w:pPr>
      <w:r w:rsidRPr="006E4B59">
        <w:rPr>
          <w:highlight w:val="white"/>
        </w:rPr>
        <w:t xml:space="preserve">      }</w:t>
      </w:r>
    </w:p>
    <w:p w14:paraId="4E1E8DFB" w14:textId="77777777" w:rsidR="00184AA8" w:rsidRPr="00536DDA" w:rsidRDefault="00184AA8" w:rsidP="00184AA8">
      <w:pPr>
        <w:rPr>
          <w:highlight w:val="white"/>
        </w:rPr>
      </w:pPr>
      <w:r>
        <w:rPr>
          <w:highlight w:val="white"/>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1E3C9F" w:rsidRDefault="00184AA8" w:rsidP="00184AA8">
      <w:pPr>
        <w:pStyle w:val="Code"/>
        <w:rPr>
          <w:highlight w:val="white"/>
        </w:rPr>
      </w:pPr>
      <w:r w:rsidRPr="001E3C9F">
        <w:rPr>
          <w:highlight w:val="white"/>
        </w:rPr>
        <w:t xml:space="preserve">      else if (resultSymbol == unarySymbol) {</w:t>
      </w:r>
    </w:p>
    <w:p w14:paraId="0F81DA9B" w14:textId="77777777" w:rsidR="00184AA8" w:rsidRPr="001E3C9F" w:rsidRDefault="00184AA8" w:rsidP="00184AA8">
      <w:pPr>
        <w:pStyle w:val="Code"/>
        <w:rPr>
          <w:highlight w:val="white"/>
        </w:rPr>
      </w:pPr>
      <w:r w:rsidRPr="001E3C9F">
        <w:rPr>
          <w:highlight w:val="white"/>
        </w:rPr>
        <w:t xml:space="preserve">        Assert.ErrorXXX(unaryTrack == null);</w:t>
      </w:r>
    </w:p>
    <w:p w14:paraId="03AC3571" w14:textId="77777777" w:rsidR="00184AA8" w:rsidRPr="001E3C9F" w:rsidRDefault="00184AA8" w:rsidP="00184AA8">
      <w:pPr>
        <w:pStyle w:val="Code"/>
        <w:rPr>
          <w:highlight w:val="white"/>
        </w:rPr>
      </w:pPr>
      <w:r w:rsidRPr="001E3C9F">
        <w:rPr>
          <w:highlight w:val="white"/>
        </w:rPr>
        <w:t xml:space="preserve">        if (middleOperator != MiddleOperator.UnaryAdd) {</w:t>
      </w:r>
    </w:p>
    <w:p w14:paraId="008AEE52" w14:textId="77777777" w:rsidR="00184AA8" w:rsidRPr="001E3C9F" w:rsidRDefault="00184AA8" w:rsidP="00184AA8">
      <w:pPr>
        <w:pStyle w:val="Code"/>
        <w:rPr>
          <w:highlight w:val="white"/>
        </w:rPr>
      </w:pPr>
      <w:r w:rsidRPr="001E3C9F">
        <w:rPr>
          <w:highlight w:val="white"/>
        </w:rPr>
        <w:t xml:space="preserve">          AddAssemblyCode(objectOperator, Base(unarySymbol),</w:t>
      </w:r>
    </w:p>
    <w:p w14:paraId="6CE57117" w14:textId="77777777" w:rsidR="00184AA8" w:rsidRPr="001E3C9F" w:rsidRDefault="00184AA8" w:rsidP="00184AA8">
      <w:pPr>
        <w:pStyle w:val="Code"/>
        <w:rPr>
          <w:highlight w:val="white"/>
        </w:rPr>
      </w:pPr>
      <w:r w:rsidRPr="001E3C9F">
        <w:rPr>
          <w:highlight w:val="white"/>
        </w:rPr>
        <w:t xml:space="preserve">                          Offset(unarySymbol), null, typeSize);</w:t>
      </w:r>
    </w:p>
    <w:p w14:paraId="39306D21" w14:textId="77777777" w:rsidR="00184AA8" w:rsidRPr="001E3C9F" w:rsidRDefault="00184AA8" w:rsidP="00184AA8">
      <w:pPr>
        <w:pStyle w:val="Code"/>
        <w:rPr>
          <w:highlight w:val="white"/>
        </w:rPr>
      </w:pPr>
      <w:r w:rsidRPr="001E3C9F">
        <w:rPr>
          <w:highlight w:val="white"/>
        </w:rPr>
        <w:t xml:space="preserve">        }</w:t>
      </w:r>
    </w:p>
    <w:p w14:paraId="11D74E0D" w14:textId="77777777" w:rsidR="00184AA8" w:rsidRPr="001E3C9F" w:rsidRDefault="00184AA8" w:rsidP="00184AA8">
      <w:pPr>
        <w:pStyle w:val="Code"/>
        <w:rPr>
          <w:highlight w:val="white"/>
        </w:rPr>
      </w:pPr>
      <w:r w:rsidRPr="001E3C9F">
        <w:rPr>
          <w:highlight w:val="white"/>
        </w:rPr>
        <w:t xml:space="preserve">      }</w:t>
      </w:r>
    </w:p>
    <w:p w14:paraId="0BDA1202" w14:textId="77777777" w:rsidR="00184AA8" w:rsidRDefault="00184AA8" w:rsidP="00184AA8">
      <w:pPr>
        <w:rPr>
          <w:highlight w:val="white"/>
        </w:rPr>
      </w:pPr>
      <w:r>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536DDA" w:rsidRDefault="00184AA8" w:rsidP="00184AA8">
      <w:pPr>
        <w:pStyle w:val="Code"/>
        <w:rPr>
          <w:highlight w:val="white"/>
        </w:rPr>
      </w:pPr>
      <w:r w:rsidRPr="00536DDA">
        <w:rPr>
          <w:highlight w:val="white"/>
        </w:rPr>
        <w:t xml:space="preserve">      else {</w:t>
      </w:r>
    </w:p>
    <w:p w14:paraId="1644961A" w14:textId="77777777" w:rsidR="00184AA8" w:rsidRDefault="00184AA8" w:rsidP="00184AA8">
      <w:pPr>
        <w:pStyle w:val="Code"/>
        <w:rPr>
          <w:highlight w:val="white"/>
        </w:rPr>
      </w:pPr>
      <w:r w:rsidRPr="00536DDA">
        <w:rPr>
          <w:highlight w:val="white"/>
        </w:rPr>
        <w:t xml:space="preserve">        unaryTrack = LoadValueToRegister(unarySymbol);</w:t>
      </w:r>
    </w:p>
    <w:p w14:paraId="603F2B9A" w14:textId="77777777" w:rsidR="00184AA8" w:rsidRPr="00536DDA" w:rsidRDefault="00184AA8" w:rsidP="00184AA8">
      <w:pPr>
        <w:pStyle w:val="Code"/>
        <w:rPr>
          <w:highlight w:val="white"/>
        </w:rPr>
      </w:pPr>
    </w:p>
    <w:p w14:paraId="727889B6" w14:textId="77777777" w:rsidR="00184AA8" w:rsidRDefault="00184AA8" w:rsidP="00184AA8">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1547F1FF" w14:textId="77777777" w:rsidR="00184AA8" w:rsidRDefault="00184AA8" w:rsidP="00184AA8">
      <w:pPr>
        <w:pStyle w:val="Code"/>
        <w:rPr>
          <w:highlight w:val="white"/>
        </w:rPr>
      </w:pPr>
      <w:r>
        <w:rPr>
          <w:highlight w:val="white"/>
        </w:rPr>
        <w:t xml:space="preserve">  </w:t>
      </w:r>
      <w:r w:rsidRPr="00536DDA">
        <w:rPr>
          <w:highlight w:val="white"/>
        </w:rPr>
        <w:t xml:space="preserve">        AddAssemblyCode(objectOperator, unaryTrack);</w:t>
      </w:r>
    </w:p>
    <w:p w14:paraId="041B8641" w14:textId="77777777" w:rsidR="00184AA8" w:rsidRPr="00536DDA" w:rsidRDefault="00184AA8" w:rsidP="00184AA8">
      <w:pPr>
        <w:pStyle w:val="Code"/>
        <w:rPr>
          <w:highlight w:val="white"/>
        </w:rPr>
      </w:pPr>
      <w:r>
        <w:rPr>
          <w:highlight w:val="white"/>
        </w:rPr>
        <w:t xml:space="preserve">        }</w:t>
      </w:r>
    </w:p>
    <w:p w14:paraId="2EFA0B16" w14:textId="77777777" w:rsidR="00184AA8" w:rsidRPr="00536DDA" w:rsidRDefault="00184AA8" w:rsidP="00184AA8">
      <w:pPr>
        <w:rPr>
          <w:highlight w:val="white"/>
        </w:rPr>
      </w:pPr>
      <w:r>
        <w:rPr>
          <w:highlight w:val="white"/>
        </w:rPr>
        <w:t>If the result symbol is a temporary variable, we add the unary track to the result symbol in the track map.</w:t>
      </w:r>
    </w:p>
    <w:p w14:paraId="4988098F" w14:textId="63D4D962" w:rsidR="00184AA8" w:rsidRPr="00BA7F09" w:rsidRDefault="00184AA8" w:rsidP="00184AA8">
      <w:pPr>
        <w:pStyle w:val="Code"/>
        <w:rPr>
          <w:highlight w:val="white"/>
        </w:rPr>
      </w:pPr>
      <w:r w:rsidRPr="00BA7F09">
        <w:rPr>
          <w:highlight w:val="white"/>
        </w:rPr>
        <w:t xml:space="preserve">        if (resultSymbol.</w:t>
      </w:r>
      <w:r w:rsidR="00380086">
        <w:rPr>
          <w:highlight w:val="white"/>
        </w:rPr>
        <w:t>Is</w:t>
      </w:r>
      <w:r w:rsidR="00986125">
        <w:rPr>
          <w:highlight w:val="white"/>
        </w:rPr>
        <w:t>Temporary</w:t>
      </w:r>
      <w:r w:rsidR="00380086">
        <w:rPr>
          <w:highlight w:val="white"/>
        </w:rPr>
        <w:t>()</w:t>
      </w:r>
      <w:r w:rsidRPr="00BA7F09">
        <w:rPr>
          <w:highlight w:val="white"/>
        </w:rPr>
        <w:t>) {</w:t>
      </w:r>
    </w:p>
    <w:p w14:paraId="02E38021" w14:textId="77777777" w:rsidR="00184AA8" w:rsidRPr="00BA7F09" w:rsidRDefault="00184AA8" w:rsidP="00184AA8">
      <w:pPr>
        <w:pStyle w:val="Code"/>
        <w:rPr>
          <w:highlight w:val="white"/>
        </w:rPr>
      </w:pPr>
      <w:r w:rsidRPr="00BA7F09">
        <w:rPr>
          <w:highlight w:val="white"/>
        </w:rPr>
        <w:t xml:space="preserve">          Assert.ErrorXXX(resultSymbol.AddressSymbol == null);</w:t>
      </w:r>
    </w:p>
    <w:p w14:paraId="6CB728E9" w14:textId="77777777" w:rsidR="00184AA8" w:rsidRPr="00536DDA" w:rsidRDefault="00184AA8" w:rsidP="00184AA8">
      <w:pPr>
        <w:pStyle w:val="Code"/>
        <w:rPr>
          <w:highlight w:val="white"/>
        </w:rPr>
      </w:pPr>
      <w:r w:rsidRPr="00536DDA">
        <w:rPr>
          <w:highlight w:val="white"/>
        </w:rPr>
        <w:t xml:space="preserve">          m_trackMap.Add(resultSymbol, unaryTrack);</w:t>
      </w:r>
    </w:p>
    <w:p w14:paraId="49A951F5" w14:textId="77777777" w:rsidR="00184AA8" w:rsidRPr="00536DDA" w:rsidRDefault="00184AA8" w:rsidP="00184AA8">
      <w:pPr>
        <w:pStyle w:val="Code"/>
        <w:rPr>
          <w:highlight w:val="white"/>
        </w:rPr>
      </w:pPr>
      <w:r w:rsidRPr="00536DDA">
        <w:rPr>
          <w:highlight w:val="white"/>
        </w:rPr>
        <w:t xml:space="preserve">        }</w:t>
      </w:r>
    </w:p>
    <w:p w14:paraId="7FB9F05A" w14:textId="77777777" w:rsidR="00184AA8" w:rsidRPr="00536DDA" w:rsidRDefault="00184AA8" w:rsidP="00184AA8">
      <w:pPr>
        <w:rPr>
          <w:highlight w:val="white"/>
        </w:rPr>
      </w:pPr>
      <w:r>
        <w:rPr>
          <w:highlight w:val="white"/>
        </w:rPr>
        <w:t>If the result symbol is a regular variable, we store the resulting value of the register on its address.</w:t>
      </w:r>
    </w:p>
    <w:p w14:paraId="1B46B06C" w14:textId="77777777" w:rsidR="00184AA8" w:rsidRPr="00536DDA" w:rsidRDefault="00184AA8" w:rsidP="00184AA8">
      <w:pPr>
        <w:pStyle w:val="Code"/>
        <w:rPr>
          <w:highlight w:val="white"/>
        </w:rPr>
      </w:pPr>
      <w:r w:rsidRPr="00536DDA">
        <w:rPr>
          <w:highlight w:val="white"/>
        </w:rPr>
        <w:t xml:space="preserve">        else {</w:t>
      </w:r>
    </w:p>
    <w:p w14:paraId="01EADF4D" w14:textId="77777777" w:rsidR="00184AA8" w:rsidRPr="00536DDA" w:rsidRDefault="00184AA8" w:rsidP="00184AA8">
      <w:pPr>
        <w:pStyle w:val="Code"/>
        <w:rPr>
          <w:highlight w:val="white"/>
        </w:rPr>
      </w:pPr>
      <w:r w:rsidRPr="00536DDA">
        <w:rPr>
          <w:highlight w:val="white"/>
        </w:rPr>
        <w:t xml:space="preserve">          AddAssemblyCode(AssemblyOperator.mov, Base(resultSymbol),</w:t>
      </w:r>
    </w:p>
    <w:p w14:paraId="2A854C10" w14:textId="77777777" w:rsidR="00184AA8" w:rsidRPr="00536DDA" w:rsidRDefault="00184AA8" w:rsidP="00184AA8">
      <w:pPr>
        <w:pStyle w:val="Code"/>
        <w:rPr>
          <w:highlight w:val="white"/>
        </w:rPr>
      </w:pPr>
      <w:r w:rsidRPr="00536DDA">
        <w:rPr>
          <w:highlight w:val="white"/>
        </w:rPr>
        <w:t xml:space="preserve">                          Offset(resultSymbol), unaryTrack);</w:t>
      </w:r>
    </w:p>
    <w:p w14:paraId="56C3D968" w14:textId="77777777" w:rsidR="00184AA8" w:rsidRPr="00536DDA" w:rsidRDefault="00184AA8" w:rsidP="00184AA8">
      <w:pPr>
        <w:pStyle w:val="Code"/>
        <w:rPr>
          <w:highlight w:val="white"/>
        </w:rPr>
      </w:pPr>
      <w:r w:rsidRPr="00536DDA">
        <w:rPr>
          <w:highlight w:val="white"/>
        </w:rPr>
        <w:t xml:space="preserve">        }</w:t>
      </w:r>
    </w:p>
    <w:p w14:paraId="32784239" w14:textId="77777777" w:rsidR="00184AA8" w:rsidRDefault="00184AA8" w:rsidP="00184AA8">
      <w:pPr>
        <w:pStyle w:val="Code"/>
        <w:rPr>
          <w:highlight w:val="white"/>
        </w:rPr>
      </w:pPr>
    </w:p>
    <w:p w14:paraId="4A915D92" w14:textId="77777777" w:rsidR="00184AA8" w:rsidRPr="00536DDA" w:rsidRDefault="00184AA8" w:rsidP="00184AA8">
      <w:pPr>
        <w:pStyle w:val="Code"/>
        <w:rPr>
          <w:highlight w:val="white"/>
        </w:rPr>
      </w:pPr>
      <w:r>
        <w:rPr>
          <w:highlight w:val="white"/>
        </w:rPr>
        <w:t xml:space="preserve">  </w:t>
      </w:r>
      <w:r w:rsidRPr="00536DDA">
        <w:rPr>
          <w:highlight w:val="white"/>
        </w:rPr>
        <w:t xml:space="preserve">      m_trackMap.Remove(unarySymbol);</w:t>
      </w:r>
    </w:p>
    <w:p w14:paraId="45BF9436" w14:textId="77777777" w:rsidR="00184AA8" w:rsidRPr="00536DDA" w:rsidRDefault="00184AA8" w:rsidP="00184AA8">
      <w:pPr>
        <w:pStyle w:val="Code"/>
        <w:rPr>
          <w:highlight w:val="white"/>
        </w:rPr>
      </w:pPr>
      <w:r w:rsidRPr="00536DDA">
        <w:rPr>
          <w:highlight w:val="white"/>
        </w:rPr>
        <w:t xml:space="preserve">      }</w:t>
      </w:r>
    </w:p>
    <w:p w14:paraId="61A5C437" w14:textId="77777777" w:rsidR="00184AA8" w:rsidRPr="00536DDA" w:rsidRDefault="00184AA8" w:rsidP="00184AA8">
      <w:pPr>
        <w:pStyle w:val="Code"/>
        <w:rPr>
          <w:highlight w:val="white"/>
        </w:rPr>
      </w:pPr>
      <w:r w:rsidRPr="00536DDA">
        <w:rPr>
          <w:highlight w:val="white"/>
        </w:rPr>
        <w:t xml:space="preserve">    }</w:t>
      </w:r>
    </w:p>
    <w:p w14:paraId="210F3F9B" w14:textId="448C8041" w:rsidR="002F73EF" w:rsidRDefault="002F73EF" w:rsidP="002F73EF">
      <w:pPr>
        <w:pStyle w:val="Rubrik3"/>
        <w:rPr>
          <w:highlight w:val="white"/>
        </w:rPr>
      </w:pPr>
      <w:bookmarkStart w:id="421" w:name="_Toc53473586"/>
      <w:r>
        <w:rPr>
          <w:highlight w:val="white"/>
        </w:rPr>
        <w:t>Integral Binary</w:t>
      </w:r>
      <w:bookmarkEnd w:id="421"/>
    </w:p>
    <w:p w14:paraId="5D21094A" w14:textId="5F329B7A" w:rsidR="00F00DE2" w:rsidRDefault="00F00DE2" w:rsidP="00F00DE2">
      <w:pPr>
        <w:rPr>
          <w:highlight w:val="white"/>
        </w:rPr>
      </w:pPr>
      <w:r>
        <w:rPr>
          <w:highlight w:val="white"/>
        </w:rPr>
        <w:t xml:space="preserve">The binary integral </w:t>
      </w:r>
      <w:r w:rsidR="0041393E">
        <w:rPr>
          <w:highlight w:val="white"/>
        </w:rPr>
        <w:t>addition</w:t>
      </w:r>
      <w:r w:rsidR="00CF52E0">
        <w:rPr>
          <w:highlight w:val="white"/>
        </w:rPr>
        <w:t xml:space="preserve"> and </w:t>
      </w:r>
      <w:r w:rsidR="0041393E">
        <w:rPr>
          <w:highlight w:val="white"/>
        </w:rPr>
        <w:t>subtraction</w:t>
      </w:r>
      <w:r w:rsidR="00CF52E0">
        <w:rPr>
          <w:highlight w:val="white"/>
        </w:rPr>
        <w:t xml:space="preserve"> as well as the bitwise and, or, and </w:t>
      </w:r>
      <w:proofErr w:type="spellStart"/>
      <w:r w:rsidR="00CF52E0">
        <w:rPr>
          <w:highlight w:val="white"/>
        </w:rPr>
        <w:t>xor</w:t>
      </w:r>
      <w:proofErr w:type="spellEnd"/>
      <w:r w:rsidR="00CF52E0">
        <w:rPr>
          <w:highlight w:val="white"/>
        </w:rPr>
        <w:t xml:space="preserve"> operations are rather straightforward. </w:t>
      </w:r>
      <w:r w:rsidR="00F237E9">
        <w:rPr>
          <w:highlight w:val="white"/>
        </w:rPr>
        <w:t xml:space="preserve">They take two values stored in registers, on memory addresses, or as integer values. </w:t>
      </w:r>
      <w:r w:rsidR="00CF52E0">
        <w:rPr>
          <w:highlight w:val="white"/>
        </w:rPr>
        <w:t xml:space="preserve">However, </w:t>
      </w:r>
      <w:r w:rsidR="009C5120">
        <w:rPr>
          <w:highlight w:val="white"/>
        </w:rPr>
        <w:t xml:space="preserve">the left and right shift operation demands that the right operands is stored in a specific register. </w:t>
      </w:r>
      <w:r w:rsidR="00832336">
        <w:rPr>
          <w:highlight w:val="white"/>
        </w:rPr>
        <w:t>T</w:t>
      </w:r>
      <w:r w:rsidR="00CF52E0">
        <w:rPr>
          <w:highlight w:val="white"/>
        </w:rPr>
        <w:t xml:space="preserve">he multiplication, division, and modulo operations </w:t>
      </w:r>
      <w:r w:rsidR="00832336">
        <w:rPr>
          <w:highlight w:val="white"/>
        </w:rPr>
        <w:t xml:space="preserve">demands that </w:t>
      </w:r>
      <w:r w:rsidR="00F237E9">
        <w:rPr>
          <w:highlight w:val="white"/>
        </w:rPr>
        <w:t>the left operands must be stored in a specific register</w:t>
      </w:r>
      <w:r w:rsidR="00832336">
        <w:rPr>
          <w:highlight w:val="white"/>
        </w:rPr>
        <w:t xml:space="preserve"> before the operation. In this way, the operation itself takes only the right operands. </w:t>
      </w:r>
    </w:p>
    <w:p w14:paraId="4955F43F" w14:textId="2332B11A" w:rsidR="00F237E9" w:rsidRPr="00F00DE2" w:rsidRDefault="009C7769" w:rsidP="00F00DE2">
      <w:pPr>
        <w:rPr>
          <w:highlight w:val="white"/>
        </w:rPr>
      </w:pPr>
      <w:r>
        <w:rPr>
          <w:highlight w:val="white"/>
        </w:rPr>
        <w:t xml:space="preserve">The </w:t>
      </w:r>
      <w:r w:rsidRPr="009C7769">
        <w:rPr>
          <w:rStyle w:val="KeyWord0"/>
          <w:highlight w:val="white"/>
        </w:rPr>
        <w:t>IntegralBinary</w:t>
      </w:r>
      <w:r>
        <w:rPr>
          <w:highlight w:val="white"/>
        </w:rPr>
        <w:t xml:space="preserve"> method calls the second </w:t>
      </w:r>
      <w:r w:rsidRPr="009C7769">
        <w:rPr>
          <w:rStyle w:val="KeyWord0"/>
          <w:highlight w:val="white"/>
        </w:rPr>
        <w:t>IntegralBinary</w:t>
      </w:r>
      <w:r>
        <w:rPr>
          <w:highlight w:val="white"/>
        </w:rPr>
        <w:t xml:space="preserve"> method with the operator and the operands.</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lastRenderedPageBreak/>
        <w:t xml:space="preserve">    }</w:t>
      </w:r>
    </w:p>
    <w:p w14:paraId="1C0678FF" w14:textId="5B7B5608" w:rsidR="009C7769" w:rsidRPr="00F00DE2" w:rsidRDefault="009C7769" w:rsidP="009C7769">
      <w:pPr>
        <w:rPr>
          <w:highlight w:val="white"/>
        </w:rPr>
      </w:pPr>
      <w:r>
        <w:rPr>
          <w:highlight w:val="white"/>
        </w:rPr>
        <w:t xml:space="preserve">The </w:t>
      </w:r>
      <w:r w:rsidRPr="008110A8">
        <w:rPr>
          <w:rStyle w:val="KeyWord0"/>
          <w:highlight w:val="white"/>
        </w:rPr>
        <w:t>IntegralRelation</w:t>
      </w:r>
      <w:r>
        <w:rPr>
          <w:highlight w:val="white"/>
        </w:rPr>
        <w:t xml:space="preserve"> method also calls the </w:t>
      </w:r>
      <w:r w:rsidRPr="009C7769">
        <w:rPr>
          <w:rStyle w:val="KeyWord0"/>
          <w:highlight w:val="white"/>
        </w:rPr>
        <w:t>IntegralBinary</w:t>
      </w:r>
      <w:r>
        <w:rPr>
          <w:highlight w:val="white"/>
        </w:rPr>
        <w:t xml:space="preserve"> with </w:t>
      </w:r>
      <w:r w:rsidR="002B3131">
        <w:rPr>
          <w:highlight w:val="white"/>
        </w:rPr>
        <w:t>comparation</w:t>
      </w:r>
      <w:r>
        <w:rPr>
          <w:highlight w:val="white"/>
        </w:rPr>
        <w:t xml:space="preserve"> operator and the operands.</w:t>
      </w:r>
      <w:r w:rsidR="002B3131">
        <w:rPr>
          <w:highlight w:val="white"/>
        </w:rPr>
        <w:t xml:space="preserve"> Note that the result symbol is null in this case. We do not expect a result value of the comparations. Instead, the </w:t>
      </w:r>
      <w:r w:rsidR="001312F5">
        <w:rPr>
          <w:highlight w:val="white"/>
        </w:rPr>
        <w:t xml:space="preserve">result is placed in flags that the following jump instruction catches. The assembly code operator corresponding to the middle code operator is </w:t>
      </w:r>
      <w:r w:rsidR="006A4185">
        <w:rPr>
          <w:highlight w:val="white"/>
        </w:rPr>
        <w:t xml:space="preserve">looked up in </w:t>
      </w:r>
      <w:r w:rsidR="001312F5">
        <w:rPr>
          <w:highlight w:val="white"/>
        </w:rPr>
        <w:t xml:space="preserve">the </w:t>
      </w:r>
      <w:r w:rsidR="001312F5" w:rsidRPr="001312F5">
        <w:rPr>
          <w:rStyle w:val="KeyWord0"/>
          <w:highlight w:val="white"/>
        </w:rPr>
        <w:t>m_middleToIntegralMap</w:t>
      </w:r>
      <w:r w:rsidR="001312F5">
        <w:rPr>
          <w:highlight w:val="white"/>
        </w:rPr>
        <w:t xml:space="preserve"> map.</w:t>
      </w: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64901881"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4F70BF9B"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7446407D" w14:textId="10730AD2" w:rsidR="00E91165" w:rsidRDefault="00F04854" w:rsidP="0004552B">
      <w:pPr>
        <w:rPr>
          <w:highlight w:val="white"/>
        </w:rPr>
      </w:pPr>
      <w:r>
        <w:rPr>
          <w:highlight w:val="white"/>
        </w:rPr>
        <w:t>Generally speaking, we try to keep the values in their current form as long as possible</w:t>
      </w:r>
      <w:r w:rsidR="00FC5873">
        <w:rPr>
          <w:highlight w:val="white"/>
        </w:rPr>
        <w:t xml:space="preserve"> in order to generate as effective code as possible.</w:t>
      </w:r>
      <w:r>
        <w:rPr>
          <w:highlight w:val="white"/>
        </w:rPr>
        <w:t xml:space="preserve"> However, there are some cases where</w:t>
      </w:r>
      <w:r w:rsidR="00FC5873">
        <w:rPr>
          <w:highlight w:val="white"/>
        </w:rPr>
        <w:t xml:space="preserve"> we have to load the value into a register. </w:t>
      </w:r>
      <w:r w:rsidR="008328B4">
        <w:rPr>
          <w:highlight w:val="white"/>
        </w:rPr>
        <w:t xml:space="preserve">More specifically, </w:t>
      </w:r>
      <w:r w:rsidR="0004552B">
        <w:rPr>
          <w:highlight w:val="white"/>
        </w:rPr>
        <w:t xml:space="preserve">if the result </w:t>
      </w:r>
      <w:r w:rsidR="008E104B">
        <w:rPr>
          <w:highlight w:val="white"/>
        </w:rPr>
        <w:t>symbol is not null</w:t>
      </w:r>
      <w:r w:rsidR="00B67F9B">
        <w:rPr>
          <w:highlight w:val="white"/>
        </w:rPr>
        <w:t xml:space="preserve"> (</w:t>
      </w:r>
      <w:r w:rsidR="008E104B">
        <w:rPr>
          <w:highlight w:val="white"/>
        </w:rPr>
        <w:t>which it is in comparations</w:t>
      </w:r>
      <w:r w:rsidR="00B67F9B">
        <w:rPr>
          <w:highlight w:val="white"/>
        </w:rPr>
        <w:t>)</w:t>
      </w:r>
      <w:r w:rsidR="008E104B">
        <w:rPr>
          <w:highlight w:val="white"/>
        </w:rPr>
        <w:t xml:space="preserve"> and it does not equal the left symbol</w:t>
      </w:r>
      <w:r w:rsidR="00B67F9B">
        <w:rPr>
          <w:highlight w:val="white"/>
        </w:rPr>
        <w:t xml:space="preserve"> (</w:t>
      </w:r>
      <w:r w:rsidR="008E104B">
        <w:rPr>
          <w:highlight w:val="white"/>
        </w:rPr>
        <w:t xml:space="preserve">which it does </w:t>
      </w:r>
      <w:r w:rsidR="00276911">
        <w:rPr>
          <w:highlight w:val="white"/>
        </w:rPr>
        <w:t>in compound assignment)</w:t>
      </w:r>
      <w:r w:rsidR="0004552B">
        <w:rPr>
          <w:highlight w:val="white"/>
        </w:rPr>
        <w:t>, we load its value into a register.</w:t>
      </w:r>
    </w:p>
    <w:p w14:paraId="51E0C0F8" w14:textId="77777777" w:rsidR="00BE5C16" w:rsidRPr="00BE5C16" w:rsidRDefault="00BE5C16" w:rsidP="00BE5C16">
      <w:pPr>
        <w:pStyle w:val="Code"/>
        <w:rPr>
          <w:highlight w:val="white"/>
        </w:rPr>
      </w:pPr>
      <w:r w:rsidRPr="00BE5C16">
        <w:rPr>
          <w:highlight w:val="white"/>
        </w:rPr>
        <w:t xml:space="preserve">      if ((leftTrack == null) &amp;&amp;</w:t>
      </w:r>
    </w:p>
    <w:p w14:paraId="3657C4FC" w14:textId="77777777" w:rsidR="00BE5C16" w:rsidRPr="00BE5C16" w:rsidRDefault="00BE5C16" w:rsidP="00BE5C16">
      <w:pPr>
        <w:pStyle w:val="Code"/>
        <w:rPr>
          <w:highlight w:val="white"/>
        </w:rPr>
      </w:pPr>
      <w:r w:rsidRPr="00BE5C16">
        <w:rPr>
          <w:highlight w:val="white"/>
        </w:rPr>
        <w:t xml:space="preserve">          (resultSymbol != null) &amp;&amp; (resultSymbol != leftSymbol)) {</w:t>
      </w:r>
    </w:p>
    <w:p w14:paraId="602CB7AF" w14:textId="77777777" w:rsidR="00BE5C16" w:rsidRPr="00BE5C16" w:rsidRDefault="00BE5C16" w:rsidP="00BE5C16">
      <w:pPr>
        <w:pStyle w:val="Code"/>
        <w:rPr>
          <w:highlight w:val="white"/>
        </w:rPr>
      </w:pPr>
      <w:r w:rsidRPr="00BE5C16">
        <w:rPr>
          <w:highlight w:val="white"/>
        </w:rPr>
        <w:t xml:space="preserve">        leftTrack = LoadValueToRegister(leftSymbol);</w:t>
      </w:r>
    </w:p>
    <w:p w14:paraId="2E8FA0FF" w14:textId="77777777" w:rsidR="00BE5C16" w:rsidRPr="00BE5C16" w:rsidRDefault="00BE5C16" w:rsidP="00BE5C16">
      <w:pPr>
        <w:pStyle w:val="Code"/>
        <w:rPr>
          <w:highlight w:val="white"/>
        </w:rPr>
      </w:pPr>
      <w:r w:rsidRPr="00BE5C16">
        <w:rPr>
          <w:highlight w:val="white"/>
        </w:rPr>
        <w:t xml:space="preserve">      }</w:t>
      </w:r>
    </w:p>
    <w:p w14:paraId="464A8235" w14:textId="0CF0330B" w:rsidR="000041E1" w:rsidRDefault="000041E1" w:rsidP="00E74B27">
      <w:pPr>
        <w:rPr>
          <w:highlight w:val="white"/>
        </w:rPr>
      </w:pPr>
      <w:r>
        <w:rPr>
          <w:highlight w:val="white"/>
        </w:rPr>
        <w:t xml:space="preserve">Another condition is </w:t>
      </w:r>
      <w:r w:rsidR="003F553D">
        <w:rPr>
          <w:highlight w:val="white"/>
        </w:rPr>
        <w:t>that the left symbol may be an array, a function, or a string, or a static address. If their offset is non-zero, we must load its value into a register.</w:t>
      </w:r>
    </w:p>
    <w:p w14:paraId="4C475968" w14:textId="77777777" w:rsidR="003F553D" w:rsidRPr="003F553D" w:rsidRDefault="003F553D" w:rsidP="003F553D">
      <w:pPr>
        <w:pStyle w:val="Code"/>
        <w:rPr>
          <w:highlight w:val="white"/>
        </w:rPr>
      </w:pPr>
      <w:r w:rsidRPr="003F553D">
        <w:rPr>
          <w:highlight w:val="white"/>
        </w:rPr>
        <w:t xml:space="preserve">      if ((leftTrack == null) &amp;&amp;</w:t>
      </w:r>
    </w:p>
    <w:p w14:paraId="683DC9DD" w14:textId="77777777" w:rsidR="003F553D" w:rsidRPr="003F553D" w:rsidRDefault="003F553D" w:rsidP="003F553D">
      <w:pPr>
        <w:pStyle w:val="Code"/>
        <w:rPr>
          <w:highlight w:val="white"/>
        </w:rPr>
      </w:pPr>
      <w:r w:rsidRPr="003F553D">
        <w:rPr>
          <w:highlight w:val="white"/>
        </w:rPr>
        <w:t xml:space="preserve">          ((leftSymbol.Type.IsArrayFunctionOrString() &amp;&amp;</w:t>
      </w:r>
    </w:p>
    <w:p w14:paraId="25761062" w14:textId="77777777" w:rsidR="003F553D" w:rsidRPr="003F553D" w:rsidRDefault="003F553D" w:rsidP="003F553D">
      <w:pPr>
        <w:pStyle w:val="Code"/>
        <w:rPr>
          <w:highlight w:val="white"/>
        </w:rPr>
      </w:pPr>
      <w:r w:rsidRPr="003F553D">
        <w:rPr>
          <w:highlight w:val="white"/>
        </w:rPr>
        <w:t xml:space="preserve">           (leftSymbol.Offset != 0)) ||</w:t>
      </w:r>
    </w:p>
    <w:p w14:paraId="3D5F4510" w14:textId="77777777" w:rsidR="003F553D" w:rsidRPr="003F553D" w:rsidRDefault="003F553D" w:rsidP="003F553D">
      <w:pPr>
        <w:pStyle w:val="Code"/>
        <w:rPr>
          <w:highlight w:val="white"/>
        </w:rPr>
      </w:pPr>
      <w:r w:rsidRPr="003F553D">
        <w:rPr>
          <w:highlight w:val="white"/>
        </w:rPr>
        <w:t xml:space="preserve">           ((leftSymbol.Value is StaticAddress) &amp;&amp;</w:t>
      </w:r>
    </w:p>
    <w:p w14:paraId="0AE938E7" w14:textId="77777777" w:rsidR="003F553D" w:rsidRPr="003F553D" w:rsidRDefault="003F553D" w:rsidP="003F553D">
      <w:pPr>
        <w:pStyle w:val="Code"/>
        <w:rPr>
          <w:highlight w:val="white"/>
        </w:rPr>
      </w:pPr>
      <w:r w:rsidRPr="003F553D">
        <w:rPr>
          <w:highlight w:val="white"/>
        </w:rPr>
        <w:t xml:space="preserve">           (((StaticAddress) leftSymbol.Value).Offset != 0)))) {</w:t>
      </w:r>
    </w:p>
    <w:p w14:paraId="3038B156" w14:textId="77777777" w:rsidR="003F553D" w:rsidRPr="003F553D" w:rsidRDefault="003F553D" w:rsidP="003F553D">
      <w:pPr>
        <w:pStyle w:val="Code"/>
        <w:rPr>
          <w:highlight w:val="white"/>
        </w:rPr>
      </w:pPr>
      <w:r w:rsidRPr="003F553D">
        <w:rPr>
          <w:highlight w:val="white"/>
        </w:rPr>
        <w:t xml:space="preserve">        leftTrack = LoadValueToRegister(leftSymbol);</w:t>
      </w:r>
    </w:p>
    <w:p w14:paraId="09F80BA9" w14:textId="77777777" w:rsidR="003F553D" w:rsidRPr="003F553D" w:rsidRDefault="003F553D" w:rsidP="003F553D">
      <w:pPr>
        <w:pStyle w:val="Code"/>
        <w:rPr>
          <w:highlight w:val="white"/>
        </w:rPr>
      </w:pPr>
      <w:r w:rsidRPr="003F553D">
        <w:rPr>
          <w:highlight w:val="white"/>
        </w:rPr>
        <w:t xml:space="preserve">      }</w:t>
      </w:r>
    </w:p>
    <w:p w14:paraId="24C0CC54" w14:textId="049C185E" w:rsidR="006F472B" w:rsidRDefault="006F472B" w:rsidP="00E74B27">
      <w:pPr>
        <w:rPr>
          <w:highlight w:val="white"/>
        </w:rPr>
      </w:pPr>
      <w:r>
        <w:rPr>
          <w:highlight w:val="white"/>
        </w:rPr>
        <w:t xml:space="preserve">If the same conditions apply on the right symbol, </w:t>
      </w:r>
      <w:r w:rsidR="003F553D">
        <w:rPr>
          <w:highlight w:val="white"/>
        </w:rPr>
        <w:t xml:space="preserve">with the exception of the assignment, addition, or subtraction operator. </w:t>
      </w:r>
      <w:r w:rsidR="00C741EF">
        <w:rPr>
          <w:highlight w:val="white"/>
        </w:rPr>
        <w:t>For those operators we can handle the value with or without an offset.</w:t>
      </w:r>
    </w:p>
    <w:p w14:paraId="2DF2A7F4" w14:textId="77777777" w:rsidR="003F553D" w:rsidRPr="003F553D" w:rsidRDefault="003F553D" w:rsidP="003F553D">
      <w:pPr>
        <w:pStyle w:val="Code"/>
        <w:rPr>
          <w:highlight w:val="white"/>
        </w:rPr>
      </w:pPr>
      <w:r w:rsidRPr="003F553D">
        <w:rPr>
          <w:highlight w:val="white"/>
        </w:rPr>
        <w:t xml:space="preserve">      if ((rightTrack == null) &amp;&amp;</w:t>
      </w:r>
    </w:p>
    <w:p w14:paraId="51220478" w14:textId="77777777" w:rsidR="003F553D" w:rsidRPr="003F553D" w:rsidRDefault="003F553D" w:rsidP="003F553D">
      <w:pPr>
        <w:pStyle w:val="Code"/>
        <w:rPr>
          <w:highlight w:val="white"/>
        </w:rPr>
      </w:pPr>
      <w:r w:rsidRPr="003F553D">
        <w:rPr>
          <w:highlight w:val="white"/>
        </w:rPr>
        <w:t xml:space="preserve">          (middleOperator != MiddleOperator.Assign) &amp;&amp;</w:t>
      </w:r>
    </w:p>
    <w:p w14:paraId="21125EB7" w14:textId="77777777" w:rsidR="003F553D" w:rsidRPr="003F553D" w:rsidRDefault="003F553D" w:rsidP="003F553D">
      <w:pPr>
        <w:pStyle w:val="Code"/>
        <w:rPr>
          <w:highlight w:val="white"/>
        </w:rPr>
      </w:pPr>
      <w:r w:rsidRPr="003F553D">
        <w:rPr>
          <w:highlight w:val="white"/>
        </w:rPr>
        <w:t xml:space="preserve">          (middleOperator != MiddleOperator.BinaryAdd) &amp;&amp;</w:t>
      </w:r>
    </w:p>
    <w:p w14:paraId="58C85444" w14:textId="77777777" w:rsidR="003F553D" w:rsidRPr="003F553D" w:rsidRDefault="003F553D" w:rsidP="003F553D">
      <w:pPr>
        <w:pStyle w:val="Code"/>
        <w:rPr>
          <w:highlight w:val="white"/>
        </w:rPr>
      </w:pPr>
      <w:r w:rsidRPr="003F553D">
        <w:rPr>
          <w:highlight w:val="white"/>
        </w:rPr>
        <w:t xml:space="preserve">          (middleOperator != MiddleOperator.BinarySubtract) &amp;&amp;</w:t>
      </w:r>
    </w:p>
    <w:p w14:paraId="1855A0FA" w14:textId="77777777" w:rsidR="003F553D" w:rsidRPr="003F553D" w:rsidRDefault="003F553D" w:rsidP="003F553D">
      <w:pPr>
        <w:pStyle w:val="Code"/>
        <w:rPr>
          <w:highlight w:val="white"/>
        </w:rPr>
      </w:pPr>
      <w:r w:rsidRPr="003F553D">
        <w:rPr>
          <w:highlight w:val="white"/>
        </w:rPr>
        <w:t xml:space="preserve">          ((rightSymbol.Type.IsArrayFunctionOrString() &amp;&amp;</w:t>
      </w:r>
    </w:p>
    <w:p w14:paraId="280D5C5B" w14:textId="77777777" w:rsidR="003F553D" w:rsidRPr="003F553D" w:rsidRDefault="003F553D" w:rsidP="003F553D">
      <w:pPr>
        <w:pStyle w:val="Code"/>
        <w:rPr>
          <w:highlight w:val="white"/>
        </w:rPr>
      </w:pPr>
      <w:r w:rsidRPr="003F553D">
        <w:rPr>
          <w:highlight w:val="white"/>
        </w:rPr>
        <w:lastRenderedPageBreak/>
        <w:t xml:space="preserve">           (rightSymbol.Offset != 0)) ||</w:t>
      </w:r>
    </w:p>
    <w:p w14:paraId="239CD81E" w14:textId="77777777" w:rsidR="003F553D" w:rsidRPr="003F553D" w:rsidRDefault="003F553D" w:rsidP="003F553D">
      <w:pPr>
        <w:pStyle w:val="Code"/>
        <w:rPr>
          <w:highlight w:val="white"/>
        </w:rPr>
      </w:pPr>
      <w:r w:rsidRPr="003F553D">
        <w:rPr>
          <w:highlight w:val="white"/>
        </w:rPr>
        <w:t xml:space="preserve">           ((rightSymbol.Value is StaticAddress) &amp;&amp;</w:t>
      </w:r>
    </w:p>
    <w:p w14:paraId="531BAE32" w14:textId="77777777" w:rsidR="003F553D" w:rsidRPr="003F553D" w:rsidRDefault="003F553D" w:rsidP="003F553D">
      <w:pPr>
        <w:pStyle w:val="Code"/>
        <w:rPr>
          <w:highlight w:val="white"/>
        </w:rPr>
      </w:pPr>
      <w:r w:rsidRPr="003F553D">
        <w:rPr>
          <w:highlight w:val="white"/>
        </w:rPr>
        <w:t xml:space="preserve">            (((StaticAddress) rightSymbol.Value).Offset != 0)))) {</w:t>
      </w:r>
    </w:p>
    <w:p w14:paraId="67F68FF3" w14:textId="77777777" w:rsidR="003F553D" w:rsidRPr="003F553D" w:rsidRDefault="003F553D" w:rsidP="003F553D">
      <w:pPr>
        <w:pStyle w:val="Code"/>
        <w:rPr>
          <w:highlight w:val="white"/>
        </w:rPr>
      </w:pPr>
      <w:r w:rsidRPr="003F553D">
        <w:rPr>
          <w:highlight w:val="white"/>
        </w:rPr>
        <w:t xml:space="preserve">        rightTrack = LoadValueToRegister(rightSymbol);</w:t>
      </w:r>
    </w:p>
    <w:p w14:paraId="78FD4AAB" w14:textId="77777777" w:rsidR="003F553D" w:rsidRPr="003F553D" w:rsidRDefault="003F553D" w:rsidP="003F553D">
      <w:pPr>
        <w:pStyle w:val="Code"/>
        <w:rPr>
          <w:highlight w:val="white"/>
        </w:rPr>
      </w:pPr>
      <w:r w:rsidRPr="003F553D">
        <w:rPr>
          <w:highlight w:val="white"/>
        </w:rPr>
        <w:t xml:space="preserve">      }</w:t>
      </w:r>
    </w:p>
    <w:p w14:paraId="0CBDEFEB" w14:textId="64C578B0" w:rsidR="005A193E" w:rsidRPr="00DE4827" w:rsidRDefault="00DE4827" w:rsidP="003D30E7">
      <w:pPr>
        <w:rPr>
          <w:highlight w:val="white"/>
        </w:rPr>
      </w:pPr>
      <w:r>
        <w:rPr>
          <w:highlight w:val="white"/>
        </w:rPr>
        <w:t xml:space="preserve">Another condition </w:t>
      </w:r>
      <w:r w:rsidR="003D30E7">
        <w:rPr>
          <w:highlight w:val="white"/>
        </w:rPr>
        <w:t>we need to check is whether the right symbol holds a large value. Due to technical limitation of the architecture, we must load the value into a register if it exceeds 31 bits</w:t>
      </w:r>
      <w:r w:rsidR="00782546">
        <w:rPr>
          <w:highlight w:val="white"/>
        </w:rPr>
        <w:t xml:space="preserve">. In that case, the value will be loaded to the register with the </w:t>
      </w:r>
      <w:r w:rsidR="00782546" w:rsidRPr="00110333">
        <w:rPr>
          <w:rStyle w:val="KeyWord0"/>
          <w:highlight w:val="white"/>
        </w:rPr>
        <w:t>mov</w:t>
      </w:r>
      <w:r w:rsidR="00782546">
        <w:rPr>
          <w:highlight w:val="white"/>
        </w:rPr>
        <w:t xml:space="preserve"> instruction, which is the only allowed instruction for values exceeding 31 bits. With the exception of </w:t>
      </w:r>
      <w:r w:rsidR="00110333">
        <w:rPr>
          <w:highlight w:val="white"/>
        </w:rPr>
        <w:t xml:space="preserve">the </w:t>
      </w:r>
      <w:r w:rsidR="00782546">
        <w:rPr>
          <w:highlight w:val="white"/>
        </w:rPr>
        <w:t>assignment</w:t>
      </w:r>
      <w:r w:rsidR="00110333">
        <w:rPr>
          <w:highlight w:val="white"/>
        </w:rPr>
        <w:t xml:space="preserve"> operator</w:t>
      </w:r>
      <w:r w:rsidR="00782546">
        <w:rPr>
          <w:highlight w:val="white"/>
        </w:rPr>
        <w:t xml:space="preserve">, in which case we will use the </w:t>
      </w:r>
      <w:r w:rsidR="00110333" w:rsidRPr="00110333">
        <w:rPr>
          <w:rStyle w:val="KeyWord0"/>
          <w:highlight w:val="white"/>
        </w:rPr>
        <w:t>mov</w:t>
      </w:r>
      <w:r w:rsidR="00110333">
        <w:rPr>
          <w:highlight w:val="white"/>
        </w:rPr>
        <w:t xml:space="preserve"> instruction anyway. We do not need to check the left symbol in the same way, since the middle code optimizer has reduced the expression </w:t>
      </w:r>
      <w:r w:rsidR="00596D62">
        <w:rPr>
          <w:highlight w:val="white"/>
        </w:rPr>
        <w:t xml:space="preserve">or </w:t>
      </w:r>
      <w:r w:rsidR="00110333">
        <w:rPr>
          <w:highlight w:val="white"/>
        </w:rPr>
        <w:t>swapped the operands if the left operand holds an integer value.</w:t>
      </w:r>
    </w:p>
    <w:p w14:paraId="2DA2EDAA" w14:textId="77777777" w:rsidR="00DE4827" w:rsidRPr="00DE4827" w:rsidRDefault="00DE4827" w:rsidP="00DE4827">
      <w:pPr>
        <w:pStyle w:val="Code"/>
        <w:rPr>
          <w:highlight w:val="white"/>
        </w:rPr>
      </w:pPr>
      <w:r w:rsidRPr="00DE4827">
        <w:rPr>
          <w:highlight w:val="white"/>
        </w:rPr>
        <w:t xml:space="preserve">      if ((rightTrack == null) &amp;&amp; (rightSymbol.Value is BigInteger) &amp;&amp;</w:t>
      </w:r>
    </w:p>
    <w:p w14:paraId="5E84500C" w14:textId="77777777" w:rsidR="00DE4827" w:rsidRPr="00DE4827" w:rsidRDefault="00DE4827" w:rsidP="00DE4827">
      <w:pPr>
        <w:pStyle w:val="Code"/>
        <w:rPr>
          <w:highlight w:val="white"/>
        </w:rPr>
      </w:pPr>
      <w:r w:rsidRPr="00DE4827">
        <w:rPr>
          <w:highlight w:val="white"/>
        </w:rPr>
        <w:t xml:space="preserve">          ((middleOperator != MiddleOperator.Assign) ||</w:t>
      </w:r>
    </w:p>
    <w:p w14:paraId="14FFCC88" w14:textId="77777777" w:rsidR="00DE4827" w:rsidRPr="00DE4827" w:rsidRDefault="00DE4827" w:rsidP="00DE4827">
      <w:pPr>
        <w:pStyle w:val="Code"/>
        <w:rPr>
          <w:highlight w:val="white"/>
        </w:rPr>
      </w:pPr>
      <w:r w:rsidRPr="00DE4827">
        <w:rPr>
          <w:highlight w:val="white"/>
        </w:rPr>
        <w:t xml:space="preserve">           (leftTrack == null))) {</w:t>
      </w:r>
    </w:p>
    <w:p w14:paraId="34562DA9" w14:textId="77777777" w:rsidR="00DE4827" w:rsidRPr="00DE4827" w:rsidRDefault="00DE4827" w:rsidP="00DE4827">
      <w:pPr>
        <w:pStyle w:val="Code"/>
        <w:rPr>
          <w:highlight w:val="white"/>
        </w:rPr>
      </w:pPr>
      <w:r w:rsidRPr="00DE4827">
        <w:rPr>
          <w:highlight w:val="white"/>
        </w:rPr>
        <w:t xml:space="preserve">        BigInteger bigValue = (BigInteger) rightSymbol.Value;</w:t>
      </w:r>
    </w:p>
    <w:p w14:paraId="69228555" w14:textId="77777777" w:rsidR="00DE4827" w:rsidRPr="00DE4827" w:rsidRDefault="00DE4827" w:rsidP="00DE4827">
      <w:pPr>
        <w:pStyle w:val="Code"/>
        <w:rPr>
          <w:highlight w:val="white"/>
        </w:rPr>
      </w:pPr>
      <w:r w:rsidRPr="00DE4827">
        <w:rPr>
          <w:highlight w:val="white"/>
        </w:rPr>
        <w:t xml:space="preserve">        if (!((-2147483648 &lt;= bigValue) &amp;&amp; (bigValue &lt;= 2147483647))) {</w:t>
      </w:r>
    </w:p>
    <w:p w14:paraId="6C61FF05" w14:textId="77777777" w:rsidR="00DE4827" w:rsidRPr="00DE4827" w:rsidRDefault="00DE4827" w:rsidP="00DE4827">
      <w:pPr>
        <w:pStyle w:val="Code"/>
        <w:rPr>
          <w:highlight w:val="white"/>
        </w:rPr>
      </w:pPr>
      <w:r w:rsidRPr="00DE4827">
        <w:rPr>
          <w:highlight w:val="white"/>
        </w:rPr>
        <w:t xml:space="preserve">          rightTrack = LoadValueToRegister(rightSymbol);</w:t>
      </w:r>
    </w:p>
    <w:p w14:paraId="0681474D" w14:textId="77777777" w:rsidR="00DE4827" w:rsidRPr="00DE4827" w:rsidRDefault="00DE4827" w:rsidP="00DE4827">
      <w:pPr>
        <w:pStyle w:val="Code"/>
        <w:rPr>
          <w:highlight w:val="white"/>
        </w:rPr>
      </w:pPr>
      <w:r w:rsidRPr="00DE4827">
        <w:rPr>
          <w:highlight w:val="white"/>
        </w:rPr>
        <w:t xml:space="preserve">        }</w:t>
      </w:r>
    </w:p>
    <w:p w14:paraId="2898F86A" w14:textId="77777777" w:rsidR="00DE4827" w:rsidRPr="00DE4827" w:rsidRDefault="00DE4827" w:rsidP="00DE4827">
      <w:pPr>
        <w:pStyle w:val="Code"/>
        <w:rPr>
          <w:highlight w:val="white"/>
        </w:rPr>
      </w:pPr>
      <w:r w:rsidRPr="00DE4827">
        <w:rPr>
          <w:highlight w:val="white"/>
        </w:rPr>
        <w:t xml:space="preserve">      }</w:t>
      </w:r>
    </w:p>
    <w:p w14:paraId="560CC73D" w14:textId="67D75008" w:rsidR="002F73EF" w:rsidRPr="00304E69" w:rsidRDefault="002F73EF" w:rsidP="002F73EF">
      <w:pPr>
        <w:rPr>
          <w:highlight w:val="white"/>
        </w:rPr>
      </w:pPr>
      <w:r>
        <w:rPr>
          <w:highlight w:val="white"/>
        </w:rPr>
        <w:t>In case of the shift operator, we need to load the right symbol into a specific register</w:t>
      </w:r>
      <w:r w:rsidR="00596D62">
        <w:rPr>
          <w:highlight w:val="white"/>
        </w:rPr>
        <w:t xml:space="preserve"> (which is always </w:t>
      </w:r>
      <w:r w:rsidR="00596D62" w:rsidRPr="00596D62">
        <w:rPr>
          <w:rStyle w:val="KeyWord0"/>
          <w:highlight w:val="white"/>
        </w:rPr>
        <w:t>cl</w:t>
      </w:r>
      <w:r w:rsidR="00596D62">
        <w:rPr>
          <w:highlight w:val="white"/>
        </w:rPr>
        <w:t>)</w:t>
      </w:r>
      <w:r>
        <w:rPr>
          <w:highlight w:val="white"/>
        </w:rPr>
        <w:t xml:space="preserve"> due to technical limitations</w:t>
      </w:r>
      <w:r w:rsidR="008C50C3">
        <w:rPr>
          <w:highlight w:val="white"/>
        </w:rPr>
        <w:t xml:space="preserve"> of the architecture.</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72E62DDA" w14:textId="798D7E77" w:rsidR="00E9212B" w:rsidRDefault="00E9212B" w:rsidP="00213C9A">
      <w:pPr>
        <w:rPr>
          <w:highlight w:val="white"/>
        </w:rPr>
      </w:pPr>
      <w:r>
        <w:rPr>
          <w:highlight w:val="white"/>
        </w:rPr>
        <w:t xml:space="preserve">In this section, we call the </w:t>
      </w:r>
      <w:r w:rsidRPr="00E9212B">
        <w:rPr>
          <w:rStyle w:val="KeyWord0"/>
          <w:highlight w:val="white"/>
        </w:rPr>
        <w:t>Base</w:t>
      </w:r>
      <w:r>
        <w:rPr>
          <w:highlight w:val="white"/>
        </w:rPr>
        <w:t xml:space="preserve"> and </w:t>
      </w:r>
      <w:r w:rsidRPr="00E9212B">
        <w:rPr>
          <w:rStyle w:val="KeyWord0"/>
          <w:highlight w:val="white"/>
        </w:rPr>
        <w:t>Offset</w:t>
      </w:r>
      <w:r>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F12BF" w:rsidRDefault="002F73EF" w:rsidP="00213C9A">
      <w:pPr>
        <w:rPr>
          <w:highlight w:val="white"/>
        </w:rPr>
      </w:pPr>
      <w:r>
        <w:rPr>
          <w:highlight w:val="white"/>
        </w:rPr>
        <w:t xml:space="preserve">If the </w:t>
      </w:r>
      <w:r w:rsidR="00213C9A">
        <w:rPr>
          <w:highlight w:val="white"/>
        </w:rPr>
        <w:t xml:space="preserve">value of </w:t>
      </w:r>
      <w:r>
        <w:rPr>
          <w:highlight w:val="white"/>
        </w:rPr>
        <w:t>left symbol i</w:t>
      </w:r>
      <w:r w:rsidR="00213C9A">
        <w:rPr>
          <w:highlight w:val="white"/>
        </w:rPr>
        <w:t>s</w:t>
      </w:r>
      <w:r>
        <w:rPr>
          <w:highlight w:val="white"/>
        </w:rPr>
        <w:t xml:space="preserve"> stored in a register </w:t>
      </w:r>
      <w:r w:rsidR="00213C9A">
        <w:rPr>
          <w:highlight w:val="white"/>
        </w:rPr>
        <w:t>(</w:t>
      </w:r>
      <w:proofErr w:type="spellStart"/>
      <w:r w:rsidR="00213C9A" w:rsidRPr="00213C9A">
        <w:rPr>
          <w:rStyle w:val="KeyWord0"/>
          <w:highlight w:val="white"/>
        </w:rPr>
        <w:t>leftTrack</w:t>
      </w:r>
      <w:proofErr w:type="spellEnd"/>
      <w:r w:rsidR="00213C9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D37F7C" w:rsidRDefault="00D37F7C" w:rsidP="00D37F7C">
      <w:pPr>
        <w:pStyle w:val="Code"/>
        <w:rPr>
          <w:highlight w:val="white"/>
        </w:rPr>
      </w:pPr>
      <w:r w:rsidRPr="00D37F7C">
        <w:rPr>
          <w:highlight w:val="white"/>
        </w:rPr>
        <w:t xml:space="preserve">      if (leftTrack != null) {</w:t>
      </w:r>
    </w:p>
    <w:p w14:paraId="0BEC6A29" w14:textId="77777777" w:rsidR="00D37F7C" w:rsidRPr="00D37F7C" w:rsidRDefault="00D37F7C" w:rsidP="00D37F7C">
      <w:pPr>
        <w:pStyle w:val="Code"/>
        <w:rPr>
          <w:highlight w:val="white"/>
        </w:rPr>
      </w:pPr>
      <w:r w:rsidRPr="00D37F7C">
        <w:rPr>
          <w:highlight w:val="white"/>
        </w:rPr>
        <w:t xml:space="preserve">        if (rightTrack != null) {</w:t>
      </w:r>
    </w:p>
    <w:p w14:paraId="07B160AB" w14:textId="77777777" w:rsidR="00D37F7C" w:rsidRPr="00D37F7C" w:rsidRDefault="00D37F7C" w:rsidP="00D37F7C">
      <w:pPr>
        <w:pStyle w:val="Code"/>
        <w:rPr>
          <w:highlight w:val="white"/>
        </w:rPr>
      </w:pPr>
      <w:r w:rsidRPr="00D37F7C">
        <w:rPr>
          <w:highlight w:val="white"/>
        </w:rPr>
        <w:t xml:space="preserve">          AddAssemblyCode(objectOperator, leftTrack, rightTrack);</w:t>
      </w:r>
    </w:p>
    <w:p w14:paraId="3AD63552" w14:textId="77777777" w:rsidR="00D37F7C" w:rsidRPr="00D37F7C" w:rsidRDefault="00D37F7C" w:rsidP="00D37F7C">
      <w:pPr>
        <w:pStyle w:val="Code"/>
        <w:rPr>
          <w:highlight w:val="white"/>
        </w:rPr>
      </w:pPr>
      <w:r w:rsidRPr="00D37F7C">
        <w:rPr>
          <w:highlight w:val="white"/>
        </w:rPr>
        <w:t xml:space="preserve">        }</w:t>
      </w:r>
    </w:p>
    <w:p w14:paraId="2BB9882D" w14:textId="2CF8033E" w:rsidR="002F73EF" w:rsidRPr="00DF12BF" w:rsidRDefault="002F73EF" w:rsidP="002F73EF">
      <w:pPr>
        <w:rPr>
          <w:highlight w:val="white"/>
        </w:rPr>
      </w:pPr>
      <w:r>
        <w:rPr>
          <w:highlight w:val="white"/>
        </w:rPr>
        <w:t>If the right symbol is an integer value, we use that value directly.</w:t>
      </w:r>
      <w:r w:rsidR="00DE44D7">
        <w:rPr>
          <w:highlight w:val="white"/>
        </w:rPr>
        <w:t xml:space="preserve"> Note that the integer value does not exceed 31 bits</w:t>
      </w:r>
      <w:r w:rsidR="00CC4389">
        <w:rPr>
          <w:highlight w:val="white"/>
        </w:rPr>
        <w:t>. I</w:t>
      </w:r>
      <w:r w:rsidR="00030A18">
        <w:rPr>
          <w:highlight w:val="white"/>
        </w:rPr>
        <w:t>f</w:t>
      </w:r>
      <w:r w:rsidR="00CC4389">
        <w:rPr>
          <w:highlight w:val="white"/>
        </w:rPr>
        <w:t xml:space="preserve"> it d</w:t>
      </w:r>
      <w:r w:rsidR="004A033E">
        <w:rPr>
          <w:highlight w:val="white"/>
        </w:rPr>
        <w:t>oes</w:t>
      </w:r>
      <w:r w:rsidR="00CC4389">
        <w:rPr>
          <w:highlight w:val="white"/>
        </w:rPr>
        <w:t>, the value would have already been loaded int a register.</w:t>
      </w:r>
    </w:p>
    <w:p w14:paraId="3E04A5BD" w14:textId="77777777" w:rsidR="00D37F7C" w:rsidRPr="00D37F7C" w:rsidRDefault="00D37F7C" w:rsidP="00D37F7C">
      <w:pPr>
        <w:pStyle w:val="Code"/>
        <w:rPr>
          <w:highlight w:val="white"/>
        </w:rPr>
      </w:pPr>
      <w:r w:rsidRPr="00D37F7C">
        <w:rPr>
          <w:highlight w:val="white"/>
        </w:rPr>
        <w:t xml:space="preserve">        else if (rightSymbol.Value is BigInteger) {</w:t>
      </w:r>
    </w:p>
    <w:p w14:paraId="53572930" w14:textId="77777777" w:rsidR="00D37F7C" w:rsidRPr="00D37F7C" w:rsidRDefault="00D37F7C" w:rsidP="00D37F7C">
      <w:pPr>
        <w:pStyle w:val="Code"/>
        <w:rPr>
          <w:highlight w:val="white"/>
        </w:rPr>
      </w:pPr>
      <w:r w:rsidRPr="00D37F7C">
        <w:rPr>
          <w:highlight w:val="white"/>
        </w:rPr>
        <w:t xml:space="preserve">          AddAssemblyCode(objectOperator, leftTrack, rightSymbol.Value);</w:t>
      </w:r>
    </w:p>
    <w:p w14:paraId="51D3F4FF" w14:textId="77777777" w:rsidR="00D37F7C" w:rsidRPr="00D37F7C" w:rsidRDefault="00D37F7C" w:rsidP="00D37F7C">
      <w:pPr>
        <w:pStyle w:val="Code"/>
        <w:rPr>
          <w:highlight w:val="white"/>
        </w:rPr>
      </w:pPr>
      <w:r w:rsidRPr="00D37F7C">
        <w:rPr>
          <w:highlight w:val="white"/>
        </w:rPr>
        <w:t xml:space="preserve">        }</w:t>
      </w:r>
    </w:p>
    <w:p w14:paraId="53E1AFFE" w14:textId="25513FF7" w:rsidR="002F73EF" w:rsidRPr="00DF12BF" w:rsidRDefault="0062696B" w:rsidP="002F73EF">
      <w:pPr>
        <w:rPr>
          <w:highlight w:val="white"/>
        </w:rPr>
      </w:pPr>
      <w:r>
        <w:rPr>
          <w:highlight w:val="white"/>
        </w:rPr>
        <w:t>If the right symbol is an array, function, string, or static value, we use its address rather than its value. W</w:t>
      </w:r>
      <w:r w:rsidR="002C7231">
        <w:rPr>
          <w:highlight w:val="white"/>
        </w:rPr>
        <w:t xml:space="preserve">e start by </w:t>
      </w:r>
      <w:r w:rsidR="0019159E">
        <w:rPr>
          <w:highlight w:val="white"/>
        </w:rPr>
        <w:t>applying the operator</w:t>
      </w:r>
      <w:r>
        <w:rPr>
          <w:highlight w:val="white"/>
        </w:rPr>
        <w:t>, t</w:t>
      </w:r>
      <w:r w:rsidR="002C7231">
        <w:rPr>
          <w:highlight w:val="white"/>
        </w:rPr>
        <w:t xml:space="preserve">he call to </w:t>
      </w:r>
      <w:r w:rsidR="002C7231" w:rsidRPr="002C7231">
        <w:rPr>
          <w:rStyle w:val="KeyWord0"/>
          <w:highlight w:val="white"/>
        </w:rPr>
        <w:t>Base</w:t>
      </w:r>
      <w:r w:rsidR="002C7231">
        <w:rPr>
          <w:highlight w:val="white"/>
        </w:rPr>
        <w:t xml:space="preserve"> gives </w:t>
      </w:r>
      <w:r w:rsidR="003F7277">
        <w:rPr>
          <w:highlight w:val="white"/>
        </w:rPr>
        <w:t xml:space="preserve">the </w:t>
      </w:r>
      <w:r w:rsidR="002C7231">
        <w:rPr>
          <w:highlight w:val="white"/>
        </w:rPr>
        <w:t>name</w:t>
      </w:r>
      <w:r w:rsidR="003F7277">
        <w:rPr>
          <w:highlight w:val="white"/>
        </w:rPr>
        <w:t xml:space="preserve"> of the symbol</w:t>
      </w:r>
      <w:r w:rsidR="002C7231">
        <w:rPr>
          <w:highlight w:val="white"/>
        </w:rPr>
        <w:t>.</w:t>
      </w:r>
    </w:p>
    <w:p w14:paraId="6174188A" w14:textId="77777777" w:rsidR="00D37F7C" w:rsidRPr="00D37F7C" w:rsidRDefault="00D37F7C" w:rsidP="00D37F7C">
      <w:pPr>
        <w:pStyle w:val="Code"/>
        <w:rPr>
          <w:highlight w:val="white"/>
        </w:rPr>
      </w:pPr>
      <w:r w:rsidRPr="00D37F7C">
        <w:rPr>
          <w:highlight w:val="white"/>
        </w:rPr>
        <w:lastRenderedPageBreak/>
        <w:t xml:space="preserve">        else if (rightSymbol.Type.IsArrayFunctionOrString() ||</w:t>
      </w:r>
    </w:p>
    <w:p w14:paraId="3DDE48AA" w14:textId="77777777" w:rsidR="00D37F7C" w:rsidRPr="00D37F7C" w:rsidRDefault="00D37F7C" w:rsidP="00D37F7C">
      <w:pPr>
        <w:pStyle w:val="Code"/>
        <w:rPr>
          <w:highlight w:val="white"/>
        </w:rPr>
      </w:pPr>
      <w:r w:rsidRPr="00D37F7C">
        <w:rPr>
          <w:highlight w:val="white"/>
        </w:rPr>
        <w:t xml:space="preserve">                 (rightSymbol.Value is StaticAddress)) {</w:t>
      </w:r>
    </w:p>
    <w:p w14:paraId="13967621" w14:textId="77777777" w:rsidR="00D37F7C" w:rsidRPr="00D37F7C" w:rsidRDefault="00D37F7C" w:rsidP="00D37F7C">
      <w:pPr>
        <w:pStyle w:val="Code"/>
        <w:rPr>
          <w:highlight w:val="white"/>
        </w:rPr>
      </w:pPr>
      <w:r w:rsidRPr="00D37F7C">
        <w:rPr>
          <w:highlight w:val="white"/>
        </w:rPr>
        <w:t xml:space="preserve">          AddAssemblyCode(objectOperator, leftTrack, Base(rightSymbol));</w:t>
      </w:r>
    </w:p>
    <w:p w14:paraId="0E6EA695" w14:textId="45F94977" w:rsidR="00B01D3E" w:rsidRDefault="00B01D3E" w:rsidP="00B01D3E">
      <w:pPr>
        <w:rPr>
          <w:highlight w:val="white"/>
        </w:rPr>
      </w:pPr>
      <w:r>
        <w:rPr>
          <w:highlight w:val="white"/>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B01D3E">
        <w:rPr>
          <w:rStyle w:val="KeyWord0"/>
          <w:highlight w:val="white"/>
        </w:rPr>
        <w:t>add</w:t>
      </w:r>
      <w:r>
        <w:rPr>
          <w:highlight w:val="white"/>
        </w:rPr>
        <w:t xml:space="preserve"> or </w:t>
      </w:r>
      <w:r w:rsidRPr="00B01D3E">
        <w:rPr>
          <w:rStyle w:val="KeyWord0"/>
          <w:highlight w:val="white"/>
        </w:rPr>
        <w:t>sub</w:t>
      </w:r>
      <w:r>
        <w:rPr>
          <w:highlight w:val="white"/>
        </w:rPr>
        <w:t>).</w:t>
      </w:r>
    </w:p>
    <w:p w14:paraId="124E5AFD" w14:textId="77777777" w:rsidR="00D37F7C" w:rsidRPr="00D37F7C" w:rsidRDefault="00D37F7C" w:rsidP="00D37F7C">
      <w:pPr>
        <w:pStyle w:val="Code"/>
        <w:rPr>
          <w:highlight w:val="white"/>
        </w:rPr>
      </w:pPr>
      <w:r w:rsidRPr="00D37F7C">
        <w:rPr>
          <w:highlight w:val="white"/>
        </w:rPr>
        <w:t xml:space="preserve">          int rightOffset = Offset(rightSymbol);</w:t>
      </w:r>
    </w:p>
    <w:p w14:paraId="63054EC9" w14:textId="77777777" w:rsidR="00D37F7C" w:rsidRPr="00D37F7C" w:rsidRDefault="00D37F7C" w:rsidP="00D37F7C">
      <w:pPr>
        <w:pStyle w:val="Code"/>
        <w:rPr>
          <w:highlight w:val="white"/>
        </w:rPr>
      </w:pPr>
      <w:r w:rsidRPr="00D37F7C">
        <w:rPr>
          <w:highlight w:val="white"/>
        </w:rPr>
        <w:t xml:space="preserve">          if (rightOffset != 0) {</w:t>
      </w:r>
    </w:p>
    <w:p w14:paraId="5DAC5BAB" w14:textId="77777777" w:rsidR="00D37F7C" w:rsidRPr="00D37F7C" w:rsidRDefault="00D37F7C" w:rsidP="00D37F7C">
      <w:pPr>
        <w:pStyle w:val="Code"/>
        <w:rPr>
          <w:highlight w:val="white"/>
        </w:rPr>
      </w:pPr>
      <w:r w:rsidRPr="00D37F7C">
        <w:rPr>
          <w:highlight w:val="white"/>
        </w:rPr>
        <w:t xml:space="preserve">            if (middleOperator == MiddleOperator.Assign) {</w:t>
      </w:r>
    </w:p>
    <w:p w14:paraId="3845A97B" w14:textId="77777777" w:rsidR="00D37F7C" w:rsidRPr="00D37F7C" w:rsidRDefault="00D37F7C" w:rsidP="00D37F7C">
      <w:pPr>
        <w:pStyle w:val="Code"/>
        <w:rPr>
          <w:highlight w:val="white"/>
        </w:rPr>
      </w:pPr>
      <w:r w:rsidRPr="00D37F7C">
        <w:rPr>
          <w:highlight w:val="white"/>
        </w:rPr>
        <w:t xml:space="preserve">              AddAssemblyCode(AssemblyOperator.add, leftTrack,</w:t>
      </w:r>
    </w:p>
    <w:p w14:paraId="63839EE9" w14:textId="77777777" w:rsidR="00D37F7C" w:rsidRPr="00D37F7C" w:rsidRDefault="00D37F7C" w:rsidP="00D37F7C">
      <w:pPr>
        <w:pStyle w:val="Code"/>
        <w:rPr>
          <w:highlight w:val="white"/>
        </w:rPr>
      </w:pPr>
      <w:r w:rsidRPr="00D37F7C">
        <w:rPr>
          <w:highlight w:val="white"/>
        </w:rPr>
        <w:t xml:space="preserve">                              (BigInteger) rightOffset);</w:t>
      </w:r>
    </w:p>
    <w:p w14:paraId="4B743892" w14:textId="77777777" w:rsidR="00D37F7C" w:rsidRPr="00D37F7C" w:rsidRDefault="00D37F7C" w:rsidP="00D37F7C">
      <w:pPr>
        <w:pStyle w:val="Code"/>
        <w:rPr>
          <w:highlight w:val="white"/>
        </w:rPr>
      </w:pPr>
      <w:r w:rsidRPr="00D37F7C">
        <w:rPr>
          <w:highlight w:val="white"/>
        </w:rPr>
        <w:t xml:space="preserve">            }</w:t>
      </w:r>
    </w:p>
    <w:p w14:paraId="44AB1068" w14:textId="77777777" w:rsidR="00D37F7C" w:rsidRPr="00D37F7C" w:rsidRDefault="00D37F7C" w:rsidP="00D37F7C">
      <w:pPr>
        <w:pStyle w:val="Code"/>
        <w:rPr>
          <w:highlight w:val="white"/>
        </w:rPr>
      </w:pPr>
      <w:r w:rsidRPr="00D37F7C">
        <w:rPr>
          <w:highlight w:val="white"/>
        </w:rPr>
        <w:t xml:space="preserve">            else {</w:t>
      </w:r>
    </w:p>
    <w:p w14:paraId="71A137AD" w14:textId="77777777" w:rsidR="00D37F7C" w:rsidRPr="00D37F7C" w:rsidRDefault="00D37F7C" w:rsidP="00D37F7C">
      <w:pPr>
        <w:pStyle w:val="Code"/>
        <w:rPr>
          <w:highlight w:val="white"/>
        </w:rPr>
      </w:pPr>
      <w:r w:rsidRPr="00D37F7C">
        <w:rPr>
          <w:highlight w:val="white"/>
        </w:rPr>
        <w:t xml:space="preserve">              AddAssemblyCode(objectOperator, leftTrack,</w:t>
      </w:r>
    </w:p>
    <w:p w14:paraId="50E1D624" w14:textId="77777777" w:rsidR="00D37F7C" w:rsidRPr="00D37F7C" w:rsidRDefault="00D37F7C" w:rsidP="00D37F7C">
      <w:pPr>
        <w:pStyle w:val="Code"/>
        <w:rPr>
          <w:highlight w:val="white"/>
        </w:rPr>
      </w:pPr>
      <w:r w:rsidRPr="00D37F7C">
        <w:rPr>
          <w:highlight w:val="white"/>
        </w:rPr>
        <w:t xml:space="preserve">                              (BigInteger) rightOffset);</w:t>
      </w:r>
    </w:p>
    <w:p w14:paraId="02E10B4F" w14:textId="77777777" w:rsidR="00D37F7C" w:rsidRPr="00D37F7C" w:rsidRDefault="00D37F7C" w:rsidP="00D37F7C">
      <w:pPr>
        <w:pStyle w:val="Code"/>
        <w:rPr>
          <w:highlight w:val="white"/>
        </w:rPr>
      </w:pPr>
      <w:r w:rsidRPr="00D37F7C">
        <w:rPr>
          <w:highlight w:val="white"/>
        </w:rPr>
        <w:t xml:space="preserve">            }</w:t>
      </w:r>
    </w:p>
    <w:p w14:paraId="0E7B7C37" w14:textId="77777777" w:rsidR="00D37F7C" w:rsidRPr="00D37F7C" w:rsidRDefault="00D37F7C" w:rsidP="00D37F7C">
      <w:pPr>
        <w:pStyle w:val="Code"/>
        <w:rPr>
          <w:highlight w:val="white"/>
        </w:rPr>
      </w:pPr>
      <w:r w:rsidRPr="00D37F7C">
        <w:rPr>
          <w:highlight w:val="white"/>
        </w:rPr>
        <w:t xml:space="preserve">          }</w:t>
      </w:r>
    </w:p>
    <w:p w14:paraId="32590B65" w14:textId="77777777" w:rsidR="00D37F7C" w:rsidRPr="00D37F7C" w:rsidRDefault="00D37F7C" w:rsidP="00D37F7C">
      <w:pPr>
        <w:pStyle w:val="Code"/>
        <w:rPr>
          <w:highlight w:val="white"/>
        </w:rPr>
      </w:pPr>
      <w:r w:rsidRPr="00D37F7C">
        <w:rPr>
          <w:highlight w:val="white"/>
        </w:rPr>
        <w:t xml:space="preserve">        }</w:t>
      </w:r>
    </w:p>
    <w:p w14:paraId="32EFE82C" w14:textId="39F7338F" w:rsidR="002F73EF" w:rsidRPr="00DF12BF" w:rsidRDefault="002F73EF" w:rsidP="002F73EF">
      <w:pPr>
        <w:rPr>
          <w:highlight w:val="white"/>
        </w:rPr>
      </w:pPr>
      <w:r>
        <w:rPr>
          <w:highlight w:val="white"/>
        </w:rPr>
        <w:t xml:space="preserve">If none of the above cases apply, we </w:t>
      </w:r>
      <w:r w:rsidR="00744236">
        <w:rPr>
          <w:highlight w:val="white"/>
        </w:rPr>
        <w:t>use the base and offset of the left symbol.</w:t>
      </w:r>
    </w:p>
    <w:p w14:paraId="26392629" w14:textId="77777777" w:rsidR="00D37F7C" w:rsidRPr="00D37F7C" w:rsidRDefault="00D37F7C" w:rsidP="00D37F7C">
      <w:pPr>
        <w:pStyle w:val="Code"/>
        <w:rPr>
          <w:highlight w:val="white"/>
        </w:rPr>
      </w:pPr>
      <w:r w:rsidRPr="00D37F7C">
        <w:rPr>
          <w:highlight w:val="white"/>
        </w:rPr>
        <w:t xml:space="preserve">        else {</w:t>
      </w:r>
    </w:p>
    <w:p w14:paraId="7979B9EC" w14:textId="77777777" w:rsidR="00D37F7C" w:rsidRPr="00D37F7C" w:rsidRDefault="00D37F7C" w:rsidP="00D37F7C">
      <w:pPr>
        <w:pStyle w:val="Code"/>
        <w:rPr>
          <w:highlight w:val="white"/>
        </w:rPr>
      </w:pPr>
      <w:r w:rsidRPr="00D37F7C">
        <w:rPr>
          <w:highlight w:val="white"/>
        </w:rPr>
        <w:t xml:space="preserve">          if (middleOperator == MiddleOperator.Assign) {</w:t>
      </w:r>
    </w:p>
    <w:p w14:paraId="4DDE9A6E" w14:textId="77777777" w:rsidR="00D37F7C" w:rsidRPr="00D37F7C" w:rsidRDefault="00D37F7C" w:rsidP="00D37F7C">
      <w:pPr>
        <w:pStyle w:val="Code"/>
        <w:rPr>
          <w:highlight w:val="white"/>
        </w:rPr>
      </w:pPr>
      <w:r w:rsidRPr="00D37F7C">
        <w:rPr>
          <w:highlight w:val="white"/>
        </w:rPr>
        <w:t xml:space="preserve">            leftTrack = new Track(resultSymbol);</w:t>
      </w:r>
    </w:p>
    <w:p w14:paraId="6FD74600" w14:textId="77777777" w:rsidR="00D37F7C" w:rsidRPr="00D37F7C" w:rsidRDefault="00D37F7C" w:rsidP="00D37F7C">
      <w:pPr>
        <w:pStyle w:val="Code"/>
        <w:rPr>
          <w:highlight w:val="white"/>
        </w:rPr>
      </w:pPr>
      <w:r w:rsidRPr="00D37F7C">
        <w:rPr>
          <w:highlight w:val="white"/>
        </w:rPr>
        <w:t xml:space="preserve">          }</w:t>
      </w:r>
    </w:p>
    <w:p w14:paraId="30A55840" w14:textId="77777777" w:rsidR="00D37F7C" w:rsidRPr="00D37F7C" w:rsidRDefault="00D37F7C" w:rsidP="00D37F7C">
      <w:pPr>
        <w:pStyle w:val="Code"/>
        <w:rPr>
          <w:highlight w:val="white"/>
        </w:rPr>
      </w:pPr>
    </w:p>
    <w:p w14:paraId="5237589B" w14:textId="77777777" w:rsidR="00D37F7C" w:rsidRPr="00D37F7C" w:rsidRDefault="00D37F7C" w:rsidP="00D37F7C">
      <w:pPr>
        <w:pStyle w:val="Code"/>
        <w:rPr>
          <w:highlight w:val="white"/>
        </w:rPr>
      </w:pPr>
      <w:r w:rsidRPr="00D37F7C">
        <w:rPr>
          <w:highlight w:val="white"/>
        </w:rPr>
        <w:t xml:space="preserve">          AddAssemblyCode(objectOperator, leftTrack,</w:t>
      </w:r>
    </w:p>
    <w:p w14:paraId="304F057B" w14:textId="77777777" w:rsidR="00D37F7C" w:rsidRPr="00D37F7C" w:rsidRDefault="00D37F7C" w:rsidP="00D37F7C">
      <w:pPr>
        <w:pStyle w:val="Code"/>
        <w:rPr>
          <w:highlight w:val="white"/>
        </w:rPr>
      </w:pPr>
      <w:r w:rsidRPr="00D37F7C">
        <w:rPr>
          <w:highlight w:val="white"/>
        </w:rPr>
        <w:t xml:space="preserve">                          Base(rightSymbol), Offset(rightSymbol));</w:t>
      </w:r>
    </w:p>
    <w:p w14:paraId="62920AFC" w14:textId="77777777" w:rsidR="00D37F7C" w:rsidRPr="00D37F7C" w:rsidRDefault="00D37F7C" w:rsidP="00D37F7C">
      <w:pPr>
        <w:pStyle w:val="Code"/>
        <w:rPr>
          <w:highlight w:val="white"/>
        </w:rPr>
      </w:pPr>
      <w:r w:rsidRPr="00D37F7C">
        <w:rPr>
          <w:highlight w:val="white"/>
        </w:rPr>
        <w:t xml:space="preserve">        }</w:t>
      </w:r>
    </w:p>
    <w:p w14:paraId="28CBC266" w14:textId="65A3D4BC" w:rsidR="002F73EF" w:rsidRPr="00DF12BF" w:rsidRDefault="002F73EF" w:rsidP="002F73EF">
      <w:pPr>
        <w:rPr>
          <w:highlight w:val="white"/>
        </w:rPr>
      </w:pPr>
      <w:r>
        <w:rPr>
          <w:highlight w:val="white"/>
        </w:rPr>
        <w:t xml:space="preserve">The only remaining </w:t>
      </w:r>
      <w:r w:rsidR="001C7103">
        <w:rPr>
          <w:highlight w:val="white"/>
        </w:rPr>
        <w:t>issue</w:t>
      </w:r>
      <w:r>
        <w:rPr>
          <w:highlight w:val="white"/>
        </w:rPr>
        <w:t xml:space="preserve"> is what to do with the resulting value</w:t>
      </w:r>
      <w:r w:rsidR="002F6651">
        <w:rPr>
          <w:highlight w:val="white"/>
        </w:rPr>
        <w:t>, if there is one</w:t>
      </w:r>
      <w:r>
        <w:rPr>
          <w:highlight w:val="white"/>
        </w:rPr>
        <w:t xml:space="preserve">. If the result is a temporary </w:t>
      </w:r>
      <w:r w:rsidR="007A2911">
        <w:rPr>
          <w:highlight w:val="white"/>
        </w:rPr>
        <w:t>variable,</w:t>
      </w:r>
      <w:r>
        <w:rPr>
          <w:highlight w:val="white"/>
        </w:rPr>
        <w:t xml:space="preserve"> we add it to the track map to be used by succeeding instructions.</w:t>
      </w:r>
    </w:p>
    <w:p w14:paraId="54A89CCA" w14:textId="77777777" w:rsidR="00D37F7C" w:rsidRPr="00D37F7C" w:rsidRDefault="00D37F7C" w:rsidP="00D37F7C">
      <w:pPr>
        <w:pStyle w:val="Code"/>
        <w:rPr>
          <w:highlight w:val="white"/>
        </w:rPr>
      </w:pPr>
      <w:r w:rsidRPr="00D37F7C">
        <w:rPr>
          <w:highlight w:val="white"/>
        </w:rPr>
        <w:t xml:space="preserve">        if (resultSymbol != null) {</w:t>
      </w:r>
    </w:p>
    <w:p w14:paraId="6393D0C4" w14:textId="7A476790" w:rsidR="00D37F7C" w:rsidRPr="00D37F7C" w:rsidRDefault="00D37F7C" w:rsidP="00D37F7C">
      <w:pPr>
        <w:pStyle w:val="Code"/>
        <w:rPr>
          <w:highlight w:val="white"/>
        </w:rPr>
      </w:pPr>
      <w:r w:rsidRPr="00D37F7C">
        <w:rPr>
          <w:highlight w:val="white"/>
        </w:rPr>
        <w:t xml:space="preserve">          if (resultSymbol.</w:t>
      </w:r>
      <w:r w:rsidR="00D1346A">
        <w:rPr>
          <w:highlight w:val="white"/>
        </w:rPr>
        <w:t>Is</w:t>
      </w:r>
      <w:r w:rsidR="00986125">
        <w:rPr>
          <w:highlight w:val="white"/>
        </w:rPr>
        <w:t>Temporary</w:t>
      </w:r>
      <w:r w:rsidR="00D1346A">
        <w:rPr>
          <w:highlight w:val="white"/>
        </w:rPr>
        <w:t>()</w:t>
      </w:r>
      <w:r w:rsidRPr="00D37F7C">
        <w:rPr>
          <w:highlight w:val="white"/>
        </w:rPr>
        <w:t>) {</w:t>
      </w:r>
    </w:p>
    <w:p w14:paraId="38BCD1CF" w14:textId="77777777" w:rsidR="00D37F7C" w:rsidRPr="00D37F7C" w:rsidRDefault="00D37F7C" w:rsidP="00D37F7C">
      <w:pPr>
        <w:pStyle w:val="Code"/>
        <w:rPr>
          <w:highlight w:val="white"/>
        </w:rPr>
      </w:pPr>
      <w:r w:rsidRPr="00D37F7C">
        <w:rPr>
          <w:highlight w:val="white"/>
        </w:rPr>
        <w:t xml:space="preserve">            Assert.ErrorXXX(resultSymbol.AddressSymbol == null);</w:t>
      </w:r>
    </w:p>
    <w:p w14:paraId="3EC9CD8A" w14:textId="77777777" w:rsidR="00D37F7C" w:rsidRPr="00D37F7C" w:rsidRDefault="00D37F7C" w:rsidP="00D37F7C">
      <w:pPr>
        <w:pStyle w:val="Code"/>
        <w:rPr>
          <w:highlight w:val="white"/>
        </w:rPr>
      </w:pPr>
      <w:r w:rsidRPr="00D37F7C">
        <w:rPr>
          <w:highlight w:val="white"/>
        </w:rPr>
        <w:t xml:space="preserve">            m_trackMap.Add(resultSymbol, leftTrack);</w:t>
      </w:r>
    </w:p>
    <w:p w14:paraId="5EDEEAB7" w14:textId="77777777" w:rsidR="00D37F7C" w:rsidRPr="00D37F7C" w:rsidRDefault="00D37F7C" w:rsidP="00D37F7C">
      <w:pPr>
        <w:pStyle w:val="Code"/>
        <w:rPr>
          <w:highlight w:val="white"/>
        </w:rPr>
      </w:pPr>
      <w:r w:rsidRPr="00D37F7C">
        <w:rPr>
          <w:highlight w:val="white"/>
        </w:rPr>
        <w:t xml:space="preserve">          }</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06086D11" w14:textId="77777777" w:rsidR="00D37F7C" w:rsidRPr="00D37F7C" w:rsidRDefault="00D37F7C" w:rsidP="00D37F7C">
      <w:pPr>
        <w:pStyle w:val="Code"/>
        <w:rPr>
          <w:highlight w:val="white"/>
        </w:rPr>
      </w:pPr>
      <w:r w:rsidRPr="00D37F7C">
        <w:rPr>
          <w:highlight w:val="white"/>
        </w:rPr>
        <w:t xml:space="preserve">          else {</w:t>
      </w:r>
    </w:p>
    <w:p w14:paraId="0C4CC938" w14:textId="77777777" w:rsidR="00D37F7C" w:rsidRPr="00D37F7C" w:rsidRDefault="00D37F7C" w:rsidP="00D37F7C">
      <w:pPr>
        <w:pStyle w:val="Code"/>
        <w:rPr>
          <w:highlight w:val="white"/>
        </w:rPr>
      </w:pPr>
      <w:r w:rsidRPr="00D37F7C">
        <w:rPr>
          <w:highlight w:val="white"/>
        </w:rPr>
        <w:t xml:space="preserve">            AddAssemblyCode(AssemblyOperator.mov, Base(resultSymbol),</w:t>
      </w:r>
    </w:p>
    <w:p w14:paraId="78D02AFA" w14:textId="77777777" w:rsidR="00D37F7C" w:rsidRPr="00D37F7C" w:rsidRDefault="00D37F7C" w:rsidP="00D37F7C">
      <w:pPr>
        <w:pStyle w:val="Code"/>
        <w:rPr>
          <w:highlight w:val="white"/>
        </w:rPr>
      </w:pPr>
      <w:r w:rsidRPr="00D37F7C">
        <w:rPr>
          <w:highlight w:val="white"/>
        </w:rPr>
        <w:t xml:space="preserve">                            Offset(resultSymbol), leftTrack);</w:t>
      </w:r>
    </w:p>
    <w:p w14:paraId="650DBD84" w14:textId="77777777" w:rsidR="00D37F7C" w:rsidRPr="00D37F7C" w:rsidRDefault="00D37F7C" w:rsidP="00D37F7C">
      <w:pPr>
        <w:pStyle w:val="Code"/>
        <w:rPr>
          <w:highlight w:val="white"/>
        </w:rPr>
      </w:pPr>
      <w:r w:rsidRPr="00D37F7C">
        <w:rPr>
          <w:highlight w:val="white"/>
        </w:rPr>
        <w:t xml:space="preserve">          }</w:t>
      </w:r>
    </w:p>
    <w:p w14:paraId="5B2C652A" w14:textId="77777777" w:rsidR="00D37F7C" w:rsidRPr="00D37F7C" w:rsidRDefault="00D37F7C" w:rsidP="00D37F7C">
      <w:pPr>
        <w:pStyle w:val="Code"/>
        <w:rPr>
          <w:highlight w:val="white"/>
        </w:rPr>
      </w:pPr>
      <w:r w:rsidRPr="00D37F7C">
        <w:rPr>
          <w:highlight w:val="white"/>
        </w:rPr>
        <w:t xml:space="preserve">        }</w:t>
      </w:r>
    </w:p>
    <w:p w14:paraId="5131F1E5" w14:textId="77777777" w:rsidR="00D37F7C" w:rsidRPr="00D37F7C" w:rsidRDefault="00D37F7C" w:rsidP="00D37F7C">
      <w:pPr>
        <w:pStyle w:val="Code"/>
        <w:rPr>
          <w:highlight w:val="white"/>
        </w:rPr>
      </w:pPr>
      <w:r w:rsidRPr="00D37F7C">
        <w:rPr>
          <w:highlight w:val="white"/>
        </w:rPr>
        <w:t xml:space="preserve">      }</w:t>
      </w:r>
    </w:p>
    <w:p w14:paraId="068EF98D" w14:textId="41F32819" w:rsidR="002F73EF" w:rsidRPr="00DF12BF" w:rsidRDefault="00E9212B" w:rsidP="002F73EF">
      <w:pPr>
        <w:rPr>
          <w:highlight w:val="white"/>
        </w:rPr>
      </w:pPr>
      <w:r>
        <w:rPr>
          <w:highlight w:val="white"/>
        </w:rPr>
        <w:t>If the left symbol is not stored in a register, we have a</w:t>
      </w:r>
      <w:r w:rsidR="004B5FD9">
        <w:rPr>
          <w:highlight w:val="white"/>
        </w:rPr>
        <w:t xml:space="preserve"> </w:t>
      </w:r>
      <w:r>
        <w:rPr>
          <w:highlight w:val="white"/>
        </w:rPr>
        <w:t xml:space="preserve">new sequence of cases to consider. </w:t>
      </w:r>
      <w:r w:rsidR="002F73EF">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04A3598E" w:rsidR="002F73EF" w:rsidRPr="00DF12BF" w:rsidRDefault="002F73EF" w:rsidP="002F73EF">
      <w:pPr>
        <w:rPr>
          <w:highlight w:val="white"/>
        </w:rPr>
      </w:pPr>
      <w:r>
        <w:rPr>
          <w:highlight w:val="white"/>
        </w:rPr>
        <w:lastRenderedPageBreak/>
        <w:t>If the right symbol is an integer value, we simply use it.</w:t>
      </w:r>
      <w:r w:rsidR="00820F58">
        <w:rPr>
          <w:highlight w:val="white"/>
        </w:rPr>
        <w:t xml:space="preserve"> Again, note that the </w:t>
      </w:r>
      <w:r w:rsidR="004A033E">
        <w:rPr>
          <w:highlight w:val="white"/>
        </w:rPr>
        <w:t xml:space="preserve">value does not exceeds 31 bits. If it does, </w:t>
      </w:r>
      <w:r w:rsidR="00E1133C">
        <w:rPr>
          <w:highlight w:val="white"/>
        </w:rPr>
        <w:t>it would have been loaded into a register.</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38DFFF41" w14:textId="77777777" w:rsidR="001258D6" w:rsidRPr="00133CD0" w:rsidRDefault="001258D6" w:rsidP="00133CD0">
      <w:pPr>
        <w:pStyle w:val="Code"/>
        <w:rPr>
          <w:highlight w:val="white"/>
        </w:rPr>
      </w:pPr>
      <w:r w:rsidRPr="00133CD0">
        <w:rPr>
          <w:highlight w:val="white"/>
        </w:rPr>
        <w:t xml:space="preserve">          AddAssemblyCode(objectOperator, Base(leftSymbol),</w:t>
      </w:r>
    </w:p>
    <w:p w14:paraId="0450257A" w14:textId="77777777" w:rsidR="001258D6" w:rsidRPr="00133CD0" w:rsidRDefault="001258D6" w:rsidP="00133CD0">
      <w:pPr>
        <w:pStyle w:val="Code"/>
        <w:rPr>
          <w:highlight w:val="white"/>
        </w:rPr>
      </w:pPr>
      <w:r w:rsidRPr="00133CD0">
        <w:rPr>
          <w:highlight w:val="white"/>
        </w:rPr>
        <w:t xml:space="preserve">                          Offset(leftSymbol), rightSymbol.Value, typeSize);</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571E6E1F" w:rsidR="002F73EF" w:rsidRPr="00DF12BF" w:rsidRDefault="002F73EF" w:rsidP="002F73EF">
      <w:pPr>
        <w:rPr>
          <w:highlight w:val="white"/>
        </w:rPr>
      </w:pPr>
      <w:r>
        <w:rPr>
          <w:highlight w:val="white"/>
        </w:rPr>
        <w:t>If the right symbol is an array, function, string, or static value, we use its address</w:t>
      </w:r>
      <w:r w:rsidR="00AB1C79">
        <w:rPr>
          <w:highlight w:val="white"/>
        </w:rPr>
        <w:t xml:space="preserve"> and apply the operators in the same way as above.</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29CAF0F0" w14:textId="77777777" w:rsidR="000D67DA" w:rsidRDefault="002F73EF" w:rsidP="002F73EF">
      <w:pPr>
        <w:pStyle w:val="Code"/>
        <w:rPr>
          <w:highlight w:val="white"/>
        </w:rPr>
      </w:pPr>
      <w:r w:rsidRPr="00304E69">
        <w:rPr>
          <w:highlight w:val="white"/>
        </w:rPr>
        <w:t xml:space="preserve">                          Offset(leftSymbol), Base(rightSymbol),</w:t>
      </w:r>
    </w:p>
    <w:p w14:paraId="70725E44" w14:textId="4F5A00D6" w:rsidR="002F73EF" w:rsidRPr="00304E69" w:rsidRDefault="000D67DA" w:rsidP="002F73EF">
      <w:pPr>
        <w:pStyle w:val="Code"/>
        <w:rPr>
          <w:highlight w:val="white"/>
        </w:rPr>
      </w:pPr>
      <w:r>
        <w:rPr>
          <w:highlight w:val="white"/>
        </w:rPr>
        <w:t xml:space="preserve">                         </w:t>
      </w:r>
      <w:r w:rsidR="002F73EF" w:rsidRPr="00304E69">
        <w:rPr>
          <w:highlight w:val="white"/>
        </w:rPr>
        <w:t xml:space="preserve"> </w:t>
      </w:r>
      <w:r>
        <w:rPr>
          <w:highlight w:val="white"/>
        </w:rPr>
        <w:t>T</w:t>
      </w:r>
      <w:r w:rsidR="002F73EF" w:rsidRPr="00304E69">
        <w:rPr>
          <w:highlight w:val="white"/>
        </w:rPr>
        <w:t>ypeSize</w:t>
      </w:r>
      <w:r>
        <w:rPr>
          <w:highlight w:val="white"/>
        </w:rPr>
        <w:t>.PointerSize</w:t>
      </w:r>
      <w:r w:rsidR="002F73EF" w:rsidRPr="00304E69">
        <w:rPr>
          <w:highlight w:val="white"/>
        </w:rPr>
        <w:t>);</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085BAD34" w:rsidR="002F73EF" w:rsidRPr="00304E69" w:rsidRDefault="002F73EF" w:rsidP="002F73EF">
      <w:pPr>
        <w:rPr>
          <w:highlight w:val="white"/>
        </w:rPr>
      </w:pPr>
      <w:r>
        <w:rPr>
          <w:highlight w:val="white"/>
        </w:rPr>
        <w:t xml:space="preserve">If none of the above cases apply, we </w:t>
      </w:r>
      <w:r w:rsidR="002C7231">
        <w:rPr>
          <w:highlight w:val="white"/>
        </w:rPr>
        <w:t xml:space="preserve">load the value of the right symbol into a register and </w:t>
      </w:r>
      <w:r>
        <w:rPr>
          <w:highlight w:val="white"/>
        </w:rPr>
        <w:t xml:space="preserve">use the base and offset of the </w:t>
      </w:r>
      <w:r w:rsidR="002C7231">
        <w:rPr>
          <w:highlight w:val="white"/>
        </w:rPr>
        <w:t>left</w:t>
      </w:r>
      <w:r>
        <w:rPr>
          <w:highlight w:val="white"/>
        </w:rPr>
        <w:t xml:space="preserve">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57AE9FF8" w14:textId="77777777" w:rsidR="00184AA8" w:rsidRPr="00C64273" w:rsidRDefault="00184AA8" w:rsidP="00184AA8">
      <w:pPr>
        <w:pStyle w:val="Rubrik3"/>
        <w:numPr>
          <w:ilvl w:val="2"/>
          <w:numId w:val="133"/>
        </w:numPr>
        <w:rPr>
          <w:highlight w:val="white"/>
        </w:rPr>
      </w:pPr>
      <w:bookmarkStart w:id="422" w:name="_Toc53473587"/>
      <w:r w:rsidRPr="00C64273">
        <w:rPr>
          <w:highlight w:val="white"/>
        </w:rPr>
        <w:t>Base and Offset</w:t>
      </w:r>
      <w:bookmarkEnd w:id="422"/>
    </w:p>
    <w:p w14:paraId="613BC4AF" w14:textId="77777777" w:rsidR="00184AA8" w:rsidRPr="00533A30" w:rsidRDefault="00184AA8" w:rsidP="00184AA8">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892C59" w:rsidRDefault="00184AA8" w:rsidP="00184AA8">
      <w:pPr>
        <w:pStyle w:val="Code"/>
        <w:rPr>
          <w:highlight w:val="white"/>
        </w:rPr>
      </w:pPr>
      <w:r w:rsidRPr="00892C59">
        <w:rPr>
          <w:highlight w:val="white"/>
        </w:rPr>
        <w:t xml:space="preserve">    private object Base(Symbol symbol) {</w:t>
      </w:r>
    </w:p>
    <w:p w14:paraId="7AB2C8CE" w14:textId="77777777" w:rsidR="00184AA8" w:rsidRPr="00892C59" w:rsidRDefault="00184AA8" w:rsidP="00184AA8">
      <w:pPr>
        <w:pStyle w:val="Code"/>
        <w:rPr>
          <w:highlight w:val="white"/>
        </w:rPr>
      </w:pPr>
      <w:r w:rsidRPr="00892C59">
        <w:rPr>
          <w:highlight w:val="white"/>
        </w:rPr>
        <w:t xml:space="preserve">      Assert.ErrorXXX(!(symbol.Value is BigInteger));</w:t>
      </w:r>
    </w:p>
    <w:p w14:paraId="37CE7030" w14:textId="77777777" w:rsidR="00184AA8" w:rsidRPr="00892C59" w:rsidRDefault="00184AA8" w:rsidP="00184AA8">
      <w:pPr>
        <w:pStyle w:val="Code"/>
        <w:rPr>
          <w:highlight w:val="white"/>
        </w:rPr>
      </w:pPr>
    </w:p>
    <w:p w14:paraId="05B2A3E7" w14:textId="77777777" w:rsidR="00184AA8" w:rsidRPr="00892C59" w:rsidRDefault="00184AA8" w:rsidP="00184AA8">
      <w:pPr>
        <w:pStyle w:val="Code"/>
        <w:rPr>
          <w:highlight w:val="white"/>
        </w:rPr>
      </w:pPr>
      <w:r w:rsidRPr="00892C59">
        <w:rPr>
          <w:highlight w:val="white"/>
        </w:rPr>
        <w:t xml:space="preserve">      if (symbol.Value is StaticAddress) {</w:t>
      </w:r>
    </w:p>
    <w:p w14:paraId="31468CD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7A94F4BB" w14:textId="77777777" w:rsidR="00184AA8" w:rsidRPr="00892C59" w:rsidRDefault="00184AA8" w:rsidP="00184AA8">
      <w:pPr>
        <w:pStyle w:val="Code"/>
        <w:rPr>
          <w:highlight w:val="white"/>
        </w:rPr>
      </w:pPr>
      <w:r w:rsidRPr="00892C59">
        <w:rPr>
          <w:highlight w:val="white"/>
        </w:rPr>
        <w:lastRenderedPageBreak/>
        <w:t xml:space="preserve">        return staticAddress.UniqueName;</w:t>
      </w:r>
    </w:p>
    <w:p w14:paraId="3F7D9CB9" w14:textId="77777777" w:rsidR="00184AA8" w:rsidRPr="00892C59" w:rsidRDefault="00184AA8" w:rsidP="00184AA8">
      <w:pPr>
        <w:pStyle w:val="Code"/>
        <w:rPr>
          <w:highlight w:val="white"/>
        </w:rPr>
      </w:pPr>
      <w:r w:rsidRPr="00892C59">
        <w:rPr>
          <w:highlight w:val="white"/>
        </w:rPr>
        <w:t xml:space="preserve">      }</w:t>
      </w:r>
    </w:p>
    <w:p w14:paraId="50F24989" w14:textId="77777777" w:rsidR="00184AA8" w:rsidRPr="00533A30" w:rsidRDefault="00184AA8" w:rsidP="00184AA8">
      <w:pPr>
        <w:rPr>
          <w:highlight w:val="white"/>
        </w:rPr>
      </w:pPr>
      <w:r>
        <w:rPr>
          <w:highlight w:val="white"/>
        </w:rPr>
        <w:t xml:space="preserve">If the symbol’s address symbol is not null, the symbol represents a </w:t>
      </w:r>
      <w:proofErr w:type="spellStart"/>
      <w:r>
        <w:rPr>
          <w:highlight w:val="white"/>
        </w:rPr>
        <w:t>dereferred</w:t>
      </w:r>
      <w:proofErr w:type="spellEnd"/>
      <w:r>
        <w:rPr>
          <w:highlight w:val="white"/>
        </w:rPr>
        <w:t xml:space="preserve">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892C59" w:rsidRDefault="00184AA8" w:rsidP="00184AA8">
      <w:pPr>
        <w:pStyle w:val="Code"/>
        <w:rPr>
          <w:highlight w:val="white"/>
        </w:rPr>
      </w:pPr>
      <w:r w:rsidRPr="00892C59">
        <w:rPr>
          <w:highlight w:val="white"/>
        </w:rPr>
        <w:t xml:space="preserve">      else if (symbol.AddressSymbol != null) {</w:t>
      </w:r>
    </w:p>
    <w:p w14:paraId="5109D1FD" w14:textId="77777777" w:rsidR="00184AA8" w:rsidRPr="00892C59" w:rsidRDefault="00184AA8" w:rsidP="00184AA8">
      <w:pPr>
        <w:pStyle w:val="Code"/>
        <w:rPr>
          <w:highlight w:val="white"/>
        </w:rPr>
      </w:pPr>
      <w:r w:rsidRPr="00892C59">
        <w:rPr>
          <w:highlight w:val="white"/>
        </w:rPr>
        <w:t xml:space="preserve">        Track addressTrack = LoadValueToRegister(symbol.AddressSymbol);</w:t>
      </w:r>
    </w:p>
    <w:p w14:paraId="00C9B34D" w14:textId="77777777" w:rsidR="00184AA8" w:rsidRPr="00892C59" w:rsidRDefault="00184AA8" w:rsidP="00184AA8">
      <w:pPr>
        <w:pStyle w:val="Code"/>
        <w:rPr>
          <w:highlight w:val="white"/>
        </w:rPr>
      </w:pPr>
      <w:r w:rsidRPr="00892C59">
        <w:rPr>
          <w:highlight w:val="white"/>
        </w:rPr>
        <w:t xml:space="preserve">        Assert.ErrorXXX((addressTrack.Register == null) ||</w:t>
      </w:r>
    </w:p>
    <w:p w14:paraId="54F04306" w14:textId="77777777" w:rsidR="00184AA8" w:rsidRPr="00892C59" w:rsidRDefault="00184AA8" w:rsidP="00184AA8">
      <w:pPr>
        <w:pStyle w:val="Code"/>
        <w:rPr>
          <w:highlight w:val="white"/>
        </w:rPr>
      </w:pPr>
      <w:r w:rsidRPr="00892C59">
        <w:rPr>
          <w:highlight w:val="white"/>
        </w:rPr>
        <w:t xml:space="preserve">                        RegisterAllocator.PointerRegisterSetWithEllipse.</w:t>
      </w:r>
    </w:p>
    <w:p w14:paraId="204823E9" w14:textId="77777777" w:rsidR="00184AA8" w:rsidRPr="00892C59" w:rsidRDefault="00184AA8" w:rsidP="00184AA8">
      <w:pPr>
        <w:pStyle w:val="Code"/>
        <w:rPr>
          <w:highlight w:val="white"/>
        </w:rPr>
      </w:pPr>
      <w:r w:rsidRPr="00892C59">
        <w:rPr>
          <w:highlight w:val="white"/>
        </w:rPr>
        <w:t xml:space="preserve">                        Contains(addressTrack.Register.Value));</w:t>
      </w:r>
    </w:p>
    <w:p w14:paraId="0A9661B6" w14:textId="77777777" w:rsidR="00184AA8" w:rsidRPr="00892C59" w:rsidRDefault="00184AA8" w:rsidP="00184AA8">
      <w:pPr>
        <w:pStyle w:val="Code"/>
        <w:rPr>
          <w:highlight w:val="white"/>
        </w:rPr>
      </w:pPr>
      <w:r w:rsidRPr="00892C59">
        <w:rPr>
          <w:highlight w:val="white"/>
        </w:rPr>
        <w:t xml:space="preserve">        addressTrack.Pointer = true;</w:t>
      </w:r>
    </w:p>
    <w:p w14:paraId="462F4235" w14:textId="77777777" w:rsidR="00184AA8" w:rsidRPr="00892C59" w:rsidRDefault="00184AA8" w:rsidP="00184AA8">
      <w:pPr>
        <w:pStyle w:val="Code"/>
        <w:rPr>
          <w:highlight w:val="white"/>
        </w:rPr>
      </w:pPr>
      <w:r w:rsidRPr="00892C59">
        <w:rPr>
          <w:highlight w:val="white"/>
        </w:rPr>
        <w:t xml:space="preserve">        m_trackMap.Remove(symbol.AddressSymbol);</w:t>
      </w:r>
    </w:p>
    <w:p w14:paraId="1E0BC2D9" w14:textId="77777777" w:rsidR="00184AA8" w:rsidRPr="00892C59" w:rsidRDefault="00184AA8" w:rsidP="00184AA8">
      <w:pPr>
        <w:pStyle w:val="Code"/>
        <w:rPr>
          <w:highlight w:val="white"/>
        </w:rPr>
      </w:pPr>
      <w:r w:rsidRPr="00892C59">
        <w:rPr>
          <w:highlight w:val="white"/>
        </w:rPr>
        <w:t xml:space="preserve">        return addressTrack;</w:t>
      </w:r>
    </w:p>
    <w:p w14:paraId="443EBF45" w14:textId="77777777" w:rsidR="00184AA8" w:rsidRPr="00892C59" w:rsidRDefault="00184AA8" w:rsidP="00184AA8">
      <w:pPr>
        <w:pStyle w:val="Code"/>
        <w:rPr>
          <w:highlight w:val="white"/>
        </w:rPr>
      </w:pPr>
      <w:r w:rsidRPr="00892C59">
        <w:rPr>
          <w:highlight w:val="white"/>
        </w:rPr>
        <w:t xml:space="preserve">      }</w:t>
      </w:r>
    </w:p>
    <w:p w14:paraId="363C9C00" w14:textId="77777777" w:rsidR="00184AA8" w:rsidRPr="00533A30" w:rsidRDefault="00184AA8" w:rsidP="00184AA8">
      <w:pPr>
        <w:rPr>
          <w:highlight w:val="white"/>
        </w:rPr>
      </w:pPr>
      <w:r>
        <w:rPr>
          <w:highlight w:val="white"/>
        </w:rPr>
        <w:t>If the symbol is extern or static, we return its unique name, which will later be replaced by a proper address by the linker.</w:t>
      </w:r>
    </w:p>
    <w:p w14:paraId="4E396EFC" w14:textId="77777777" w:rsidR="00184AA8" w:rsidRPr="00892C59" w:rsidRDefault="00184AA8" w:rsidP="00184AA8">
      <w:pPr>
        <w:pStyle w:val="Code"/>
        <w:rPr>
          <w:highlight w:val="white"/>
        </w:rPr>
      </w:pPr>
      <w:r w:rsidRPr="00892C59">
        <w:rPr>
          <w:highlight w:val="white"/>
        </w:rPr>
        <w:t xml:space="preserve">      else if (symbol.IsExternOrStatic()) {</w:t>
      </w:r>
    </w:p>
    <w:p w14:paraId="0C63A23A" w14:textId="77777777" w:rsidR="00184AA8" w:rsidRPr="00892C59" w:rsidRDefault="00184AA8" w:rsidP="00184AA8">
      <w:pPr>
        <w:pStyle w:val="Code"/>
        <w:rPr>
          <w:highlight w:val="white"/>
        </w:rPr>
      </w:pPr>
      <w:r w:rsidRPr="00892C59">
        <w:rPr>
          <w:highlight w:val="white"/>
        </w:rPr>
        <w:t xml:space="preserve">        return symbol.UniqueName;</w:t>
      </w:r>
    </w:p>
    <w:p w14:paraId="65533507" w14:textId="77777777" w:rsidR="00184AA8" w:rsidRPr="00892C59" w:rsidRDefault="00184AA8" w:rsidP="00184AA8">
      <w:pPr>
        <w:pStyle w:val="Code"/>
        <w:rPr>
          <w:highlight w:val="white"/>
        </w:rPr>
      </w:pPr>
      <w:r w:rsidRPr="00892C59">
        <w:rPr>
          <w:highlight w:val="white"/>
        </w:rPr>
        <w:t xml:space="preserve">      }</w:t>
      </w:r>
    </w:p>
    <w:p w14:paraId="442642F5" w14:textId="77777777" w:rsidR="00184AA8" w:rsidRPr="00533A30" w:rsidRDefault="00184AA8" w:rsidP="00184AA8">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0AE37CAF" w14:textId="77777777" w:rsidR="00184AA8" w:rsidRPr="00892C59" w:rsidRDefault="00184AA8" w:rsidP="00184AA8">
      <w:pPr>
        <w:pStyle w:val="Code"/>
        <w:rPr>
          <w:highlight w:val="white"/>
        </w:rPr>
      </w:pPr>
      <w:r w:rsidRPr="00892C59">
        <w:rPr>
          <w:highlight w:val="white"/>
        </w:rPr>
        <w:t xml:space="preserve">      else { //resultSymbol.IsAutoOrRegister()</w:t>
      </w:r>
    </w:p>
    <w:p w14:paraId="54330A95" w14:textId="77777777" w:rsidR="00184AA8" w:rsidRPr="00892C59" w:rsidRDefault="00184AA8" w:rsidP="00184AA8">
      <w:pPr>
        <w:pStyle w:val="Code"/>
        <w:rPr>
          <w:highlight w:val="white"/>
        </w:rPr>
      </w:pPr>
      <w:r w:rsidRPr="00892C59">
        <w:rPr>
          <w:highlight w:val="white"/>
        </w:rPr>
        <w:t xml:space="preserve">        return BaseRegister(symbol);</w:t>
      </w:r>
    </w:p>
    <w:p w14:paraId="4529DB22" w14:textId="77777777" w:rsidR="00184AA8" w:rsidRPr="00892C59" w:rsidRDefault="00184AA8" w:rsidP="00184AA8">
      <w:pPr>
        <w:pStyle w:val="Code"/>
        <w:rPr>
          <w:highlight w:val="white"/>
        </w:rPr>
      </w:pPr>
      <w:r w:rsidRPr="00892C59">
        <w:rPr>
          <w:highlight w:val="white"/>
        </w:rPr>
        <w:t xml:space="preserve">      }</w:t>
      </w:r>
    </w:p>
    <w:p w14:paraId="71C87B7E" w14:textId="77777777" w:rsidR="00184AA8" w:rsidRPr="00892C59" w:rsidRDefault="00184AA8" w:rsidP="00184AA8">
      <w:pPr>
        <w:pStyle w:val="Code"/>
        <w:rPr>
          <w:highlight w:val="white"/>
        </w:rPr>
      </w:pPr>
      <w:r w:rsidRPr="00892C59">
        <w:rPr>
          <w:highlight w:val="white"/>
        </w:rPr>
        <w:t xml:space="preserve">    }</w:t>
      </w:r>
    </w:p>
    <w:p w14:paraId="3336904D" w14:textId="77777777" w:rsidR="00184AA8" w:rsidRPr="00533A30" w:rsidRDefault="00184AA8" w:rsidP="00184AA8">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4F4AB9CE" w14:textId="77777777" w:rsidR="00184AA8" w:rsidRPr="00892C59" w:rsidRDefault="00184AA8" w:rsidP="00184AA8">
      <w:pPr>
        <w:pStyle w:val="Code"/>
        <w:rPr>
          <w:highlight w:val="white"/>
        </w:rPr>
      </w:pPr>
      <w:r w:rsidRPr="00892C59">
        <w:rPr>
          <w:highlight w:val="white"/>
        </w:rPr>
        <w:t xml:space="preserve">    private int Offset(Symbol symbol) {</w:t>
      </w:r>
    </w:p>
    <w:p w14:paraId="00C6F9E4" w14:textId="77777777" w:rsidR="00184AA8" w:rsidRPr="00892C59" w:rsidRDefault="00184AA8" w:rsidP="00184AA8">
      <w:pPr>
        <w:pStyle w:val="Code"/>
        <w:rPr>
          <w:highlight w:val="white"/>
        </w:rPr>
      </w:pPr>
      <w:r w:rsidRPr="00892C59">
        <w:rPr>
          <w:highlight w:val="white"/>
        </w:rPr>
        <w:t xml:space="preserve">      Assert.ErrorXXX(!(symbol.Value is BigInteger));</w:t>
      </w:r>
    </w:p>
    <w:p w14:paraId="6C6D6270" w14:textId="77777777" w:rsidR="00184AA8" w:rsidRPr="00892C59" w:rsidRDefault="00184AA8" w:rsidP="00184AA8">
      <w:pPr>
        <w:pStyle w:val="Code"/>
        <w:rPr>
          <w:highlight w:val="white"/>
        </w:rPr>
      </w:pPr>
    </w:p>
    <w:p w14:paraId="3B664EE3" w14:textId="77777777" w:rsidR="00184AA8" w:rsidRPr="00892C59" w:rsidRDefault="00184AA8" w:rsidP="00184AA8">
      <w:pPr>
        <w:pStyle w:val="Code"/>
        <w:rPr>
          <w:highlight w:val="white"/>
        </w:rPr>
      </w:pPr>
      <w:r w:rsidRPr="00892C59">
        <w:rPr>
          <w:highlight w:val="white"/>
        </w:rPr>
        <w:t xml:space="preserve">      if (symbol.Value is StaticAddress) {</w:t>
      </w:r>
    </w:p>
    <w:p w14:paraId="5EED249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4AA0C12A" w14:textId="77777777" w:rsidR="00184AA8" w:rsidRPr="00892C59" w:rsidRDefault="00184AA8" w:rsidP="00184AA8">
      <w:pPr>
        <w:pStyle w:val="Code"/>
        <w:rPr>
          <w:highlight w:val="white"/>
        </w:rPr>
      </w:pPr>
      <w:r w:rsidRPr="00892C59">
        <w:rPr>
          <w:highlight w:val="white"/>
        </w:rPr>
        <w:t xml:space="preserve">        return staticAddress.Offset;</w:t>
      </w:r>
    </w:p>
    <w:p w14:paraId="141F5714" w14:textId="77777777" w:rsidR="00184AA8" w:rsidRPr="00892C59" w:rsidRDefault="00184AA8" w:rsidP="00184AA8">
      <w:pPr>
        <w:pStyle w:val="Code"/>
        <w:rPr>
          <w:highlight w:val="white"/>
        </w:rPr>
      </w:pPr>
      <w:r w:rsidRPr="00892C59">
        <w:rPr>
          <w:highlight w:val="white"/>
        </w:rPr>
        <w:t xml:space="preserve">      }</w:t>
      </w:r>
    </w:p>
    <w:p w14:paraId="115C668C" w14:textId="77777777" w:rsidR="00184AA8" w:rsidRPr="00533A30" w:rsidRDefault="00184AA8" w:rsidP="00184AA8">
      <w:pPr>
        <w:rPr>
          <w:highlight w:val="white"/>
        </w:rPr>
      </w:pPr>
      <w:r>
        <w:rPr>
          <w:highlight w:val="white"/>
        </w:rPr>
        <w:t>If the symbol’s address symbol is not null, we return the offset of the address symbol.</w:t>
      </w:r>
    </w:p>
    <w:p w14:paraId="20D6B8E4" w14:textId="77777777" w:rsidR="00184AA8" w:rsidRPr="00892C59" w:rsidRDefault="00184AA8" w:rsidP="00184AA8">
      <w:pPr>
        <w:pStyle w:val="Code"/>
        <w:rPr>
          <w:highlight w:val="white"/>
        </w:rPr>
      </w:pPr>
      <w:r w:rsidRPr="00892C59">
        <w:rPr>
          <w:highlight w:val="white"/>
        </w:rPr>
        <w:t xml:space="preserve">      else if (symbol.AddressSymbol != null) {</w:t>
      </w:r>
    </w:p>
    <w:p w14:paraId="687FC6DC" w14:textId="77777777" w:rsidR="00184AA8" w:rsidRPr="00892C59" w:rsidRDefault="00184AA8" w:rsidP="00184AA8">
      <w:pPr>
        <w:pStyle w:val="Code"/>
        <w:rPr>
          <w:highlight w:val="white"/>
        </w:rPr>
      </w:pPr>
      <w:r w:rsidRPr="00892C59">
        <w:rPr>
          <w:highlight w:val="white"/>
        </w:rPr>
        <w:t xml:space="preserve">        return symbol.AddressOffset;</w:t>
      </w:r>
    </w:p>
    <w:p w14:paraId="08FCE36E" w14:textId="77777777" w:rsidR="00184AA8" w:rsidRPr="00892C59" w:rsidRDefault="00184AA8" w:rsidP="00184AA8">
      <w:pPr>
        <w:pStyle w:val="Code"/>
        <w:rPr>
          <w:highlight w:val="white"/>
        </w:rPr>
      </w:pPr>
      <w:r w:rsidRPr="00892C59">
        <w:rPr>
          <w:highlight w:val="white"/>
        </w:rPr>
        <w:t xml:space="preserve">      }</w:t>
      </w:r>
    </w:p>
    <w:p w14:paraId="68ADAFF3" w14:textId="77777777" w:rsidR="00184AA8" w:rsidRPr="00533A30" w:rsidRDefault="00184AA8" w:rsidP="00184AA8">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892C59" w:rsidRDefault="00184AA8" w:rsidP="00184AA8">
      <w:pPr>
        <w:pStyle w:val="Code"/>
        <w:rPr>
          <w:highlight w:val="white"/>
        </w:rPr>
      </w:pPr>
      <w:r w:rsidRPr="00892C59">
        <w:rPr>
          <w:highlight w:val="white"/>
        </w:rPr>
        <w:t xml:space="preserve">      else {</w:t>
      </w:r>
    </w:p>
    <w:p w14:paraId="4C8B72ED" w14:textId="77777777" w:rsidR="00184AA8" w:rsidRPr="00892C59" w:rsidRDefault="00184AA8" w:rsidP="00184AA8">
      <w:pPr>
        <w:pStyle w:val="Code"/>
        <w:rPr>
          <w:highlight w:val="white"/>
        </w:rPr>
      </w:pPr>
      <w:r w:rsidRPr="00892C59">
        <w:rPr>
          <w:highlight w:val="white"/>
        </w:rPr>
        <w:t xml:space="preserve">        return symbol.Offset;</w:t>
      </w:r>
    </w:p>
    <w:p w14:paraId="1CC4C58B" w14:textId="77777777" w:rsidR="00184AA8" w:rsidRPr="00892C59" w:rsidRDefault="00184AA8" w:rsidP="00184AA8">
      <w:pPr>
        <w:pStyle w:val="Code"/>
        <w:rPr>
          <w:highlight w:val="white"/>
        </w:rPr>
      </w:pPr>
      <w:r w:rsidRPr="00892C59">
        <w:rPr>
          <w:highlight w:val="white"/>
        </w:rPr>
        <w:t xml:space="preserve">      }</w:t>
      </w:r>
    </w:p>
    <w:p w14:paraId="43DB17FF" w14:textId="77777777" w:rsidR="00184AA8" w:rsidRPr="00892C59" w:rsidRDefault="00184AA8" w:rsidP="00184AA8">
      <w:pPr>
        <w:pStyle w:val="Code"/>
        <w:rPr>
          <w:highlight w:val="white"/>
        </w:rPr>
      </w:pPr>
      <w:r w:rsidRPr="00892C59">
        <w:rPr>
          <w:highlight w:val="white"/>
        </w:rPr>
        <w:t xml:space="preserve">    }</w:t>
      </w:r>
    </w:p>
    <w:p w14:paraId="7AF1EC0E" w14:textId="44894349" w:rsidR="00D935A0" w:rsidRDefault="00791AEE" w:rsidP="00791AEE">
      <w:pPr>
        <w:pStyle w:val="Rubrik3"/>
        <w:rPr>
          <w:highlight w:val="white"/>
        </w:rPr>
      </w:pPr>
      <w:bookmarkStart w:id="423" w:name="_Toc53473588"/>
      <w:r>
        <w:rPr>
          <w:highlight w:val="white"/>
        </w:rPr>
        <w:lastRenderedPageBreak/>
        <w:t>Case</w:t>
      </w:r>
      <w:bookmarkEnd w:id="423"/>
    </w:p>
    <w:p w14:paraId="60E72913" w14:textId="00924B20" w:rsidR="00542755" w:rsidRPr="00542755" w:rsidRDefault="00542755" w:rsidP="00542755">
      <w:pPr>
        <w:rPr>
          <w:highlight w:val="white"/>
        </w:rPr>
      </w:pPr>
      <w:r>
        <w:rPr>
          <w:highlight w:val="white"/>
        </w:rPr>
        <w:t xml:space="preserve">The </w:t>
      </w:r>
      <w:r w:rsidRPr="005F4213">
        <w:rPr>
          <w:rStyle w:val="KeyWord0"/>
          <w:highlight w:val="white"/>
        </w:rPr>
        <w:t>Case</w:t>
      </w:r>
      <w:r>
        <w:rPr>
          <w:highlight w:val="white"/>
        </w:rPr>
        <w:t xml:space="preserve"> is method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w:t>
      </w:r>
      <w:r w:rsidR="006C6B5A">
        <w:rPr>
          <w:highlight w:val="white"/>
        </w:rPr>
        <w:t xml:space="preserve">when dealing with </w:t>
      </w:r>
      <w:r w:rsidR="00DE762C">
        <w:rPr>
          <w:highlight w:val="white"/>
        </w:rPr>
        <w:t xml:space="preserve">a sequence of case statements, we load </w:t>
      </w:r>
      <w:r w:rsidR="00182F96">
        <w:rPr>
          <w:highlight w:val="white"/>
        </w:rPr>
        <w:t xml:space="preserve">the value of the switch symbol into a register, and then we keep </w:t>
      </w:r>
      <w:r w:rsidR="006C6B5A">
        <w:rPr>
          <w:highlight w:val="white"/>
        </w:rPr>
        <w:t>the value</w:t>
      </w:r>
      <w:r w:rsidR="00182F96">
        <w:rPr>
          <w:highlight w:val="white"/>
        </w:rPr>
        <w:t xml:space="preserve">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in order to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5D5DEF9E"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We only remove the switch symbol from the track map</w:t>
      </w:r>
      <w:r w:rsidR="00B419FE">
        <w:rPr>
          <w:highlight w:val="white"/>
        </w:rPr>
        <w:t xml:space="preserve">, since we </w:t>
      </w:r>
      <w:r w:rsidR="0078678B">
        <w:rPr>
          <w:highlight w:val="white"/>
        </w:rPr>
        <w:t xml:space="preserve">shall not </w:t>
      </w:r>
      <w:r w:rsidR="00B419FE">
        <w:rPr>
          <w:highlight w:val="white"/>
        </w:rPr>
        <w:t>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bookmarkStart w:id="424" w:name="_Toc53473589"/>
      <w:r>
        <w:rPr>
          <w:highlight w:val="white"/>
        </w:rPr>
        <w:t>Address</w:t>
      </w:r>
      <w:bookmarkEnd w:id="424"/>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actually quite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w:t>
      </w:r>
      <w:proofErr w:type="spellStart"/>
      <w:r>
        <w:rPr>
          <w:highlight w:val="white"/>
        </w:rPr>
        <w:t>de</w:t>
      </w:r>
      <w:r w:rsidR="006114E0">
        <w:rPr>
          <w:highlight w:val="white"/>
        </w:rPr>
        <w:t>refereeing</w:t>
      </w:r>
      <w:proofErr w:type="spellEnd"/>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have to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w:t>
      </w:r>
      <w:proofErr w:type="spellStart"/>
      <w:r w:rsidR="002200BD">
        <w:rPr>
          <w:highlight w:val="white"/>
        </w:rPr>
        <w:t>derefereing</w:t>
      </w:r>
      <w:proofErr w:type="spellEnd"/>
      <w:r w:rsidR="002200BD">
        <w:rPr>
          <w:highlight w:val="white"/>
        </w:rPr>
        <w:t xml:space="preserve"> a pointer to a floating value. </w:t>
      </w:r>
    </w:p>
    <w:p w14:paraId="48626CBC" w14:textId="77777777" w:rsidR="00D935A0" w:rsidRPr="00E30569" w:rsidRDefault="00D935A0" w:rsidP="00E30569">
      <w:pPr>
        <w:pStyle w:val="Code"/>
        <w:rPr>
          <w:highlight w:val="white"/>
        </w:rPr>
      </w:pPr>
      <w:r w:rsidRPr="00E30569">
        <w:rPr>
          <w:highlight w:val="white"/>
        </w:rPr>
        <w:lastRenderedPageBreak/>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bookmarkStart w:id="425" w:name="_Toc53473590"/>
      <w:r w:rsidRPr="00CF4437">
        <w:rPr>
          <w:highlight w:val="white"/>
        </w:rPr>
        <w:t>Floating Binary</w:t>
      </w:r>
      <w:bookmarkEnd w:id="425"/>
    </w:p>
    <w:p w14:paraId="7862C5D9" w14:textId="6922FC87" w:rsidR="00673D57" w:rsidRPr="00673D57" w:rsidRDefault="00673D57" w:rsidP="00673D57">
      <w:pPr>
        <w:rPr>
          <w:highlight w:val="white"/>
        </w:rPr>
      </w:pPr>
      <w:r>
        <w:rPr>
          <w:highlight w:val="white"/>
        </w:rPr>
        <w:t xml:space="preserve">Similar to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441389A9"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point operations are in fact mu</w:t>
      </w:r>
      <w:r w:rsidR="00335270">
        <w:rPr>
          <w:highlight w:val="white"/>
        </w:rPr>
        <w:t>c</w:t>
      </w:r>
      <w:r>
        <w:rPr>
          <w:highlight w:val="white"/>
        </w:rPr>
        <w:t xml:space="preserve">h </w:t>
      </w:r>
      <w:r w:rsidR="00335270">
        <w:rPr>
          <w:highlight w:val="white"/>
        </w:rPr>
        <w:t>more simple</w:t>
      </w:r>
      <w:r>
        <w:rPr>
          <w:highlight w:val="white"/>
        </w:rPr>
        <w:t xml:space="preserve">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symbol, since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bookmarkStart w:id="426" w:name="_Toc53473591"/>
      <w:r w:rsidRPr="00924172">
        <w:rPr>
          <w:highlight w:val="white"/>
        </w:rPr>
        <w:lastRenderedPageBreak/>
        <w:t>Floating Relation</w:t>
      </w:r>
      <w:bookmarkEnd w:id="426"/>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21CF54CA" w:rsidR="00D935A0" w:rsidRDefault="0017732E" w:rsidP="0017732E">
      <w:pPr>
        <w:pStyle w:val="Rubrik3"/>
        <w:rPr>
          <w:highlight w:val="white"/>
        </w:rPr>
      </w:pPr>
      <w:bookmarkStart w:id="427" w:name="_Toc53473592"/>
      <w:r>
        <w:rPr>
          <w:highlight w:val="white"/>
        </w:rPr>
        <w:t>Floating Push and Pop</w:t>
      </w:r>
      <w:bookmarkEnd w:id="427"/>
    </w:p>
    <w:p w14:paraId="7984E4D9" w14:textId="214086C5" w:rsidR="00803EA4" w:rsidRDefault="00803EA4" w:rsidP="00803EA4">
      <w:pPr>
        <w:rPr>
          <w:highlight w:val="white"/>
        </w:rPr>
      </w:pPr>
      <w:r>
        <w:rPr>
          <w:highlight w:val="white"/>
        </w:rPr>
        <w:t xml:space="preserve">When pushing floating values to the floating-point stack, we need the </w:t>
      </w:r>
      <w:r w:rsidRPr="00BD28D4">
        <w:rPr>
          <w:rStyle w:val="KeyWord0"/>
          <w:highlight w:val="white"/>
        </w:rPr>
        <w:t>m_</w:t>
      </w:r>
      <w:r w:rsidR="000254F7">
        <w:rPr>
          <w:rStyle w:val="KeyWord0"/>
          <w:highlight w:val="white"/>
        </w:rPr>
        <w:t>floatP</w:t>
      </w:r>
      <w:r w:rsidR="00BD28D4" w:rsidRPr="00BD28D4">
        <w:rPr>
          <w:rStyle w:val="KeyWord0"/>
          <w:highlight w:val="white"/>
        </w:rPr>
        <w:t>ushMap</w:t>
      </w:r>
      <w:r w:rsidR="000254F7">
        <w:rPr>
          <w:rStyle w:val="KeyWord0"/>
          <w:highlight w:val="white"/>
        </w:rPr>
        <w:t xml:space="preserve"> </w:t>
      </w:r>
      <w:r>
        <w:rPr>
          <w:highlight w:val="white"/>
        </w:rPr>
        <w:t>map</w:t>
      </w:r>
      <w:r w:rsidR="00DF7E57">
        <w:rPr>
          <w:highlight w:val="white"/>
        </w:rPr>
        <w:t xml:space="preserve"> that </w:t>
      </w:r>
      <w:r w:rsidR="002E44D3">
        <w:rPr>
          <w:highlight w:val="white"/>
        </w:rPr>
        <w:t>map</w:t>
      </w:r>
      <w:r w:rsidR="00CF3F93">
        <w:rPr>
          <w:highlight w:val="white"/>
        </w:rPr>
        <w:t>s</w:t>
      </w:r>
      <w:r w:rsidR="002E44D3">
        <w:rPr>
          <w:highlight w:val="white"/>
        </w:rPr>
        <w:t xml:space="preserve"> the </w:t>
      </w:r>
      <w:r w:rsidR="00842DEE">
        <w:rPr>
          <w:highlight w:val="white"/>
        </w:rPr>
        <w:t xml:space="preserve">whether the type is logical and the </w:t>
      </w:r>
      <w:r w:rsidR="00F02EA2">
        <w:rPr>
          <w:highlight w:val="white"/>
        </w:rPr>
        <w:t xml:space="preserve">type </w:t>
      </w:r>
      <w:r w:rsidR="003732B2">
        <w:rPr>
          <w:highlight w:val="white"/>
        </w:rPr>
        <w:t xml:space="preserve">size </w:t>
      </w:r>
      <w:r w:rsidR="002E44D3">
        <w:rPr>
          <w:highlight w:val="white"/>
        </w:rPr>
        <w:t xml:space="preserve">to </w:t>
      </w:r>
      <w:r w:rsidR="00DF7E57">
        <w:rPr>
          <w:highlight w:val="white"/>
        </w:rPr>
        <w:t>assembly code operators.</w:t>
      </w:r>
    </w:p>
    <w:p w14:paraId="411D20BB" w14:textId="77777777" w:rsidR="000254F7" w:rsidRPr="000254F7" w:rsidRDefault="000254F7" w:rsidP="000254F7">
      <w:pPr>
        <w:pStyle w:val="Code"/>
        <w:rPr>
          <w:highlight w:val="white"/>
        </w:rPr>
      </w:pPr>
      <w:r w:rsidRPr="000254F7">
        <w:rPr>
          <w:highlight w:val="white"/>
        </w:rPr>
        <w:t xml:space="preserve">    public static IDictionary&lt;Pair&lt;bool, int&gt;, AssemblyOperator&gt;</w:t>
      </w:r>
    </w:p>
    <w:p w14:paraId="157D8984" w14:textId="77777777" w:rsidR="000254F7" w:rsidRPr="000254F7" w:rsidRDefault="000254F7" w:rsidP="000254F7">
      <w:pPr>
        <w:pStyle w:val="Code"/>
        <w:rPr>
          <w:highlight w:val="white"/>
        </w:rPr>
      </w:pPr>
      <w:r w:rsidRPr="000254F7">
        <w:rPr>
          <w:highlight w:val="white"/>
        </w:rPr>
        <w:t xml:space="preserve">      m_floatPushMap = new Dictionary&lt;Pair&lt;bool, int&gt;, AssemblyOperator&gt;() {</w:t>
      </w:r>
    </w:p>
    <w:p w14:paraId="0C114FCB" w14:textId="77777777" w:rsidR="000254F7" w:rsidRPr="000254F7" w:rsidRDefault="000254F7" w:rsidP="000254F7">
      <w:pPr>
        <w:pStyle w:val="Code"/>
        <w:rPr>
          <w:highlight w:val="white"/>
        </w:rPr>
      </w:pPr>
      <w:r w:rsidRPr="000254F7">
        <w:rPr>
          <w:highlight w:val="white"/>
        </w:rPr>
        <w:t xml:space="preserve">        {new Pair&lt;bool,int&gt;(false, 2), AssemblyOperator.fild_word},</w:t>
      </w:r>
    </w:p>
    <w:p w14:paraId="0F2ED320" w14:textId="77777777" w:rsidR="000254F7" w:rsidRPr="000254F7" w:rsidRDefault="000254F7" w:rsidP="000254F7">
      <w:pPr>
        <w:pStyle w:val="Code"/>
        <w:rPr>
          <w:highlight w:val="white"/>
        </w:rPr>
      </w:pPr>
      <w:r w:rsidRPr="000254F7">
        <w:rPr>
          <w:highlight w:val="white"/>
        </w:rPr>
        <w:t xml:space="preserve">        {new Pair&lt;bool,int&gt;(false, 4), AssemblyOperator.fild_dword},</w:t>
      </w:r>
    </w:p>
    <w:p w14:paraId="126624D4" w14:textId="77777777" w:rsidR="000254F7" w:rsidRPr="000254F7" w:rsidRDefault="000254F7" w:rsidP="000254F7">
      <w:pPr>
        <w:pStyle w:val="Code"/>
        <w:rPr>
          <w:highlight w:val="white"/>
        </w:rPr>
      </w:pPr>
      <w:r w:rsidRPr="000254F7">
        <w:rPr>
          <w:highlight w:val="white"/>
        </w:rPr>
        <w:t xml:space="preserve">        {new Pair&lt;bool,int&gt;(false, 8), AssemblyOperator.fild_qword},</w:t>
      </w:r>
    </w:p>
    <w:p w14:paraId="739FA750" w14:textId="77777777" w:rsidR="000254F7" w:rsidRPr="000254F7" w:rsidRDefault="000254F7" w:rsidP="000254F7">
      <w:pPr>
        <w:pStyle w:val="Code"/>
        <w:rPr>
          <w:highlight w:val="white"/>
        </w:rPr>
      </w:pPr>
      <w:r w:rsidRPr="000254F7">
        <w:rPr>
          <w:highlight w:val="white"/>
        </w:rPr>
        <w:t xml:space="preserve">        {new Pair&lt;bool,int&gt;(true, 4), AssemblyOperator.fld_dword},</w:t>
      </w:r>
    </w:p>
    <w:p w14:paraId="4EE2A125" w14:textId="77777777" w:rsidR="000254F7" w:rsidRPr="000254F7" w:rsidRDefault="000254F7" w:rsidP="000254F7">
      <w:pPr>
        <w:pStyle w:val="Code"/>
        <w:rPr>
          <w:highlight w:val="white"/>
        </w:rPr>
      </w:pPr>
      <w:r w:rsidRPr="000254F7">
        <w:rPr>
          <w:highlight w:val="white"/>
        </w:rPr>
        <w:t xml:space="preserve">        {new Pair&lt;bool,int&gt;(true, 8), AssemblyOperator.fld_qword}</w:t>
      </w:r>
    </w:p>
    <w:p w14:paraId="674CF6A9" w14:textId="77777777" w:rsidR="000254F7" w:rsidRPr="000254F7" w:rsidRDefault="000254F7" w:rsidP="000254F7">
      <w:pPr>
        <w:pStyle w:val="Code"/>
        <w:rPr>
          <w:highlight w:val="white"/>
        </w:rPr>
      </w:pPr>
      <w:r w:rsidRPr="000254F7">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2225813B" w14:textId="77777777" w:rsidR="00170065" w:rsidRPr="00170065" w:rsidRDefault="00170065" w:rsidP="00170065">
      <w:pPr>
        <w:pStyle w:val="Code"/>
        <w:rPr>
          <w:highlight w:val="white"/>
        </w:rPr>
      </w:pPr>
      <w:r w:rsidRPr="00170065">
        <w:rPr>
          <w:highlight w:val="white"/>
        </w:rPr>
        <w:t xml:space="preserve">    public void PushSymbol(Symbol symbol) {</w:t>
      </w:r>
    </w:p>
    <w:p w14:paraId="13DB6B22" w14:textId="77777777" w:rsidR="00170065" w:rsidRPr="00170065" w:rsidRDefault="00170065" w:rsidP="00170065">
      <w:pPr>
        <w:pStyle w:val="Code"/>
        <w:rPr>
          <w:highlight w:val="white"/>
        </w:rPr>
      </w:pPr>
      <w:r w:rsidRPr="00170065">
        <w:rPr>
          <w:highlight w:val="white"/>
        </w:rPr>
        <w:t xml:space="preserve">      Assert.ErrorXXX((++m_floatStackSize) &lt;= FloatingStackMaxSize);</w:t>
      </w:r>
    </w:p>
    <w:p w14:paraId="63A9C1C1" w14:textId="77777777" w:rsidR="00170065" w:rsidRPr="00170065" w:rsidRDefault="00170065" w:rsidP="00170065">
      <w:pPr>
        <w:pStyle w:val="Code"/>
        <w:rPr>
          <w:highlight w:val="white"/>
        </w:rPr>
      </w:pPr>
      <w:r w:rsidRPr="00170065">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69C57796" w14:textId="77777777" w:rsidR="00170065" w:rsidRPr="00170065" w:rsidRDefault="00170065" w:rsidP="00170065">
      <w:pPr>
        <w:pStyle w:val="Code"/>
        <w:rPr>
          <w:highlight w:val="white"/>
        </w:rPr>
      </w:pPr>
      <w:r w:rsidRPr="00170065">
        <w:rPr>
          <w:highlight w:val="white"/>
        </w:rPr>
        <w:t xml:space="preserve">      if (((symbol.Value is BigInteger) &amp;&amp;</w:t>
      </w:r>
    </w:p>
    <w:p w14:paraId="5789A50F" w14:textId="77777777" w:rsidR="00170065" w:rsidRPr="00170065" w:rsidRDefault="00170065" w:rsidP="00170065">
      <w:pPr>
        <w:pStyle w:val="Code"/>
        <w:rPr>
          <w:highlight w:val="white"/>
        </w:rPr>
      </w:pPr>
      <w:r w:rsidRPr="00170065">
        <w:rPr>
          <w:highlight w:val="white"/>
        </w:rPr>
        <w:t xml:space="preserve">          (((BigInteger) symbol.Value).IsZero)) ||</w:t>
      </w:r>
    </w:p>
    <w:p w14:paraId="568E1C0C" w14:textId="77777777" w:rsidR="00170065" w:rsidRPr="00170065" w:rsidRDefault="00170065" w:rsidP="00170065">
      <w:pPr>
        <w:pStyle w:val="Code"/>
        <w:rPr>
          <w:highlight w:val="white"/>
        </w:rPr>
      </w:pPr>
      <w:r w:rsidRPr="00170065">
        <w:rPr>
          <w:highlight w:val="white"/>
        </w:rPr>
        <w:t xml:space="preserve">          ((symbol.Value is decimal) &amp;&amp; (((decimal) symbol.Value) == 0))) {</w:t>
      </w:r>
    </w:p>
    <w:p w14:paraId="24D6CBE8" w14:textId="77777777" w:rsidR="00170065" w:rsidRPr="00170065" w:rsidRDefault="00170065" w:rsidP="00170065">
      <w:pPr>
        <w:pStyle w:val="Code"/>
        <w:rPr>
          <w:highlight w:val="white"/>
        </w:rPr>
      </w:pPr>
      <w:r w:rsidRPr="00170065">
        <w:rPr>
          <w:highlight w:val="white"/>
        </w:rPr>
        <w:t xml:space="preserve">        AddAssemblyCode(AssemblyOperator.fldz);</w:t>
      </w:r>
    </w:p>
    <w:p w14:paraId="5F594B10" w14:textId="77777777" w:rsidR="00170065" w:rsidRPr="00170065" w:rsidRDefault="00170065" w:rsidP="00170065">
      <w:pPr>
        <w:pStyle w:val="Code"/>
        <w:rPr>
          <w:highlight w:val="white"/>
        </w:rPr>
      </w:pPr>
      <w:r w:rsidRPr="00170065">
        <w:rPr>
          <w:highlight w:val="white"/>
        </w:rPr>
        <w:t xml:space="preserve">      }</w:t>
      </w:r>
    </w:p>
    <w:p w14:paraId="7FA17F19" w14:textId="77777777" w:rsidR="00170065" w:rsidRPr="00170065" w:rsidRDefault="00170065" w:rsidP="00170065">
      <w:pPr>
        <w:pStyle w:val="Code"/>
        <w:rPr>
          <w:highlight w:val="white"/>
        </w:rPr>
      </w:pPr>
      <w:r w:rsidRPr="00170065">
        <w:rPr>
          <w:highlight w:val="white"/>
        </w:rPr>
        <w:t xml:space="preserve">      else if (((symbol.Value is BigInteger) &amp;&amp;</w:t>
      </w:r>
    </w:p>
    <w:p w14:paraId="7195DD90" w14:textId="77777777" w:rsidR="00170065" w:rsidRPr="00170065" w:rsidRDefault="00170065" w:rsidP="00170065">
      <w:pPr>
        <w:pStyle w:val="Code"/>
        <w:rPr>
          <w:highlight w:val="white"/>
        </w:rPr>
      </w:pPr>
      <w:r w:rsidRPr="00170065">
        <w:rPr>
          <w:highlight w:val="white"/>
        </w:rPr>
        <w:t xml:space="preserve">                (((BigInteger) symbol.Value).IsOne)) ||</w:t>
      </w:r>
    </w:p>
    <w:p w14:paraId="1D61C457" w14:textId="77777777" w:rsidR="00170065" w:rsidRPr="00170065" w:rsidRDefault="00170065" w:rsidP="00170065">
      <w:pPr>
        <w:pStyle w:val="Code"/>
        <w:rPr>
          <w:highlight w:val="white"/>
        </w:rPr>
      </w:pPr>
      <w:r w:rsidRPr="00170065">
        <w:rPr>
          <w:highlight w:val="white"/>
        </w:rPr>
        <w:t xml:space="preserve">               ((symbol.Value is decimal) &amp;&amp;</w:t>
      </w:r>
    </w:p>
    <w:p w14:paraId="4AB60E27" w14:textId="77777777" w:rsidR="00170065" w:rsidRPr="00170065" w:rsidRDefault="00170065" w:rsidP="00170065">
      <w:pPr>
        <w:pStyle w:val="Code"/>
        <w:rPr>
          <w:highlight w:val="white"/>
        </w:rPr>
      </w:pPr>
      <w:r w:rsidRPr="00170065">
        <w:rPr>
          <w:highlight w:val="white"/>
        </w:rPr>
        <w:t xml:space="preserve">                (((decimal) symbol.Value) == 1))) {</w:t>
      </w:r>
    </w:p>
    <w:p w14:paraId="4549D21F" w14:textId="77777777" w:rsidR="00170065" w:rsidRPr="00170065" w:rsidRDefault="00170065" w:rsidP="00170065">
      <w:pPr>
        <w:pStyle w:val="Code"/>
        <w:rPr>
          <w:highlight w:val="white"/>
        </w:rPr>
      </w:pPr>
      <w:r w:rsidRPr="00170065">
        <w:rPr>
          <w:highlight w:val="white"/>
        </w:rPr>
        <w:t xml:space="preserve">        AddAssemblyCode(AssemblyOperator.fld1);</w:t>
      </w:r>
    </w:p>
    <w:p w14:paraId="3C0ED4F1" w14:textId="77777777" w:rsidR="00170065" w:rsidRPr="00170065" w:rsidRDefault="00170065" w:rsidP="00170065">
      <w:pPr>
        <w:pStyle w:val="Code"/>
        <w:rPr>
          <w:highlight w:val="white"/>
        </w:rPr>
      </w:pPr>
      <w:r w:rsidRPr="00170065">
        <w:rPr>
          <w:highlight w:val="white"/>
        </w:rPr>
        <w:t xml:space="preserve">      }</w:t>
      </w:r>
    </w:p>
    <w:p w14:paraId="61D18CD7" w14:textId="6B687708" w:rsidR="004224B0" w:rsidRPr="00530CE4" w:rsidRDefault="00857422" w:rsidP="00C2308A">
      <w:pPr>
        <w:rPr>
          <w:highlight w:val="white"/>
        </w:rPr>
      </w:pPr>
      <w:r>
        <w:rPr>
          <w:highlight w:val="white"/>
        </w:rPr>
        <w:lastRenderedPageBreak/>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2A1D2BAB" w14:textId="2ED8646B" w:rsidR="008F2D38" w:rsidRDefault="008F2D38" w:rsidP="008F2D38">
      <w:pPr>
        <w:pStyle w:val="Code"/>
        <w:rPr>
          <w:highlight w:val="white"/>
        </w:rPr>
      </w:pPr>
      <w:r w:rsidRPr="008F2D38">
        <w:rPr>
          <w:highlight w:val="white"/>
        </w:rPr>
        <w:t xml:space="preserve">      else {</w:t>
      </w:r>
    </w:p>
    <w:p w14:paraId="5705FC7F" w14:textId="77777777" w:rsidR="002214C9" w:rsidRDefault="002214C9" w:rsidP="008F2D38">
      <w:pPr>
        <w:pStyle w:val="Code"/>
        <w:rPr>
          <w:highlight w:val="white"/>
        </w:rPr>
      </w:pPr>
      <w:r>
        <w:rPr>
          <w:highlight w:val="white"/>
        </w:rPr>
        <w:t xml:space="preserve">        Pair&lt;bool,int&gt; pair =</w:t>
      </w:r>
    </w:p>
    <w:p w14:paraId="3E912A92" w14:textId="261A8568" w:rsidR="002214C9" w:rsidRPr="008F2D38" w:rsidRDefault="002214C9" w:rsidP="008F2D38">
      <w:pPr>
        <w:pStyle w:val="Code"/>
        <w:rPr>
          <w:highlight w:val="white"/>
        </w:rPr>
      </w:pPr>
      <w:r>
        <w:rPr>
          <w:highlight w:val="white"/>
        </w:rPr>
        <w:t xml:space="preserve">          new Pair</w:t>
      </w:r>
      <w:r w:rsidR="00F81FD1">
        <w:rPr>
          <w:highlight w:val="white"/>
        </w:rPr>
        <w:t>&lt;bool,int&gt;</w:t>
      </w:r>
      <w:r>
        <w:rPr>
          <w:highlight w:val="white"/>
        </w:rPr>
        <w:t>(symbol.</w:t>
      </w:r>
      <w:r w:rsidR="00F81FD1">
        <w:rPr>
          <w:highlight w:val="white"/>
        </w:rPr>
        <w:t>T</w:t>
      </w:r>
      <w:r>
        <w:rPr>
          <w:highlight w:val="white"/>
        </w:rPr>
        <w:t>ype.Is</w:t>
      </w:r>
      <w:r w:rsidR="00620A87">
        <w:rPr>
          <w:highlight w:val="white"/>
        </w:rPr>
        <w:t>Floating</w:t>
      </w:r>
      <w:r>
        <w:rPr>
          <w:highlight w:val="white"/>
        </w:rPr>
        <w:t xml:space="preserve">(), </w:t>
      </w:r>
      <w:r w:rsidRPr="008F2D38">
        <w:rPr>
          <w:highlight w:val="white"/>
        </w:rPr>
        <w:t>symbol.Type.Size()</w:t>
      </w:r>
      <w:r>
        <w:rPr>
          <w:highlight w:val="white"/>
        </w:rPr>
        <w:t>);</w:t>
      </w:r>
    </w:p>
    <w:p w14:paraId="1236FA37" w14:textId="3F42AB83" w:rsidR="008F2D38" w:rsidRPr="008F2D38" w:rsidRDefault="008F2D38" w:rsidP="008F2D38">
      <w:pPr>
        <w:pStyle w:val="Code"/>
        <w:rPr>
          <w:highlight w:val="white"/>
        </w:rPr>
      </w:pPr>
      <w:r w:rsidRPr="008F2D38">
        <w:rPr>
          <w:highlight w:val="white"/>
        </w:rPr>
        <w:t xml:space="preserve">        AssemblyOperator objectOperator</w:t>
      </w:r>
      <w:r w:rsidR="00040B8D">
        <w:rPr>
          <w:highlight w:val="white"/>
        </w:rPr>
        <w:t xml:space="preserve"> </w:t>
      </w:r>
      <w:r w:rsidRPr="008F2D38">
        <w:rPr>
          <w:highlight w:val="white"/>
        </w:rPr>
        <w:t>=</w:t>
      </w:r>
      <w:r w:rsidR="002214C9">
        <w:rPr>
          <w:highlight w:val="white"/>
        </w:rPr>
        <w:t xml:space="preserve"> </w:t>
      </w:r>
      <w:r w:rsidRPr="008F2D38">
        <w:rPr>
          <w:highlight w:val="white"/>
        </w:rPr>
        <w:t>m_</w:t>
      </w:r>
      <w:r w:rsidR="00040B8D">
        <w:rPr>
          <w:highlight w:val="white"/>
        </w:rPr>
        <w:t>floatPush</w:t>
      </w:r>
      <w:r w:rsidRPr="008F2D38">
        <w:rPr>
          <w:highlight w:val="white"/>
        </w:rPr>
        <w:t>Map[</w:t>
      </w:r>
      <w:r w:rsidR="002214C9">
        <w:rPr>
          <w:highlight w:val="white"/>
        </w:rPr>
        <w:t>pair</w:t>
      </w:r>
      <w:r w:rsidRPr="008F2D38">
        <w:rPr>
          <w:highlight w:val="white"/>
        </w:rPr>
        <w:t>];</w:t>
      </w:r>
    </w:p>
    <w:p w14:paraId="1F3D40C9" w14:textId="77777777" w:rsidR="002214C9" w:rsidRDefault="002214C9" w:rsidP="008F2D38">
      <w:pPr>
        <w:pStyle w:val="Code"/>
        <w:rPr>
          <w:highlight w:val="white"/>
        </w:rPr>
      </w:pPr>
    </w:p>
    <w:p w14:paraId="5E79774D" w14:textId="1A71EA7B" w:rsidR="008F2D38" w:rsidRPr="008F2D38" w:rsidRDefault="008F2D38" w:rsidP="008F2D38">
      <w:pPr>
        <w:pStyle w:val="Code"/>
        <w:rPr>
          <w:highlight w:val="white"/>
        </w:rPr>
      </w:pPr>
      <w:r w:rsidRPr="008F2D38">
        <w:rPr>
          <w:highlight w:val="white"/>
        </w:rPr>
        <w:t xml:space="preserve">        if ((symbol.Value is BigInteger) || (symbol.Value is decimal)) {</w:t>
      </w:r>
    </w:p>
    <w:p w14:paraId="74E2A27B" w14:textId="77777777" w:rsidR="008F2D38" w:rsidRPr="008F2D38" w:rsidRDefault="008F2D38" w:rsidP="008F2D38">
      <w:pPr>
        <w:pStyle w:val="Code"/>
        <w:rPr>
          <w:highlight w:val="white"/>
        </w:rPr>
      </w:pPr>
      <w:r w:rsidRPr="008F2D38">
        <w:rPr>
          <w:highlight w:val="white"/>
        </w:rPr>
        <w:t xml:space="preserve">          SymbolTable.StaticSet.Add(ConstantExpression.Value(symbol));</w:t>
      </w:r>
    </w:p>
    <w:p w14:paraId="35803CE6" w14:textId="77777777" w:rsidR="008F2D38" w:rsidRPr="008F2D38" w:rsidRDefault="008F2D38" w:rsidP="008F2D38">
      <w:pPr>
        <w:pStyle w:val="Code"/>
        <w:rPr>
          <w:highlight w:val="white"/>
        </w:rPr>
      </w:pPr>
      <w:r w:rsidRPr="008F2D38">
        <w:rPr>
          <w:highlight w:val="white"/>
        </w:rPr>
        <w:t xml:space="preserve">          AddAssemblyCode(objectOperator, symbol.UniqueName, 0);</w:t>
      </w:r>
    </w:p>
    <w:p w14:paraId="13AD12E8" w14:textId="77777777" w:rsidR="008F2D38" w:rsidRPr="008F2D38" w:rsidRDefault="008F2D38" w:rsidP="008F2D38">
      <w:pPr>
        <w:pStyle w:val="Code"/>
        <w:rPr>
          <w:highlight w:val="white"/>
        </w:rPr>
      </w:pPr>
      <w:r w:rsidRPr="008F2D38">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3E119497" w14:textId="77777777" w:rsidR="008F2D38" w:rsidRPr="008F2D38" w:rsidRDefault="008F2D38" w:rsidP="008F2D38">
      <w:pPr>
        <w:pStyle w:val="Code"/>
        <w:rPr>
          <w:highlight w:val="white"/>
        </w:rPr>
      </w:pPr>
      <w:r w:rsidRPr="008F2D38">
        <w:rPr>
          <w:highlight w:val="white"/>
        </w:rPr>
        <w:t xml:space="preserve">        else if (m_trackMap.TryGetValue(symbol, out track)) {</w:t>
      </w:r>
    </w:p>
    <w:p w14:paraId="437E3853" w14:textId="77777777" w:rsidR="008F2D38" w:rsidRPr="008F2D38" w:rsidRDefault="008F2D38" w:rsidP="008F2D38">
      <w:pPr>
        <w:pStyle w:val="Code"/>
        <w:rPr>
          <w:highlight w:val="white"/>
        </w:rPr>
      </w:pPr>
      <w:r w:rsidRPr="008F2D38">
        <w:rPr>
          <w:highlight w:val="white"/>
        </w:rPr>
        <w:t xml:space="preserve">          m_trackMap.Remove(symbol);</w:t>
      </w:r>
    </w:p>
    <w:p w14:paraId="5C43AF54"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2BAA07ED" w14:textId="77777777" w:rsidR="008F2D38" w:rsidRPr="008F2D38" w:rsidRDefault="008F2D38" w:rsidP="008F2D38">
      <w:pPr>
        <w:pStyle w:val="Code"/>
        <w:rPr>
          <w:highlight w:val="white"/>
        </w:rPr>
      </w:pPr>
      <w:r w:rsidRPr="008F2D38">
        <w:rPr>
          <w:highlight w:val="white"/>
        </w:rPr>
        <w:t xml:space="preserve">          AddAssemblyCode(AssemblyOperator.mov, containerName, 0, track);</w:t>
      </w:r>
    </w:p>
    <w:p w14:paraId="34FEE3D8"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317799A8" w14:textId="77777777" w:rsidR="008F2D38" w:rsidRPr="008F2D38" w:rsidRDefault="008F2D38" w:rsidP="008F2D38">
      <w:pPr>
        <w:pStyle w:val="Code"/>
        <w:rPr>
          <w:highlight w:val="white"/>
        </w:rPr>
      </w:pPr>
      <w:r w:rsidRPr="008F2D38">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loading the base address of the symbol to the integral storage. Then we add its offset, unless it is zero.</w:t>
      </w:r>
    </w:p>
    <w:p w14:paraId="02B577E6" w14:textId="77777777" w:rsidR="008F2D38" w:rsidRPr="008F2D38" w:rsidRDefault="008F2D38" w:rsidP="008F2D38">
      <w:pPr>
        <w:pStyle w:val="Code"/>
        <w:rPr>
          <w:highlight w:val="white"/>
        </w:rPr>
      </w:pPr>
      <w:r w:rsidRPr="008F2D38">
        <w:rPr>
          <w:highlight w:val="white"/>
        </w:rPr>
        <w:t xml:space="preserve">        else if (symbol.Type.IsArrayFunctionOrString()) {</w:t>
      </w:r>
    </w:p>
    <w:p w14:paraId="06C5729F"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5FCAFCDA" w14:textId="77777777" w:rsidR="008F2D38" w:rsidRPr="008F2D38" w:rsidRDefault="008F2D38" w:rsidP="008F2D38">
      <w:pPr>
        <w:pStyle w:val="Code"/>
        <w:rPr>
          <w:highlight w:val="white"/>
        </w:rPr>
      </w:pPr>
      <w:r w:rsidRPr="008F2D38">
        <w:rPr>
          <w:highlight w:val="white"/>
        </w:rPr>
        <w:t xml:space="preserve">          AddAssemblyCode(AssemblyOperator.mov, containerName, 0,</w:t>
      </w:r>
    </w:p>
    <w:p w14:paraId="095325C9" w14:textId="77777777" w:rsidR="008F2D38" w:rsidRPr="008F2D38" w:rsidRDefault="008F2D38" w:rsidP="008F2D38">
      <w:pPr>
        <w:pStyle w:val="Code"/>
        <w:rPr>
          <w:highlight w:val="white"/>
        </w:rPr>
      </w:pPr>
      <w:r w:rsidRPr="008F2D38">
        <w:rPr>
          <w:highlight w:val="white"/>
        </w:rPr>
        <w:t xml:space="preserve">                          Base(symbol), TypeSize.PointerSize);</w:t>
      </w:r>
    </w:p>
    <w:p w14:paraId="55DD381B" w14:textId="77777777" w:rsidR="008F2D38" w:rsidRPr="008F2D38" w:rsidRDefault="008F2D38" w:rsidP="008F2D38">
      <w:pPr>
        <w:pStyle w:val="Code"/>
        <w:rPr>
          <w:highlight w:val="white"/>
        </w:rPr>
      </w:pPr>
    </w:p>
    <w:p w14:paraId="22BE4478" w14:textId="77777777" w:rsidR="008F2D38" w:rsidRPr="008F2D38" w:rsidRDefault="008F2D38" w:rsidP="008F2D38">
      <w:pPr>
        <w:pStyle w:val="Code"/>
        <w:rPr>
          <w:highlight w:val="white"/>
        </w:rPr>
      </w:pPr>
      <w:r w:rsidRPr="008F2D38">
        <w:rPr>
          <w:highlight w:val="white"/>
        </w:rPr>
        <w:t xml:space="preserve">          int offset = Offset(symbol);</w:t>
      </w:r>
    </w:p>
    <w:p w14:paraId="78556F34" w14:textId="77777777" w:rsidR="008F2D38" w:rsidRPr="008F2D38" w:rsidRDefault="008F2D38" w:rsidP="008F2D38">
      <w:pPr>
        <w:pStyle w:val="Code"/>
        <w:rPr>
          <w:highlight w:val="white"/>
        </w:rPr>
      </w:pPr>
      <w:r w:rsidRPr="008F2D38">
        <w:rPr>
          <w:highlight w:val="white"/>
        </w:rPr>
        <w:t xml:space="preserve">          if (offset != 0) {</w:t>
      </w:r>
    </w:p>
    <w:p w14:paraId="00982644" w14:textId="77777777" w:rsidR="008F2D38" w:rsidRPr="008F2D38" w:rsidRDefault="008F2D38" w:rsidP="008F2D38">
      <w:pPr>
        <w:pStyle w:val="Code"/>
        <w:rPr>
          <w:highlight w:val="white"/>
        </w:rPr>
      </w:pPr>
      <w:r w:rsidRPr="008F2D38">
        <w:rPr>
          <w:highlight w:val="white"/>
        </w:rPr>
        <w:t xml:space="preserve">            AddAssemblyCode(AssemblyOperator.add, containerName, 0,</w:t>
      </w:r>
    </w:p>
    <w:p w14:paraId="6800A24B" w14:textId="77777777" w:rsidR="008F2D38" w:rsidRPr="008F2D38" w:rsidRDefault="008F2D38" w:rsidP="008F2D38">
      <w:pPr>
        <w:pStyle w:val="Code"/>
        <w:rPr>
          <w:highlight w:val="white"/>
        </w:rPr>
      </w:pPr>
      <w:r w:rsidRPr="008F2D38">
        <w:rPr>
          <w:highlight w:val="white"/>
        </w:rPr>
        <w:t xml:space="preserve">                            (BigInteger) offset, TypeSize.PointerSize);</w:t>
      </w:r>
    </w:p>
    <w:p w14:paraId="7B5EFBCC" w14:textId="77777777" w:rsidR="008F2D38" w:rsidRPr="008F2D38" w:rsidRDefault="008F2D38" w:rsidP="008F2D38">
      <w:pPr>
        <w:pStyle w:val="Code"/>
        <w:rPr>
          <w:highlight w:val="white"/>
        </w:rPr>
      </w:pPr>
      <w:r w:rsidRPr="008F2D38">
        <w:rPr>
          <w:highlight w:val="white"/>
        </w:rPr>
        <w:t xml:space="preserve">          }</w:t>
      </w:r>
    </w:p>
    <w:p w14:paraId="05EEC3A3" w14:textId="77777777" w:rsidR="008F2D38" w:rsidRPr="008F2D38" w:rsidRDefault="008F2D38" w:rsidP="008F2D38">
      <w:pPr>
        <w:pStyle w:val="Code"/>
        <w:rPr>
          <w:highlight w:val="white"/>
        </w:rPr>
      </w:pPr>
    </w:p>
    <w:p w14:paraId="33D407E0"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683EF709" w14:textId="77777777" w:rsidR="008F2D38" w:rsidRPr="008F2D38" w:rsidRDefault="008F2D38" w:rsidP="008F2D38">
      <w:pPr>
        <w:pStyle w:val="Code"/>
        <w:rPr>
          <w:highlight w:val="white"/>
        </w:rPr>
      </w:pPr>
      <w:r w:rsidRPr="008F2D38">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6B7EE4CA" w14:textId="77777777" w:rsidR="008F2D38" w:rsidRPr="008F2D38" w:rsidRDefault="008F2D38" w:rsidP="008F2D38">
      <w:pPr>
        <w:pStyle w:val="Code"/>
        <w:rPr>
          <w:highlight w:val="white"/>
        </w:rPr>
      </w:pPr>
      <w:r w:rsidRPr="008F2D38">
        <w:rPr>
          <w:highlight w:val="white"/>
        </w:rPr>
        <w:t xml:space="preserve">        else {</w:t>
      </w:r>
    </w:p>
    <w:p w14:paraId="7E1BFEE8" w14:textId="77777777" w:rsidR="008F2D38" w:rsidRPr="008F2D38" w:rsidRDefault="008F2D38" w:rsidP="008F2D38">
      <w:pPr>
        <w:pStyle w:val="Code"/>
        <w:rPr>
          <w:highlight w:val="white"/>
        </w:rPr>
      </w:pPr>
      <w:r w:rsidRPr="008F2D38">
        <w:rPr>
          <w:highlight w:val="white"/>
        </w:rPr>
        <w:t xml:space="preserve">          AddAssemblyCode(objectOperator, Base(symbol), Offset(symbol));</w:t>
      </w:r>
    </w:p>
    <w:p w14:paraId="130F0F48" w14:textId="77777777" w:rsidR="008F2D38" w:rsidRPr="008F2D38" w:rsidRDefault="008F2D38" w:rsidP="008F2D38">
      <w:pPr>
        <w:pStyle w:val="Code"/>
        <w:rPr>
          <w:highlight w:val="white"/>
        </w:rPr>
      </w:pPr>
      <w:r w:rsidRPr="008F2D38">
        <w:rPr>
          <w:highlight w:val="white"/>
        </w:rPr>
        <w:t xml:space="preserve">        }</w:t>
      </w:r>
    </w:p>
    <w:p w14:paraId="43CA0084" w14:textId="77777777" w:rsidR="008F2D38" w:rsidRPr="008F2D38" w:rsidRDefault="008F2D38" w:rsidP="008F2D38">
      <w:pPr>
        <w:pStyle w:val="Code"/>
        <w:rPr>
          <w:highlight w:val="white"/>
        </w:rPr>
      </w:pPr>
      <w:r w:rsidRPr="008F2D38">
        <w:rPr>
          <w:highlight w:val="white"/>
        </w:rPr>
        <w:t xml:space="preserve">      }</w:t>
      </w:r>
    </w:p>
    <w:p w14:paraId="3782AD1B" w14:textId="77777777" w:rsidR="008F2D38" w:rsidRPr="008F2D38" w:rsidRDefault="008F2D38" w:rsidP="008F2D38">
      <w:pPr>
        <w:pStyle w:val="Code"/>
        <w:rPr>
          <w:highlight w:val="white"/>
        </w:rPr>
      </w:pPr>
      <w:r w:rsidRPr="008F2D38">
        <w:rPr>
          <w:highlight w:val="white"/>
        </w:rPr>
        <w:t xml:space="preserve">    }</w:t>
      </w:r>
    </w:p>
    <w:p w14:paraId="10D21B26" w14:textId="77777777" w:rsidR="008F2D38" w:rsidRPr="008F2D38" w:rsidRDefault="008F2D38" w:rsidP="008F2D38">
      <w:pPr>
        <w:pStyle w:val="Code"/>
        <w:rPr>
          <w:highlight w:val="white"/>
        </w:rPr>
      </w:pPr>
    </w:p>
    <w:p w14:paraId="2E59EE62" w14:textId="4A754B2F"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lastRenderedPageBreak/>
        <w:t xml:space="preserve">    }</w:t>
      </w:r>
    </w:p>
    <w:p w14:paraId="5CC85F9D" w14:textId="47EE50F2" w:rsidR="006F3439" w:rsidRPr="00530CE4" w:rsidRDefault="00546C2B" w:rsidP="002E44D3">
      <w:pPr>
        <w:rPr>
          <w:highlight w:val="white"/>
        </w:rPr>
      </w:pPr>
      <w:r>
        <w:rPr>
          <w:highlight w:val="white"/>
        </w:rPr>
        <w:t xml:space="preserve">When </w:t>
      </w:r>
      <w:r w:rsidR="002E44D3">
        <w:rPr>
          <w:highlight w:val="white"/>
        </w:rPr>
        <w:t xml:space="preserve">popping or topping a value from the floating-point stack, we also need </w:t>
      </w:r>
      <w:r w:rsidR="006F3439">
        <w:rPr>
          <w:highlight w:val="white"/>
        </w:rPr>
        <w:t>the</w:t>
      </w:r>
      <w:r w:rsidR="002A382D" w:rsidRPr="002A382D">
        <w:rPr>
          <w:highlight w:val="white"/>
        </w:rPr>
        <w:t xml:space="preserve"> </w:t>
      </w:r>
      <w:r w:rsidR="002A382D" w:rsidRPr="002A382D">
        <w:rPr>
          <w:rStyle w:val="KeyWord0"/>
          <w:highlight w:val="white"/>
        </w:rPr>
        <w:t>m_floatPopMap</w:t>
      </w:r>
      <w:r w:rsidR="002A382D">
        <w:rPr>
          <w:highlight w:val="white"/>
        </w:rPr>
        <w:t xml:space="preserve"> and </w:t>
      </w:r>
      <w:r w:rsidR="0016107B">
        <w:rPr>
          <w:highlight w:val="white"/>
        </w:rPr>
        <w:t xml:space="preserve"> </w:t>
      </w:r>
      <w:r w:rsidR="00D702CD">
        <w:rPr>
          <w:highlight w:val="white"/>
        </w:rPr>
        <w:t xml:space="preserve"> </w:t>
      </w:r>
      <w:r w:rsidR="002A382D" w:rsidRPr="002A382D">
        <w:rPr>
          <w:rStyle w:val="KeyWord0"/>
          <w:highlight w:val="white"/>
        </w:rPr>
        <w:t>m_floatTopMap</w:t>
      </w:r>
      <w:r w:rsidR="002A382D" w:rsidRPr="00A34AC4">
        <w:rPr>
          <w:highlight w:val="white"/>
        </w:rPr>
        <w:t xml:space="preserve"> </w:t>
      </w:r>
      <w:r w:rsidR="002A382D">
        <w:rPr>
          <w:highlight w:val="white"/>
        </w:rPr>
        <w:t>maps</w:t>
      </w:r>
      <w:r w:rsidR="002E44D3">
        <w:rPr>
          <w:highlight w:val="white"/>
        </w:rPr>
        <w:t xml:space="preserve"> </w:t>
      </w:r>
      <w:r w:rsidR="00D702CD">
        <w:rPr>
          <w:highlight w:val="white"/>
        </w:rPr>
        <w:t>that map</w:t>
      </w:r>
      <w:r w:rsidR="00CF3F93">
        <w:rPr>
          <w:highlight w:val="white"/>
        </w:rPr>
        <w:t xml:space="preserve"> whether the type is logical and the type size to </w:t>
      </w:r>
      <w:r w:rsidR="00A925C8" w:rsidRPr="00A925C8">
        <w:rPr>
          <w:rStyle w:val="KeyWord0"/>
          <w:highlight w:val="white"/>
        </w:rPr>
        <w:t>pop</w:t>
      </w:r>
      <w:r w:rsidR="00A925C8">
        <w:rPr>
          <w:highlight w:val="white"/>
        </w:rPr>
        <w:t xml:space="preserve"> and </w:t>
      </w:r>
      <w:r w:rsidR="00A925C8" w:rsidRPr="00A925C8">
        <w:rPr>
          <w:rStyle w:val="KeyWord0"/>
          <w:highlight w:val="white"/>
        </w:rPr>
        <w:t>top</w:t>
      </w:r>
      <w:r w:rsidR="00A925C8">
        <w:rPr>
          <w:highlight w:val="white"/>
        </w:rPr>
        <w:t xml:space="preserve"> </w:t>
      </w:r>
      <w:r w:rsidR="00D702CD">
        <w:rPr>
          <w:highlight w:val="white"/>
        </w:rPr>
        <w:t>assembly code instructions.</w:t>
      </w:r>
    </w:p>
    <w:p w14:paraId="3CCF77CF"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7E340727" w14:textId="77777777" w:rsidR="007B5B99" w:rsidRPr="007B5B99" w:rsidRDefault="007B5B99" w:rsidP="007B5B99">
      <w:pPr>
        <w:pStyle w:val="Code"/>
        <w:rPr>
          <w:highlight w:val="white"/>
        </w:rPr>
      </w:pPr>
      <w:r w:rsidRPr="007B5B99">
        <w:rPr>
          <w:highlight w:val="white"/>
        </w:rPr>
        <w:t xml:space="preserve">      m_floatPopMap = new Dictionary&lt;Pair&lt;bool,int&gt;, AssemblyOperator&gt;() {</w:t>
      </w:r>
    </w:p>
    <w:p w14:paraId="2D0363E5" w14:textId="77777777" w:rsidR="007B5B99" w:rsidRPr="007B5B99" w:rsidRDefault="007B5B99" w:rsidP="007B5B99">
      <w:pPr>
        <w:pStyle w:val="Code"/>
        <w:rPr>
          <w:highlight w:val="white"/>
        </w:rPr>
      </w:pPr>
      <w:r w:rsidRPr="007B5B99">
        <w:rPr>
          <w:highlight w:val="white"/>
        </w:rPr>
        <w:t xml:space="preserve">        {new Pair&lt;bool,int&gt;(false, 2), AssemblyOperator.fistp_word},</w:t>
      </w:r>
    </w:p>
    <w:p w14:paraId="761C246D" w14:textId="77777777" w:rsidR="007B5B99" w:rsidRPr="007B5B99" w:rsidRDefault="007B5B99" w:rsidP="007B5B99">
      <w:pPr>
        <w:pStyle w:val="Code"/>
        <w:rPr>
          <w:highlight w:val="white"/>
        </w:rPr>
      </w:pPr>
      <w:r w:rsidRPr="007B5B99">
        <w:rPr>
          <w:highlight w:val="white"/>
        </w:rPr>
        <w:t xml:space="preserve">        {new Pair&lt;bool,int&gt;(false, 4), AssemblyOperator.fistp_dword},</w:t>
      </w:r>
    </w:p>
    <w:p w14:paraId="30AE5A71" w14:textId="77777777" w:rsidR="007B5B99" w:rsidRPr="007B5B99" w:rsidRDefault="007B5B99" w:rsidP="007B5B99">
      <w:pPr>
        <w:pStyle w:val="Code"/>
        <w:rPr>
          <w:highlight w:val="white"/>
        </w:rPr>
      </w:pPr>
      <w:r w:rsidRPr="007B5B99">
        <w:rPr>
          <w:highlight w:val="white"/>
        </w:rPr>
        <w:t xml:space="preserve">        {new Pair&lt;bool,int&gt;(false, 8), AssemblyOperator.fistp_qword},</w:t>
      </w:r>
    </w:p>
    <w:p w14:paraId="2BD069CF" w14:textId="77777777" w:rsidR="007B5B99" w:rsidRPr="007B5B99" w:rsidRDefault="007B5B99" w:rsidP="007B5B99">
      <w:pPr>
        <w:pStyle w:val="Code"/>
        <w:rPr>
          <w:highlight w:val="white"/>
        </w:rPr>
      </w:pPr>
      <w:r w:rsidRPr="007B5B99">
        <w:rPr>
          <w:highlight w:val="white"/>
        </w:rPr>
        <w:t xml:space="preserve">        {new Pair&lt;bool,int&gt;(true, 4), AssemblyOperator.fstp_dword},</w:t>
      </w:r>
    </w:p>
    <w:p w14:paraId="7577EBFC" w14:textId="77777777" w:rsidR="007B5B99" w:rsidRPr="007B5B99" w:rsidRDefault="007B5B99" w:rsidP="007B5B99">
      <w:pPr>
        <w:pStyle w:val="Code"/>
        <w:rPr>
          <w:highlight w:val="white"/>
        </w:rPr>
      </w:pPr>
      <w:r w:rsidRPr="007B5B99">
        <w:rPr>
          <w:highlight w:val="white"/>
        </w:rPr>
        <w:t xml:space="preserve">        {new Pair&lt;bool,int&gt;(true, 8), AssemblyOperator.fstp_qword}</w:t>
      </w:r>
    </w:p>
    <w:p w14:paraId="14A50ED2" w14:textId="77777777" w:rsidR="007B5B99" w:rsidRPr="007B5B99" w:rsidRDefault="007B5B99" w:rsidP="007B5B99">
      <w:pPr>
        <w:pStyle w:val="Code"/>
        <w:rPr>
          <w:highlight w:val="white"/>
        </w:rPr>
      </w:pPr>
      <w:r w:rsidRPr="007B5B99">
        <w:rPr>
          <w:highlight w:val="white"/>
        </w:rPr>
        <w:t xml:space="preserve">      };</w:t>
      </w:r>
    </w:p>
    <w:p w14:paraId="1B3653E6" w14:textId="77777777" w:rsidR="007B5B99" w:rsidRPr="007B5B99" w:rsidRDefault="007B5B99" w:rsidP="007B5B99">
      <w:pPr>
        <w:pStyle w:val="Code"/>
        <w:rPr>
          <w:highlight w:val="white"/>
        </w:rPr>
      </w:pPr>
    </w:p>
    <w:p w14:paraId="0E3D6E95"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65C7FD4E" w14:textId="77777777" w:rsidR="007B5B99" w:rsidRPr="007B5B99" w:rsidRDefault="007B5B99" w:rsidP="007B5B99">
      <w:pPr>
        <w:pStyle w:val="Code"/>
        <w:rPr>
          <w:highlight w:val="white"/>
        </w:rPr>
      </w:pPr>
      <w:r w:rsidRPr="007B5B99">
        <w:rPr>
          <w:highlight w:val="white"/>
        </w:rPr>
        <w:t xml:space="preserve">      m_floatTopMap = new Dictionary&lt;Pair&lt;bool,int&gt;, AssemblyOperator&gt;() {</w:t>
      </w:r>
    </w:p>
    <w:p w14:paraId="444D757F" w14:textId="77777777" w:rsidR="007B5B99" w:rsidRPr="007B5B99" w:rsidRDefault="007B5B99" w:rsidP="007B5B99">
      <w:pPr>
        <w:pStyle w:val="Code"/>
        <w:rPr>
          <w:highlight w:val="white"/>
        </w:rPr>
      </w:pPr>
      <w:r w:rsidRPr="007B5B99">
        <w:rPr>
          <w:highlight w:val="white"/>
        </w:rPr>
        <w:t xml:space="preserve">        {new Pair&lt;bool,int&gt;(false, 2), AssemblyOperator.fist_word},</w:t>
      </w:r>
    </w:p>
    <w:p w14:paraId="6AA17302" w14:textId="77777777" w:rsidR="007B5B99" w:rsidRPr="007B5B99" w:rsidRDefault="007B5B99" w:rsidP="007B5B99">
      <w:pPr>
        <w:pStyle w:val="Code"/>
        <w:rPr>
          <w:highlight w:val="white"/>
        </w:rPr>
      </w:pPr>
      <w:r w:rsidRPr="007B5B99">
        <w:rPr>
          <w:highlight w:val="white"/>
        </w:rPr>
        <w:t xml:space="preserve">        {new Pair&lt;bool,int&gt;(false, 4), AssemblyOperator.fist_dword},</w:t>
      </w:r>
    </w:p>
    <w:p w14:paraId="4EC606D1" w14:textId="77777777" w:rsidR="007B5B99" w:rsidRPr="007B5B99" w:rsidRDefault="007B5B99" w:rsidP="007B5B99">
      <w:pPr>
        <w:pStyle w:val="Code"/>
        <w:rPr>
          <w:highlight w:val="white"/>
        </w:rPr>
      </w:pPr>
      <w:r w:rsidRPr="007B5B99">
        <w:rPr>
          <w:highlight w:val="white"/>
        </w:rPr>
        <w:t xml:space="preserve">        {new Pair&lt;bool,int&gt;(false, 8), AssemblyOperator.fist_qword},</w:t>
      </w:r>
    </w:p>
    <w:p w14:paraId="1E0059C4" w14:textId="77777777" w:rsidR="007B5B99" w:rsidRPr="007B5B99" w:rsidRDefault="007B5B99" w:rsidP="007B5B99">
      <w:pPr>
        <w:pStyle w:val="Code"/>
        <w:rPr>
          <w:highlight w:val="white"/>
        </w:rPr>
      </w:pPr>
      <w:r w:rsidRPr="007B5B99">
        <w:rPr>
          <w:highlight w:val="white"/>
        </w:rPr>
        <w:t xml:space="preserve">        {new Pair&lt;bool,int&gt;(true, 4), AssemblyOperator.fst_dword},</w:t>
      </w:r>
    </w:p>
    <w:p w14:paraId="0E8085E1" w14:textId="77777777" w:rsidR="007B5B99" w:rsidRPr="007B5B99" w:rsidRDefault="007B5B99" w:rsidP="007B5B99">
      <w:pPr>
        <w:pStyle w:val="Code"/>
        <w:rPr>
          <w:highlight w:val="white"/>
        </w:rPr>
      </w:pPr>
      <w:r w:rsidRPr="007B5B99">
        <w:rPr>
          <w:highlight w:val="white"/>
        </w:rPr>
        <w:t xml:space="preserve">        {new Pair&lt;bool,int&gt;(true, 8), AssemblyOperator.fst_qword}</w:t>
      </w:r>
    </w:p>
    <w:p w14:paraId="739CBBC3" w14:textId="77777777" w:rsidR="007B5B99" w:rsidRPr="007B5B99" w:rsidRDefault="007B5B99" w:rsidP="007B5B99">
      <w:pPr>
        <w:pStyle w:val="Code"/>
        <w:rPr>
          <w:highlight w:val="white"/>
        </w:rPr>
      </w:pPr>
      <w:r w:rsidRPr="007B5B99">
        <w:rPr>
          <w:highlight w:val="white"/>
        </w:rPr>
        <w:t xml:space="preserve">      };</w:t>
      </w:r>
    </w:p>
    <w:p w14:paraId="092498B2" w14:textId="77777777" w:rsidR="007B5B99" w:rsidRDefault="007B5B99" w:rsidP="00530CE4">
      <w:pPr>
        <w:pStyle w:val="Code"/>
        <w:rPr>
          <w:highlight w:val="white"/>
        </w:rPr>
      </w:pPr>
    </w:p>
    <w:p w14:paraId="20EBF24A" w14:textId="31AB067C"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because we have to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476D4555" w14:textId="77777777" w:rsidR="007B5B99" w:rsidRPr="007B5B99" w:rsidRDefault="007B5B99" w:rsidP="007B5B99">
      <w:pPr>
        <w:pStyle w:val="Code"/>
        <w:rPr>
          <w:highlight w:val="white"/>
        </w:rPr>
      </w:pPr>
      <w:r w:rsidRPr="007B5B99">
        <w:rPr>
          <w:highlight w:val="white"/>
        </w:rPr>
        <w:t xml:space="preserve">      Pair&lt;bool,int&gt; pair =</w:t>
      </w:r>
    </w:p>
    <w:p w14:paraId="685D283A" w14:textId="5AD46C20" w:rsidR="007B5B99" w:rsidRPr="007B5B99" w:rsidRDefault="007B5B99" w:rsidP="007B5B99">
      <w:pPr>
        <w:pStyle w:val="Code"/>
        <w:rPr>
          <w:highlight w:val="white"/>
        </w:rPr>
      </w:pPr>
      <w:r w:rsidRPr="007B5B99">
        <w:rPr>
          <w:highlight w:val="white"/>
        </w:rPr>
        <w:t xml:space="preserve">        new Pair&lt;bool,int&gt;(symbol.Type.Is</w:t>
      </w:r>
      <w:r w:rsidR="00620A87">
        <w:rPr>
          <w:highlight w:val="white"/>
        </w:rPr>
        <w:t>Floating</w:t>
      </w:r>
      <w:r w:rsidRPr="007B5B99">
        <w:rPr>
          <w:highlight w:val="white"/>
        </w:rPr>
        <w:t>(), symbol.Type.Size());</w:t>
      </w:r>
    </w:p>
    <w:p w14:paraId="1F4ED42C" w14:textId="77777777" w:rsidR="00620A87" w:rsidRPr="00530CE4" w:rsidRDefault="00620A87" w:rsidP="00620A87">
      <w:pPr>
        <w:pStyle w:val="Code"/>
        <w:rPr>
          <w:highlight w:val="white"/>
        </w:rPr>
      </w:pPr>
      <w:r w:rsidRPr="00530CE4">
        <w:rPr>
          <w:highlight w:val="white"/>
        </w:rPr>
        <w:t xml:space="preserve">      AssemblyOperator objectOperator;</w:t>
      </w:r>
    </w:p>
    <w:p w14:paraId="3BE3892B" w14:textId="246C2AE1" w:rsidR="003D7D04" w:rsidRDefault="00234B87" w:rsidP="00234B87">
      <w:pPr>
        <w:rPr>
          <w:highlight w:val="white"/>
        </w:rPr>
      </w:pPr>
      <w:r>
        <w:rPr>
          <w:highlight w:val="white"/>
        </w:rPr>
        <w:t xml:space="preserve">Depending on the value of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A925C8" w:rsidRPr="003D7D04">
        <w:rPr>
          <w:rStyle w:val="KeyWord0"/>
          <w:highlight w:val="white"/>
        </w:rPr>
        <w:t>m_</w:t>
      </w:r>
      <w:r w:rsidR="00EF7778">
        <w:rPr>
          <w:rStyle w:val="KeyWord0"/>
          <w:highlight w:val="white"/>
        </w:rPr>
        <w:t>floatPop</w:t>
      </w:r>
      <w:r w:rsidR="00A925C8" w:rsidRPr="003D7D04">
        <w:rPr>
          <w:rStyle w:val="KeyWord0"/>
          <w:highlight w:val="white"/>
        </w:rPr>
        <w:t>Map</w:t>
      </w:r>
      <w:r w:rsidR="00A925C8">
        <w:rPr>
          <w:highlight w:val="white"/>
        </w:rPr>
        <w:t xml:space="preserve"> and </w:t>
      </w:r>
      <w:r w:rsidR="00A925C8" w:rsidRPr="003D7D04">
        <w:rPr>
          <w:rStyle w:val="KeyWord0"/>
          <w:highlight w:val="white"/>
        </w:rPr>
        <w:t>m_</w:t>
      </w:r>
      <w:r w:rsidR="00EF7778">
        <w:rPr>
          <w:rStyle w:val="KeyWord0"/>
          <w:highlight w:val="white"/>
        </w:rPr>
        <w:t>floatTop</w:t>
      </w:r>
      <w:r w:rsidR="00A925C8" w:rsidRPr="003D7D04">
        <w:rPr>
          <w:rStyle w:val="KeyWord0"/>
          <w:highlight w:val="white"/>
        </w:rPr>
        <w:t>Map</w:t>
      </w:r>
      <w:r w:rsidR="003D7D04">
        <w:rPr>
          <w:highlight w:val="white"/>
        </w:rPr>
        <w:t xml:space="preserve"> maps</w:t>
      </w:r>
      <w:r w:rsidR="00EF7778">
        <w:rPr>
          <w:highlight w:val="white"/>
        </w:rPr>
        <w:t>.</w:t>
      </w:r>
    </w:p>
    <w:p w14:paraId="07F34B34" w14:textId="77777777" w:rsidR="007B5B99" w:rsidRPr="007B5B99" w:rsidRDefault="007B5B99" w:rsidP="007B5B99">
      <w:pPr>
        <w:pStyle w:val="Code"/>
        <w:rPr>
          <w:highlight w:val="white"/>
        </w:rPr>
      </w:pPr>
      <w:r w:rsidRPr="007B5B99">
        <w:rPr>
          <w:highlight w:val="white"/>
        </w:rPr>
        <w:t xml:space="preserve">      if (topOrPop == TopOrPop.Pop) {</w:t>
      </w:r>
    </w:p>
    <w:p w14:paraId="1B98AC5C" w14:textId="77777777" w:rsidR="007B5B99" w:rsidRPr="007B5B99" w:rsidRDefault="007B5B99" w:rsidP="007B5B99">
      <w:pPr>
        <w:pStyle w:val="Code"/>
        <w:rPr>
          <w:highlight w:val="white"/>
        </w:rPr>
      </w:pPr>
      <w:r w:rsidRPr="007B5B99">
        <w:rPr>
          <w:highlight w:val="white"/>
        </w:rPr>
        <w:t xml:space="preserve">        objectOperator = m_floatPopMap[pair];</w:t>
      </w:r>
    </w:p>
    <w:p w14:paraId="4B190E2D" w14:textId="77777777" w:rsidR="007B5B99" w:rsidRPr="007B5B99" w:rsidRDefault="007B5B99" w:rsidP="007B5B99">
      <w:pPr>
        <w:pStyle w:val="Code"/>
        <w:rPr>
          <w:highlight w:val="white"/>
        </w:rPr>
      </w:pPr>
      <w:r w:rsidRPr="007B5B99">
        <w:rPr>
          <w:highlight w:val="white"/>
        </w:rPr>
        <w:t xml:space="preserve">        Assert.ErrorXXX((--m_floatStackSize) &gt;= 0);</w:t>
      </w:r>
    </w:p>
    <w:p w14:paraId="1B41BC80" w14:textId="77777777" w:rsidR="007B5B99" w:rsidRPr="007B5B99" w:rsidRDefault="007B5B99" w:rsidP="007B5B99">
      <w:pPr>
        <w:pStyle w:val="Code"/>
        <w:rPr>
          <w:highlight w:val="white"/>
        </w:rPr>
      </w:pPr>
      <w:r w:rsidRPr="007B5B99">
        <w:rPr>
          <w:highlight w:val="white"/>
        </w:rPr>
        <w:t xml:space="preserve">      }</w:t>
      </w:r>
    </w:p>
    <w:p w14:paraId="43E94068" w14:textId="77777777" w:rsidR="007B5B99" w:rsidRPr="007B5B99" w:rsidRDefault="007B5B99" w:rsidP="007B5B99">
      <w:pPr>
        <w:pStyle w:val="Code"/>
        <w:rPr>
          <w:highlight w:val="white"/>
        </w:rPr>
      </w:pPr>
      <w:r w:rsidRPr="007B5B99">
        <w:rPr>
          <w:highlight w:val="white"/>
        </w:rPr>
        <w:t xml:space="preserve">      else {</w:t>
      </w:r>
    </w:p>
    <w:p w14:paraId="6658C1AD" w14:textId="77777777" w:rsidR="007B5B99" w:rsidRPr="007B5B99" w:rsidRDefault="007B5B99" w:rsidP="007B5B99">
      <w:pPr>
        <w:pStyle w:val="Code"/>
        <w:rPr>
          <w:highlight w:val="white"/>
        </w:rPr>
      </w:pPr>
      <w:r w:rsidRPr="007B5B99">
        <w:rPr>
          <w:highlight w:val="white"/>
        </w:rPr>
        <w:t xml:space="preserve">        objectOperator = m_floatTopMap[pair];</w:t>
      </w:r>
    </w:p>
    <w:p w14:paraId="760AF943" w14:textId="77777777" w:rsidR="007B5B99" w:rsidRPr="007B5B99" w:rsidRDefault="007B5B99" w:rsidP="007B5B99">
      <w:pPr>
        <w:pStyle w:val="Code"/>
        <w:rPr>
          <w:highlight w:val="white"/>
        </w:rPr>
      </w:pPr>
      <w:r w:rsidRPr="007B5B99">
        <w:rPr>
          <w:highlight w:val="white"/>
        </w:rPr>
        <w:t xml:space="preserve">      }</w:t>
      </w:r>
    </w:p>
    <w:p w14:paraId="5FEBAAEC" w14:textId="2DAC7B43" w:rsidR="001924B9" w:rsidRDefault="00B16EE9" w:rsidP="00B16EE9">
      <w:pPr>
        <w:rPr>
          <w:highlight w:val="white"/>
        </w:rPr>
      </w:pPr>
      <w:r>
        <w:rPr>
          <w:highlight w:val="white"/>
        </w:rPr>
        <w:t>If the symbol is a temporary variable, we store it</w:t>
      </w:r>
      <w:r w:rsidR="004F2926">
        <w:rPr>
          <w:highlight w:val="white"/>
        </w:rPr>
        <w:t>s</w:t>
      </w:r>
      <w:r>
        <w:rPr>
          <w:highlight w:val="white"/>
        </w:rPr>
        <w:t xml:space="preserve"> value in a register. </w:t>
      </w:r>
      <w:r w:rsidR="003E5B2E">
        <w:rPr>
          <w:highlight w:val="white"/>
        </w:rPr>
        <w:t xml:space="preserve"> However, we cannot store the value directly in a register. Therefore, </w:t>
      </w:r>
      <w:r w:rsidR="00010BA1">
        <w:rPr>
          <w:highlight w:val="white"/>
        </w:rPr>
        <w:t>we pop or top the value to the integral storage and loads the value from there into the register.</w:t>
      </w:r>
    </w:p>
    <w:p w14:paraId="21174511" w14:textId="59D83DD9" w:rsidR="008566DD" w:rsidRPr="008566DD" w:rsidRDefault="008566DD" w:rsidP="008566DD">
      <w:pPr>
        <w:pStyle w:val="Code"/>
        <w:rPr>
          <w:highlight w:val="white"/>
        </w:rPr>
      </w:pPr>
      <w:r w:rsidRPr="008566DD">
        <w:rPr>
          <w:highlight w:val="white"/>
        </w:rPr>
        <w:t xml:space="preserve">      if (symbol.Type.</w:t>
      </w:r>
      <w:r w:rsidR="002C4F32">
        <w:rPr>
          <w:highlight w:val="white"/>
        </w:rPr>
        <w:t>IsIntegralPointerOrArray</w:t>
      </w:r>
      <w:r w:rsidRPr="008566DD">
        <w:rPr>
          <w:highlight w:val="white"/>
        </w:rPr>
        <w:t xml:space="preserve">() &amp;&amp; symbol.IsTemporary()) {        </w:t>
      </w:r>
    </w:p>
    <w:p w14:paraId="3C842183" w14:textId="77777777" w:rsidR="008072C8" w:rsidRPr="000242A0" w:rsidRDefault="008072C8" w:rsidP="008072C8">
      <w:pPr>
        <w:pStyle w:val="Code"/>
        <w:rPr>
          <w:highlight w:val="white"/>
        </w:rPr>
      </w:pPr>
      <w:r w:rsidRPr="000242A0">
        <w:rPr>
          <w:highlight w:val="white"/>
        </w:rPr>
        <w:lastRenderedPageBreak/>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bookmarkStart w:id="428" w:name="_Toc53473593"/>
      <w:r>
        <w:rPr>
          <w:highlight w:val="white"/>
        </w:rPr>
        <w:t>Type Conversion</w:t>
      </w:r>
      <w:bookmarkEnd w:id="428"/>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register, and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lastRenderedPageBreak/>
        <w:t xml:space="preserve">If both the source type and target type is signed, we need to preserve the signed status </w:t>
      </w:r>
      <w:proofErr w:type="spellStart"/>
      <w:r>
        <w:rPr>
          <w:highlight w:val="white"/>
        </w:rPr>
        <w:t>throught</w:t>
      </w:r>
      <w:proofErr w:type="spellEnd"/>
      <w:r>
        <w:rPr>
          <w:highlight w:val="white"/>
        </w:rPr>
        <w:t xml:space="preserve">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holds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bookmarkStart w:id="429" w:name="_Toc53473594"/>
      <w:r>
        <w:rPr>
          <w:highlight w:val="white"/>
        </w:rPr>
        <w:t>Struct and Union</w:t>
      </w:r>
      <w:bookmarkEnd w:id="429"/>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lastRenderedPageBreak/>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464F8E9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 xml:space="preserve">In this way, is the value of the address symbol of the struct or union stored in the </w:t>
      </w:r>
      <w:r w:rsidR="009278B7">
        <w:rPr>
          <w:highlight w:val="white"/>
        </w:rPr>
        <w:t>track and</w:t>
      </w:r>
      <w:r w:rsidR="008801EC">
        <w:rPr>
          <w:highlight w:val="white"/>
        </w:rPr>
        <w:t xml:space="preserve">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20A5D6F1"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w:t>
      </w:r>
      <w:r w:rsidR="00B95009">
        <w:rPr>
          <w:highlight w:val="white"/>
        </w:rPr>
        <w:t>one</w:t>
      </w:r>
      <w:r w:rsidR="00F3192C">
        <w:rPr>
          <w:highlight w:val="white"/>
        </w:rPr>
        <w:t xml:space="preserve"> byte)</w:t>
      </w:r>
      <w:r w:rsidR="002E5628">
        <w:rPr>
          <w:highlight w:val="white"/>
        </w:rPr>
        <w:t xml:space="preserve"> for the </w:t>
      </w:r>
      <w:proofErr w:type="spellStart"/>
      <w:r w:rsidR="002E5628">
        <w:rPr>
          <w:highlight w:val="white"/>
        </w:rPr>
        <w:t>count</w:t>
      </w:r>
      <w:proofErr w:type="spellEnd"/>
      <w:r w:rsidR="002E5628">
        <w:rPr>
          <w:highlight w:val="white"/>
        </w:rPr>
        <w:t xml:space="preserve"> register, otherwise we use the integer type (</w:t>
      </w:r>
      <w:r w:rsidR="00C54051">
        <w:rPr>
          <w:highlight w:val="white"/>
        </w:rPr>
        <w:t>four bytes for Linux, two bytes for Windows</w:t>
      </w:r>
      <w:r w:rsidR="002E5628">
        <w:rPr>
          <w:highlight w:val="white"/>
        </w:rPr>
        <w:t>)</w:t>
      </w:r>
      <w:r w:rsidR="00C54051">
        <w:rPr>
          <w:highlight w:val="white"/>
        </w:rPr>
        <w:t>.</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 xml:space="preserve">We start by loading the size of the data block into the </w:t>
      </w:r>
      <w:proofErr w:type="spellStart"/>
      <w:r>
        <w:rPr>
          <w:highlight w:val="white"/>
        </w:rPr>
        <w:t>count</w:t>
      </w:r>
      <w:proofErr w:type="spellEnd"/>
      <w:r>
        <w:rPr>
          <w:highlight w:val="white"/>
        </w:rPr>
        <w:t xml:space="preserve">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lastRenderedPageBreak/>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 xml:space="preserve">We decrement the </w:t>
      </w:r>
      <w:proofErr w:type="spellStart"/>
      <w:r>
        <w:rPr>
          <w:highlight w:val="white"/>
        </w:rPr>
        <w:t>count</w:t>
      </w:r>
      <w:proofErr w:type="spellEnd"/>
      <w:r>
        <w:rPr>
          <w:highlight w:val="white"/>
        </w:rPr>
        <w:t xml:space="preserve">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27DC3896" w:rsidR="006E5A84" w:rsidRPr="00BB5595" w:rsidRDefault="006E5A84" w:rsidP="006E5A84">
      <w:pPr>
        <w:rPr>
          <w:highlight w:val="white"/>
        </w:rPr>
      </w:pPr>
      <w:r>
        <w:rPr>
          <w:highlight w:val="white"/>
        </w:rPr>
        <w:t xml:space="preserve">If the </w:t>
      </w:r>
      <w:proofErr w:type="spellStart"/>
      <w:r>
        <w:rPr>
          <w:highlight w:val="white"/>
        </w:rPr>
        <w:t>count</w:t>
      </w:r>
      <w:proofErr w:type="spellEnd"/>
      <w:r>
        <w:rPr>
          <w:highlight w:val="white"/>
        </w:rPr>
        <w:t xml:space="preserve"> register does not </w:t>
      </w:r>
      <w:r w:rsidR="00995B7B">
        <w:rPr>
          <w:highlight w:val="white"/>
        </w:rPr>
        <w:t>equal</w:t>
      </w:r>
      <w:r>
        <w:rPr>
          <w:highlight w:val="white"/>
        </w:rPr>
        <w:t xml:space="preserve">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bookmarkStart w:id="430" w:name="_Toc53473595"/>
      <w:r>
        <w:rPr>
          <w:highlight w:val="white"/>
        </w:rPr>
        <w:t>Initialization Code</w:t>
      </w:r>
      <w:bookmarkEnd w:id="430"/>
    </w:p>
    <w:p w14:paraId="4A5AAFA6" w14:textId="4C159F48" w:rsidR="001C492E" w:rsidRPr="001C492E" w:rsidRDefault="00510899" w:rsidP="00B70491">
      <w:pPr>
        <w:rPr>
          <w:highlight w:val="white"/>
        </w:rPr>
      </w:pPr>
      <w:r>
        <w:rPr>
          <w:highlight w:val="white"/>
        </w:rPr>
        <w:t>The initialization of data blocks differs between the Linux and Windows environment.</w:t>
      </w:r>
      <w:r w:rsidR="00995B7B">
        <w:rPr>
          <w:highlight w:val="white"/>
        </w:rPr>
        <w:t xml:space="preserve"> In this section we look into the Linux environment. The Windows environment is described in </w:t>
      </w:r>
      <w:r w:rsidR="00FB0A98">
        <w:rPr>
          <w:highlight w:val="white"/>
        </w:rPr>
        <w:t>chapter</w:t>
      </w:r>
      <w:r w:rsidR="00995B7B">
        <w:rPr>
          <w:highlight w:val="white"/>
        </w:rPr>
        <w:t xml:space="preserve"> XXX.</w:t>
      </w:r>
    </w:p>
    <w:p w14:paraId="4FCC748A" w14:textId="696A3127" w:rsidR="00B84346" w:rsidRPr="00510899" w:rsidRDefault="001C492E" w:rsidP="001C492E">
      <w:pPr>
        <w:pStyle w:val="CodeHeader"/>
        <w:rPr>
          <w:highlight w:val="white"/>
        </w:rPr>
      </w:pPr>
      <w:proofErr w:type="spellStart"/>
      <w:r>
        <w:rPr>
          <w:highlight w:val="white"/>
        </w:rPr>
        <w:t>AssemblyCodeGenerator.cs</w:t>
      </w:r>
      <w:proofErr w:type="spellEnd"/>
    </w:p>
    <w:p w14:paraId="7AE9206A" w14:textId="77777777" w:rsidR="00BA61C9" w:rsidRPr="00BA61C9" w:rsidRDefault="00BA61C9" w:rsidP="00BA61C9">
      <w:pPr>
        <w:pStyle w:val="Code"/>
        <w:rPr>
          <w:highlight w:val="white"/>
        </w:rPr>
      </w:pPr>
      <w:r w:rsidRPr="00BA61C9">
        <w:rPr>
          <w:highlight w:val="white"/>
        </w:rPr>
        <w:t xml:space="preserve">    public static void InitializerializationCodeList() {</w:t>
      </w:r>
    </w:p>
    <w:p w14:paraId="5C8D8841" w14:textId="77777777" w:rsidR="00BA61C9" w:rsidRPr="00BA61C9" w:rsidRDefault="00BA61C9" w:rsidP="00BA61C9">
      <w:pPr>
        <w:pStyle w:val="Code"/>
        <w:rPr>
          <w:highlight w:val="white"/>
        </w:rPr>
      </w:pPr>
      <w:r w:rsidRPr="00BA61C9">
        <w:rPr>
          <w:highlight w:val="white"/>
        </w:rPr>
        <w:t xml:space="preserve">      List&lt;AssemblyCode&gt; assemblyCodeList = new List&lt;AssemblyCode&gt;();</w:t>
      </w:r>
    </w:p>
    <w:p w14:paraId="3CB1084B"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6E98078D" w14:textId="77777777" w:rsidR="00BA61C9" w:rsidRPr="00BA61C9" w:rsidRDefault="00BA61C9" w:rsidP="00BA61C9">
      <w:pPr>
        <w:pStyle w:val="Code"/>
        <w:rPr>
          <w:highlight w:val="white"/>
        </w:rPr>
      </w:pPr>
      <w:r w:rsidRPr="00BA61C9">
        <w:rPr>
          <w:highlight w:val="white"/>
        </w:rPr>
        <w:t xml:space="preserve">                      "Initializerialize Stack Pointer");</w:t>
      </w:r>
    </w:p>
    <w:p w14:paraId="5966920D" w14:textId="4EC97234" w:rsidR="00BA61C9" w:rsidRPr="00BA61C9" w:rsidRDefault="00FB433F" w:rsidP="00FB433F">
      <w:pPr>
        <w:rPr>
          <w:highlight w:val="white"/>
        </w:rPr>
      </w:pPr>
      <w:r>
        <w:rPr>
          <w:highlight w:val="white"/>
        </w:rPr>
        <w:t xml:space="preserve">We begin by </w:t>
      </w:r>
      <w:r w:rsidR="007C21DA">
        <w:rPr>
          <w:highlight w:val="white"/>
        </w:rPr>
        <w:t>initializ</w:t>
      </w:r>
      <w:r w:rsidR="00F12254">
        <w:rPr>
          <w:highlight w:val="white"/>
        </w:rPr>
        <w:t>e</w:t>
      </w:r>
      <w:r>
        <w:rPr>
          <w:highlight w:val="white"/>
        </w:rPr>
        <w:t xml:space="preserve"> the frame pointer</w:t>
      </w:r>
      <w:r w:rsidR="007C21DA">
        <w:rPr>
          <w:highlight w:val="white"/>
        </w:rPr>
        <w:t>. It set to the address of the stack</w:t>
      </w:r>
      <w:r w:rsidR="00F12254">
        <w:rPr>
          <w:highlight w:val="white"/>
        </w:rPr>
        <w:t>, which is the address directly after the code and static data. We do not need to set the ellipse pointer, since the main function is not elliptic.</w:t>
      </w:r>
    </w:p>
    <w:p w14:paraId="4EFDD0DE"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7A42ADCF" w14:textId="77777777" w:rsidR="00BA61C9" w:rsidRPr="00BA61C9" w:rsidRDefault="00BA61C9" w:rsidP="00BA61C9">
      <w:pPr>
        <w:pStyle w:val="Code"/>
        <w:rPr>
          <w:highlight w:val="white"/>
        </w:rPr>
      </w:pPr>
      <w:r w:rsidRPr="00BA61C9">
        <w:rPr>
          <w:highlight w:val="white"/>
        </w:rPr>
        <w:t xml:space="preserve">                      AssemblyCode.FrameRegister, Linker.StackTopName);</w:t>
      </w:r>
    </w:p>
    <w:p w14:paraId="6B12E43E" w14:textId="209DA3C8" w:rsidR="00BA61C9" w:rsidRPr="00BA61C9" w:rsidRDefault="008A1E65" w:rsidP="002B05B1">
      <w:pPr>
        <w:rPr>
          <w:highlight w:val="white"/>
        </w:rPr>
      </w:pPr>
      <w:r>
        <w:rPr>
          <w:highlight w:val="white"/>
        </w:rPr>
        <w:t>We initialize the heap to 64 kilobytes (65536 bytes)</w:t>
      </w:r>
      <w:r w:rsidR="001627E4">
        <w:rPr>
          <w:highlight w:val="white"/>
        </w:rPr>
        <w:t xml:space="preserve"> and set the heap pointer at address 65534 to zero, since the heap is empty at the beginning of the execution.</w:t>
      </w:r>
    </w:p>
    <w:p w14:paraId="4ECB1D14" w14:textId="77777777" w:rsidR="00BA61C9" w:rsidRPr="00BA61C9" w:rsidRDefault="00BA61C9" w:rsidP="00BA61C9">
      <w:pPr>
        <w:pStyle w:val="Code"/>
        <w:rPr>
          <w:highlight w:val="white"/>
        </w:rPr>
      </w:pPr>
      <w:r w:rsidRPr="00BA61C9">
        <w:rPr>
          <w:highlight w:val="white"/>
        </w:rPr>
        <w:t xml:space="preserve">      if (Start.Linux) {</w:t>
      </w:r>
    </w:p>
    <w:p w14:paraId="61275A29"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3DBAC530" w14:textId="77777777" w:rsidR="00BA61C9" w:rsidRPr="00BA61C9" w:rsidRDefault="00BA61C9" w:rsidP="00BA61C9">
      <w:pPr>
        <w:pStyle w:val="Code"/>
        <w:rPr>
          <w:highlight w:val="white"/>
        </w:rPr>
      </w:pPr>
      <w:r w:rsidRPr="00BA61C9">
        <w:rPr>
          <w:highlight w:val="white"/>
        </w:rPr>
        <w:t xml:space="preserve">                        "Initializerialize Heap Pointer");</w:t>
      </w:r>
    </w:p>
    <w:p w14:paraId="412BAAAA" w14:textId="77777777" w:rsidR="00BA61C9" w:rsidRPr="00BA61C9" w:rsidRDefault="00BA61C9" w:rsidP="00BA61C9">
      <w:pPr>
        <w:pStyle w:val="Code"/>
        <w:rPr>
          <w:highlight w:val="white"/>
        </w:rPr>
      </w:pPr>
      <w:r w:rsidRPr="00BA61C9">
        <w:rPr>
          <w:highlight w:val="white"/>
        </w:rPr>
        <w:t xml:space="preserve">        AddAssemblyCode(assemblyCodeList, AssemblyOperator.mov_dword,</w:t>
      </w:r>
    </w:p>
    <w:p w14:paraId="433F08A2" w14:textId="77777777" w:rsidR="00BA61C9" w:rsidRPr="00BA61C9" w:rsidRDefault="00BA61C9" w:rsidP="00BA61C9">
      <w:pPr>
        <w:pStyle w:val="Code"/>
        <w:rPr>
          <w:highlight w:val="white"/>
        </w:rPr>
      </w:pPr>
      <w:r w:rsidRPr="00BA61C9">
        <w:rPr>
          <w:highlight w:val="white"/>
        </w:rPr>
        <w:t xml:space="preserve">                        Linker.StackTopName, 65534,</w:t>
      </w:r>
    </w:p>
    <w:p w14:paraId="643B16A0" w14:textId="77777777" w:rsidR="00BA61C9" w:rsidRPr="00BA61C9" w:rsidRDefault="00BA61C9" w:rsidP="00BA61C9">
      <w:pPr>
        <w:pStyle w:val="Code"/>
        <w:rPr>
          <w:highlight w:val="white"/>
        </w:rPr>
      </w:pPr>
      <w:r w:rsidRPr="00BA61C9">
        <w:rPr>
          <w:highlight w:val="white"/>
        </w:rPr>
        <w:t xml:space="preserve">                        Linker.StackTopName);</w:t>
      </w:r>
    </w:p>
    <w:p w14:paraId="49DFE7EB" w14:textId="77777777" w:rsidR="00BA61C9" w:rsidRPr="00BA61C9" w:rsidRDefault="00BA61C9" w:rsidP="00BA61C9">
      <w:pPr>
        <w:pStyle w:val="Code"/>
        <w:rPr>
          <w:highlight w:val="white"/>
        </w:rPr>
      </w:pPr>
      <w:r w:rsidRPr="00BA61C9">
        <w:rPr>
          <w:highlight w:val="white"/>
        </w:rPr>
        <w:t xml:space="preserve">        AddAssemblyCode(assemblyCodeList, AssemblyOperator.add_dword,</w:t>
      </w:r>
    </w:p>
    <w:p w14:paraId="2DD0FC83" w14:textId="77777777" w:rsidR="00BA61C9" w:rsidRPr="00BA61C9" w:rsidRDefault="00BA61C9" w:rsidP="00BA61C9">
      <w:pPr>
        <w:pStyle w:val="Code"/>
        <w:rPr>
          <w:highlight w:val="white"/>
        </w:rPr>
      </w:pPr>
      <w:r w:rsidRPr="00BA61C9">
        <w:rPr>
          <w:highlight w:val="white"/>
        </w:rPr>
        <w:t xml:space="preserve">                        Linker.StackTopName, 65534,</w:t>
      </w:r>
    </w:p>
    <w:p w14:paraId="4573F4C6" w14:textId="5AA0E707" w:rsidR="00BA61C9" w:rsidRDefault="00BA61C9" w:rsidP="00BA61C9">
      <w:pPr>
        <w:pStyle w:val="Code"/>
        <w:rPr>
          <w:highlight w:val="white"/>
        </w:rPr>
      </w:pPr>
      <w:r w:rsidRPr="00BA61C9">
        <w:rPr>
          <w:highlight w:val="white"/>
        </w:rPr>
        <w:t xml:space="preserve">                        (BigInteger) 65534);</w:t>
      </w:r>
    </w:p>
    <w:p w14:paraId="69CBDA4C" w14:textId="78FC6EF7" w:rsidR="001627E4" w:rsidRPr="00BA61C9" w:rsidRDefault="00E37FF7" w:rsidP="00E37FF7">
      <w:pPr>
        <w:rPr>
          <w:highlight w:val="white"/>
        </w:rPr>
      </w:pPr>
      <w:r>
        <w:rPr>
          <w:highlight w:val="white"/>
        </w:rPr>
        <w:t xml:space="preserve">We also need to </w:t>
      </w:r>
      <w:r w:rsidR="00FC07A4">
        <w:rPr>
          <w:highlight w:val="white"/>
        </w:rPr>
        <w:t>initialize the floating-point unit control word so that floating point operations truncates.</w:t>
      </w:r>
    </w:p>
    <w:p w14:paraId="0C8218D7"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75FF9977" w14:textId="77777777" w:rsidR="00BA61C9" w:rsidRPr="00BA61C9" w:rsidRDefault="00BA61C9" w:rsidP="00BA61C9">
      <w:pPr>
        <w:pStyle w:val="Code"/>
        <w:rPr>
          <w:highlight w:val="white"/>
        </w:rPr>
      </w:pPr>
      <w:r w:rsidRPr="00BA61C9">
        <w:rPr>
          <w:highlight w:val="white"/>
        </w:rPr>
        <w:t xml:space="preserve">                        "Initializerialize FPU Control Word, truncate mode " +</w:t>
      </w:r>
    </w:p>
    <w:p w14:paraId="69AF4E42" w14:textId="77777777" w:rsidR="00BA61C9" w:rsidRPr="00BA61C9" w:rsidRDefault="00BA61C9" w:rsidP="00BA61C9">
      <w:pPr>
        <w:pStyle w:val="Code"/>
        <w:rPr>
          <w:highlight w:val="white"/>
        </w:rPr>
      </w:pPr>
      <w:r w:rsidRPr="00BA61C9">
        <w:rPr>
          <w:highlight w:val="white"/>
        </w:rPr>
        <w:t xml:space="preserve">                        "=&gt; set bit 10 and 11.");</w:t>
      </w:r>
    </w:p>
    <w:p w14:paraId="055A26B4" w14:textId="77777777" w:rsidR="00BA61C9" w:rsidRPr="00BA61C9" w:rsidRDefault="00BA61C9" w:rsidP="00BA61C9">
      <w:pPr>
        <w:pStyle w:val="Code"/>
        <w:rPr>
          <w:highlight w:val="white"/>
        </w:rPr>
      </w:pPr>
      <w:r w:rsidRPr="00BA61C9">
        <w:rPr>
          <w:highlight w:val="white"/>
        </w:rPr>
        <w:t xml:space="preserve">        AddAssemblyCode(assemblyCodeList, AssemblyOperator.fstcw,</w:t>
      </w:r>
    </w:p>
    <w:p w14:paraId="6E8B6A01" w14:textId="77777777" w:rsidR="00BA61C9" w:rsidRPr="00BA61C9" w:rsidRDefault="00BA61C9" w:rsidP="00BA61C9">
      <w:pPr>
        <w:pStyle w:val="Code"/>
        <w:rPr>
          <w:highlight w:val="white"/>
        </w:rPr>
      </w:pPr>
      <w:r w:rsidRPr="00BA61C9">
        <w:rPr>
          <w:highlight w:val="white"/>
        </w:rPr>
        <w:t xml:space="preserve">                        AssemblyCode.FrameRegister, 0);</w:t>
      </w:r>
    </w:p>
    <w:p w14:paraId="756EA56A" w14:textId="77777777" w:rsidR="00BA61C9" w:rsidRPr="00BA61C9" w:rsidRDefault="00BA61C9" w:rsidP="00BA61C9">
      <w:pPr>
        <w:pStyle w:val="Code"/>
        <w:rPr>
          <w:highlight w:val="white"/>
        </w:rPr>
      </w:pPr>
      <w:r w:rsidRPr="00BA61C9">
        <w:rPr>
          <w:highlight w:val="white"/>
        </w:rPr>
        <w:lastRenderedPageBreak/>
        <w:t xml:space="preserve">        AddAssemblyCode(assemblyCodeList, AssemblyOperator.or_word,</w:t>
      </w:r>
    </w:p>
    <w:p w14:paraId="30CCD9DB" w14:textId="77777777" w:rsidR="00BA61C9" w:rsidRPr="00BA61C9" w:rsidRDefault="00BA61C9" w:rsidP="00BA61C9">
      <w:pPr>
        <w:pStyle w:val="Code"/>
        <w:rPr>
          <w:highlight w:val="white"/>
        </w:rPr>
      </w:pPr>
      <w:r w:rsidRPr="00BA61C9">
        <w:rPr>
          <w:highlight w:val="white"/>
        </w:rPr>
        <w:t xml:space="preserve">                        AssemblyCode.FrameRegister, 0, (BigInteger) 0x0C00);</w:t>
      </w:r>
    </w:p>
    <w:p w14:paraId="3DCE7442" w14:textId="77777777" w:rsidR="00BA61C9" w:rsidRPr="00BA61C9" w:rsidRDefault="00BA61C9" w:rsidP="00BA61C9">
      <w:pPr>
        <w:pStyle w:val="Code"/>
        <w:rPr>
          <w:highlight w:val="white"/>
        </w:rPr>
      </w:pPr>
      <w:r w:rsidRPr="00BA61C9">
        <w:rPr>
          <w:highlight w:val="white"/>
        </w:rPr>
        <w:t xml:space="preserve">        AddAssemblyCode(assemblyCodeList, AssemblyOperator.fldcw,</w:t>
      </w:r>
    </w:p>
    <w:p w14:paraId="344EEFAE" w14:textId="77777777" w:rsidR="00BA61C9" w:rsidRPr="00BA61C9" w:rsidRDefault="00BA61C9" w:rsidP="00BA61C9">
      <w:pPr>
        <w:pStyle w:val="Code"/>
        <w:rPr>
          <w:highlight w:val="white"/>
        </w:rPr>
      </w:pPr>
      <w:r w:rsidRPr="00BA61C9">
        <w:rPr>
          <w:highlight w:val="white"/>
        </w:rPr>
        <w:t xml:space="preserve">                        AssemblyCode.FrameRegister, 0);</w:t>
      </w:r>
    </w:p>
    <w:p w14:paraId="534DA8AC"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174A2222" w14:textId="77777777" w:rsidR="008E3DC4" w:rsidRDefault="00BA61C9" w:rsidP="00BA61C9">
      <w:pPr>
        <w:pStyle w:val="Code"/>
        <w:rPr>
          <w:highlight w:val="white"/>
        </w:rPr>
      </w:pPr>
      <w:r w:rsidRPr="00BA61C9">
        <w:rPr>
          <w:highlight w:val="white"/>
        </w:rPr>
        <w:t xml:space="preserve">                        Linker.StackTopName, 0, BigInteger.Zero,</w:t>
      </w:r>
    </w:p>
    <w:p w14:paraId="654CACBE" w14:textId="76114030" w:rsidR="00BA61C9" w:rsidRPr="00BA61C9" w:rsidRDefault="008E3DC4" w:rsidP="00BA61C9">
      <w:pPr>
        <w:pStyle w:val="Code"/>
        <w:rPr>
          <w:highlight w:val="white"/>
        </w:rPr>
      </w:pPr>
      <w:r>
        <w:rPr>
          <w:highlight w:val="white"/>
        </w:rPr>
        <w:t xml:space="preserve">                       </w:t>
      </w:r>
      <w:r w:rsidR="00BA61C9" w:rsidRPr="00BA61C9">
        <w:rPr>
          <w:highlight w:val="white"/>
        </w:rPr>
        <w:t xml:space="preserve"> TypeSize.PointerSize);</w:t>
      </w:r>
    </w:p>
    <w:p w14:paraId="498BE232" w14:textId="77777777" w:rsidR="00BA61C9" w:rsidRPr="00BA61C9" w:rsidRDefault="00BA61C9" w:rsidP="00BA61C9">
      <w:pPr>
        <w:pStyle w:val="Code"/>
        <w:rPr>
          <w:highlight w:val="white"/>
        </w:rPr>
      </w:pPr>
    </w:p>
    <w:p w14:paraId="16716498" w14:textId="77777777" w:rsidR="00BA61C9" w:rsidRPr="00BA61C9" w:rsidRDefault="00BA61C9" w:rsidP="00BA61C9">
      <w:pPr>
        <w:pStyle w:val="Code"/>
        <w:rPr>
          <w:highlight w:val="white"/>
        </w:rPr>
      </w:pPr>
      <w:r w:rsidRPr="00BA61C9">
        <w:rPr>
          <w:highlight w:val="white"/>
        </w:rPr>
        <w:t xml:space="preserve">        List&lt;string&gt; textList = new List&lt;string&gt;();</w:t>
      </w:r>
    </w:p>
    <w:p w14:paraId="172CD930" w14:textId="77777777" w:rsidR="00BA61C9" w:rsidRPr="00BA61C9" w:rsidRDefault="00BA61C9" w:rsidP="00BA61C9">
      <w:pPr>
        <w:pStyle w:val="Code"/>
        <w:rPr>
          <w:highlight w:val="white"/>
        </w:rPr>
      </w:pPr>
      <w:r w:rsidRPr="00BA61C9">
        <w:rPr>
          <w:highlight w:val="white"/>
        </w:rPr>
        <w:t xml:space="preserve">        ISet&lt;string&gt; externSet = new HashSet&lt;string&gt;();</w:t>
      </w:r>
    </w:p>
    <w:p w14:paraId="2E94C23B" w14:textId="77777777" w:rsidR="00BA61C9" w:rsidRPr="00BA61C9" w:rsidRDefault="00BA61C9" w:rsidP="00BA61C9">
      <w:pPr>
        <w:pStyle w:val="Code"/>
        <w:rPr>
          <w:highlight w:val="white"/>
        </w:rPr>
      </w:pPr>
      <w:r w:rsidRPr="00BA61C9">
        <w:rPr>
          <w:highlight w:val="white"/>
        </w:rPr>
        <w:t xml:space="preserve">        AssemblyCodeGenerator.LinuxTextList(assemblyCodeList, textList,</w:t>
      </w:r>
    </w:p>
    <w:p w14:paraId="1BEC2954" w14:textId="77777777" w:rsidR="00BA61C9" w:rsidRPr="00BA61C9" w:rsidRDefault="00BA61C9" w:rsidP="00BA61C9">
      <w:pPr>
        <w:pStyle w:val="Code"/>
        <w:rPr>
          <w:highlight w:val="white"/>
        </w:rPr>
      </w:pPr>
      <w:r w:rsidRPr="00BA61C9">
        <w:rPr>
          <w:highlight w:val="white"/>
        </w:rPr>
        <w:t xml:space="preserve">                                            externSet);</w:t>
      </w:r>
    </w:p>
    <w:p w14:paraId="4DFA3177" w14:textId="77777777" w:rsidR="00BA61C9" w:rsidRPr="00BA61C9" w:rsidRDefault="00BA61C9" w:rsidP="00BA61C9">
      <w:pPr>
        <w:pStyle w:val="Code"/>
        <w:rPr>
          <w:highlight w:val="white"/>
        </w:rPr>
      </w:pPr>
      <w:r w:rsidRPr="00BA61C9">
        <w:rPr>
          <w:highlight w:val="white"/>
        </w:rPr>
        <w:t xml:space="preserve">        SymbolTable.StaticSet.Add(new StaticSymbolLinux</w:t>
      </w:r>
    </w:p>
    <w:p w14:paraId="124873AE" w14:textId="77777777" w:rsidR="00BA61C9" w:rsidRPr="00BA61C9" w:rsidRDefault="00BA61C9" w:rsidP="00BA61C9">
      <w:pPr>
        <w:pStyle w:val="Code"/>
        <w:rPr>
          <w:highlight w:val="white"/>
        </w:rPr>
      </w:pPr>
      <w:r w:rsidRPr="00BA61C9">
        <w:rPr>
          <w:highlight w:val="white"/>
        </w:rPr>
        <w:t xml:space="preserve">          (StaticSymbolLinux.TextOrData.Text,</w:t>
      </w:r>
    </w:p>
    <w:p w14:paraId="008A9EB3" w14:textId="77777777" w:rsidR="00BA61C9" w:rsidRPr="00BA61C9" w:rsidRDefault="00BA61C9" w:rsidP="00BA61C9">
      <w:pPr>
        <w:pStyle w:val="Code"/>
        <w:rPr>
          <w:highlight w:val="white"/>
        </w:rPr>
      </w:pPr>
      <w:r w:rsidRPr="00BA61C9">
        <w:rPr>
          <w:highlight w:val="white"/>
        </w:rPr>
        <w:t xml:space="preserve">           AssemblyCodeGenerator.InitializerName, textList, externSet));</w:t>
      </w:r>
    </w:p>
    <w:p w14:paraId="60F6ED40" w14:textId="77777777" w:rsidR="00BA61C9" w:rsidRPr="00BA61C9" w:rsidRDefault="00BA61C9" w:rsidP="00BA61C9">
      <w:pPr>
        <w:pStyle w:val="Code"/>
        <w:rPr>
          <w:highlight w:val="white"/>
        </w:rPr>
      </w:pPr>
      <w:r w:rsidRPr="00BA61C9">
        <w:rPr>
          <w:highlight w:val="white"/>
        </w:rPr>
        <w:t xml:space="preserve">      }</w:t>
      </w:r>
    </w:p>
    <w:p w14:paraId="7BF8A13D" w14:textId="77777777" w:rsidR="00BA61C9" w:rsidRPr="00BA61C9" w:rsidRDefault="00BA61C9" w:rsidP="00BA61C9">
      <w:pPr>
        <w:pStyle w:val="Code"/>
        <w:rPr>
          <w:highlight w:val="white"/>
        </w:rPr>
      </w:pPr>
    </w:p>
    <w:p w14:paraId="0C4EA988" w14:textId="04EF01F4" w:rsidR="00BA61C9" w:rsidRDefault="00BA61C9" w:rsidP="00BA61C9">
      <w:pPr>
        <w:pStyle w:val="Code"/>
        <w:rPr>
          <w:highlight w:val="white"/>
        </w:rPr>
      </w:pPr>
      <w:r w:rsidRPr="00BA61C9">
        <w:rPr>
          <w:highlight w:val="white"/>
        </w:rPr>
        <w:t xml:space="preserve">      if (Start.Windows) {</w:t>
      </w:r>
    </w:p>
    <w:p w14:paraId="602A9EF1" w14:textId="4DFE9F1C" w:rsidR="0041373F" w:rsidRPr="00BA61C9" w:rsidRDefault="0041373F" w:rsidP="00BA61C9">
      <w:pPr>
        <w:pStyle w:val="Code"/>
        <w:rPr>
          <w:highlight w:val="white"/>
        </w:rPr>
      </w:pPr>
      <w:r>
        <w:rPr>
          <w:highlight w:val="white"/>
        </w:rPr>
        <w:t xml:space="preserve">        // ...</w:t>
      </w:r>
    </w:p>
    <w:p w14:paraId="3C4ECA5D" w14:textId="77777777" w:rsidR="00BA61C9" w:rsidRPr="00BA61C9" w:rsidRDefault="00BA61C9" w:rsidP="00BA61C9">
      <w:pPr>
        <w:pStyle w:val="Code"/>
        <w:rPr>
          <w:highlight w:val="white"/>
        </w:rPr>
      </w:pPr>
      <w:r w:rsidRPr="00BA61C9">
        <w:rPr>
          <w:highlight w:val="white"/>
        </w:rPr>
        <w:t xml:space="preserve">      }</w:t>
      </w:r>
    </w:p>
    <w:p w14:paraId="35B63092" w14:textId="77777777" w:rsidR="00BA61C9" w:rsidRPr="00BA61C9" w:rsidRDefault="00BA61C9" w:rsidP="00BA61C9">
      <w:pPr>
        <w:pStyle w:val="Code"/>
        <w:rPr>
          <w:highlight w:val="white"/>
        </w:rPr>
      </w:pPr>
      <w:r w:rsidRPr="00BA61C9">
        <w:rPr>
          <w:highlight w:val="white"/>
        </w:rPr>
        <w:t xml:space="preserve">    }</w:t>
      </w:r>
    </w:p>
    <w:p w14:paraId="2C64163B" w14:textId="2D177E88" w:rsidR="00D935A0" w:rsidRDefault="00B84658" w:rsidP="00B84658">
      <w:pPr>
        <w:pStyle w:val="Rubrik3"/>
        <w:rPr>
          <w:highlight w:val="white"/>
        </w:rPr>
      </w:pPr>
      <w:bookmarkStart w:id="431" w:name="_Toc53473596"/>
      <w:r>
        <w:rPr>
          <w:highlight w:val="white"/>
        </w:rPr>
        <w:t>Command Line Arguments</w:t>
      </w:r>
      <w:bookmarkEnd w:id="431"/>
    </w:p>
    <w:p w14:paraId="55A537A4" w14:textId="77777777" w:rsidR="00B70491" w:rsidRDefault="00B70491" w:rsidP="00B70491">
      <w:pPr>
        <w:rPr>
          <w:highlight w:val="white"/>
        </w:rPr>
      </w:pPr>
      <w:r>
        <w:rPr>
          <w:highlight w:val="white"/>
        </w:rPr>
        <w:t xml:space="preserve">Assuming that the </w:t>
      </w:r>
      <w:r w:rsidRPr="00A55CCA">
        <w:rPr>
          <w:rStyle w:val="KeyWord0"/>
          <w:highlight w:val="white"/>
        </w:rPr>
        <w:t>main</w:t>
      </w:r>
      <w:r>
        <w:rPr>
          <w:highlight w:val="white"/>
        </w:rPr>
        <w:t xml:space="preserve"> function is declared as </w:t>
      </w:r>
      <w:r w:rsidRPr="00A55CCA">
        <w:rPr>
          <w:rStyle w:val="KeyWord0"/>
          <w:highlight w:val="white"/>
        </w:rPr>
        <w:t>void main(int argc, char* argv[]);</w:t>
      </w:r>
      <w:r>
        <w:rPr>
          <w:highlight w:val="white"/>
        </w:rPr>
        <w:t xml:space="preserve"> and that we start the execution with the command line </w:t>
      </w:r>
      <w:r w:rsidRPr="00A55CCA">
        <w:rPr>
          <w:rStyle w:val="KeyWord0"/>
          <w:highlight w:val="white"/>
        </w:rPr>
        <w:t>main Hello World</w:t>
      </w:r>
      <w:r>
        <w:rPr>
          <w:highlight w:val="white"/>
        </w:rPr>
        <w:t xml:space="preserve"> the following structure becomes generated:</w:t>
      </w:r>
    </w:p>
    <w:p w14:paraId="1CE18C3F" w14:textId="77777777" w:rsidR="002436D9" w:rsidRDefault="00B70491" w:rsidP="00B70491">
      <w:pPr>
        <w:rPr>
          <w:highlight w:val="white"/>
        </w:rPr>
      </w:pPr>
      <w:r>
        <w:rPr>
          <w:noProof/>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9A772D" w:rsidRPr="00DF14A9" w:rsidRDefault="009A772D"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9A772D" w:rsidRPr="00490BCB" w:rsidRDefault="009A772D"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9A772D" w:rsidRPr="00490BCB" w:rsidRDefault="009A772D"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9A772D" w:rsidRPr="00490BCB" w:rsidRDefault="009A772D"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9A772D" w:rsidRPr="00490BCB" w:rsidRDefault="009A772D"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9A772D" w:rsidRPr="00490BCB" w:rsidRDefault="009A772D"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9A772D" w:rsidRPr="00490BCB" w:rsidRDefault="009A772D"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9A772D" w:rsidRPr="00490BCB" w:rsidRDefault="009A772D"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9A772D" w:rsidRPr="00490BCB" w:rsidRDefault="009A772D"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9A772D" w:rsidRPr="00490BCB" w:rsidRDefault="009A772D"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9A772D" w:rsidRPr="00490BCB" w:rsidRDefault="009A772D"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9A772D" w:rsidRPr="00490BCB" w:rsidRDefault="009A772D"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9A772D" w:rsidRPr="00490BCB" w:rsidRDefault="009A772D"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9A772D" w:rsidRPr="00490BCB" w:rsidRDefault="009A772D"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9A772D" w:rsidRPr="00490BCB" w:rsidRDefault="009A772D"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9A772D" w:rsidRPr="00490BCB" w:rsidRDefault="009A772D"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9A772D" w:rsidRPr="00490BCB" w:rsidRDefault="009A772D"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9A772D" w:rsidRPr="00490BCB" w:rsidRDefault="009A772D"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9A772D" w:rsidRPr="00090144" w:rsidRDefault="009A772D"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9A772D" w:rsidRPr="00090144" w:rsidRDefault="009A772D" w:rsidP="00B70491">
                              <w:pPr>
                                <w:spacing w:before="0" w:after="0" w:line="240" w:lineRule="auto"/>
                                <w:rPr>
                                  <w:rFonts w:eastAsia="Calibri"/>
                                  <w:color w:val="000000"/>
                                </w:rPr>
                              </w:pPr>
                              <w:r w:rsidRPr="00090144">
                                <w:rPr>
                                  <w:rFonts w:eastAsia="Calibri"/>
                                  <w:color w:val="000000"/>
                                </w:rPr>
                                <w:t>Frame pointer of</w:t>
                              </w:r>
                            </w:p>
                            <w:p w14:paraId="77E191A3" w14:textId="77777777" w:rsidR="009A772D" w:rsidRPr="00090144" w:rsidRDefault="009A772D"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9A772D" w:rsidRPr="00090144" w:rsidRDefault="009A772D"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9A772D" w:rsidRPr="00090144" w:rsidRDefault="009A772D"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9A772D" w:rsidRPr="00090144" w:rsidRDefault="009A772D"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9A772D" w:rsidRPr="00090144" w:rsidRDefault="009A772D"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9A772D" w:rsidRDefault="009A772D"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9A772D" w:rsidRDefault="009A772D"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9A772D" w:rsidRDefault="009A772D"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9A772D" w:rsidRDefault="009A772D"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79"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">
                <v:shape id="_x0000_s1180" type="#_x0000_t75" style="position:absolute;width:55905;height:45085;visibility:visible;mso-wrap-style:square" filled="t">
                  <v:fill o:detectmouseclick="t"/>
                  <v:path o:connecttype="none"/>
                </v:shape>
                <v:shape id="Textruta 21" o:spid="_x0000_s1181"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9A772D" w:rsidRPr="00DF14A9" w:rsidRDefault="009A772D"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82"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9A772D" w:rsidRPr="00490BCB" w:rsidRDefault="009A772D"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83"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9A772D" w:rsidRPr="00490BCB" w:rsidRDefault="009A772D"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84"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9A772D" w:rsidRPr="00490BCB" w:rsidRDefault="009A772D"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85"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9A772D" w:rsidRPr="00490BCB" w:rsidRDefault="009A772D"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86"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9A772D" w:rsidRPr="00490BCB" w:rsidRDefault="009A772D"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7"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9A772D" w:rsidRPr="00490BCB" w:rsidRDefault="009A772D"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88"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9A772D" w:rsidRPr="00490BCB" w:rsidRDefault="009A772D"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89"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9A772D" w:rsidRPr="00490BCB" w:rsidRDefault="009A772D"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0"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9A772D" w:rsidRPr="00490BCB" w:rsidRDefault="009A772D"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1"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9A772D" w:rsidRPr="00490BCB" w:rsidRDefault="009A772D"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2"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9A772D" w:rsidRPr="00490BCB" w:rsidRDefault="009A772D"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93"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9A772D" w:rsidRPr="00490BCB" w:rsidRDefault="009A772D"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94"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9A772D" w:rsidRPr="00490BCB" w:rsidRDefault="009A772D"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5"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9A772D" w:rsidRPr="00490BCB" w:rsidRDefault="009A772D"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96"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9A772D" w:rsidRPr="00490BCB" w:rsidRDefault="009A772D"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7"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9A772D" w:rsidRPr="00490BCB" w:rsidRDefault="009A772D"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98"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9A772D" w:rsidRPr="00490BCB" w:rsidRDefault="009A772D"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99"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9A772D" w:rsidRPr="00090144" w:rsidRDefault="009A772D" w:rsidP="00B70491">
                        <w:pPr>
                          <w:spacing w:before="0" w:after="0" w:line="240" w:lineRule="auto"/>
                          <w:rPr>
                            <w:lang w:val="sv-SE"/>
                          </w:rPr>
                        </w:pPr>
                        <w:r w:rsidRPr="00090144">
                          <w:rPr>
                            <w:lang w:val="sv-SE"/>
                          </w:rPr>
                          <w:t>Return address: 0</w:t>
                        </w:r>
                      </w:p>
                    </w:txbxContent>
                  </v:textbox>
                </v:shape>
                <v:shape id="Textruta 449" o:spid="_x0000_s1200"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9A772D" w:rsidRPr="00090144" w:rsidRDefault="009A772D" w:rsidP="00B70491">
                        <w:pPr>
                          <w:spacing w:before="0" w:after="0" w:line="240" w:lineRule="auto"/>
                          <w:rPr>
                            <w:rFonts w:eastAsia="Calibri"/>
                            <w:color w:val="000000"/>
                          </w:rPr>
                        </w:pPr>
                        <w:r w:rsidRPr="00090144">
                          <w:rPr>
                            <w:rFonts w:eastAsia="Calibri"/>
                            <w:color w:val="000000"/>
                          </w:rPr>
                          <w:t>Frame pointer of</w:t>
                        </w:r>
                      </w:p>
                      <w:p w14:paraId="77E191A3" w14:textId="77777777" w:rsidR="009A772D" w:rsidRPr="00090144" w:rsidRDefault="009A772D" w:rsidP="00B70491">
                        <w:pPr>
                          <w:spacing w:before="0" w:after="0" w:line="240" w:lineRule="auto"/>
                        </w:pPr>
                        <w:r w:rsidRPr="00090144">
                          <w:rPr>
                            <w:rFonts w:eastAsia="Calibri"/>
                            <w:color w:val="000000"/>
                          </w:rPr>
                          <w:t>calling function</w:t>
                        </w:r>
                      </w:p>
                    </w:txbxContent>
                  </v:textbox>
                </v:shape>
                <v:shape id="Textruta 449" o:spid="_x0000_s1201"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9A772D" w:rsidRPr="00090144" w:rsidRDefault="009A772D"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9A772D" w:rsidRPr="00090144" w:rsidRDefault="009A772D"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202"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9A772D" w:rsidRPr="00090144" w:rsidRDefault="009A772D"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03"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9A772D" w:rsidRPr="00090144" w:rsidRDefault="009A772D" w:rsidP="00B70491">
                        <w:pPr>
                          <w:spacing w:before="60" w:line="252" w:lineRule="auto"/>
                          <w:rPr>
                            <w:lang w:val="sv-SE"/>
                          </w:rPr>
                        </w:pPr>
                        <w:r w:rsidRPr="00090144">
                          <w:rPr>
                            <w:rFonts w:eastAsia="Calibri"/>
                            <w:color w:val="000000"/>
                          </w:rPr>
                          <w:t>argv</w:t>
                        </w:r>
                      </w:p>
                    </w:txbxContent>
                  </v:textbox>
                </v:shape>
                <v:line id="Rak koppling 719" o:spid="_x0000_s1204"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205"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206"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207"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9A772D" w:rsidRDefault="009A772D" w:rsidP="00B70491">
                        <w:pPr>
                          <w:spacing w:line="256" w:lineRule="auto"/>
                          <w:jc w:val="center"/>
                          <w:rPr>
                            <w:sz w:val="24"/>
                            <w:szCs w:val="24"/>
                          </w:rPr>
                        </w:pPr>
                      </w:p>
                    </w:txbxContent>
                  </v:textbox>
                </v:shape>
                <v:shape id="Textruta 449" o:spid="_x0000_s1208"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9A772D" w:rsidRDefault="009A772D" w:rsidP="00B70491">
                        <w:pPr>
                          <w:spacing w:line="254" w:lineRule="auto"/>
                          <w:jc w:val="center"/>
                          <w:rPr>
                            <w:sz w:val="24"/>
                            <w:szCs w:val="24"/>
                          </w:rPr>
                        </w:pPr>
                      </w:p>
                    </w:txbxContent>
                  </v:textbox>
                </v:shape>
                <v:shape id="Textruta 449" o:spid="_x0000_s1209"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9A772D" w:rsidRDefault="009A772D" w:rsidP="00B70491">
                        <w:pPr>
                          <w:spacing w:line="252" w:lineRule="auto"/>
                          <w:jc w:val="center"/>
                          <w:rPr>
                            <w:sz w:val="24"/>
                            <w:szCs w:val="24"/>
                          </w:rPr>
                        </w:pPr>
                      </w:p>
                    </w:txbxContent>
                  </v:textbox>
                </v:shape>
                <v:shape id="Rak pilkoppling 725" o:spid="_x0000_s1210"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211"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212"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213"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9A772D" w:rsidRDefault="009A772D" w:rsidP="00B70491">
                        <w:pPr>
                          <w:spacing w:before="60" w:line="252" w:lineRule="auto"/>
                          <w:jc w:val="center"/>
                          <w:rPr>
                            <w:sz w:val="24"/>
                            <w:szCs w:val="24"/>
                          </w:rPr>
                        </w:pPr>
                        <w:r>
                          <w:rPr>
                            <w:rFonts w:eastAsia="Calibri"/>
                            <w:color w:val="000000"/>
                          </w:rPr>
                          <w:t>null </w:t>
                        </w:r>
                      </w:p>
                    </w:txbxContent>
                  </v:textbox>
                </v:shape>
                <v:line id="Rak koppling 729" o:spid="_x0000_s1214"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215"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216"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217"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49960F9B" w:rsidR="00B70491" w:rsidRDefault="00B70491" w:rsidP="00B70491">
      <w:pPr>
        <w:rPr>
          <w:highlight w:val="white"/>
        </w:rPr>
      </w:pPr>
      <w:r>
        <w:rPr>
          <w:highlight w:val="white"/>
        </w:rPr>
        <w:t xml:space="preserve">The initialization code looks as follows. We begin by popping the system stack to </w:t>
      </w:r>
      <w:r w:rsidRPr="00647B19">
        <w:rPr>
          <w:rStyle w:val="KeyWord0"/>
          <w:highlight w:val="white"/>
        </w:rPr>
        <w:t>rbx</w:t>
      </w:r>
      <w:r>
        <w:rPr>
          <w:highlight w:val="white"/>
        </w:rPr>
        <w:t xml:space="preserve"> to obtain the number of arguments, which is three in the example above. We also copy the value to </w:t>
      </w:r>
      <w:r w:rsidRPr="00537E70">
        <w:rPr>
          <w:rStyle w:val="KeyWord0"/>
          <w:highlight w:val="white"/>
        </w:rPr>
        <w:t>rax</w:t>
      </w:r>
      <w:r>
        <w:rPr>
          <w:highlight w:val="white"/>
        </w:rPr>
        <w:t xml:space="preserve">. We will use </w:t>
      </w:r>
      <w:r w:rsidRPr="00B7035D">
        <w:rPr>
          <w:rStyle w:val="KeyWord0"/>
          <w:highlight w:val="white"/>
        </w:rPr>
        <w:t>rbx</w:t>
      </w:r>
      <w:r>
        <w:rPr>
          <w:highlight w:val="white"/>
        </w:rPr>
        <w:t xml:space="preserve"> to count down the number or arguments, and </w:t>
      </w:r>
      <w:r w:rsidRPr="00B7035D">
        <w:rPr>
          <w:rStyle w:val="KeyWord0"/>
          <w:highlight w:val="white"/>
        </w:rPr>
        <w:t>rax</w:t>
      </w:r>
      <w:r>
        <w:rPr>
          <w:highlight w:val="white"/>
        </w:rPr>
        <w:t xml:space="preserve"> to store the number on the activation record. Moreover, we use </w:t>
      </w:r>
      <w:r w:rsidRPr="00DA1E1E">
        <w:rPr>
          <w:rStyle w:val="KeyWord0"/>
          <w:highlight w:val="white"/>
        </w:rPr>
        <w:t>rbp</w:t>
      </w:r>
      <w:r>
        <w:rPr>
          <w:highlight w:val="white"/>
        </w:rPr>
        <w:t xml:space="preserve"> as the frame pointer and copy its value in </w:t>
      </w:r>
      <w:r w:rsidRPr="00DA1E1E">
        <w:rPr>
          <w:rStyle w:val="KeyWord0"/>
          <w:highlight w:val="white"/>
        </w:rPr>
        <w:t>rdx</w:t>
      </w:r>
      <w:r>
        <w:rPr>
          <w:highlight w:val="white"/>
        </w:rPr>
        <w:t xml:space="preserve">.  We will put the pointer to the argument directly above the code and data part of the code, and directly below the activation record for the first </w:t>
      </w:r>
      <w:r w:rsidRPr="00DE7455">
        <w:rPr>
          <w:rStyle w:val="KeyWord0"/>
          <w:highlight w:val="white"/>
        </w:rPr>
        <w:t>main</w:t>
      </w:r>
      <w:r>
        <w:rPr>
          <w:highlight w:val="white"/>
        </w:rPr>
        <w:t xml:space="preserve"> call.</w:t>
      </w:r>
    </w:p>
    <w:p w14:paraId="06102B8E" w14:textId="77777777" w:rsidR="00B70491" w:rsidRPr="001C492E" w:rsidRDefault="00B70491" w:rsidP="00B70491">
      <w:pPr>
        <w:pStyle w:val="Code"/>
        <w:rPr>
          <w:highlight w:val="white"/>
        </w:rPr>
      </w:pPr>
      <w:r w:rsidRPr="001C492E">
        <w:rPr>
          <w:highlight w:val="white"/>
        </w:rPr>
        <w:tab/>
        <w:t>pop rbx</w:t>
      </w:r>
    </w:p>
    <w:p w14:paraId="3563A8C0" w14:textId="77777777" w:rsidR="00B70491" w:rsidRPr="001C492E" w:rsidRDefault="00B70491" w:rsidP="00B70491">
      <w:pPr>
        <w:pStyle w:val="Code"/>
        <w:rPr>
          <w:highlight w:val="white"/>
        </w:rPr>
      </w:pPr>
      <w:r w:rsidRPr="001C492E">
        <w:rPr>
          <w:highlight w:val="white"/>
        </w:rPr>
        <w:tab/>
        <w:t>mov rax, rbx</w:t>
      </w:r>
    </w:p>
    <w:p w14:paraId="4B4D9023" w14:textId="77777777" w:rsidR="00B70491" w:rsidRPr="001C492E" w:rsidRDefault="00B70491" w:rsidP="00B70491">
      <w:pPr>
        <w:pStyle w:val="Code"/>
        <w:rPr>
          <w:highlight w:val="white"/>
        </w:rPr>
      </w:pPr>
      <w:r w:rsidRPr="001C492E">
        <w:rPr>
          <w:highlight w:val="white"/>
        </w:rPr>
        <w:tab/>
        <w:t>mov rdx, rbp</w:t>
      </w:r>
    </w:p>
    <w:p w14:paraId="799F6601" w14:textId="77777777" w:rsidR="00B70491" w:rsidRPr="001C492E" w:rsidRDefault="00B70491" w:rsidP="00B70491">
      <w:pPr>
        <w:rPr>
          <w:highlight w:val="white"/>
        </w:rPr>
      </w:pPr>
      <w:r>
        <w:rPr>
          <w:highlight w:val="white"/>
        </w:rPr>
        <w:t xml:space="preserve">We count down the number of arguments in </w:t>
      </w:r>
      <w:r w:rsidRPr="007150AC">
        <w:rPr>
          <w:rStyle w:val="KeyWord0"/>
          <w:highlight w:val="white"/>
        </w:rPr>
        <w:t>rbx</w:t>
      </w:r>
      <w:r>
        <w:rPr>
          <w:highlight w:val="white"/>
        </w:rPr>
        <w:t xml:space="preserve">. When it has reached zero, we quit the loop. Each pointer to e new argument is popped from the system stack, added to memory with </w:t>
      </w:r>
      <w:r w:rsidRPr="00084014">
        <w:rPr>
          <w:rStyle w:val="KeyWord0"/>
          <w:highlight w:val="white"/>
        </w:rPr>
        <w:t>rbp</w:t>
      </w:r>
      <w:r>
        <w:rPr>
          <w:highlight w:val="white"/>
        </w:rPr>
        <w:t xml:space="preserve">. The </w:t>
      </w:r>
      <w:r w:rsidRPr="00084014">
        <w:rPr>
          <w:rStyle w:val="KeyWord0"/>
          <w:highlight w:val="white"/>
        </w:rPr>
        <w:t>rbp</w:t>
      </w:r>
      <w:r>
        <w:rPr>
          <w:highlight w:val="white"/>
        </w:rPr>
        <w:t xml:space="preserve"> is increased by eight bytes, and </w:t>
      </w:r>
      <w:r w:rsidRPr="00084014">
        <w:rPr>
          <w:rStyle w:val="KeyWord0"/>
          <w:highlight w:val="white"/>
        </w:rPr>
        <w:t>rbx</w:t>
      </w:r>
      <w:r>
        <w:rPr>
          <w:highlight w:val="white"/>
        </w:rPr>
        <w:t xml:space="preserve"> is decreased by one. </w:t>
      </w:r>
    </w:p>
    <w:p w14:paraId="731925A7" w14:textId="77777777" w:rsidR="00B70491" w:rsidRPr="001C492E" w:rsidRDefault="00B70491" w:rsidP="00B70491">
      <w:pPr>
        <w:pStyle w:val="Code"/>
        <w:rPr>
          <w:highlight w:val="white"/>
        </w:rPr>
      </w:pPr>
      <w:r w:rsidRPr="001C492E">
        <w:rPr>
          <w:highlight w:val="white"/>
        </w:rPr>
        <w:t xml:space="preserve"> $args$loop:</w:t>
      </w:r>
    </w:p>
    <w:p w14:paraId="26C66A16" w14:textId="77777777" w:rsidR="00B70491" w:rsidRPr="001C492E" w:rsidRDefault="00B70491" w:rsidP="00B70491">
      <w:pPr>
        <w:pStyle w:val="Code"/>
        <w:rPr>
          <w:highlight w:val="white"/>
        </w:rPr>
      </w:pPr>
      <w:r w:rsidRPr="001C492E">
        <w:rPr>
          <w:highlight w:val="white"/>
        </w:rPr>
        <w:tab/>
        <w:t>cmp rbx, 0</w:t>
      </w:r>
    </w:p>
    <w:p w14:paraId="24E08F8E" w14:textId="77777777" w:rsidR="00B70491" w:rsidRPr="001C492E" w:rsidRDefault="00B70491" w:rsidP="00B70491">
      <w:pPr>
        <w:pStyle w:val="Code"/>
        <w:rPr>
          <w:highlight w:val="white"/>
        </w:rPr>
      </w:pPr>
      <w:r w:rsidRPr="001C492E">
        <w:rPr>
          <w:highlight w:val="white"/>
        </w:rPr>
        <w:tab/>
        <w:t>je $args$exit</w:t>
      </w:r>
    </w:p>
    <w:p w14:paraId="55F011F4" w14:textId="77777777" w:rsidR="00B70491" w:rsidRPr="001C492E" w:rsidRDefault="00B70491" w:rsidP="00B70491">
      <w:pPr>
        <w:pStyle w:val="Code"/>
        <w:rPr>
          <w:highlight w:val="white"/>
        </w:rPr>
      </w:pPr>
      <w:r w:rsidRPr="001C492E">
        <w:rPr>
          <w:highlight w:val="white"/>
        </w:rPr>
        <w:tab/>
        <w:t>pop rsi</w:t>
      </w:r>
    </w:p>
    <w:p w14:paraId="75ED8F89" w14:textId="77777777" w:rsidR="00B70491" w:rsidRPr="001C492E" w:rsidRDefault="00B70491" w:rsidP="00B70491">
      <w:pPr>
        <w:pStyle w:val="Code"/>
        <w:rPr>
          <w:highlight w:val="white"/>
        </w:rPr>
      </w:pPr>
      <w:r w:rsidRPr="001C492E">
        <w:rPr>
          <w:highlight w:val="white"/>
        </w:rPr>
        <w:tab/>
        <w:t>mov [rbp], rsi</w:t>
      </w:r>
    </w:p>
    <w:p w14:paraId="35A86911" w14:textId="77777777" w:rsidR="00B70491" w:rsidRPr="001C492E" w:rsidRDefault="00B70491" w:rsidP="00B70491">
      <w:pPr>
        <w:pStyle w:val="Code"/>
        <w:rPr>
          <w:highlight w:val="white"/>
        </w:rPr>
      </w:pPr>
      <w:r w:rsidRPr="001C492E">
        <w:rPr>
          <w:highlight w:val="white"/>
        </w:rPr>
        <w:tab/>
        <w:t>add rbp, 8</w:t>
      </w:r>
    </w:p>
    <w:p w14:paraId="18D3730A" w14:textId="77777777" w:rsidR="00B70491" w:rsidRPr="001C492E" w:rsidRDefault="00B70491" w:rsidP="00B70491">
      <w:pPr>
        <w:pStyle w:val="Code"/>
        <w:rPr>
          <w:highlight w:val="white"/>
        </w:rPr>
      </w:pPr>
      <w:r w:rsidRPr="001C492E">
        <w:rPr>
          <w:highlight w:val="white"/>
        </w:rPr>
        <w:tab/>
        <w:t>dec rbx</w:t>
      </w:r>
    </w:p>
    <w:p w14:paraId="02F11383" w14:textId="77777777" w:rsidR="00B70491" w:rsidRPr="001C492E" w:rsidRDefault="00B70491" w:rsidP="00B70491">
      <w:pPr>
        <w:pStyle w:val="Code"/>
        <w:rPr>
          <w:highlight w:val="white"/>
        </w:rPr>
      </w:pPr>
      <w:r w:rsidRPr="001C492E">
        <w:rPr>
          <w:highlight w:val="white"/>
        </w:rPr>
        <w:tab/>
        <w:t>jmp $args$loop</w:t>
      </w:r>
    </w:p>
    <w:p w14:paraId="75864A00" w14:textId="77777777" w:rsidR="00B70491" w:rsidRPr="001C492E" w:rsidRDefault="00B70491" w:rsidP="00B70491">
      <w:pPr>
        <w:rPr>
          <w:highlight w:val="white"/>
        </w:rPr>
      </w:pPr>
      <w:r>
        <w:rPr>
          <w:highlight w:val="white"/>
        </w:rPr>
        <w:t xml:space="preserve">When all argument pointers have been added, we add the final null pointer and increase </w:t>
      </w:r>
      <w:r w:rsidRPr="006433E7">
        <w:rPr>
          <w:rStyle w:val="KeyWord0"/>
          <w:highlight w:val="white"/>
        </w:rPr>
        <w:t>rbp</w:t>
      </w:r>
      <w:r>
        <w:rPr>
          <w:highlight w:val="white"/>
        </w:rPr>
        <w:t>. By then the argument list has been properly added to the memory.</w:t>
      </w:r>
    </w:p>
    <w:p w14:paraId="3BD1D1CC" w14:textId="77777777" w:rsidR="00B70491" w:rsidRPr="001C492E" w:rsidRDefault="00B70491" w:rsidP="00B70491">
      <w:pPr>
        <w:pStyle w:val="Code"/>
        <w:rPr>
          <w:highlight w:val="white"/>
        </w:rPr>
      </w:pPr>
      <w:r w:rsidRPr="001C492E">
        <w:rPr>
          <w:highlight w:val="white"/>
        </w:rPr>
        <w:lastRenderedPageBreak/>
        <w:t xml:space="preserve"> $args$exit:</w:t>
      </w:r>
    </w:p>
    <w:p w14:paraId="7B6A49F6" w14:textId="77777777" w:rsidR="00B70491" w:rsidRPr="001C492E" w:rsidRDefault="00B70491" w:rsidP="00B70491">
      <w:pPr>
        <w:pStyle w:val="Code"/>
        <w:rPr>
          <w:highlight w:val="white"/>
        </w:rPr>
      </w:pPr>
      <w:r w:rsidRPr="001C492E">
        <w:rPr>
          <w:highlight w:val="white"/>
        </w:rPr>
        <w:tab/>
        <w:t>mov qword [rbp], 0</w:t>
      </w:r>
    </w:p>
    <w:p w14:paraId="37A44DD1" w14:textId="77777777" w:rsidR="00B70491" w:rsidRDefault="00B70491" w:rsidP="00B70491">
      <w:pPr>
        <w:pStyle w:val="Code"/>
        <w:rPr>
          <w:highlight w:val="white"/>
        </w:rPr>
      </w:pPr>
      <w:r w:rsidRPr="001C492E">
        <w:rPr>
          <w:highlight w:val="white"/>
        </w:rPr>
        <w:tab/>
        <w:t>add rbp, 8</w:t>
      </w:r>
    </w:p>
    <w:p w14:paraId="354A10AF" w14:textId="77777777" w:rsidR="00B70491" w:rsidRPr="001C492E" w:rsidRDefault="00B70491" w:rsidP="00B70491">
      <w:pPr>
        <w:rPr>
          <w:highlight w:val="white"/>
        </w:rPr>
      </w:pPr>
      <w:r>
        <w:rPr>
          <w:highlight w:val="white"/>
        </w:rPr>
        <w:t xml:space="preserve">The </w:t>
      </w:r>
      <w:r w:rsidRPr="004066D2">
        <w:rPr>
          <w:rStyle w:val="KeyWord0"/>
          <w:highlight w:val="white"/>
        </w:rPr>
        <w:t>rbp</w:t>
      </w:r>
      <w:r>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73182A">
        <w:rPr>
          <w:rStyle w:val="KeyWord0"/>
          <w:highlight w:val="white"/>
        </w:rPr>
        <w:t>argc</w:t>
      </w:r>
      <w:r>
        <w:rPr>
          <w:highlight w:val="white"/>
        </w:rPr>
        <w:t xml:space="preserve"> parameter (at offset 24) to the value </w:t>
      </w:r>
      <w:r w:rsidRPr="002648A1">
        <w:rPr>
          <w:rStyle w:val="KeyWord0"/>
          <w:highlight w:val="white"/>
        </w:rPr>
        <w:t>eax</w:t>
      </w:r>
      <w:r>
        <w:rPr>
          <w:highlight w:val="white"/>
        </w:rPr>
        <w:t xml:space="preserve">, holding the number of arguments, and the </w:t>
      </w:r>
      <w:r w:rsidRPr="001F6A77">
        <w:rPr>
          <w:rStyle w:val="KeyWord0"/>
          <w:highlight w:val="white"/>
        </w:rPr>
        <w:t>argv</w:t>
      </w:r>
      <w:r>
        <w:rPr>
          <w:highlight w:val="white"/>
        </w:rPr>
        <w:t xml:space="preserve"> parameter (at offset 28) the value of </w:t>
      </w:r>
      <w:r w:rsidRPr="002648A1">
        <w:rPr>
          <w:rStyle w:val="KeyWord0"/>
          <w:highlight w:val="white"/>
        </w:rPr>
        <w:t>rdx</w:t>
      </w:r>
      <w:r>
        <w:rPr>
          <w:highlight w:val="white"/>
        </w:rPr>
        <w:t>, holding the value of the first argument pointer.</w:t>
      </w:r>
    </w:p>
    <w:p w14:paraId="43A650F1" w14:textId="77777777" w:rsidR="00E17F5D" w:rsidRPr="001C492E" w:rsidRDefault="00E17F5D" w:rsidP="00E17F5D">
      <w:pPr>
        <w:pStyle w:val="Code"/>
        <w:rPr>
          <w:highlight w:val="white"/>
        </w:rPr>
      </w:pPr>
      <w:r w:rsidRPr="001C492E">
        <w:rPr>
          <w:highlight w:val="white"/>
        </w:rPr>
        <w:tab/>
        <w:t>mov qword [rbp], 0</w:t>
      </w:r>
    </w:p>
    <w:p w14:paraId="3AB54411" w14:textId="77777777" w:rsidR="00B70491" w:rsidRPr="001C492E" w:rsidRDefault="00B70491" w:rsidP="00B70491">
      <w:pPr>
        <w:pStyle w:val="Code"/>
        <w:rPr>
          <w:highlight w:val="white"/>
        </w:rPr>
      </w:pPr>
      <w:r w:rsidRPr="001C492E">
        <w:rPr>
          <w:highlight w:val="white"/>
        </w:rPr>
        <w:tab/>
        <w:t>mov [rbp + 24], eax</w:t>
      </w:r>
    </w:p>
    <w:p w14:paraId="57011D29" w14:textId="77777777" w:rsidR="00B70491" w:rsidRPr="001C492E" w:rsidRDefault="00B70491" w:rsidP="00B70491">
      <w:pPr>
        <w:pStyle w:val="Code"/>
        <w:rPr>
          <w:highlight w:val="white"/>
        </w:rPr>
      </w:pPr>
      <w:r w:rsidRPr="001C492E">
        <w:rPr>
          <w:highlight w:val="white"/>
        </w:rPr>
        <w:tab/>
        <w:t>mov [rbp + 28], rdx</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548A447B" w14:textId="77777777" w:rsidR="00CC34B1" w:rsidRPr="00CC34B1" w:rsidRDefault="00CC34B1" w:rsidP="00CC34B1">
      <w:pPr>
        <w:pStyle w:val="Code"/>
        <w:rPr>
          <w:highlight w:val="white"/>
        </w:rPr>
      </w:pPr>
      <w:r w:rsidRPr="00CC34B1">
        <w:rPr>
          <w:highlight w:val="white"/>
        </w:rPr>
        <w:t xml:space="preserve">    public static void ArgumentCodeList() {</w:t>
      </w:r>
    </w:p>
    <w:p w14:paraId="57720870" w14:textId="77777777" w:rsidR="00CC34B1" w:rsidRPr="00CC34B1" w:rsidRDefault="00CC34B1" w:rsidP="00CC34B1">
      <w:pPr>
        <w:pStyle w:val="Code"/>
        <w:rPr>
          <w:highlight w:val="white"/>
        </w:rPr>
      </w:pPr>
      <w:r w:rsidRPr="00CC34B1">
        <w:rPr>
          <w:highlight w:val="white"/>
        </w:rPr>
        <w:t xml:space="preserve">      List&lt;AssemblyCode&gt; assemblyCodeList = new List&lt;AssemblyCode&gt;();</w:t>
      </w:r>
    </w:p>
    <w:p w14:paraId="39925318" w14:textId="78162591" w:rsidR="00B4734E" w:rsidRPr="00B4734E" w:rsidRDefault="006326FE" w:rsidP="00901C05">
      <w:pPr>
        <w:rPr>
          <w:highlight w:val="white"/>
        </w:rPr>
      </w:pPr>
      <w:r>
        <w:rPr>
          <w:highlight w:val="white"/>
        </w:rPr>
        <w:t>When to execution starts, the</w:t>
      </w:r>
      <w:r w:rsidR="00341CBF">
        <w:rPr>
          <w:highlight w:val="white"/>
        </w:rPr>
        <w:t xml:space="preserve"> system</w:t>
      </w:r>
      <w:r>
        <w:rPr>
          <w:highlight w:val="white"/>
        </w:rPr>
        <w:t xml:space="preserve"> stack is loaded with values corresponding to the command line arguments. </w:t>
      </w:r>
      <w:r w:rsidR="00065A43">
        <w:rPr>
          <w:highlight w:val="white"/>
        </w:rPr>
        <w:t xml:space="preserve">We pop the stack </w:t>
      </w:r>
      <w:r w:rsidR="00E30148">
        <w:rPr>
          <w:highlight w:val="white"/>
        </w:rPr>
        <w:t xml:space="preserve">to the </w:t>
      </w:r>
      <w:r w:rsidR="00E30148" w:rsidRPr="00E30148">
        <w:rPr>
          <w:rStyle w:val="KeyWord0"/>
          <w:highlight w:val="white"/>
        </w:rPr>
        <w:t>rbx</w:t>
      </w:r>
      <w:r w:rsidR="00E30148">
        <w:rPr>
          <w:highlight w:val="white"/>
        </w:rPr>
        <w:t xml:space="preserve"> register</w:t>
      </w:r>
      <w:r w:rsidR="00065A43">
        <w:rPr>
          <w:highlight w:val="white"/>
        </w:rPr>
        <w:t xml:space="preserve"> to obtain the number of </w:t>
      </w:r>
      <w:r w:rsidR="00DA2000">
        <w:rPr>
          <w:highlight w:val="white"/>
        </w:rPr>
        <w:t>arguments</w:t>
      </w:r>
      <w:r w:rsidR="00E30148">
        <w:rPr>
          <w:highlight w:val="white"/>
        </w:rPr>
        <w:t>.</w:t>
      </w:r>
    </w:p>
    <w:p w14:paraId="2B807893" w14:textId="77777777" w:rsidR="00CC34B1" w:rsidRPr="00CC34B1" w:rsidRDefault="00CC34B1" w:rsidP="00CC34B1">
      <w:pPr>
        <w:pStyle w:val="Code"/>
        <w:rPr>
          <w:highlight w:val="white"/>
        </w:rPr>
      </w:pPr>
      <w:r w:rsidRPr="00CC34B1">
        <w:rPr>
          <w:highlight w:val="white"/>
        </w:rPr>
        <w:t xml:space="preserve">      if (Start.Linux) {</w:t>
      </w:r>
    </w:p>
    <w:p w14:paraId="67830C1A" w14:textId="7C8E5797" w:rsidR="00A629D5" w:rsidRPr="001C492E" w:rsidRDefault="00A629D5" w:rsidP="00A629D5">
      <w:pPr>
        <w:pStyle w:val="Code"/>
        <w:rPr>
          <w:highlight w:val="white"/>
        </w:rPr>
      </w:pPr>
      <w:r>
        <w:rPr>
          <w:highlight w:val="white"/>
        </w:rPr>
        <w:t xml:space="preserve">        /*</w:t>
      </w:r>
      <w:r w:rsidR="00C3664E">
        <w:rPr>
          <w:highlight w:val="white"/>
        </w:rPr>
        <w:t xml:space="preserve">  </w:t>
      </w:r>
      <w:r w:rsidRPr="001C492E">
        <w:rPr>
          <w:highlight w:val="white"/>
        </w:rPr>
        <w:t>pop rbx</w:t>
      </w:r>
    </w:p>
    <w:p w14:paraId="297435BC" w14:textId="63122C01" w:rsidR="00A629D5" w:rsidRPr="001C492E" w:rsidRDefault="00A629D5" w:rsidP="00A629D5">
      <w:pPr>
        <w:pStyle w:val="Code"/>
        <w:rPr>
          <w:highlight w:val="white"/>
        </w:rPr>
      </w:pPr>
      <w:r>
        <w:rPr>
          <w:highlight w:val="white"/>
        </w:rPr>
        <w:t xml:space="preserve">            </w:t>
      </w:r>
      <w:r w:rsidRPr="001C492E">
        <w:rPr>
          <w:highlight w:val="white"/>
        </w:rPr>
        <w:t>mov rax, rbx</w:t>
      </w:r>
    </w:p>
    <w:p w14:paraId="6A3E4389" w14:textId="7BC348DE" w:rsidR="00A629D5" w:rsidRDefault="00A629D5" w:rsidP="00A629D5">
      <w:pPr>
        <w:pStyle w:val="Code"/>
        <w:rPr>
          <w:highlight w:val="white"/>
        </w:rPr>
      </w:pPr>
      <w:r>
        <w:rPr>
          <w:highlight w:val="white"/>
        </w:rPr>
        <w:t xml:space="preserve">            </w:t>
      </w:r>
      <w:r w:rsidRPr="001C492E">
        <w:rPr>
          <w:highlight w:val="white"/>
        </w:rPr>
        <w:t>mov rdx, rbp</w:t>
      </w:r>
      <w:r>
        <w:rPr>
          <w:highlight w:val="white"/>
        </w:rPr>
        <w:t xml:space="preserve"> */</w:t>
      </w:r>
    </w:p>
    <w:p w14:paraId="0DCF6729" w14:textId="77777777" w:rsidR="00C3664E" w:rsidRPr="001C492E" w:rsidRDefault="00C3664E" w:rsidP="00A629D5">
      <w:pPr>
        <w:pStyle w:val="Code"/>
        <w:rPr>
          <w:highlight w:val="white"/>
        </w:rPr>
      </w:pPr>
    </w:p>
    <w:p w14:paraId="7A9E7903" w14:textId="71B1E197" w:rsidR="00CC34B1" w:rsidRPr="00CC34B1" w:rsidRDefault="00CC34B1" w:rsidP="00CC34B1">
      <w:pPr>
        <w:pStyle w:val="Code"/>
        <w:rPr>
          <w:highlight w:val="white"/>
        </w:rPr>
      </w:pPr>
      <w:r w:rsidRPr="00CC34B1">
        <w:rPr>
          <w:highlight w:val="white"/>
        </w:rPr>
        <w:t xml:space="preserve">        AddAssemblyCode(assemblyCodeList, AssemblyOperator.comment,</w:t>
      </w:r>
    </w:p>
    <w:p w14:paraId="2C957196" w14:textId="206F9CDD" w:rsidR="00CC34B1" w:rsidRPr="00CC34B1" w:rsidRDefault="00CC34B1" w:rsidP="00CC34B1">
      <w:pPr>
        <w:pStyle w:val="Code"/>
        <w:rPr>
          <w:highlight w:val="white"/>
        </w:rPr>
      </w:pPr>
      <w:r w:rsidRPr="00CC34B1">
        <w:rPr>
          <w:highlight w:val="white"/>
        </w:rPr>
        <w:t xml:space="preserve">                        "</w:t>
      </w:r>
      <w:r w:rsidR="00631D4D">
        <w:rPr>
          <w:highlight w:val="white"/>
        </w:rPr>
        <w:t>Initialize</w:t>
      </w:r>
      <w:r w:rsidRPr="00CC34B1">
        <w:rPr>
          <w:highlight w:val="white"/>
        </w:rPr>
        <w:t xml:space="preserve"> Command Line Arguments");</w:t>
      </w:r>
    </w:p>
    <w:p w14:paraId="7C3346F4" w14:textId="77777777" w:rsidR="00CC34B1" w:rsidRPr="00CC34B1" w:rsidRDefault="00CC34B1" w:rsidP="00CC34B1">
      <w:pPr>
        <w:pStyle w:val="Code"/>
        <w:rPr>
          <w:highlight w:val="white"/>
        </w:rPr>
      </w:pPr>
      <w:r w:rsidRPr="00CC34B1">
        <w:rPr>
          <w:highlight w:val="white"/>
        </w:rPr>
        <w:t xml:space="preserve">        AddAssemblyCode(assemblyCodeList, AssemblyOperator.pop, Register.rbx);</w:t>
      </w:r>
    </w:p>
    <w:p w14:paraId="5635F913"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6FA1203F" w14:textId="77777777" w:rsidR="00CC34B1" w:rsidRPr="00CC34B1" w:rsidRDefault="00CC34B1" w:rsidP="00CC34B1">
      <w:pPr>
        <w:pStyle w:val="Code"/>
        <w:rPr>
          <w:highlight w:val="white"/>
        </w:rPr>
      </w:pPr>
      <w:r w:rsidRPr="00CC34B1">
        <w:rPr>
          <w:highlight w:val="white"/>
        </w:rPr>
        <w:t xml:space="preserve">                        Register.rax, Register.rbx);</w:t>
      </w:r>
    </w:p>
    <w:p w14:paraId="135F02A2"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3EF4AA23" w14:textId="77777777" w:rsidR="00CC34B1" w:rsidRPr="00CC34B1" w:rsidRDefault="00CC34B1" w:rsidP="00CC34B1">
      <w:pPr>
        <w:pStyle w:val="Code"/>
        <w:rPr>
          <w:highlight w:val="white"/>
        </w:rPr>
      </w:pPr>
      <w:r w:rsidRPr="00CC34B1">
        <w:rPr>
          <w:highlight w:val="white"/>
        </w:rPr>
        <w:t xml:space="preserve">                        Register.rdx, Register.rbp);</w:t>
      </w:r>
    </w:p>
    <w:p w14:paraId="4B2FDDC7" w14:textId="493691E7" w:rsidR="00CC34B1" w:rsidRDefault="00CC34B1" w:rsidP="00CC34B1">
      <w:pPr>
        <w:pStyle w:val="Code"/>
        <w:rPr>
          <w:highlight w:val="white"/>
        </w:rPr>
      </w:pPr>
    </w:p>
    <w:p w14:paraId="7BFF6C3F" w14:textId="0FAEBC97" w:rsidR="00F27D7C" w:rsidRPr="001C492E" w:rsidRDefault="000A26DD" w:rsidP="00F27D7C">
      <w:pPr>
        <w:pStyle w:val="Code"/>
        <w:rPr>
          <w:highlight w:val="white"/>
        </w:rPr>
      </w:pPr>
      <w:r>
        <w:rPr>
          <w:highlight w:val="white"/>
        </w:rPr>
        <w:t xml:space="preserve">        /* </w:t>
      </w:r>
      <w:r w:rsidR="00F27D7C" w:rsidRPr="001C492E">
        <w:rPr>
          <w:highlight w:val="white"/>
        </w:rPr>
        <w:t>$args$loop:</w:t>
      </w:r>
    </w:p>
    <w:p w14:paraId="10E8B123" w14:textId="40495F8E" w:rsidR="00F27D7C" w:rsidRPr="001C492E" w:rsidRDefault="000A26DD" w:rsidP="00F27D7C">
      <w:pPr>
        <w:pStyle w:val="Code"/>
        <w:rPr>
          <w:highlight w:val="white"/>
        </w:rPr>
      </w:pPr>
      <w:r>
        <w:rPr>
          <w:highlight w:val="white"/>
        </w:rPr>
        <w:t xml:space="preserve">             </w:t>
      </w:r>
      <w:r w:rsidR="00F27D7C" w:rsidRPr="001C492E">
        <w:rPr>
          <w:highlight w:val="white"/>
        </w:rPr>
        <w:t>cmp rbx, 0</w:t>
      </w:r>
    </w:p>
    <w:p w14:paraId="49E0561E" w14:textId="50CDEE20" w:rsidR="00F27D7C" w:rsidRPr="001C492E" w:rsidRDefault="000A26DD" w:rsidP="00F27D7C">
      <w:pPr>
        <w:pStyle w:val="Code"/>
        <w:rPr>
          <w:highlight w:val="white"/>
        </w:rPr>
      </w:pPr>
      <w:r>
        <w:rPr>
          <w:highlight w:val="white"/>
        </w:rPr>
        <w:t xml:space="preserve">             </w:t>
      </w:r>
      <w:r w:rsidR="00F27D7C" w:rsidRPr="001C492E">
        <w:rPr>
          <w:highlight w:val="white"/>
        </w:rPr>
        <w:t>je $args$exit</w:t>
      </w:r>
    </w:p>
    <w:p w14:paraId="3E54A4E6" w14:textId="33BA05C7" w:rsidR="00F27D7C" w:rsidRPr="001C492E" w:rsidRDefault="000A26DD" w:rsidP="00F27D7C">
      <w:pPr>
        <w:pStyle w:val="Code"/>
        <w:rPr>
          <w:highlight w:val="white"/>
        </w:rPr>
      </w:pPr>
      <w:r>
        <w:rPr>
          <w:highlight w:val="white"/>
        </w:rPr>
        <w:t xml:space="preserve">             </w:t>
      </w:r>
      <w:r w:rsidR="00F27D7C" w:rsidRPr="001C492E">
        <w:rPr>
          <w:highlight w:val="white"/>
        </w:rPr>
        <w:t>pop rsi</w:t>
      </w:r>
    </w:p>
    <w:p w14:paraId="5046E9E4" w14:textId="6D2CD1BB" w:rsidR="00F27D7C" w:rsidRPr="001C492E" w:rsidRDefault="000A26DD" w:rsidP="00F27D7C">
      <w:pPr>
        <w:pStyle w:val="Code"/>
        <w:rPr>
          <w:highlight w:val="white"/>
        </w:rPr>
      </w:pPr>
      <w:r>
        <w:rPr>
          <w:highlight w:val="white"/>
        </w:rPr>
        <w:t xml:space="preserve">             </w:t>
      </w:r>
      <w:r w:rsidR="00F27D7C" w:rsidRPr="001C492E">
        <w:rPr>
          <w:highlight w:val="white"/>
        </w:rPr>
        <w:t>mov [rbp], rsi</w:t>
      </w:r>
    </w:p>
    <w:p w14:paraId="4B879D9A" w14:textId="571338CC" w:rsidR="00F27D7C" w:rsidRPr="001C492E" w:rsidRDefault="000A26DD" w:rsidP="00F27D7C">
      <w:pPr>
        <w:pStyle w:val="Code"/>
        <w:rPr>
          <w:highlight w:val="white"/>
        </w:rPr>
      </w:pPr>
      <w:r>
        <w:rPr>
          <w:highlight w:val="white"/>
        </w:rPr>
        <w:t xml:space="preserve">             </w:t>
      </w:r>
      <w:r w:rsidR="00F27D7C" w:rsidRPr="001C492E">
        <w:rPr>
          <w:highlight w:val="white"/>
        </w:rPr>
        <w:t>add rbp, 8</w:t>
      </w:r>
    </w:p>
    <w:p w14:paraId="2CB60B9E" w14:textId="2190DB1A" w:rsidR="00F27D7C" w:rsidRPr="001C492E" w:rsidRDefault="000A26DD" w:rsidP="00F27D7C">
      <w:pPr>
        <w:pStyle w:val="Code"/>
        <w:rPr>
          <w:highlight w:val="white"/>
        </w:rPr>
      </w:pPr>
      <w:r>
        <w:rPr>
          <w:highlight w:val="white"/>
        </w:rPr>
        <w:t xml:space="preserve">             </w:t>
      </w:r>
      <w:r w:rsidR="00F27D7C" w:rsidRPr="001C492E">
        <w:rPr>
          <w:highlight w:val="white"/>
        </w:rPr>
        <w:t>dec rbx</w:t>
      </w:r>
    </w:p>
    <w:p w14:paraId="5EE86ABD" w14:textId="0D1A3F90" w:rsidR="00F27D7C" w:rsidRPr="001C492E" w:rsidRDefault="000A26DD" w:rsidP="00F27D7C">
      <w:pPr>
        <w:pStyle w:val="Code"/>
        <w:rPr>
          <w:highlight w:val="white"/>
        </w:rPr>
      </w:pPr>
      <w:r>
        <w:rPr>
          <w:highlight w:val="white"/>
        </w:rPr>
        <w:t xml:space="preserve">             </w:t>
      </w:r>
      <w:r w:rsidR="00F27D7C" w:rsidRPr="001C492E">
        <w:rPr>
          <w:highlight w:val="white"/>
        </w:rPr>
        <w:t>jmp $args$loop</w:t>
      </w:r>
      <w:r>
        <w:rPr>
          <w:highlight w:val="white"/>
        </w:rPr>
        <w:t xml:space="preserve"> */</w:t>
      </w:r>
    </w:p>
    <w:p w14:paraId="4D882BA6" w14:textId="77777777" w:rsidR="00F27D7C" w:rsidRPr="00CC34B1" w:rsidRDefault="00F27D7C" w:rsidP="00CC34B1">
      <w:pPr>
        <w:pStyle w:val="Code"/>
        <w:rPr>
          <w:highlight w:val="white"/>
        </w:rPr>
      </w:pPr>
    </w:p>
    <w:p w14:paraId="796089C3" w14:textId="77777777" w:rsidR="00825462" w:rsidRDefault="00CC34B1" w:rsidP="00CC34B1">
      <w:pPr>
        <w:pStyle w:val="Code"/>
        <w:rPr>
          <w:highlight w:val="white"/>
        </w:rPr>
      </w:pPr>
      <w:r w:rsidRPr="00CC34B1">
        <w:rPr>
          <w:highlight w:val="white"/>
        </w:rPr>
        <w:t xml:space="preserve">        AddAssemblyCode(assemblyCodeList, AssemblyOperator.label,</w:t>
      </w:r>
    </w:p>
    <w:p w14:paraId="065BE5B3" w14:textId="27D0E2F7" w:rsidR="00CC34B1" w:rsidRPr="00CC34B1" w:rsidRDefault="00825462" w:rsidP="00CC34B1">
      <w:pPr>
        <w:pStyle w:val="Code"/>
        <w:rPr>
          <w:highlight w:val="white"/>
        </w:rPr>
      </w:pPr>
      <w:r>
        <w:rPr>
          <w:highlight w:val="white"/>
        </w:rPr>
        <w:t xml:space="preserve">                       </w:t>
      </w:r>
      <w:r w:rsidR="00CC34B1" w:rsidRPr="00CC34B1">
        <w:rPr>
          <w:highlight w:val="white"/>
        </w:rPr>
        <w:t xml:space="preserve"> "$args$loop");</w:t>
      </w:r>
    </w:p>
    <w:p w14:paraId="0E87C5AB" w14:textId="77777777" w:rsidR="00CC34B1" w:rsidRPr="00CC34B1" w:rsidRDefault="00CC34B1" w:rsidP="00CC34B1">
      <w:pPr>
        <w:pStyle w:val="Code"/>
        <w:rPr>
          <w:highlight w:val="white"/>
        </w:rPr>
      </w:pPr>
      <w:r w:rsidRPr="00CC34B1">
        <w:rPr>
          <w:highlight w:val="white"/>
        </w:rPr>
        <w:t xml:space="preserve">        AddAssemblyCode(assemblyCodeList, AssemblyOperator.cmp,</w:t>
      </w:r>
    </w:p>
    <w:p w14:paraId="09B6E919" w14:textId="77777777" w:rsidR="00CC34B1" w:rsidRPr="00CC34B1" w:rsidRDefault="00CC34B1" w:rsidP="00CC34B1">
      <w:pPr>
        <w:pStyle w:val="Code"/>
        <w:rPr>
          <w:highlight w:val="white"/>
        </w:rPr>
      </w:pPr>
      <w:r w:rsidRPr="00CC34B1">
        <w:rPr>
          <w:highlight w:val="white"/>
        </w:rPr>
        <w:t xml:space="preserve">                        Register.rbx, BigInteger.Zero);</w:t>
      </w:r>
    </w:p>
    <w:p w14:paraId="49190B7E"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0DACF71" w14:textId="77777777" w:rsidR="00CC34B1" w:rsidRPr="00CC34B1" w:rsidRDefault="00CC34B1" w:rsidP="00CC34B1">
      <w:pPr>
        <w:pStyle w:val="Code"/>
        <w:rPr>
          <w:highlight w:val="white"/>
        </w:rPr>
      </w:pPr>
      <w:r w:rsidRPr="00CC34B1">
        <w:rPr>
          <w:highlight w:val="white"/>
        </w:rPr>
        <w:t xml:space="preserve">                        null, null, "$args$exit");</w:t>
      </w:r>
    </w:p>
    <w:p w14:paraId="69F0F8BF" w14:textId="77777777" w:rsidR="00CC34B1" w:rsidRPr="00CC34B1" w:rsidRDefault="00CC34B1" w:rsidP="00CC34B1">
      <w:pPr>
        <w:pStyle w:val="Code"/>
        <w:rPr>
          <w:highlight w:val="white"/>
        </w:rPr>
      </w:pPr>
      <w:r w:rsidRPr="00CC34B1">
        <w:rPr>
          <w:highlight w:val="white"/>
        </w:rPr>
        <w:t xml:space="preserve">        AddAssemblyCode(assemblyCodeList, AssemblyOperator.pop, Register.rsi);</w:t>
      </w:r>
    </w:p>
    <w:p w14:paraId="5C83A109"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0C5B474" w14:textId="77777777" w:rsidR="00CC34B1" w:rsidRPr="00CC34B1" w:rsidRDefault="00CC34B1" w:rsidP="00CC34B1">
      <w:pPr>
        <w:pStyle w:val="Code"/>
        <w:rPr>
          <w:highlight w:val="white"/>
        </w:rPr>
      </w:pPr>
      <w:r w:rsidRPr="00CC34B1">
        <w:rPr>
          <w:highlight w:val="white"/>
        </w:rPr>
        <w:t xml:space="preserve">                        Register.rbp, 0, Register.rsi);</w:t>
      </w:r>
    </w:p>
    <w:p w14:paraId="7BA8AC57"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0E87C85" w14:textId="77777777" w:rsidR="00CC34B1" w:rsidRPr="00CC34B1" w:rsidRDefault="00CC34B1" w:rsidP="00CC34B1">
      <w:pPr>
        <w:pStyle w:val="Code"/>
        <w:rPr>
          <w:highlight w:val="white"/>
        </w:rPr>
      </w:pPr>
      <w:r w:rsidRPr="00CC34B1">
        <w:rPr>
          <w:highlight w:val="white"/>
        </w:rPr>
        <w:t xml:space="preserve">                        (BigInteger) TypeSize.PointerSize);</w:t>
      </w:r>
    </w:p>
    <w:p w14:paraId="41FDB7FC" w14:textId="77777777" w:rsidR="00CC34B1" w:rsidRPr="00CC34B1" w:rsidRDefault="00CC34B1" w:rsidP="00CC34B1">
      <w:pPr>
        <w:pStyle w:val="Code"/>
        <w:rPr>
          <w:highlight w:val="white"/>
        </w:rPr>
      </w:pPr>
      <w:r w:rsidRPr="00CC34B1">
        <w:rPr>
          <w:highlight w:val="white"/>
        </w:rPr>
        <w:t xml:space="preserve">        AddAssemblyCode(assemblyCodeList, AssemblyOperator.dec, Register.rbx);</w:t>
      </w:r>
    </w:p>
    <w:p w14:paraId="3D8804D5"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262E2165" w14:textId="77777777" w:rsidR="00CC34B1" w:rsidRPr="00CC34B1" w:rsidRDefault="00CC34B1" w:rsidP="00CC34B1">
      <w:pPr>
        <w:pStyle w:val="Code"/>
        <w:rPr>
          <w:highlight w:val="white"/>
        </w:rPr>
      </w:pPr>
      <w:r w:rsidRPr="00CC34B1">
        <w:rPr>
          <w:highlight w:val="white"/>
        </w:rPr>
        <w:t xml:space="preserve">                        null, null, "$args$loop");</w:t>
      </w:r>
    </w:p>
    <w:p w14:paraId="52C3D424" w14:textId="77777777" w:rsidR="00CC34B1" w:rsidRPr="00CC34B1" w:rsidRDefault="00CC34B1" w:rsidP="00CC34B1">
      <w:pPr>
        <w:pStyle w:val="Code"/>
        <w:rPr>
          <w:highlight w:val="white"/>
        </w:rPr>
      </w:pPr>
    </w:p>
    <w:p w14:paraId="3DAE489D" w14:textId="77777777" w:rsidR="00CC34B1" w:rsidRPr="00CC34B1" w:rsidRDefault="00CC34B1" w:rsidP="00CC34B1">
      <w:pPr>
        <w:pStyle w:val="Code"/>
        <w:rPr>
          <w:highlight w:val="white"/>
        </w:rPr>
      </w:pPr>
      <w:r w:rsidRPr="00CC34B1">
        <w:rPr>
          <w:highlight w:val="white"/>
        </w:rPr>
        <w:t xml:space="preserve">        AddAssemblyCode(assemblyCodeList, AssemblyOperator.label,</w:t>
      </w:r>
    </w:p>
    <w:p w14:paraId="62247936" w14:textId="77777777" w:rsidR="00CC34B1" w:rsidRPr="00CC34B1" w:rsidRDefault="00CC34B1" w:rsidP="00CC34B1">
      <w:pPr>
        <w:pStyle w:val="Code"/>
        <w:rPr>
          <w:highlight w:val="white"/>
        </w:rPr>
      </w:pPr>
      <w:r w:rsidRPr="00CC34B1">
        <w:rPr>
          <w:highlight w:val="white"/>
        </w:rPr>
        <w:t xml:space="preserve">                        "$args$exit");</w:t>
      </w:r>
    </w:p>
    <w:p w14:paraId="2C4B0614" w14:textId="77777777" w:rsidR="00CC34B1" w:rsidRPr="00CC34B1" w:rsidRDefault="00CC34B1" w:rsidP="00CC34B1">
      <w:pPr>
        <w:pStyle w:val="Code"/>
        <w:rPr>
          <w:highlight w:val="white"/>
        </w:rPr>
      </w:pPr>
      <w:r w:rsidRPr="00CC34B1">
        <w:rPr>
          <w:highlight w:val="white"/>
        </w:rPr>
        <w:t xml:space="preserve">        AddAssemblyCode(assemblyCodeList, AssemblyOperator.mov_qword,</w:t>
      </w:r>
    </w:p>
    <w:p w14:paraId="5534F199" w14:textId="77777777" w:rsidR="00CC34B1" w:rsidRPr="00CC34B1" w:rsidRDefault="00CC34B1" w:rsidP="00CC34B1">
      <w:pPr>
        <w:pStyle w:val="Code"/>
        <w:rPr>
          <w:highlight w:val="white"/>
        </w:rPr>
      </w:pPr>
      <w:r w:rsidRPr="00CC34B1">
        <w:rPr>
          <w:highlight w:val="white"/>
        </w:rPr>
        <w:t xml:space="preserve">                        Register.rbp, 0, BigInteger.Zero);</w:t>
      </w:r>
    </w:p>
    <w:p w14:paraId="6B256D98"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5EA5975" w14:textId="77777777" w:rsidR="00CC34B1" w:rsidRPr="00CC34B1" w:rsidRDefault="00CC34B1" w:rsidP="00CC34B1">
      <w:pPr>
        <w:pStyle w:val="Code"/>
        <w:rPr>
          <w:highlight w:val="white"/>
        </w:rPr>
      </w:pPr>
      <w:r w:rsidRPr="00CC34B1">
        <w:rPr>
          <w:highlight w:val="white"/>
        </w:rPr>
        <w:t xml:space="preserve">                        (BigInteger) TypeSize.PointerSize);</w:t>
      </w:r>
    </w:p>
    <w:p w14:paraId="779F0B65" w14:textId="77777777" w:rsidR="00382797" w:rsidRDefault="007A03A1" w:rsidP="00970D66">
      <w:pPr>
        <w:pStyle w:val="Code"/>
        <w:rPr>
          <w:highlight w:val="white"/>
        </w:rPr>
      </w:pPr>
      <w:r w:rsidRPr="00CC34B1">
        <w:rPr>
          <w:highlight w:val="white"/>
        </w:rPr>
        <w:t xml:space="preserve">        AddAssemblyCode(assemblyCodeList, AssemblyOperator.mov,</w:t>
      </w:r>
    </w:p>
    <w:p w14:paraId="63FEB4A5" w14:textId="6CAF5B6A" w:rsidR="007A03A1" w:rsidRPr="00CC34B1" w:rsidRDefault="00382797" w:rsidP="00382797">
      <w:pPr>
        <w:pStyle w:val="Code"/>
        <w:rPr>
          <w:highlight w:val="white"/>
        </w:rPr>
      </w:pPr>
      <w:r>
        <w:rPr>
          <w:highlight w:val="white"/>
        </w:rPr>
        <w:t xml:space="preserve">                        </w:t>
      </w:r>
      <w:r w:rsidR="007A03A1" w:rsidRPr="00CC34B1">
        <w:rPr>
          <w:highlight w:val="white"/>
        </w:rPr>
        <w:t>Register.rbp,</w:t>
      </w:r>
      <w:r w:rsidR="00970D66">
        <w:rPr>
          <w:highlight w:val="white"/>
        </w:rPr>
        <w:t>0,</w:t>
      </w:r>
      <w:r w:rsidR="00FC178C">
        <w:rPr>
          <w:highlight w:val="white"/>
        </w:rPr>
        <w:t xml:space="preserve"> </w:t>
      </w:r>
      <w:r>
        <w:rPr>
          <w:highlight w:val="white"/>
        </w:rPr>
        <w:t>BigInteger.Zero</w:t>
      </w:r>
      <w:r w:rsidR="00FC178C">
        <w:rPr>
          <w:highlight w:val="white"/>
        </w:rPr>
        <w:t>,TypeSize.PointerSize</w:t>
      </w:r>
      <w:r w:rsidR="00970D66">
        <w:rPr>
          <w:highlight w:val="white"/>
        </w:rPr>
        <w:t>);</w:t>
      </w:r>
    </w:p>
    <w:p w14:paraId="5A768D15"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110F4595" w14:textId="77777777" w:rsidR="00CC34B1" w:rsidRPr="00CC34B1" w:rsidRDefault="00CC34B1" w:rsidP="00CC34B1">
      <w:pPr>
        <w:pStyle w:val="Code"/>
        <w:rPr>
          <w:highlight w:val="white"/>
        </w:rPr>
      </w:pPr>
      <w:r w:rsidRPr="00CC34B1">
        <w:rPr>
          <w:highlight w:val="white"/>
        </w:rPr>
        <w:t xml:space="preserve">                        SymbolTable.FunctionHeaderSize, Register.eax);</w:t>
      </w:r>
    </w:p>
    <w:p w14:paraId="11ED2EA3"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5322DDF5" w14:textId="77777777" w:rsidR="00CC34B1" w:rsidRPr="00CC34B1" w:rsidRDefault="00CC34B1" w:rsidP="00CC34B1">
      <w:pPr>
        <w:pStyle w:val="Code"/>
        <w:rPr>
          <w:highlight w:val="white"/>
        </w:rPr>
      </w:pPr>
      <w:r w:rsidRPr="00CC34B1">
        <w:rPr>
          <w:highlight w:val="white"/>
        </w:rPr>
        <w:t xml:space="preserve">                        SymbolTable.FunctionHeaderSize +</w:t>
      </w:r>
    </w:p>
    <w:p w14:paraId="7BA9E96D" w14:textId="77777777" w:rsidR="00CC34B1" w:rsidRPr="00CC34B1" w:rsidRDefault="00CC34B1" w:rsidP="00CC34B1">
      <w:pPr>
        <w:pStyle w:val="Code"/>
        <w:rPr>
          <w:highlight w:val="white"/>
        </w:rPr>
      </w:pPr>
      <w:r w:rsidRPr="00CC34B1">
        <w:rPr>
          <w:highlight w:val="white"/>
        </w:rPr>
        <w:t xml:space="preserve">                        TypeSize.SignedIntegerSize, Register.rdx);</w:t>
      </w:r>
    </w:p>
    <w:p w14:paraId="406CEA3E" w14:textId="7D52ED53" w:rsidR="00CC34B1" w:rsidRDefault="00CC34B1" w:rsidP="00CC34B1">
      <w:pPr>
        <w:pStyle w:val="Code"/>
        <w:rPr>
          <w:highlight w:val="white"/>
        </w:rPr>
      </w:pPr>
    </w:p>
    <w:p w14:paraId="2B1324FC" w14:textId="637E3836" w:rsidR="00F27D7C" w:rsidRPr="001C492E" w:rsidRDefault="00F27D7C" w:rsidP="00F27D7C">
      <w:pPr>
        <w:pStyle w:val="Code"/>
        <w:rPr>
          <w:highlight w:val="white"/>
        </w:rPr>
      </w:pPr>
      <w:r>
        <w:rPr>
          <w:highlight w:val="white"/>
        </w:rPr>
        <w:t xml:space="preserve">        /* </w:t>
      </w:r>
      <w:r w:rsidRPr="001C492E">
        <w:rPr>
          <w:highlight w:val="white"/>
        </w:rPr>
        <w:t>$args$exit:</w:t>
      </w:r>
    </w:p>
    <w:p w14:paraId="73259CC1" w14:textId="77777777" w:rsidR="00F27D7C" w:rsidRDefault="00F27D7C" w:rsidP="00F27D7C">
      <w:pPr>
        <w:pStyle w:val="Code"/>
        <w:rPr>
          <w:highlight w:val="white"/>
        </w:rPr>
      </w:pPr>
      <w:r>
        <w:rPr>
          <w:highlight w:val="white"/>
        </w:rPr>
        <w:t xml:space="preserve">             </w:t>
      </w:r>
      <w:r w:rsidRPr="001C492E">
        <w:rPr>
          <w:highlight w:val="white"/>
        </w:rPr>
        <w:t>mov qword [rbp], 0</w:t>
      </w:r>
    </w:p>
    <w:p w14:paraId="4B96A09B" w14:textId="5D145F86" w:rsidR="00F27D7C" w:rsidRDefault="00F27D7C" w:rsidP="00F27D7C">
      <w:pPr>
        <w:pStyle w:val="Code"/>
        <w:rPr>
          <w:highlight w:val="white"/>
        </w:rPr>
      </w:pPr>
      <w:r>
        <w:rPr>
          <w:highlight w:val="white"/>
        </w:rPr>
        <w:t xml:space="preserve">             </w:t>
      </w:r>
      <w:r w:rsidRPr="001C492E">
        <w:rPr>
          <w:highlight w:val="white"/>
        </w:rPr>
        <w:t>add rbp, 8</w:t>
      </w:r>
      <w:r>
        <w:rPr>
          <w:highlight w:val="white"/>
        </w:rPr>
        <w:t xml:space="preserve"> */</w:t>
      </w:r>
    </w:p>
    <w:p w14:paraId="716782D5" w14:textId="77777777" w:rsidR="00F27D7C" w:rsidRPr="00CC34B1" w:rsidRDefault="00F27D7C" w:rsidP="00CC34B1">
      <w:pPr>
        <w:pStyle w:val="Code"/>
        <w:rPr>
          <w:highlight w:val="white"/>
        </w:rPr>
      </w:pPr>
    </w:p>
    <w:p w14:paraId="2D6318E0" w14:textId="77777777" w:rsidR="00CC34B1" w:rsidRPr="00CC34B1" w:rsidRDefault="00CC34B1" w:rsidP="00CC34B1">
      <w:pPr>
        <w:pStyle w:val="Code"/>
        <w:rPr>
          <w:highlight w:val="white"/>
        </w:rPr>
      </w:pPr>
      <w:r w:rsidRPr="00CC34B1">
        <w:rPr>
          <w:highlight w:val="white"/>
        </w:rPr>
        <w:t xml:space="preserve">        List&lt;string&gt; textList = new List&lt;string&gt;();</w:t>
      </w:r>
    </w:p>
    <w:p w14:paraId="4DBE26BC" w14:textId="77777777" w:rsidR="00CC34B1" w:rsidRPr="00CC34B1" w:rsidRDefault="00CC34B1" w:rsidP="00CC34B1">
      <w:pPr>
        <w:pStyle w:val="Code"/>
        <w:rPr>
          <w:highlight w:val="white"/>
        </w:rPr>
      </w:pPr>
      <w:r w:rsidRPr="00CC34B1">
        <w:rPr>
          <w:highlight w:val="white"/>
        </w:rPr>
        <w:t xml:space="preserve">        ISet&lt;string&gt; externSet = new HashSet&lt;string&gt;();</w:t>
      </w:r>
    </w:p>
    <w:p w14:paraId="12E0E094" w14:textId="77777777" w:rsidR="00CC34B1" w:rsidRPr="00CC34B1" w:rsidRDefault="00CC34B1" w:rsidP="00CC34B1">
      <w:pPr>
        <w:pStyle w:val="Code"/>
        <w:rPr>
          <w:highlight w:val="white"/>
        </w:rPr>
      </w:pPr>
      <w:r w:rsidRPr="00CC34B1">
        <w:rPr>
          <w:highlight w:val="white"/>
        </w:rPr>
        <w:t xml:space="preserve">        AssemblyCodeGenerator.LinuxTextList(assemblyCodeList, textList,</w:t>
      </w:r>
    </w:p>
    <w:p w14:paraId="58143EEB" w14:textId="77777777" w:rsidR="00CC34B1" w:rsidRPr="00CC34B1" w:rsidRDefault="00CC34B1" w:rsidP="00CC34B1">
      <w:pPr>
        <w:pStyle w:val="Code"/>
        <w:rPr>
          <w:highlight w:val="white"/>
        </w:rPr>
      </w:pPr>
      <w:r w:rsidRPr="00CC34B1">
        <w:rPr>
          <w:highlight w:val="white"/>
        </w:rPr>
        <w:t xml:space="preserve">                                externSet);</w:t>
      </w:r>
    </w:p>
    <w:p w14:paraId="1BBE9D35" w14:textId="77777777" w:rsidR="00CC34B1" w:rsidRPr="00CC34B1" w:rsidRDefault="00CC34B1" w:rsidP="00CC34B1">
      <w:pPr>
        <w:pStyle w:val="Code"/>
        <w:rPr>
          <w:highlight w:val="white"/>
        </w:rPr>
      </w:pPr>
      <w:r w:rsidRPr="00CC34B1">
        <w:rPr>
          <w:highlight w:val="white"/>
        </w:rPr>
        <w:t xml:space="preserve">        SymbolTable.StaticSet.</w:t>
      </w:r>
    </w:p>
    <w:p w14:paraId="7AA1B9F1" w14:textId="77777777" w:rsidR="00CC34B1" w:rsidRPr="00CC34B1" w:rsidRDefault="00CC34B1" w:rsidP="00CC34B1">
      <w:pPr>
        <w:pStyle w:val="Code"/>
        <w:rPr>
          <w:highlight w:val="white"/>
        </w:rPr>
      </w:pPr>
      <w:r w:rsidRPr="00CC34B1">
        <w:rPr>
          <w:highlight w:val="white"/>
        </w:rPr>
        <w:t xml:space="preserve">        Add(new StaticSymbolLinux(StaticSymbolLinux.TextOrData.Text,</w:t>
      </w:r>
    </w:p>
    <w:p w14:paraId="29673B87" w14:textId="77777777" w:rsidR="00CC34B1" w:rsidRPr="00CC34B1" w:rsidRDefault="00CC34B1" w:rsidP="00CC34B1">
      <w:pPr>
        <w:pStyle w:val="Code"/>
        <w:rPr>
          <w:highlight w:val="white"/>
        </w:rPr>
      </w:pPr>
      <w:r w:rsidRPr="00CC34B1">
        <w:rPr>
          <w:highlight w:val="white"/>
        </w:rPr>
        <w:t xml:space="preserve">                    AssemblyCodeGenerator.ArgsName, textList, externSet));</w:t>
      </w:r>
    </w:p>
    <w:p w14:paraId="78636FF3" w14:textId="77E01B38" w:rsidR="00CC34B1" w:rsidRDefault="00CC34B1" w:rsidP="00CC34B1">
      <w:pPr>
        <w:pStyle w:val="Code"/>
        <w:rPr>
          <w:highlight w:val="white"/>
        </w:rPr>
      </w:pPr>
      <w:r w:rsidRPr="00CC34B1">
        <w:rPr>
          <w:highlight w:val="white"/>
        </w:rPr>
        <w:t xml:space="preserve">      }</w:t>
      </w:r>
    </w:p>
    <w:p w14:paraId="546A2D36" w14:textId="77777777" w:rsidR="0000392B" w:rsidRDefault="0000392B" w:rsidP="0000392B">
      <w:pPr>
        <w:pStyle w:val="Code"/>
        <w:rPr>
          <w:highlight w:val="white"/>
        </w:rPr>
      </w:pPr>
    </w:p>
    <w:p w14:paraId="08555B65" w14:textId="77777777" w:rsidR="0000392B" w:rsidRDefault="0000392B" w:rsidP="0000392B">
      <w:pPr>
        <w:pStyle w:val="Code"/>
        <w:rPr>
          <w:highlight w:val="white"/>
        </w:rPr>
      </w:pPr>
      <w:r w:rsidRPr="007B4210">
        <w:rPr>
          <w:highlight w:val="white"/>
        </w:rPr>
        <w:t xml:space="preserve">      if (Start.Windows) {</w:t>
      </w:r>
    </w:p>
    <w:p w14:paraId="4D9FDEF3" w14:textId="77777777" w:rsidR="0000392B" w:rsidRPr="007B4210" w:rsidRDefault="0000392B" w:rsidP="0000392B">
      <w:pPr>
        <w:pStyle w:val="Code"/>
        <w:rPr>
          <w:highlight w:val="white"/>
        </w:rPr>
      </w:pPr>
      <w:r>
        <w:rPr>
          <w:highlight w:val="white"/>
        </w:rPr>
        <w:t xml:space="preserve">        // ...</w:t>
      </w:r>
    </w:p>
    <w:p w14:paraId="6B8124B5" w14:textId="65D0E5B5" w:rsidR="0000392B" w:rsidRPr="00CC34B1" w:rsidRDefault="0000392B" w:rsidP="00CC34B1">
      <w:pPr>
        <w:pStyle w:val="Code"/>
        <w:rPr>
          <w:highlight w:val="white"/>
        </w:rPr>
      </w:pPr>
      <w:r w:rsidRPr="007B4210">
        <w:rPr>
          <w:highlight w:val="white"/>
        </w:rPr>
        <w:t xml:space="preserve">      }</w:t>
      </w:r>
    </w:p>
    <w:p w14:paraId="4303E2BF" w14:textId="77777777" w:rsidR="00CC34B1" w:rsidRPr="00CC34B1" w:rsidRDefault="00CC34B1" w:rsidP="00CC34B1">
      <w:pPr>
        <w:pStyle w:val="Code"/>
        <w:rPr>
          <w:highlight w:val="white"/>
        </w:rPr>
      </w:pPr>
      <w:r w:rsidRPr="00CC34B1">
        <w:rPr>
          <w:highlight w:val="white"/>
        </w:rPr>
        <w:t xml:space="preserve">    }</w:t>
      </w:r>
    </w:p>
    <w:p w14:paraId="160C648D" w14:textId="0731E164" w:rsidR="003C15D9" w:rsidRDefault="003C15D9" w:rsidP="003C15D9">
      <w:pPr>
        <w:pStyle w:val="Rubrik3"/>
        <w:numPr>
          <w:ilvl w:val="2"/>
          <w:numId w:val="139"/>
        </w:numPr>
        <w:rPr>
          <w:highlight w:val="white"/>
        </w:rPr>
      </w:pPr>
      <w:bookmarkStart w:id="432" w:name="_Toc53473597"/>
      <w:r w:rsidRPr="003C15D9">
        <w:rPr>
          <w:highlight w:val="white"/>
        </w:rPr>
        <w:t>Text List</w:t>
      </w:r>
      <w:bookmarkEnd w:id="432"/>
    </w:p>
    <w:p w14:paraId="3945A52B" w14:textId="432ACA2C" w:rsidR="001A1639" w:rsidRPr="001A1639" w:rsidRDefault="001A1639" w:rsidP="001A1639">
      <w:pPr>
        <w:rPr>
          <w:highlight w:val="white"/>
        </w:rPr>
      </w:pPr>
      <w:r>
        <w:rPr>
          <w:highlight w:val="white"/>
        </w:rPr>
        <w:t xml:space="preserve">When the assembly code has been generated, </w:t>
      </w:r>
      <w:r w:rsidR="001F2B2C">
        <w:rPr>
          <w:highlight w:val="white"/>
        </w:rPr>
        <w:t>we</w:t>
      </w:r>
      <w:r>
        <w:rPr>
          <w:highlight w:val="white"/>
        </w:rPr>
        <w:t xml:space="preserve"> need to be </w:t>
      </w:r>
      <w:r w:rsidR="00AA1F95">
        <w:rPr>
          <w:highlight w:val="white"/>
        </w:rPr>
        <w:t>written</w:t>
      </w:r>
      <w:r w:rsidR="0095458E">
        <w:rPr>
          <w:highlight w:val="white"/>
        </w:rPr>
        <w:t xml:space="preserve">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lastRenderedPageBreak/>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5FE951CD" w14:textId="232709F4" w:rsidR="007F292F" w:rsidRPr="007F292F" w:rsidRDefault="003C15D9" w:rsidP="007F292F">
      <w:pPr>
        <w:pStyle w:val="Code"/>
        <w:rPr>
          <w:highlight w:val="white"/>
        </w:rPr>
      </w:pPr>
      <w:r w:rsidRPr="00B4734E">
        <w:rPr>
          <w:highlight w:val="white"/>
        </w:rPr>
        <w:t xml:space="preserve">    }</w:t>
      </w:r>
    </w:p>
    <w:p w14:paraId="66ADD6F5" w14:textId="670EA4F3" w:rsidR="008C2C53" w:rsidRDefault="008C2C53" w:rsidP="00AD7B52">
      <w:pPr>
        <w:pStyle w:val="Rubrik1"/>
      </w:pPr>
      <w:bookmarkStart w:id="433" w:name="_Toc53473598"/>
      <w:bookmarkStart w:id="434" w:name="_Ref420874022"/>
      <w:r>
        <w:lastRenderedPageBreak/>
        <w:t>Executable Code Generation</w:t>
      </w:r>
      <w:bookmarkEnd w:id="433"/>
    </w:p>
    <w:p w14:paraId="37DAF005" w14:textId="279135BE" w:rsidR="008C2C53" w:rsidRDefault="0033098A" w:rsidP="008C2C53">
      <w:r>
        <w:t>So far i</w:t>
      </w:r>
      <w:r w:rsidR="00DF3D11">
        <w:t xml:space="preserve">n this book, the </w:t>
      </w:r>
      <w:r>
        <w:t xml:space="preserve">compiler has generated </w:t>
      </w:r>
      <w:r w:rsidR="00DF3D11">
        <w:t xml:space="preserve">assembly code </w:t>
      </w:r>
      <w:r>
        <w:t>files and a make file.</w:t>
      </w:r>
      <w:r w:rsidR="00DF3D11">
        <w:t xml:space="preserve"> </w:t>
      </w:r>
      <w:r w:rsidR="00F1702D">
        <w:t>I</w:t>
      </w:r>
      <w:r w:rsidR="00DF3D11">
        <w:t>n this chapter</w:t>
      </w:r>
      <w:r>
        <w:t xml:space="preserve">, the compiler </w:t>
      </w:r>
      <w:r w:rsidR="00E14164">
        <w:t>instead</w:t>
      </w:r>
      <w:r w:rsidR="00DF3D11">
        <w:t xml:space="preserve"> </w:t>
      </w:r>
      <w:r w:rsidR="000839DC">
        <w:t>generate</w:t>
      </w:r>
      <w:r>
        <w:t>s</w:t>
      </w:r>
      <w:r w:rsidR="000839DC">
        <w:t xml:space="preserve"> </w:t>
      </w:r>
      <w:r>
        <w:t xml:space="preserve">an </w:t>
      </w:r>
      <w:r w:rsidR="000839DC">
        <w:t xml:space="preserve">executable file. I have chosen the 16-bit .com format, which is a simple file format. </w:t>
      </w:r>
      <w:r w:rsidR="004702AD">
        <w:t xml:space="preserve">Unfortunately, the format is no longer supported by Windows. Therefore, we need </w:t>
      </w:r>
      <w:r w:rsidR="00AA2195">
        <w:t xml:space="preserve">use a </w:t>
      </w:r>
      <w:r w:rsidR="00C14D7C">
        <w:t xml:space="preserve">simulator the supports the format. </w:t>
      </w:r>
      <w:r w:rsidR="00AA2195">
        <w:t xml:space="preserve">I have chosen </w:t>
      </w:r>
      <w:r w:rsidR="00942E51">
        <w:rPr>
          <w:rStyle w:val="KeyWord0"/>
        </w:rPr>
        <w:t>DosBox</w:t>
      </w:r>
      <w:r w:rsidR="00C14D7C">
        <w:t>, which is a simple simulator</w:t>
      </w:r>
      <w:r w:rsidR="00B30073">
        <w:t xml:space="preserve"> capable of executing files in the </w:t>
      </w:r>
      <w:r w:rsidR="00942E51">
        <w:rPr>
          <w:rStyle w:val="KeyWord0"/>
        </w:rPr>
        <w:t>.com</w:t>
      </w:r>
      <w:r w:rsidR="00942E51">
        <w:t xml:space="preserve"> </w:t>
      </w:r>
      <w:r w:rsidR="00B30073">
        <w:t>format.</w:t>
      </w:r>
    </w:p>
    <w:p w14:paraId="26FE0DEB" w14:textId="1E92E72F" w:rsidR="009D716B" w:rsidRDefault="009D716B" w:rsidP="009D716B">
      <w:pPr>
        <w:pStyle w:val="Rubrik2"/>
      </w:pPr>
      <w:bookmarkStart w:id="435" w:name="_Toc53473599"/>
      <w:r>
        <w:t xml:space="preserve">The </w:t>
      </w:r>
      <w:r w:rsidR="00E6483C">
        <w:t>Windows Mode</w:t>
      </w:r>
      <w:bookmarkEnd w:id="435"/>
    </w:p>
    <w:p w14:paraId="58367745" w14:textId="37137E23" w:rsidR="00C14D7C" w:rsidRDefault="00786AFE" w:rsidP="008C2C53">
      <w:r>
        <w:t xml:space="preserve">In the book so far, we have </w:t>
      </w:r>
      <w:r w:rsidR="007F767B">
        <w:t>regarded</w:t>
      </w:r>
      <w:r>
        <w:t xml:space="preserve"> the </w:t>
      </w:r>
      <w:r w:rsidRPr="00AC700B">
        <w:rPr>
          <w:rStyle w:val="KeyWord0"/>
        </w:rPr>
        <w:t>Start.Linux</w:t>
      </w:r>
      <w:r>
        <w:t xml:space="preserve"> condition on several occasion</w:t>
      </w:r>
      <w:r w:rsidR="00C97215">
        <w:t xml:space="preserve">s, indicating code specific for the Linux target machine. </w:t>
      </w:r>
      <w:r w:rsidR="007F767B">
        <w:t xml:space="preserve">In this chapter we go the outer way around and regard the </w:t>
      </w:r>
      <w:r w:rsidR="007F767B" w:rsidRPr="00AC700B">
        <w:rPr>
          <w:rStyle w:val="KeyWord0"/>
        </w:rPr>
        <w:t>Start.</w:t>
      </w:r>
      <w:r w:rsidR="007F767B">
        <w:rPr>
          <w:rStyle w:val="KeyWord0"/>
        </w:rPr>
        <w:t>Windows</w:t>
      </w:r>
      <w:r w:rsidR="007F767B">
        <w:t xml:space="preserve"> condition, which indicates </w:t>
      </w:r>
      <w:r w:rsidR="00CC21E0">
        <w:t>code specific for the Windows target machine</w:t>
      </w:r>
      <w:r w:rsidR="007F767B">
        <w:t>.</w:t>
      </w:r>
    </w:p>
    <w:p w14:paraId="01DAC66E" w14:textId="7D428577" w:rsidR="00065716" w:rsidRDefault="00065716" w:rsidP="008C2C53">
      <w:r>
        <w:t>The difference between Linus and Windows mode</w:t>
      </w:r>
      <w:r w:rsidR="00D5337C">
        <w:t xml:space="preserve"> is:</w:t>
      </w:r>
    </w:p>
    <w:p w14:paraId="7C072229" w14:textId="7C630569" w:rsidR="00D5337C" w:rsidRDefault="00D5337C" w:rsidP="00D5337C">
      <w:pPr>
        <w:pStyle w:val="Liststycke"/>
        <w:numPr>
          <w:ilvl w:val="0"/>
          <w:numId w:val="159"/>
        </w:numPr>
      </w:pPr>
      <w:r>
        <w:t xml:space="preserve">The types </w:t>
      </w:r>
      <w:r w:rsidR="00415A13">
        <w:t>hold</w:t>
      </w:r>
      <w:r>
        <w:t xml:space="preserve"> different sizes.</w:t>
      </w:r>
    </w:p>
    <w:p w14:paraId="57F48727" w14:textId="30ADF9D2" w:rsidR="00D5337C" w:rsidRDefault="00256A4B" w:rsidP="00D5337C">
      <w:pPr>
        <w:pStyle w:val="Liststycke"/>
        <w:numPr>
          <w:ilvl w:val="0"/>
          <w:numId w:val="159"/>
        </w:numPr>
      </w:pPr>
      <w:r>
        <w:t>A s</w:t>
      </w:r>
      <w:r w:rsidR="00CE106F">
        <w:t xml:space="preserve">tatic value </w:t>
      </w:r>
      <w:r>
        <w:t>is</w:t>
      </w:r>
      <w:r w:rsidR="00CE106F">
        <w:t xml:space="preserve"> stored as </w:t>
      </w:r>
      <w:r>
        <w:t xml:space="preserve">a </w:t>
      </w:r>
      <w:r w:rsidR="00354D48">
        <w:t xml:space="preserve">byte list rather than </w:t>
      </w:r>
      <w:r>
        <w:t xml:space="preserve">a </w:t>
      </w:r>
      <w:r w:rsidR="00354D48">
        <w:t>text list</w:t>
      </w:r>
      <w:r>
        <w:t xml:space="preserve">, with </w:t>
      </w:r>
      <w:r w:rsidR="009B515E">
        <w:t>an access map</w:t>
      </w:r>
      <w:r w:rsidR="0044096F">
        <w:t xml:space="preserve"> that keep track of </w:t>
      </w:r>
      <w:r w:rsidR="00A71679">
        <w:t>the accesses of other static values.</w:t>
      </w:r>
    </w:p>
    <w:p w14:paraId="624CE661" w14:textId="5CE29FE9" w:rsidR="00A71679" w:rsidRDefault="00256A4B" w:rsidP="00D5337C">
      <w:pPr>
        <w:pStyle w:val="Liststycke"/>
        <w:numPr>
          <w:ilvl w:val="0"/>
          <w:numId w:val="159"/>
        </w:numPr>
      </w:pPr>
      <w:r>
        <w:t>A f</w:t>
      </w:r>
      <w:r w:rsidR="00A71679">
        <w:t>unction</w:t>
      </w:r>
      <w:r>
        <w:t xml:space="preserve"> is</w:t>
      </w:r>
      <w:r w:rsidR="00A71679">
        <w:t xml:space="preserve"> also stored as</w:t>
      </w:r>
      <w:r>
        <w:t xml:space="preserve"> a</w:t>
      </w:r>
      <w:r w:rsidR="00A71679">
        <w:t xml:space="preserve"> byte list</w:t>
      </w:r>
      <w:r w:rsidR="00C239B6">
        <w:t>, w</w:t>
      </w:r>
      <w:r>
        <w:t>ith an access map</w:t>
      </w:r>
      <w:r w:rsidR="00C239B6">
        <w:t>.</w:t>
      </w:r>
      <w:r w:rsidR="00094066">
        <w:t xml:space="preserve"> A function also holds a call map to keep track </w:t>
      </w:r>
      <w:r w:rsidR="00730E52">
        <w:t>of functions calls and a return set to keep track of the return addresses of the calls.</w:t>
      </w:r>
    </w:p>
    <w:p w14:paraId="7D1D8947" w14:textId="2FF1EF8E" w:rsidR="009835FC" w:rsidRDefault="009835FC" w:rsidP="00D5337C">
      <w:pPr>
        <w:pStyle w:val="Liststycke"/>
        <w:numPr>
          <w:ilvl w:val="0"/>
          <w:numId w:val="159"/>
        </w:numPr>
      </w:pPr>
      <w:r>
        <w:t>To exit the execution</w:t>
      </w:r>
      <w:r w:rsidR="00A05B2C">
        <w:t>,</w:t>
      </w:r>
      <w:r>
        <w:t xml:space="preserve"> we perform an </w:t>
      </w:r>
      <w:r w:rsidR="00E94939">
        <w:t>interrupt call rather than a system call.</w:t>
      </w:r>
    </w:p>
    <w:p w14:paraId="770C5A52" w14:textId="1406E0FC" w:rsidR="00A05B2C" w:rsidRDefault="00A05B2C" w:rsidP="00D5337C">
      <w:pPr>
        <w:pStyle w:val="Liststycke"/>
        <w:numPr>
          <w:ilvl w:val="0"/>
          <w:numId w:val="159"/>
        </w:numPr>
      </w:pPr>
      <w:r>
        <w:t>The initialization code is different</w:t>
      </w:r>
      <w:r w:rsidR="003766CF">
        <w:t xml:space="preserve">. The total code, including code, static values, call stack and heap, is stored </w:t>
      </w:r>
      <w:r w:rsidR="00FF2E94">
        <w:t>in</w:t>
      </w:r>
      <w:r w:rsidR="003766CF">
        <w:t xml:space="preserve"> 64 kilobytes.</w:t>
      </w:r>
    </w:p>
    <w:p w14:paraId="148E0B13" w14:textId="172CDB77" w:rsidR="003766CF" w:rsidRDefault="006A35C6" w:rsidP="00D5337C">
      <w:pPr>
        <w:pStyle w:val="Liststycke"/>
        <w:numPr>
          <w:ilvl w:val="0"/>
          <w:numId w:val="159"/>
        </w:numPr>
      </w:pPr>
      <w:r>
        <w:t>The command line arguments</w:t>
      </w:r>
      <w:r w:rsidR="00A36C5C">
        <w:t xml:space="preserve"> code</w:t>
      </w:r>
      <w:r>
        <w:t xml:space="preserve"> is also different. </w:t>
      </w:r>
      <w:r w:rsidR="00092F20">
        <w:t>The command line is stored in the first 256 bytes of the segment.</w:t>
      </w:r>
    </w:p>
    <w:p w14:paraId="0FA7813B" w14:textId="1114E9D3" w:rsidR="00B70AD4" w:rsidRDefault="00B70AD4" w:rsidP="00D5337C">
      <w:pPr>
        <w:pStyle w:val="Liststycke"/>
        <w:numPr>
          <w:ilvl w:val="0"/>
          <w:numId w:val="159"/>
        </w:numPr>
      </w:pPr>
      <w:r>
        <w:t>In the standard library, we use interrupts instead of system calls to access the surrounding operating system.</w:t>
      </w:r>
    </w:p>
    <w:p w14:paraId="238B12A8" w14:textId="64BAD923" w:rsidR="00730E52" w:rsidRDefault="00730E52" w:rsidP="00BA3773">
      <w:pPr>
        <w:jc w:val="left"/>
      </w:pPr>
      <w:r>
        <w:t>The access and calls are stored with their unique names</w:t>
      </w:r>
      <w:r w:rsidR="00C55029">
        <w:t xml:space="preserve">, they are replaced by proper address by the linker in the next step. </w:t>
      </w:r>
      <w:r w:rsidR="004B7A67">
        <w:t>The return addresses are stored as the address relative the beginning of the function and will be replaced by the corresponding global address by the linker.</w:t>
      </w:r>
      <w:r>
        <w:t xml:space="preserve"> </w:t>
      </w:r>
      <w:r w:rsidR="004B7A67">
        <w:t>The reason we keep the access an</w:t>
      </w:r>
      <w:r w:rsidR="00FE01E2">
        <w:t>d</w:t>
      </w:r>
      <w:r w:rsidR="004B7A67">
        <w:t xml:space="preserve"> calls in separate maps is </w:t>
      </w:r>
      <w:r w:rsidR="00D72ED6">
        <w:t xml:space="preserve">that an </w:t>
      </w:r>
      <w:r w:rsidR="00FE01E2">
        <w:t xml:space="preserve">access </w:t>
      </w:r>
      <w:r w:rsidR="00D72ED6">
        <w:t>is</w:t>
      </w:r>
      <w:r w:rsidR="00FE01E2">
        <w:t xml:space="preserve"> replaced by </w:t>
      </w:r>
      <w:r w:rsidR="009835FC">
        <w:t xml:space="preserve">an </w:t>
      </w:r>
      <w:r w:rsidR="00FE01E2">
        <w:t xml:space="preserve">absolute </w:t>
      </w:r>
      <w:r w:rsidR="00D72ED6">
        <w:t>global address while a call is replaced by a</w:t>
      </w:r>
      <w:r w:rsidR="000F61FC">
        <w:t>n</w:t>
      </w:r>
      <w:r w:rsidR="00D72ED6">
        <w:t xml:space="preserve"> address relative </w:t>
      </w:r>
      <w:r w:rsidR="000F61FC">
        <w:t xml:space="preserve">to </w:t>
      </w:r>
      <w:r w:rsidR="00D72ED6">
        <w:t>the call.</w:t>
      </w:r>
    </w:p>
    <w:p w14:paraId="7F9BCDFE" w14:textId="173A8DE6" w:rsidR="00F65204" w:rsidRDefault="00F65204" w:rsidP="00571855">
      <w:pPr>
        <w:pStyle w:val="Rubrik3"/>
        <w:numPr>
          <w:ilvl w:val="2"/>
          <w:numId w:val="156"/>
        </w:numPr>
        <w:rPr>
          <w:highlight w:val="white"/>
        </w:rPr>
      </w:pPr>
      <w:bookmarkStart w:id="436" w:name="_Toc53473600"/>
      <w:r>
        <w:rPr>
          <w:highlight w:val="white"/>
        </w:rPr>
        <w:t>Main</w:t>
      </w:r>
    </w:p>
    <w:p w14:paraId="3C627783" w14:textId="6CE6492F" w:rsidR="00F65204" w:rsidRDefault="00F65204" w:rsidP="00F65204">
      <w:pPr>
        <w:pStyle w:val="CodeHeader"/>
        <w:rPr>
          <w:highlight w:val="white"/>
        </w:rPr>
      </w:pPr>
      <w:proofErr w:type="spellStart"/>
      <w:r>
        <w:rPr>
          <w:highlight w:val="white"/>
        </w:rPr>
        <w:t>Main.cs</w:t>
      </w:r>
      <w:proofErr w:type="spellEnd"/>
    </w:p>
    <w:p w14:paraId="5888865B" w14:textId="77777777" w:rsidR="00F65204" w:rsidRPr="00F65204" w:rsidRDefault="00F65204" w:rsidP="00F65204">
      <w:pPr>
        <w:pStyle w:val="Code"/>
        <w:rPr>
          <w:highlight w:val="white"/>
        </w:rPr>
      </w:pPr>
      <w:r w:rsidRPr="00F65204">
        <w:rPr>
          <w:highlight w:val="white"/>
        </w:rPr>
        <w:t>using System;</w:t>
      </w:r>
    </w:p>
    <w:p w14:paraId="08972D26" w14:textId="77777777" w:rsidR="00F65204" w:rsidRPr="00F65204" w:rsidRDefault="00F65204" w:rsidP="00F65204">
      <w:pPr>
        <w:pStyle w:val="Code"/>
        <w:rPr>
          <w:highlight w:val="white"/>
        </w:rPr>
      </w:pPr>
      <w:r w:rsidRPr="00F65204">
        <w:rPr>
          <w:highlight w:val="white"/>
        </w:rPr>
        <w:t>using System.IO;</w:t>
      </w:r>
    </w:p>
    <w:p w14:paraId="2AABC759" w14:textId="77777777" w:rsidR="00F65204" w:rsidRPr="00F65204" w:rsidRDefault="00F65204" w:rsidP="00F65204">
      <w:pPr>
        <w:pStyle w:val="Code"/>
        <w:rPr>
          <w:highlight w:val="white"/>
        </w:rPr>
      </w:pPr>
      <w:r w:rsidRPr="00F65204">
        <w:rPr>
          <w:highlight w:val="white"/>
        </w:rPr>
        <w:t>using System.Text;</w:t>
      </w:r>
    </w:p>
    <w:p w14:paraId="1B0B722F" w14:textId="77777777" w:rsidR="00F65204" w:rsidRPr="00F65204" w:rsidRDefault="00F65204" w:rsidP="00F65204">
      <w:pPr>
        <w:pStyle w:val="Code"/>
        <w:rPr>
          <w:highlight w:val="white"/>
        </w:rPr>
      </w:pPr>
      <w:r w:rsidRPr="00F65204">
        <w:rPr>
          <w:highlight w:val="white"/>
        </w:rPr>
        <w:t>using System.Globalization;</w:t>
      </w:r>
    </w:p>
    <w:p w14:paraId="2128282D" w14:textId="77777777" w:rsidR="00F65204" w:rsidRPr="00F65204" w:rsidRDefault="00F65204" w:rsidP="00F65204">
      <w:pPr>
        <w:pStyle w:val="Code"/>
        <w:rPr>
          <w:highlight w:val="white"/>
        </w:rPr>
      </w:pPr>
      <w:r w:rsidRPr="00F65204">
        <w:rPr>
          <w:highlight w:val="white"/>
        </w:rPr>
        <w:t>using System.Collections.Generic;</w:t>
      </w:r>
    </w:p>
    <w:p w14:paraId="1C9A1B8B" w14:textId="77777777" w:rsidR="00F65204" w:rsidRPr="00F65204" w:rsidRDefault="00F65204" w:rsidP="00F65204">
      <w:pPr>
        <w:pStyle w:val="Code"/>
        <w:rPr>
          <w:highlight w:val="white"/>
        </w:rPr>
      </w:pPr>
    </w:p>
    <w:p w14:paraId="5F1F6B20" w14:textId="77777777" w:rsidR="00F65204" w:rsidRPr="00F65204" w:rsidRDefault="00F65204" w:rsidP="00F65204">
      <w:pPr>
        <w:pStyle w:val="Code"/>
        <w:rPr>
          <w:highlight w:val="white"/>
        </w:rPr>
      </w:pPr>
      <w:r w:rsidRPr="00F65204">
        <w:rPr>
          <w:highlight w:val="white"/>
        </w:rPr>
        <w:t>namespace CCompiler {</w:t>
      </w:r>
    </w:p>
    <w:p w14:paraId="535D9D57" w14:textId="699F07B0" w:rsidR="00F65204" w:rsidRDefault="00F65204" w:rsidP="00F65204">
      <w:pPr>
        <w:pStyle w:val="Code"/>
        <w:rPr>
          <w:highlight w:val="white"/>
        </w:rPr>
      </w:pPr>
      <w:r w:rsidRPr="00F65204">
        <w:rPr>
          <w:highlight w:val="white"/>
        </w:rPr>
        <w:t xml:space="preserve">  public class Start {</w:t>
      </w:r>
    </w:p>
    <w:p w14:paraId="14F6DE7B" w14:textId="131229A1" w:rsidR="00F65204" w:rsidRPr="00F65204" w:rsidRDefault="00F65204" w:rsidP="00F65204">
      <w:pPr>
        <w:pStyle w:val="Code"/>
        <w:rPr>
          <w:highlight w:val="white"/>
        </w:rPr>
      </w:pPr>
      <w:r>
        <w:rPr>
          <w:highlight w:val="white"/>
        </w:rPr>
        <w:t xml:space="preserve">    // ...</w:t>
      </w:r>
    </w:p>
    <w:p w14:paraId="5CB7CE7A" w14:textId="77777777" w:rsidR="00F65204" w:rsidRPr="00F65204" w:rsidRDefault="00F65204" w:rsidP="00F65204">
      <w:pPr>
        <w:pStyle w:val="Code"/>
        <w:rPr>
          <w:highlight w:val="white"/>
        </w:rPr>
      </w:pPr>
    </w:p>
    <w:p w14:paraId="4BA53DAC" w14:textId="77777777" w:rsidR="00F65204" w:rsidRPr="00F65204" w:rsidRDefault="00F65204" w:rsidP="00F65204">
      <w:pPr>
        <w:pStyle w:val="Code"/>
        <w:rPr>
          <w:highlight w:val="white"/>
        </w:rPr>
      </w:pPr>
      <w:r w:rsidRPr="00F65204">
        <w:rPr>
          <w:highlight w:val="white"/>
        </w:rPr>
        <w:t xml:space="preserve">    public static void Main(string[] args){</w:t>
      </w:r>
    </w:p>
    <w:p w14:paraId="1D3610F0" w14:textId="29CB0582" w:rsidR="00F65204" w:rsidRDefault="00F65204" w:rsidP="00F65204">
      <w:pPr>
        <w:pStyle w:val="Code"/>
        <w:rPr>
          <w:highlight w:val="white"/>
        </w:rPr>
      </w:pPr>
      <w:r>
        <w:rPr>
          <w:highlight w:val="white"/>
        </w:rPr>
        <w:t xml:space="preserve">      // ...</w:t>
      </w:r>
    </w:p>
    <w:p w14:paraId="6C9F1175" w14:textId="77777777" w:rsidR="00F65204" w:rsidRDefault="00F65204" w:rsidP="00F65204">
      <w:pPr>
        <w:pStyle w:val="Code"/>
        <w:rPr>
          <w:highlight w:val="white"/>
        </w:rPr>
      </w:pPr>
    </w:p>
    <w:p w14:paraId="3143F9C9" w14:textId="1D795EF7" w:rsidR="00F65204" w:rsidRPr="00F65204" w:rsidRDefault="00F65204" w:rsidP="00C92EA6">
      <w:pPr>
        <w:pStyle w:val="Code"/>
        <w:rPr>
          <w:highlight w:val="white"/>
        </w:rPr>
      </w:pPr>
      <w:r w:rsidRPr="00F65204">
        <w:rPr>
          <w:highlight w:val="white"/>
        </w:rPr>
        <w:lastRenderedPageBreak/>
        <w:t xml:space="preserve">      if (Start.LinuxOrWindows == Start.LinuxOrWindowsState.Windows) {</w:t>
      </w:r>
    </w:p>
    <w:p w14:paraId="17D25416" w14:textId="77777777" w:rsidR="00F65204" w:rsidRPr="00F65204" w:rsidRDefault="00F65204" w:rsidP="00C92EA6">
      <w:pPr>
        <w:pStyle w:val="Code"/>
        <w:rPr>
          <w:highlight w:val="white"/>
        </w:rPr>
      </w:pPr>
      <w:r w:rsidRPr="00F65204">
        <w:rPr>
          <w:highlight w:val="white"/>
        </w:rPr>
        <w:t xml:space="preserve">        ObjectCodeTable.Initializer();</w:t>
      </w:r>
    </w:p>
    <w:p w14:paraId="7AF08F14" w14:textId="0A46F32A" w:rsidR="00F65204" w:rsidRDefault="00F65204" w:rsidP="00C92EA6">
      <w:pPr>
        <w:pStyle w:val="Code"/>
        <w:rPr>
          <w:highlight w:val="white"/>
        </w:rPr>
      </w:pPr>
      <w:r w:rsidRPr="00F65204">
        <w:rPr>
          <w:highlight w:val="white"/>
        </w:rPr>
        <w:t xml:space="preserve">      }</w:t>
      </w:r>
    </w:p>
    <w:p w14:paraId="5EEB4ECC" w14:textId="043ADF53" w:rsidR="00C92EA6" w:rsidRDefault="00C92EA6" w:rsidP="00C92EA6">
      <w:pPr>
        <w:pStyle w:val="Code"/>
        <w:rPr>
          <w:highlight w:val="white"/>
        </w:rPr>
      </w:pPr>
    </w:p>
    <w:p w14:paraId="61962640" w14:textId="29A54F35" w:rsidR="00C92EA6" w:rsidRDefault="00C92EA6" w:rsidP="00C92EA6">
      <w:pPr>
        <w:pStyle w:val="Code"/>
        <w:rPr>
          <w:highlight w:val="white"/>
        </w:rPr>
      </w:pPr>
      <w:r>
        <w:rPr>
          <w:highlight w:val="white"/>
        </w:rPr>
        <w:t xml:space="preserve">      // ...</w:t>
      </w:r>
    </w:p>
    <w:p w14:paraId="45DC7B52" w14:textId="3673D52D" w:rsidR="00C92EA6" w:rsidRDefault="00C92EA6" w:rsidP="00C92EA6">
      <w:pPr>
        <w:pStyle w:val="Code"/>
        <w:rPr>
          <w:highlight w:val="white"/>
        </w:rPr>
      </w:pPr>
    </w:p>
    <w:p w14:paraId="63EF3D5D" w14:textId="5AC99DCA" w:rsidR="00F65204" w:rsidRDefault="00C92EA6" w:rsidP="00C92EA6">
      <w:pPr>
        <w:pStyle w:val="Code"/>
        <w:rPr>
          <w:highlight w:val="white"/>
        </w:rPr>
      </w:pPr>
      <w:r>
        <w:rPr>
          <w:highlight w:val="white"/>
        </w:rPr>
        <w:t xml:space="preserve">      try {</w:t>
      </w:r>
    </w:p>
    <w:p w14:paraId="03B723CE" w14:textId="74580844" w:rsidR="00C92EA6" w:rsidRDefault="00C92EA6" w:rsidP="00C92EA6">
      <w:pPr>
        <w:pStyle w:val="Code"/>
        <w:rPr>
          <w:highlight w:val="white"/>
        </w:rPr>
      </w:pPr>
      <w:r>
        <w:rPr>
          <w:highlight w:val="white"/>
        </w:rPr>
        <w:t xml:space="preserve">        // ...</w:t>
      </w:r>
    </w:p>
    <w:p w14:paraId="70420D4B" w14:textId="77777777" w:rsidR="00C92EA6" w:rsidRPr="00C92EA6" w:rsidRDefault="00C92EA6" w:rsidP="00C92EA6">
      <w:pPr>
        <w:pStyle w:val="Code"/>
        <w:rPr>
          <w:highlight w:val="white"/>
        </w:rPr>
      </w:pPr>
    </w:p>
    <w:p w14:paraId="7EC11114" w14:textId="066CEFB2" w:rsidR="00C92EA6" w:rsidRPr="00C92EA6" w:rsidRDefault="00C92EA6" w:rsidP="00C92EA6">
      <w:pPr>
        <w:pStyle w:val="Code"/>
        <w:rPr>
          <w:highlight w:val="white"/>
        </w:rPr>
      </w:pPr>
      <w:r w:rsidRPr="00C92EA6">
        <w:rPr>
          <w:highlight w:val="white"/>
        </w:rPr>
        <w:t xml:space="preserve">        if (Start.LinuxOrWindows == Start.LinuxOrWindowsState.Linux) {</w:t>
      </w:r>
    </w:p>
    <w:p w14:paraId="1C3421C2" w14:textId="2FC9074D" w:rsidR="00C92EA6" w:rsidRPr="00C92EA6" w:rsidRDefault="00C92EA6" w:rsidP="00C92EA6">
      <w:pPr>
        <w:pStyle w:val="Code"/>
        <w:rPr>
          <w:highlight w:val="white"/>
        </w:rPr>
      </w:pPr>
      <w:r w:rsidRPr="00C92EA6">
        <w:rPr>
          <w:highlight w:val="white"/>
        </w:rPr>
        <w:t xml:space="preserve">          // ...</w:t>
      </w:r>
    </w:p>
    <w:p w14:paraId="3034986C" w14:textId="77777777" w:rsidR="00C92EA6" w:rsidRPr="00C92EA6" w:rsidRDefault="00C92EA6" w:rsidP="00C92EA6">
      <w:pPr>
        <w:pStyle w:val="Code"/>
        <w:rPr>
          <w:highlight w:val="white"/>
        </w:rPr>
      </w:pPr>
      <w:r w:rsidRPr="00C92EA6">
        <w:rPr>
          <w:highlight w:val="white"/>
        </w:rPr>
        <w:t xml:space="preserve">        }</w:t>
      </w:r>
    </w:p>
    <w:p w14:paraId="6CC826D9" w14:textId="77777777" w:rsidR="00C92EA6" w:rsidRPr="00C92EA6" w:rsidRDefault="00C92EA6" w:rsidP="00C92EA6">
      <w:pPr>
        <w:pStyle w:val="Code"/>
        <w:rPr>
          <w:highlight w:val="white"/>
        </w:rPr>
      </w:pPr>
    </w:p>
    <w:p w14:paraId="558734D6" w14:textId="77777777" w:rsidR="00C92EA6" w:rsidRPr="00C92EA6" w:rsidRDefault="00C92EA6" w:rsidP="00C92EA6">
      <w:pPr>
        <w:pStyle w:val="Code"/>
        <w:rPr>
          <w:highlight w:val="white"/>
        </w:rPr>
      </w:pPr>
      <w:r w:rsidRPr="00C92EA6">
        <w:rPr>
          <w:highlight w:val="white"/>
        </w:rPr>
        <w:t xml:space="preserve">        if (Start.LinuxOrWindows == Start.LinuxOrWindowsState.Windows) {</w:t>
      </w:r>
    </w:p>
    <w:p w14:paraId="3F02E60F" w14:textId="77777777" w:rsidR="00C92EA6" w:rsidRPr="00C92EA6" w:rsidRDefault="00C92EA6" w:rsidP="00C92EA6">
      <w:pPr>
        <w:pStyle w:val="Code"/>
        <w:rPr>
          <w:highlight w:val="white"/>
        </w:rPr>
      </w:pPr>
      <w:r w:rsidRPr="00C92EA6">
        <w:rPr>
          <w:highlight w:val="white"/>
        </w:rPr>
        <w:t xml:space="preserve">          if (doLink) {</w:t>
      </w:r>
    </w:p>
    <w:p w14:paraId="6D40B200" w14:textId="77777777" w:rsidR="00C92EA6" w:rsidRPr="00C92EA6" w:rsidRDefault="00C92EA6" w:rsidP="00C92EA6">
      <w:pPr>
        <w:pStyle w:val="Code"/>
        <w:rPr>
          <w:highlight w:val="white"/>
        </w:rPr>
      </w:pPr>
      <w:r w:rsidRPr="00C92EA6">
        <w:rPr>
          <w:highlight w:val="white"/>
        </w:rPr>
        <w:t xml:space="preserve">            FileInfo targetFile =</w:t>
      </w:r>
    </w:p>
    <w:p w14:paraId="65F9A10F" w14:textId="77777777" w:rsidR="00C92EA6" w:rsidRPr="00C92EA6" w:rsidRDefault="00C92EA6" w:rsidP="00C92EA6">
      <w:pPr>
        <w:pStyle w:val="Code"/>
        <w:rPr>
          <w:highlight w:val="white"/>
        </w:rPr>
      </w:pPr>
      <w:r w:rsidRPr="00C92EA6">
        <w:rPr>
          <w:highlight w:val="white"/>
        </w:rPr>
        <w:t xml:space="preserve">              new FileInfo(TargetPath + argList[0] + ".com");</w:t>
      </w:r>
    </w:p>
    <w:p w14:paraId="34A4AE6B" w14:textId="77777777" w:rsidR="00C92EA6" w:rsidRPr="00C92EA6" w:rsidRDefault="00C92EA6" w:rsidP="00C92EA6">
      <w:pPr>
        <w:pStyle w:val="Code"/>
        <w:rPr>
          <w:highlight w:val="white"/>
        </w:rPr>
      </w:pPr>
      <w:r w:rsidRPr="00C92EA6">
        <w:rPr>
          <w:highlight w:val="white"/>
        </w:rPr>
        <w:t xml:space="preserve">            Linker linker = new Linker();</w:t>
      </w:r>
    </w:p>
    <w:p w14:paraId="2CC3FCEA" w14:textId="77777777" w:rsidR="00C92EA6" w:rsidRPr="00C92EA6" w:rsidRDefault="00C92EA6" w:rsidP="00C92EA6">
      <w:pPr>
        <w:pStyle w:val="Code"/>
        <w:rPr>
          <w:highlight w:val="white"/>
        </w:rPr>
      </w:pPr>
    </w:p>
    <w:p w14:paraId="75CA5FC4" w14:textId="77777777" w:rsidR="00C92EA6" w:rsidRPr="00C92EA6" w:rsidRDefault="00C92EA6" w:rsidP="00C92EA6">
      <w:pPr>
        <w:pStyle w:val="Code"/>
        <w:rPr>
          <w:highlight w:val="white"/>
        </w:rPr>
      </w:pPr>
      <w:r w:rsidRPr="00C92EA6">
        <w:rPr>
          <w:highlight w:val="white"/>
        </w:rPr>
        <w:t xml:space="preserve">            CCompiler_Main.Scanner.Path = null;</w:t>
      </w:r>
    </w:p>
    <w:p w14:paraId="6FC8DC55" w14:textId="77777777" w:rsidR="00C92EA6" w:rsidRPr="00C92EA6" w:rsidRDefault="00C92EA6" w:rsidP="00C92EA6">
      <w:pPr>
        <w:pStyle w:val="Code"/>
        <w:rPr>
          <w:highlight w:val="white"/>
        </w:rPr>
      </w:pPr>
      <w:r w:rsidRPr="00C92EA6">
        <w:rPr>
          <w:highlight w:val="white"/>
        </w:rPr>
        <w:t xml:space="preserve">            foreach (string arg in argList) {</w:t>
      </w:r>
    </w:p>
    <w:p w14:paraId="07B9AC15" w14:textId="77777777" w:rsidR="00C92EA6" w:rsidRPr="00C92EA6" w:rsidRDefault="00C92EA6" w:rsidP="00C92EA6">
      <w:pPr>
        <w:pStyle w:val="Code"/>
        <w:rPr>
          <w:highlight w:val="white"/>
        </w:rPr>
      </w:pPr>
      <w:r w:rsidRPr="00C92EA6">
        <w:rPr>
          <w:highlight w:val="white"/>
        </w:rPr>
        <w:t xml:space="preserve">              FileInfo file = new FileInfo(SourcePath + arg);</w:t>
      </w:r>
    </w:p>
    <w:p w14:paraId="790B5733" w14:textId="77777777" w:rsidR="00C92EA6" w:rsidRPr="00C92EA6" w:rsidRDefault="00C92EA6" w:rsidP="00C92EA6">
      <w:pPr>
        <w:pStyle w:val="Code"/>
        <w:rPr>
          <w:highlight w:val="white"/>
        </w:rPr>
      </w:pPr>
    </w:p>
    <w:p w14:paraId="431D3ADC" w14:textId="77777777" w:rsidR="00C92EA6" w:rsidRPr="00C92EA6" w:rsidRDefault="00C92EA6" w:rsidP="00C92EA6">
      <w:pPr>
        <w:pStyle w:val="Code"/>
        <w:rPr>
          <w:highlight w:val="white"/>
        </w:rPr>
      </w:pPr>
      <w:r w:rsidRPr="00C92EA6">
        <w:rPr>
          <w:highlight w:val="white"/>
        </w:rPr>
        <w:t xml:space="preserve">              if (print) {</w:t>
      </w:r>
    </w:p>
    <w:p w14:paraId="5367E329" w14:textId="77777777" w:rsidR="00C92EA6" w:rsidRPr="00C92EA6" w:rsidRDefault="00C92EA6" w:rsidP="00C92EA6">
      <w:pPr>
        <w:pStyle w:val="Code"/>
        <w:rPr>
          <w:highlight w:val="white"/>
        </w:rPr>
      </w:pPr>
      <w:r w:rsidRPr="00C92EA6">
        <w:rPr>
          <w:highlight w:val="white"/>
        </w:rPr>
        <w:t xml:space="preserve">                Console.Out.WriteLine("Loading \"" + file.FullName +</w:t>
      </w:r>
    </w:p>
    <w:p w14:paraId="5382828C" w14:textId="4733CD48" w:rsidR="00C92EA6" w:rsidRPr="00C92EA6" w:rsidRDefault="00C92EA6" w:rsidP="00C92EA6">
      <w:pPr>
        <w:pStyle w:val="Code"/>
        <w:rPr>
          <w:highlight w:val="white"/>
        </w:rPr>
      </w:pPr>
      <w:r w:rsidRPr="00C92EA6">
        <w:rPr>
          <w:highlight w:val="white"/>
        </w:rPr>
        <w:t xml:space="preserve">                                      ".o</w:t>
      </w:r>
      <w:r w:rsidR="00FF114A">
        <w:rPr>
          <w:highlight w:val="white"/>
        </w:rPr>
        <w:t>bj</w:t>
      </w:r>
      <w:r w:rsidRPr="00C92EA6">
        <w:rPr>
          <w:highlight w:val="white"/>
        </w:rPr>
        <w:t xml:space="preserve">\".");  </w:t>
      </w:r>
    </w:p>
    <w:p w14:paraId="50D708DA" w14:textId="77777777" w:rsidR="00C92EA6" w:rsidRPr="00C92EA6" w:rsidRDefault="00C92EA6" w:rsidP="00C92EA6">
      <w:pPr>
        <w:pStyle w:val="Code"/>
        <w:rPr>
          <w:highlight w:val="white"/>
        </w:rPr>
      </w:pPr>
      <w:r w:rsidRPr="00C92EA6">
        <w:rPr>
          <w:highlight w:val="white"/>
        </w:rPr>
        <w:t xml:space="preserve">              }</w:t>
      </w:r>
    </w:p>
    <w:p w14:paraId="647B84C9" w14:textId="77777777" w:rsidR="00C92EA6" w:rsidRPr="00C92EA6" w:rsidRDefault="00C92EA6" w:rsidP="00C92EA6">
      <w:pPr>
        <w:pStyle w:val="Code"/>
        <w:rPr>
          <w:highlight w:val="white"/>
        </w:rPr>
      </w:pPr>
      <w:r w:rsidRPr="00C92EA6">
        <w:rPr>
          <w:highlight w:val="white"/>
        </w:rPr>
        <w:t xml:space="preserve">          </w:t>
      </w:r>
    </w:p>
    <w:p w14:paraId="71A1FAF1" w14:textId="77777777" w:rsidR="00C92EA6" w:rsidRPr="00C92EA6" w:rsidRDefault="00C92EA6" w:rsidP="00C92EA6">
      <w:pPr>
        <w:pStyle w:val="Code"/>
        <w:rPr>
          <w:highlight w:val="white"/>
        </w:rPr>
      </w:pPr>
      <w:r w:rsidRPr="00C92EA6">
        <w:rPr>
          <w:highlight w:val="white"/>
        </w:rPr>
        <w:t xml:space="preserve">              ReadObjectFile(file, linker);</w:t>
      </w:r>
    </w:p>
    <w:p w14:paraId="6E24ED47" w14:textId="77777777" w:rsidR="00C92EA6" w:rsidRPr="00C92EA6" w:rsidRDefault="00C92EA6" w:rsidP="00C92EA6">
      <w:pPr>
        <w:pStyle w:val="Code"/>
        <w:rPr>
          <w:highlight w:val="white"/>
        </w:rPr>
      </w:pPr>
      <w:r w:rsidRPr="00C92EA6">
        <w:rPr>
          <w:highlight w:val="white"/>
        </w:rPr>
        <w:t xml:space="preserve">            }</w:t>
      </w:r>
    </w:p>
    <w:p w14:paraId="19AFB535" w14:textId="77777777" w:rsidR="00C92EA6" w:rsidRPr="00C92EA6" w:rsidRDefault="00C92EA6" w:rsidP="00C92EA6">
      <w:pPr>
        <w:pStyle w:val="Code"/>
        <w:rPr>
          <w:highlight w:val="white"/>
        </w:rPr>
      </w:pPr>
    </w:p>
    <w:p w14:paraId="04C761D6" w14:textId="77777777" w:rsidR="00C92EA6" w:rsidRPr="00C92EA6" w:rsidRDefault="00C92EA6" w:rsidP="00C92EA6">
      <w:pPr>
        <w:pStyle w:val="Code"/>
        <w:rPr>
          <w:highlight w:val="white"/>
        </w:rPr>
      </w:pPr>
      <w:r w:rsidRPr="00C92EA6">
        <w:rPr>
          <w:highlight w:val="white"/>
        </w:rPr>
        <w:t xml:space="preserve">            linker.Generate(targetFile);</w:t>
      </w:r>
    </w:p>
    <w:p w14:paraId="70010F54" w14:textId="77777777" w:rsidR="00C92EA6" w:rsidRPr="00C92EA6" w:rsidRDefault="00C92EA6" w:rsidP="00C92EA6">
      <w:pPr>
        <w:pStyle w:val="Code"/>
        <w:rPr>
          <w:highlight w:val="white"/>
        </w:rPr>
      </w:pPr>
      <w:r w:rsidRPr="00C92EA6">
        <w:rPr>
          <w:highlight w:val="white"/>
        </w:rPr>
        <w:t xml:space="preserve">          }</w:t>
      </w:r>
    </w:p>
    <w:p w14:paraId="73B5F961" w14:textId="77777777" w:rsidR="00C92EA6" w:rsidRPr="00C92EA6" w:rsidRDefault="00C92EA6" w:rsidP="00C92EA6">
      <w:pPr>
        <w:pStyle w:val="Code"/>
        <w:rPr>
          <w:highlight w:val="white"/>
        </w:rPr>
      </w:pPr>
      <w:r w:rsidRPr="00C92EA6">
        <w:rPr>
          <w:highlight w:val="white"/>
        </w:rPr>
        <w:t xml:space="preserve">          else if (print) {</w:t>
      </w:r>
    </w:p>
    <w:p w14:paraId="272D05C9" w14:textId="77777777" w:rsidR="00C92EA6" w:rsidRPr="00C92EA6" w:rsidRDefault="00C92EA6" w:rsidP="00C92EA6">
      <w:pPr>
        <w:pStyle w:val="Code"/>
        <w:rPr>
          <w:highlight w:val="white"/>
        </w:rPr>
      </w:pPr>
      <w:r w:rsidRPr="00C92EA6">
        <w:rPr>
          <w:highlight w:val="white"/>
        </w:rPr>
        <w:t xml:space="preserve">            Console.Out.WriteLine(SourcePath + argList[0] +</w:t>
      </w:r>
    </w:p>
    <w:p w14:paraId="0543BA21" w14:textId="77777777" w:rsidR="00C92EA6" w:rsidRPr="00C92EA6" w:rsidRDefault="00C92EA6" w:rsidP="00C92EA6">
      <w:pPr>
        <w:pStyle w:val="Code"/>
        <w:rPr>
          <w:highlight w:val="white"/>
        </w:rPr>
      </w:pPr>
      <w:r w:rsidRPr="00C92EA6">
        <w:rPr>
          <w:highlight w:val="white"/>
        </w:rPr>
        <w:t xml:space="preserve">                                  ".com is up-to-date.");</w:t>
      </w:r>
    </w:p>
    <w:p w14:paraId="124829C1" w14:textId="77777777" w:rsidR="00C92EA6" w:rsidRPr="00C92EA6" w:rsidRDefault="00C92EA6" w:rsidP="00C92EA6">
      <w:pPr>
        <w:pStyle w:val="Code"/>
        <w:rPr>
          <w:highlight w:val="white"/>
        </w:rPr>
      </w:pPr>
      <w:r w:rsidRPr="00C92EA6">
        <w:rPr>
          <w:highlight w:val="white"/>
        </w:rPr>
        <w:t xml:space="preserve">          }</w:t>
      </w:r>
    </w:p>
    <w:p w14:paraId="75769991" w14:textId="3104D914" w:rsidR="00C92EA6" w:rsidRDefault="00C92EA6" w:rsidP="00C92EA6">
      <w:pPr>
        <w:pStyle w:val="Code"/>
        <w:rPr>
          <w:highlight w:val="white"/>
        </w:rPr>
      </w:pPr>
      <w:r w:rsidRPr="00C92EA6">
        <w:rPr>
          <w:highlight w:val="white"/>
        </w:rPr>
        <w:t xml:space="preserve">        }</w:t>
      </w:r>
    </w:p>
    <w:p w14:paraId="22089E39" w14:textId="3FAAAEE6" w:rsidR="00C92EA6" w:rsidRDefault="00C92EA6" w:rsidP="00C92EA6">
      <w:pPr>
        <w:pStyle w:val="Code"/>
        <w:rPr>
          <w:highlight w:val="white"/>
        </w:rPr>
      </w:pPr>
    </w:p>
    <w:p w14:paraId="12047E41" w14:textId="612F4FBB" w:rsidR="00C92EA6" w:rsidRDefault="00C92EA6" w:rsidP="00C92EA6">
      <w:pPr>
        <w:pStyle w:val="Code"/>
        <w:rPr>
          <w:highlight w:val="white"/>
        </w:rPr>
      </w:pPr>
      <w:r>
        <w:rPr>
          <w:highlight w:val="white"/>
        </w:rPr>
        <w:t xml:space="preserve">        // ...</w:t>
      </w:r>
    </w:p>
    <w:p w14:paraId="6F129458" w14:textId="3B70C3F1" w:rsidR="00C92EA6" w:rsidRPr="00C92EA6" w:rsidRDefault="00C92EA6" w:rsidP="00C92EA6">
      <w:pPr>
        <w:pStyle w:val="Code"/>
        <w:rPr>
          <w:highlight w:val="white"/>
        </w:rPr>
      </w:pPr>
      <w:r>
        <w:rPr>
          <w:highlight w:val="white"/>
        </w:rPr>
        <w:t xml:space="preserve">      }</w:t>
      </w:r>
    </w:p>
    <w:p w14:paraId="02B74397" w14:textId="69B40BAC" w:rsidR="00F65204" w:rsidRDefault="00F65204" w:rsidP="00C92EA6">
      <w:pPr>
        <w:pStyle w:val="Code"/>
        <w:rPr>
          <w:highlight w:val="white"/>
        </w:rPr>
      </w:pPr>
      <w:r w:rsidRPr="00C92EA6">
        <w:rPr>
          <w:highlight w:val="white"/>
        </w:rPr>
        <w:t xml:space="preserve">    }</w:t>
      </w:r>
    </w:p>
    <w:p w14:paraId="3B30C1F1" w14:textId="2B18E513" w:rsidR="00F01798" w:rsidRDefault="00F01798" w:rsidP="00F01798">
      <w:pPr>
        <w:pStyle w:val="Code"/>
        <w:rPr>
          <w:highlight w:val="white"/>
        </w:rPr>
      </w:pPr>
    </w:p>
    <w:p w14:paraId="7518E563" w14:textId="7DC02A6C" w:rsidR="00F01798" w:rsidRDefault="00F01798" w:rsidP="00F01798">
      <w:pPr>
        <w:pStyle w:val="Code"/>
        <w:rPr>
          <w:highlight w:val="white"/>
        </w:rPr>
      </w:pPr>
      <w:r>
        <w:rPr>
          <w:highlight w:val="white"/>
        </w:rPr>
        <w:t xml:space="preserve">    // ...</w:t>
      </w:r>
    </w:p>
    <w:p w14:paraId="50285C88" w14:textId="77777777" w:rsidR="00F01798" w:rsidRPr="00F01798" w:rsidRDefault="00F01798" w:rsidP="00F01798">
      <w:pPr>
        <w:pStyle w:val="Code"/>
        <w:rPr>
          <w:highlight w:val="white"/>
        </w:rPr>
      </w:pPr>
    </w:p>
    <w:p w14:paraId="750E69D4" w14:textId="77777777" w:rsidR="00F01798" w:rsidRPr="00F01798" w:rsidRDefault="00F01798" w:rsidP="00F01798">
      <w:pPr>
        <w:pStyle w:val="Code"/>
        <w:rPr>
          <w:highlight w:val="white"/>
        </w:rPr>
      </w:pPr>
      <w:r w:rsidRPr="00F01798">
        <w:rPr>
          <w:highlight w:val="white"/>
        </w:rPr>
        <w:t xml:space="preserve">    public static void CompileSourceFile(FileInfo file) {</w:t>
      </w:r>
    </w:p>
    <w:p w14:paraId="29DAC6E2" w14:textId="77777777" w:rsidR="00F01798" w:rsidRPr="00F01798" w:rsidRDefault="00F01798" w:rsidP="00F01798">
      <w:pPr>
        <w:pStyle w:val="Code"/>
        <w:rPr>
          <w:highlight w:val="white"/>
        </w:rPr>
      </w:pPr>
      <w:r>
        <w:rPr>
          <w:highlight w:val="white"/>
        </w:rPr>
        <w:t xml:space="preserve">      // ...</w:t>
      </w:r>
    </w:p>
    <w:p w14:paraId="02D7334B" w14:textId="77777777" w:rsidR="00F01798" w:rsidRDefault="00F01798" w:rsidP="00F01798">
      <w:pPr>
        <w:pStyle w:val="Code"/>
        <w:rPr>
          <w:highlight w:val="white"/>
        </w:rPr>
      </w:pPr>
    </w:p>
    <w:p w14:paraId="7FCE02F9" w14:textId="490C95AF" w:rsidR="00F01798" w:rsidRDefault="00F01798" w:rsidP="00F01798">
      <w:pPr>
        <w:pStyle w:val="Code"/>
        <w:rPr>
          <w:highlight w:val="white"/>
        </w:rPr>
      </w:pPr>
      <w:r w:rsidRPr="00F01798">
        <w:rPr>
          <w:highlight w:val="white"/>
        </w:rPr>
        <w:t xml:space="preserve">      if (Start.LinuxOrWindows == Start.LinuxOrWindowsState.Linux) {</w:t>
      </w:r>
    </w:p>
    <w:p w14:paraId="03B24331" w14:textId="435B5B79" w:rsidR="00F01798" w:rsidRPr="00F01798" w:rsidRDefault="00F01798" w:rsidP="00F01798">
      <w:pPr>
        <w:pStyle w:val="Code"/>
        <w:rPr>
          <w:highlight w:val="white"/>
        </w:rPr>
      </w:pPr>
      <w:r>
        <w:rPr>
          <w:highlight w:val="white"/>
        </w:rPr>
        <w:t xml:space="preserve">        // ...</w:t>
      </w:r>
    </w:p>
    <w:p w14:paraId="30BA4463" w14:textId="77777777" w:rsidR="00F01798" w:rsidRPr="00F01798" w:rsidRDefault="00F01798" w:rsidP="00F01798">
      <w:pPr>
        <w:pStyle w:val="Code"/>
        <w:rPr>
          <w:highlight w:val="white"/>
        </w:rPr>
      </w:pPr>
      <w:r w:rsidRPr="00F01798">
        <w:rPr>
          <w:highlight w:val="white"/>
        </w:rPr>
        <w:t xml:space="preserve">      }</w:t>
      </w:r>
    </w:p>
    <w:p w14:paraId="74DE67D9" w14:textId="77777777" w:rsidR="00F01798" w:rsidRPr="00F01798" w:rsidRDefault="00F01798" w:rsidP="00F01798">
      <w:pPr>
        <w:pStyle w:val="Code"/>
        <w:rPr>
          <w:highlight w:val="white"/>
        </w:rPr>
      </w:pPr>
    </w:p>
    <w:p w14:paraId="1342E087" w14:textId="77777777" w:rsidR="00F01798" w:rsidRPr="00F01798" w:rsidRDefault="00F01798" w:rsidP="00F01798">
      <w:pPr>
        <w:pStyle w:val="Code"/>
        <w:rPr>
          <w:highlight w:val="white"/>
        </w:rPr>
      </w:pPr>
      <w:r w:rsidRPr="00F01798">
        <w:rPr>
          <w:highlight w:val="white"/>
        </w:rPr>
        <w:t xml:space="preserve">      if (Start.LinuxOrWindows == Start.LinuxOrWindowsState.Windows) {</w:t>
      </w:r>
    </w:p>
    <w:p w14:paraId="07AC55B7" w14:textId="77777777" w:rsidR="00F01798" w:rsidRPr="00F01798" w:rsidRDefault="00F01798" w:rsidP="00F01798">
      <w:pPr>
        <w:pStyle w:val="Code"/>
        <w:rPr>
          <w:highlight w:val="white"/>
        </w:rPr>
      </w:pPr>
      <w:r w:rsidRPr="00F01798">
        <w:rPr>
          <w:highlight w:val="white"/>
        </w:rPr>
        <w:t xml:space="preserve">        Preprocessor.MacroMap.Add("__WINDOWS__",</w:t>
      </w:r>
    </w:p>
    <w:p w14:paraId="79610992" w14:textId="77777777" w:rsidR="00F01798" w:rsidRPr="00F01798" w:rsidRDefault="00F01798" w:rsidP="00F01798">
      <w:pPr>
        <w:pStyle w:val="Code"/>
        <w:rPr>
          <w:highlight w:val="white"/>
        </w:rPr>
      </w:pPr>
      <w:r w:rsidRPr="00F01798">
        <w:rPr>
          <w:highlight w:val="white"/>
        </w:rPr>
        <w:t xml:space="preserve">                                  new Macro(0, new List&lt;Token&gt;()));</w:t>
      </w:r>
    </w:p>
    <w:p w14:paraId="1AB919CE" w14:textId="7F0D5B9A" w:rsidR="00F01798" w:rsidRDefault="00F01798" w:rsidP="00F01798">
      <w:pPr>
        <w:pStyle w:val="Code"/>
        <w:rPr>
          <w:highlight w:val="white"/>
        </w:rPr>
      </w:pPr>
      <w:r w:rsidRPr="00F01798">
        <w:rPr>
          <w:highlight w:val="white"/>
        </w:rPr>
        <w:t xml:space="preserve">      }</w:t>
      </w:r>
    </w:p>
    <w:p w14:paraId="3E801C41" w14:textId="53C8C673" w:rsidR="00F01798" w:rsidRDefault="00F01798" w:rsidP="00F01798">
      <w:pPr>
        <w:pStyle w:val="Code"/>
        <w:rPr>
          <w:highlight w:val="white"/>
        </w:rPr>
      </w:pPr>
    </w:p>
    <w:p w14:paraId="587205A3" w14:textId="186529D8" w:rsidR="00F01798" w:rsidRPr="00F01798" w:rsidRDefault="00F01798" w:rsidP="00F01798">
      <w:pPr>
        <w:pStyle w:val="Code"/>
        <w:rPr>
          <w:highlight w:val="white"/>
        </w:rPr>
      </w:pPr>
      <w:r>
        <w:rPr>
          <w:highlight w:val="white"/>
        </w:rPr>
        <w:lastRenderedPageBreak/>
        <w:t xml:space="preserve">      // ...</w:t>
      </w:r>
    </w:p>
    <w:p w14:paraId="35A20587" w14:textId="4120CBFA" w:rsidR="00F01798" w:rsidRPr="00C92EA6" w:rsidRDefault="00F01798" w:rsidP="00C92EA6">
      <w:pPr>
        <w:pStyle w:val="Code"/>
        <w:rPr>
          <w:highlight w:val="white"/>
        </w:rPr>
      </w:pPr>
      <w:r>
        <w:rPr>
          <w:highlight w:val="white"/>
        </w:rPr>
        <w:t xml:space="preserve">    }</w:t>
      </w:r>
    </w:p>
    <w:p w14:paraId="2C57EFB4" w14:textId="5487B89F" w:rsidR="00F65204" w:rsidRPr="00F65204" w:rsidRDefault="00F65204" w:rsidP="00C92EA6">
      <w:pPr>
        <w:pStyle w:val="Code"/>
        <w:rPr>
          <w:highlight w:val="white"/>
        </w:rPr>
      </w:pPr>
      <w:r>
        <w:rPr>
          <w:highlight w:val="white"/>
        </w:rPr>
        <w:t xml:space="preserve">  }</w:t>
      </w:r>
    </w:p>
    <w:p w14:paraId="5992949F" w14:textId="78D8FB58" w:rsidR="00F65204" w:rsidRPr="00F65204" w:rsidRDefault="00F65204" w:rsidP="00F65204">
      <w:pPr>
        <w:pStyle w:val="Code"/>
        <w:rPr>
          <w:highlight w:val="white"/>
        </w:rPr>
      </w:pPr>
      <w:r>
        <w:rPr>
          <w:highlight w:val="white"/>
        </w:rPr>
        <w:t>}</w:t>
      </w:r>
    </w:p>
    <w:p w14:paraId="1305426C" w14:textId="48444F1C" w:rsidR="000C4DBF" w:rsidRDefault="000C4DBF" w:rsidP="00571855">
      <w:pPr>
        <w:pStyle w:val="Rubrik3"/>
        <w:numPr>
          <w:ilvl w:val="2"/>
          <w:numId w:val="156"/>
        </w:numPr>
        <w:rPr>
          <w:highlight w:val="white"/>
        </w:rPr>
      </w:pPr>
      <w:r w:rsidRPr="00571855">
        <w:rPr>
          <w:highlight w:val="white"/>
        </w:rPr>
        <w:t>Type Size</w:t>
      </w:r>
      <w:bookmarkEnd w:id="436"/>
    </w:p>
    <w:p w14:paraId="67CDE55A" w14:textId="5CD4F933" w:rsidR="004568A2" w:rsidRPr="004568A2" w:rsidRDefault="004568A2" w:rsidP="004568A2">
      <w:pPr>
        <w:rPr>
          <w:highlight w:val="white"/>
        </w:rPr>
      </w:pPr>
      <w:r>
        <w:rPr>
          <w:highlight w:val="white"/>
        </w:rPr>
        <w:t xml:space="preserve">To begin with, </w:t>
      </w:r>
      <w:r w:rsidR="00436D32">
        <w:rPr>
          <w:highlight w:val="white"/>
        </w:rPr>
        <w:t>we need new type sizes for Windows mode. A character is, as always, one byte</w:t>
      </w:r>
      <w:r w:rsidR="007F65F7">
        <w:rPr>
          <w:highlight w:val="white"/>
        </w:rPr>
        <w:t>. A short is one byte, an integer or a pointer is two bytes, and a long is four bytes. Note that an integer and a pointer have equal sizes in windows mode.</w:t>
      </w:r>
    </w:p>
    <w:p w14:paraId="4BD1E361" w14:textId="77777777" w:rsidR="000C4DBF" w:rsidRDefault="000C4DBF" w:rsidP="000C4DBF">
      <w:pPr>
        <w:pStyle w:val="CodeHeader"/>
      </w:pPr>
      <w:proofErr w:type="spellStart"/>
      <w:r>
        <w:t>TypeSize.cs</w:t>
      </w:r>
      <w:proofErr w:type="spellEnd"/>
    </w:p>
    <w:p w14:paraId="3316A343" w14:textId="7BA50C50" w:rsidR="000C4DBF" w:rsidRDefault="000C4DBF" w:rsidP="000C4DBF">
      <w:pPr>
        <w:pStyle w:val="Code"/>
        <w:rPr>
          <w:highlight w:val="white"/>
        </w:rPr>
      </w:pPr>
      <w:r w:rsidRPr="0063592A">
        <w:rPr>
          <w:highlight w:val="white"/>
        </w:rPr>
        <w:t xml:space="preserve">    static TypeSize() {</w:t>
      </w:r>
    </w:p>
    <w:p w14:paraId="05D64D35" w14:textId="633788CF" w:rsidR="000C4DBF" w:rsidRPr="0063592A" w:rsidRDefault="000C4DBF" w:rsidP="000C4DBF">
      <w:pPr>
        <w:pStyle w:val="Code"/>
        <w:rPr>
          <w:highlight w:val="white"/>
        </w:rPr>
      </w:pPr>
      <w:r>
        <w:rPr>
          <w:highlight w:val="white"/>
        </w:rPr>
        <w:t xml:space="preserve">      // ...</w:t>
      </w:r>
    </w:p>
    <w:p w14:paraId="6597FBC7" w14:textId="77777777" w:rsidR="00DC1E70" w:rsidRPr="0063592A" w:rsidRDefault="00DC1E70" w:rsidP="00DC1E70">
      <w:pPr>
        <w:pStyle w:val="Code"/>
        <w:rPr>
          <w:highlight w:val="white"/>
        </w:rPr>
      </w:pPr>
      <w:r w:rsidRPr="0063592A">
        <w:rPr>
          <w:highlight w:val="white"/>
        </w:rPr>
        <w:t xml:space="preserve">      </w:t>
      </w:r>
    </w:p>
    <w:p w14:paraId="12A2EC12" w14:textId="77777777" w:rsidR="00DC1E70" w:rsidRDefault="00DC1E70" w:rsidP="00DC1E70">
      <w:pPr>
        <w:pStyle w:val="Code"/>
        <w:rPr>
          <w:highlight w:val="white"/>
        </w:rPr>
      </w:pPr>
      <w:r w:rsidRPr="0063592A">
        <w:rPr>
          <w:highlight w:val="white"/>
        </w:rPr>
        <w:t xml:space="preserve">      if (Start.Linux) {</w:t>
      </w:r>
    </w:p>
    <w:p w14:paraId="0F471BCD" w14:textId="77777777" w:rsidR="00DC1E70" w:rsidRDefault="00DC1E70" w:rsidP="00DC1E70">
      <w:pPr>
        <w:pStyle w:val="Code"/>
        <w:rPr>
          <w:highlight w:val="white"/>
        </w:rPr>
      </w:pPr>
      <w:r>
        <w:rPr>
          <w:highlight w:val="white"/>
        </w:rPr>
        <w:t xml:space="preserve">        // ...</w:t>
      </w:r>
    </w:p>
    <w:p w14:paraId="36022FDC" w14:textId="77777777" w:rsidR="00DC1E70" w:rsidRPr="0063592A" w:rsidRDefault="00DC1E70" w:rsidP="00DC1E70">
      <w:pPr>
        <w:pStyle w:val="Code"/>
        <w:rPr>
          <w:highlight w:val="white"/>
        </w:rPr>
      </w:pPr>
      <w:r>
        <w:rPr>
          <w:highlight w:val="white"/>
        </w:rPr>
        <w:t xml:space="preserve">      }</w:t>
      </w:r>
    </w:p>
    <w:p w14:paraId="5CB204D9" w14:textId="77777777" w:rsidR="00DC1E70" w:rsidRDefault="00DC1E70" w:rsidP="000C4DBF">
      <w:pPr>
        <w:pStyle w:val="Code"/>
        <w:rPr>
          <w:highlight w:val="white"/>
        </w:rPr>
      </w:pPr>
    </w:p>
    <w:p w14:paraId="39E1057D" w14:textId="0CF2E118" w:rsidR="000C4DBF" w:rsidRPr="0063592A" w:rsidRDefault="000C4DBF" w:rsidP="000C4DBF">
      <w:pPr>
        <w:pStyle w:val="Code"/>
        <w:rPr>
          <w:highlight w:val="white"/>
        </w:rPr>
      </w:pPr>
      <w:r w:rsidRPr="0063592A">
        <w:rPr>
          <w:highlight w:val="white"/>
        </w:rPr>
        <w:t xml:space="preserve">      if (Start.Windows) {</w:t>
      </w:r>
    </w:p>
    <w:p w14:paraId="089C667A" w14:textId="77777777" w:rsidR="000C4DBF" w:rsidRPr="0063592A" w:rsidRDefault="000C4DBF" w:rsidP="000C4DBF">
      <w:pPr>
        <w:pStyle w:val="Code"/>
        <w:rPr>
          <w:highlight w:val="white"/>
        </w:rPr>
      </w:pPr>
      <w:r w:rsidRPr="0063592A">
        <w:rPr>
          <w:highlight w:val="white"/>
        </w:rPr>
        <w:t xml:space="preserve">        PointerSize = 2;</w:t>
      </w:r>
    </w:p>
    <w:p w14:paraId="73141688" w14:textId="77777777" w:rsidR="000C4DBF" w:rsidRPr="0063592A" w:rsidRDefault="000C4DBF" w:rsidP="000C4DBF">
      <w:pPr>
        <w:pStyle w:val="Code"/>
        <w:rPr>
          <w:highlight w:val="white"/>
        </w:rPr>
      </w:pPr>
      <w:r w:rsidRPr="0063592A">
        <w:rPr>
          <w:highlight w:val="white"/>
        </w:rPr>
        <w:t xml:space="preserve">        SignedIntegerSize = 2;</w:t>
      </w:r>
    </w:p>
    <w:p w14:paraId="64B152CB" w14:textId="77777777" w:rsidR="000C4DBF" w:rsidRPr="0063592A" w:rsidRDefault="000C4DBF" w:rsidP="000C4DBF">
      <w:pPr>
        <w:pStyle w:val="Code"/>
        <w:rPr>
          <w:highlight w:val="white"/>
        </w:rPr>
      </w:pPr>
    </w:p>
    <w:p w14:paraId="01C22B76" w14:textId="77777777" w:rsidR="000C4DBF" w:rsidRPr="0063592A" w:rsidRDefault="000C4DBF" w:rsidP="000C4DBF">
      <w:pPr>
        <w:pStyle w:val="Code"/>
        <w:rPr>
          <w:highlight w:val="white"/>
        </w:rPr>
      </w:pPr>
      <w:r w:rsidRPr="0063592A">
        <w:rPr>
          <w:highlight w:val="white"/>
        </w:rPr>
        <w:t xml:space="preserve">        m_sizeMap.Add(Sort.Void, 0);</w:t>
      </w:r>
    </w:p>
    <w:p w14:paraId="110A0F0F" w14:textId="77777777" w:rsidR="000C4DBF" w:rsidRPr="0063592A" w:rsidRDefault="000C4DBF" w:rsidP="000C4DBF">
      <w:pPr>
        <w:pStyle w:val="Code"/>
        <w:rPr>
          <w:highlight w:val="white"/>
        </w:rPr>
      </w:pPr>
      <w:r w:rsidRPr="0063592A">
        <w:rPr>
          <w:highlight w:val="white"/>
        </w:rPr>
        <w:t xml:space="preserve">        m_sizeMap.Add(Sort.Function, 0);</w:t>
      </w:r>
    </w:p>
    <w:p w14:paraId="49F066FA" w14:textId="77777777" w:rsidR="000C4DBF" w:rsidRPr="0063592A" w:rsidRDefault="000C4DBF" w:rsidP="000C4DBF">
      <w:pPr>
        <w:pStyle w:val="Code"/>
        <w:rPr>
          <w:highlight w:val="white"/>
        </w:rPr>
      </w:pPr>
      <w:r w:rsidRPr="0063592A">
        <w:rPr>
          <w:highlight w:val="white"/>
        </w:rPr>
        <w:t xml:space="preserve">        m_sizeMap.Add(Sort.Logical, 1);</w:t>
      </w:r>
    </w:p>
    <w:p w14:paraId="26AB5BF7" w14:textId="77777777" w:rsidR="000C4DBF" w:rsidRPr="0063592A" w:rsidRDefault="000C4DBF" w:rsidP="000C4DBF">
      <w:pPr>
        <w:pStyle w:val="Code"/>
        <w:rPr>
          <w:highlight w:val="white"/>
        </w:rPr>
      </w:pPr>
      <w:r w:rsidRPr="0063592A">
        <w:rPr>
          <w:highlight w:val="white"/>
        </w:rPr>
        <w:t xml:space="preserve">        m_sizeMap.Add(Sort.Array, 2);</w:t>
      </w:r>
    </w:p>
    <w:p w14:paraId="16F3CFBA" w14:textId="77777777" w:rsidR="000C4DBF" w:rsidRPr="0063592A" w:rsidRDefault="000C4DBF" w:rsidP="000C4DBF">
      <w:pPr>
        <w:pStyle w:val="Code"/>
        <w:rPr>
          <w:highlight w:val="white"/>
        </w:rPr>
      </w:pPr>
      <w:r w:rsidRPr="0063592A">
        <w:rPr>
          <w:highlight w:val="white"/>
        </w:rPr>
        <w:t xml:space="preserve">        m_sizeMap.Add(Sort.Pointer, 2);</w:t>
      </w:r>
    </w:p>
    <w:p w14:paraId="2274C081" w14:textId="77777777" w:rsidR="000C4DBF" w:rsidRPr="0063592A" w:rsidRDefault="000C4DBF" w:rsidP="000C4DBF">
      <w:pPr>
        <w:pStyle w:val="Code"/>
        <w:rPr>
          <w:highlight w:val="white"/>
        </w:rPr>
      </w:pPr>
      <w:r w:rsidRPr="0063592A">
        <w:rPr>
          <w:highlight w:val="white"/>
        </w:rPr>
        <w:t xml:space="preserve">        m_sizeMap.Add(Sort.String, 2);</w:t>
      </w:r>
    </w:p>
    <w:p w14:paraId="7409D599" w14:textId="208D1979" w:rsidR="000C4DBF" w:rsidRPr="0063592A" w:rsidRDefault="000C4DBF" w:rsidP="000C4DBF">
      <w:pPr>
        <w:pStyle w:val="Code"/>
        <w:rPr>
          <w:highlight w:val="white"/>
        </w:rPr>
      </w:pPr>
      <w:r w:rsidRPr="0063592A">
        <w:rPr>
          <w:highlight w:val="white"/>
        </w:rPr>
        <w:t xml:space="preserve">        m_sizeMap.Add(Sort.</w:t>
      </w:r>
      <w:r w:rsidR="005D4E81">
        <w:rPr>
          <w:highlight w:val="white"/>
        </w:rPr>
        <w:t>SignedChar</w:t>
      </w:r>
      <w:r w:rsidRPr="0063592A">
        <w:rPr>
          <w:highlight w:val="white"/>
        </w:rPr>
        <w:t>, 1);</w:t>
      </w:r>
    </w:p>
    <w:p w14:paraId="38544C63" w14:textId="56046FC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UnsignedChar</w:t>
      </w:r>
      <w:r w:rsidRPr="0063592A">
        <w:rPr>
          <w:highlight w:val="white"/>
        </w:rPr>
        <w:t>, 1);</w:t>
      </w:r>
    </w:p>
    <w:p w14:paraId="15034AE8" w14:textId="3C00A45A" w:rsidR="000C4DBF" w:rsidRPr="0063592A" w:rsidRDefault="000C4DBF" w:rsidP="000C4DBF">
      <w:pPr>
        <w:pStyle w:val="Code"/>
        <w:rPr>
          <w:highlight w:val="white"/>
        </w:rPr>
      </w:pPr>
      <w:r w:rsidRPr="0063592A">
        <w:rPr>
          <w:highlight w:val="white"/>
        </w:rPr>
        <w:t xml:space="preserve">        m_sizeMap.Add(Sort.</w:t>
      </w:r>
      <w:r w:rsidR="005D4E81">
        <w:rPr>
          <w:highlight w:val="white"/>
        </w:rPr>
        <w:t>SignedShortInt</w:t>
      </w:r>
      <w:r w:rsidRPr="0063592A">
        <w:rPr>
          <w:highlight w:val="white"/>
        </w:rPr>
        <w:t>, 1);</w:t>
      </w:r>
    </w:p>
    <w:p w14:paraId="3A5D710F" w14:textId="3D0EA2E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UnsignedShortInt</w:t>
      </w:r>
      <w:r w:rsidRPr="0063592A">
        <w:rPr>
          <w:highlight w:val="white"/>
        </w:rPr>
        <w:t>, 1);</w:t>
      </w:r>
    </w:p>
    <w:p w14:paraId="2DC730EE" w14:textId="5ED1E364" w:rsidR="000C4DBF" w:rsidRPr="0063592A" w:rsidRDefault="000C4DBF" w:rsidP="000C4DBF">
      <w:pPr>
        <w:pStyle w:val="Code"/>
        <w:rPr>
          <w:highlight w:val="white"/>
        </w:rPr>
      </w:pPr>
      <w:r w:rsidRPr="0063592A">
        <w:rPr>
          <w:highlight w:val="white"/>
        </w:rPr>
        <w:t xml:space="preserve">        m_sizeMap.Add(Sort.</w:t>
      </w:r>
      <w:r w:rsidR="005D4E81">
        <w:rPr>
          <w:highlight w:val="white"/>
        </w:rPr>
        <w:t>SignedInt</w:t>
      </w:r>
      <w:r w:rsidRPr="0063592A">
        <w:rPr>
          <w:highlight w:val="white"/>
        </w:rPr>
        <w:t>, 2);</w:t>
      </w:r>
    </w:p>
    <w:p w14:paraId="4DACE431" w14:textId="7AD5512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UnsignedInt</w:t>
      </w:r>
      <w:r w:rsidRPr="0063592A">
        <w:rPr>
          <w:highlight w:val="white"/>
        </w:rPr>
        <w:t>, 2);</w:t>
      </w:r>
    </w:p>
    <w:p w14:paraId="7CBAFB72" w14:textId="131BC044" w:rsidR="000C4DBF" w:rsidRPr="0063592A" w:rsidRDefault="000C4DBF" w:rsidP="000C4DBF">
      <w:pPr>
        <w:pStyle w:val="Code"/>
        <w:rPr>
          <w:highlight w:val="white"/>
        </w:rPr>
      </w:pPr>
      <w:r w:rsidRPr="0063592A">
        <w:rPr>
          <w:highlight w:val="white"/>
        </w:rPr>
        <w:t xml:space="preserve">        m_sizeMap.Add(Sort.</w:t>
      </w:r>
      <w:r w:rsidR="005D4E81">
        <w:rPr>
          <w:highlight w:val="white"/>
        </w:rPr>
        <w:t>SignedLongInt</w:t>
      </w:r>
      <w:r w:rsidRPr="0063592A">
        <w:rPr>
          <w:highlight w:val="white"/>
        </w:rPr>
        <w:t>, 4);</w:t>
      </w:r>
    </w:p>
    <w:p w14:paraId="2C4D47D7" w14:textId="44D26C10"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UnsignedLongInt</w:t>
      </w:r>
      <w:r w:rsidRPr="0063592A">
        <w:rPr>
          <w:highlight w:val="white"/>
        </w:rPr>
        <w:t>, 4);</w:t>
      </w:r>
    </w:p>
    <w:p w14:paraId="2BC9CDA9" w14:textId="77777777" w:rsidR="000C4DBF" w:rsidRPr="0063592A" w:rsidRDefault="000C4DBF" w:rsidP="000C4DBF">
      <w:pPr>
        <w:pStyle w:val="Code"/>
        <w:rPr>
          <w:highlight w:val="white"/>
        </w:rPr>
      </w:pPr>
      <w:r w:rsidRPr="0063592A">
        <w:rPr>
          <w:highlight w:val="white"/>
        </w:rPr>
        <w:t xml:space="preserve">        m_sizeMap.Add(Sort.Float, 4);</w:t>
      </w:r>
    </w:p>
    <w:p w14:paraId="77E39BF7" w14:textId="77777777" w:rsidR="000C4DBF" w:rsidRPr="0063592A" w:rsidRDefault="000C4DBF" w:rsidP="000C4DBF">
      <w:pPr>
        <w:pStyle w:val="Code"/>
        <w:rPr>
          <w:highlight w:val="white"/>
        </w:rPr>
      </w:pPr>
      <w:r w:rsidRPr="0063592A">
        <w:rPr>
          <w:highlight w:val="white"/>
        </w:rPr>
        <w:t xml:space="preserve">        m_sizeMap.Add(Sort.Double, 8);</w:t>
      </w:r>
    </w:p>
    <w:p w14:paraId="71E34F2F" w14:textId="4A9D2641" w:rsidR="000C4DBF" w:rsidRPr="0063592A" w:rsidRDefault="000C4DBF" w:rsidP="000C4DBF">
      <w:pPr>
        <w:pStyle w:val="Code"/>
        <w:rPr>
          <w:highlight w:val="white"/>
        </w:rPr>
      </w:pPr>
      <w:r w:rsidRPr="0063592A">
        <w:rPr>
          <w:highlight w:val="white"/>
        </w:rPr>
        <w:t xml:space="preserve">        m_sizeMap.Add(Sort.</w:t>
      </w:r>
      <w:r w:rsidR="001220BA">
        <w:rPr>
          <w:highlight w:val="white"/>
        </w:rPr>
        <w:t>LongDouble</w:t>
      </w:r>
      <w:r w:rsidRPr="0063592A">
        <w:rPr>
          <w:highlight w:val="white"/>
        </w:rPr>
        <w:t>, 8);</w:t>
      </w:r>
    </w:p>
    <w:p w14:paraId="3861B30A" w14:textId="77777777" w:rsidR="000C4DBF" w:rsidRPr="00A33D64" w:rsidRDefault="000C4DBF" w:rsidP="00A33D64">
      <w:pPr>
        <w:pStyle w:val="Code"/>
        <w:rPr>
          <w:highlight w:val="white"/>
        </w:rPr>
      </w:pPr>
    </w:p>
    <w:p w14:paraId="1CA13448" w14:textId="6AE75917" w:rsidR="00A33D64" w:rsidRPr="00A33D64" w:rsidRDefault="00A33D64" w:rsidP="00A33D64">
      <w:pPr>
        <w:pStyle w:val="Code"/>
        <w:rPr>
          <w:highlight w:val="white"/>
        </w:rPr>
      </w:pPr>
      <w:r w:rsidRPr="00A33D64">
        <w:rPr>
          <w:highlight w:val="white"/>
        </w:rPr>
        <w:t xml:space="preserve">        m_signedMap.Add(1, Sort.</w:t>
      </w:r>
      <w:r w:rsidR="005D4E81">
        <w:rPr>
          <w:highlight w:val="white"/>
        </w:rPr>
        <w:t>SignedChar</w:t>
      </w:r>
      <w:r w:rsidRPr="00A33D64">
        <w:rPr>
          <w:highlight w:val="white"/>
        </w:rPr>
        <w:t>);</w:t>
      </w:r>
    </w:p>
    <w:p w14:paraId="6F5F7E67" w14:textId="5E0511DF" w:rsidR="00A33D64" w:rsidRPr="00A33D64" w:rsidRDefault="00A33D64" w:rsidP="00A33D64">
      <w:pPr>
        <w:pStyle w:val="Code"/>
        <w:rPr>
          <w:highlight w:val="white"/>
        </w:rPr>
      </w:pPr>
      <w:r w:rsidRPr="00A33D64">
        <w:rPr>
          <w:highlight w:val="white"/>
        </w:rPr>
        <w:t xml:space="preserve">        m_signedMap.Add(2, Sort.</w:t>
      </w:r>
      <w:r w:rsidR="005D4E81">
        <w:rPr>
          <w:highlight w:val="white"/>
        </w:rPr>
        <w:t>SignedInt</w:t>
      </w:r>
      <w:r w:rsidRPr="00A33D64">
        <w:rPr>
          <w:highlight w:val="white"/>
        </w:rPr>
        <w:t>);</w:t>
      </w:r>
    </w:p>
    <w:p w14:paraId="3D8123DD" w14:textId="19D9BB71" w:rsidR="00A33D64" w:rsidRPr="00A33D64" w:rsidRDefault="00A33D64" w:rsidP="00A33D64">
      <w:pPr>
        <w:pStyle w:val="Code"/>
        <w:rPr>
          <w:highlight w:val="white"/>
        </w:rPr>
      </w:pPr>
      <w:r w:rsidRPr="00A33D64">
        <w:rPr>
          <w:highlight w:val="white"/>
        </w:rPr>
        <w:t xml:space="preserve">        m_signedMap.Add(4, Sort.</w:t>
      </w:r>
      <w:r w:rsidR="005D4E81">
        <w:rPr>
          <w:highlight w:val="white"/>
        </w:rPr>
        <w:t>SignedLongInt</w:t>
      </w:r>
      <w:r w:rsidRPr="00A33D64">
        <w:rPr>
          <w:highlight w:val="white"/>
        </w:rPr>
        <w:t>);</w:t>
      </w:r>
    </w:p>
    <w:p w14:paraId="1E49A53C" w14:textId="77777777" w:rsidR="00A33D64" w:rsidRPr="00A33D64" w:rsidRDefault="00A33D64" w:rsidP="00A33D64">
      <w:pPr>
        <w:pStyle w:val="Code"/>
        <w:rPr>
          <w:highlight w:val="white"/>
        </w:rPr>
      </w:pPr>
    </w:p>
    <w:p w14:paraId="0A54C15F" w14:textId="0FEA980D" w:rsidR="00A33D64" w:rsidRPr="00A33D64" w:rsidRDefault="00A33D64" w:rsidP="00A33D64">
      <w:pPr>
        <w:pStyle w:val="Code"/>
        <w:rPr>
          <w:highlight w:val="white"/>
        </w:rPr>
      </w:pPr>
      <w:r w:rsidRPr="00A33D64">
        <w:rPr>
          <w:highlight w:val="white"/>
        </w:rPr>
        <w:t xml:space="preserve">        m_unsignedMap.Add(1, Sort.</w:t>
      </w:r>
      <w:r w:rsidR="005D4E81">
        <w:rPr>
          <w:highlight w:val="white"/>
        </w:rPr>
        <w:t>UnsignedChar</w:t>
      </w:r>
      <w:r w:rsidRPr="00A33D64">
        <w:rPr>
          <w:highlight w:val="white"/>
        </w:rPr>
        <w:t>);</w:t>
      </w:r>
    </w:p>
    <w:p w14:paraId="708B136E" w14:textId="34A4AFDC" w:rsidR="00A33D64" w:rsidRPr="00A33D64" w:rsidRDefault="00A33D64" w:rsidP="00A33D64">
      <w:pPr>
        <w:pStyle w:val="Code"/>
        <w:rPr>
          <w:highlight w:val="white"/>
        </w:rPr>
      </w:pPr>
      <w:r w:rsidRPr="00A33D64">
        <w:rPr>
          <w:highlight w:val="white"/>
        </w:rPr>
        <w:t xml:space="preserve">        m_unsignedMap.Add(2, Sort.</w:t>
      </w:r>
      <w:r w:rsidR="005D4E81">
        <w:rPr>
          <w:highlight w:val="white"/>
        </w:rPr>
        <w:t>UnsignedInt</w:t>
      </w:r>
      <w:r w:rsidRPr="00A33D64">
        <w:rPr>
          <w:highlight w:val="white"/>
        </w:rPr>
        <w:t>);</w:t>
      </w:r>
    </w:p>
    <w:p w14:paraId="22754C76" w14:textId="2A8F37C0" w:rsidR="00A33D64" w:rsidRPr="00A33D64" w:rsidRDefault="00A33D64" w:rsidP="00A33D64">
      <w:pPr>
        <w:pStyle w:val="Code"/>
        <w:rPr>
          <w:highlight w:val="white"/>
        </w:rPr>
      </w:pPr>
      <w:r w:rsidRPr="00A33D64">
        <w:rPr>
          <w:highlight w:val="white"/>
        </w:rPr>
        <w:t xml:space="preserve">        m_unsignedMap.Add(4, Sort.</w:t>
      </w:r>
      <w:r w:rsidR="005D4E81">
        <w:rPr>
          <w:highlight w:val="white"/>
        </w:rPr>
        <w:t>UnsignedLongInt</w:t>
      </w:r>
      <w:r w:rsidRPr="00A33D64">
        <w:rPr>
          <w:highlight w:val="white"/>
        </w:rPr>
        <w:t>);</w:t>
      </w:r>
    </w:p>
    <w:p w14:paraId="1C479D8E" w14:textId="77777777" w:rsidR="000C4DBF" w:rsidRPr="00A33D64" w:rsidRDefault="000C4DBF" w:rsidP="00A33D64">
      <w:pPr>
        <w:pStyle w:val="Code"/>
        <w:rPr>
          <w:highlight w:val="white"/>
        </w:rPr>
      </w:pPr>
    </w:p>
    <w:p w14:paraId="02740AA9" w14:textId="77777777" w:rsidR="000C4DBF" w:rsidRPr="0063592A" w:rsidRDefault="000C4DBF" w:rsidP="000C4DBF">
      <w:pPr>
        <w:pStyle w:val="Code"/>
        <w:rPr>
          <w:highlight w:val="white"/>
        </w:rPr>
      </w:pPr>
      <w:r w:rsidRPr="0063592A">
        <w:rPr>
          <w:highlight w:val="white"/>
        </w:rPr>
        <w:t xml:space="preserve">        m_minValueMap.Add(Sort.Logical, 0);</w:t>
      </w:r>
    </w:p>
    <w:p w14:paraId="38C9A01B" w14:textId="00DDD341"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SignedChar</w:t>
      </w:r>
      <w:r w:rsidRPr="0063592A">
        <w:rPr>
          <w:highlight w:val="white"/>
        </w:rPr>
        <w:t>, -128);</w:t>
      </w:r>
    </w:p>
    <w:p w14:paraId="2A0FF3D2" w14:textId="3682670C"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UnsignedChar</w:t>
      </w:r>
      <w:r w:rsidRPr="0063592A">
        <w:rPr>
          <w:highlight w:val="white"/>
        </w:rPr>
        <w:t>, 0);</w:t>
      </w:r>
    </w:p>
    <w:p w14:paraId="410978C2" w14:textId="4E2DD9E4"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SignedShortInt</w:t>
      </w:r>
      <w:r w:rsidRPr="0063592A">
        <w:rPr>
          <w:highlight w:val="white"/>
        </w:rPr>
        <w:t>, -128);</w:t>
      </w:r>
    </w:p>
    <w:p w14:paraId="236A9088" w14:textId="412157FA"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UnsignedShortInt</w:t>
      </w:r>
      <w:r w:rsidRPr="0063592A">
        <w:rPr>
          <w:highlight w:val="white"/>
        </w:rPr>
        <w:t>, 0);</w:t>
      </w:r>
    </w:p>
    <w:p w14:paraId="4A377404" w14:textId="1BF117F3"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SignedInt</w:t>
      </w:r>
      <w:r w:rsidRPr="0063592A">
        <w:rPr>
          <w:highlight w:val="white"/>
        </w:rPr>
        <w:t>, -32768);</w:t>
      </w:r>
    </w:p>
    <w:p w14:paraId="4C6AA9A6" w14:textId="443E3409"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UnsignedInt</w:t>
      </w:r>
      <w:r w:rsidRPr="0063592A">
        <w:rPr>
          <w:highlight w:val="white"/>
        </w:rPr>
        <w:t>, 0);</w:t>
      </w:r>
    </w:p>
    <w:p w14:paraId="32FB2A3C" w14:textId="77777777" w:rsidR="000C4DBF" w:rsidRPr="0063592A" w:rsidRDefault="000C4DBF" w:rsidP="000C4DBF">
      <w:pPr>
        <w:pStyle w:val="Code"/>
        <w:rPr>
          <w:highlight w:val="white"/>
        </w:rPr>
      </w:pPr>
      <w:r w:rsidRPr="0063592A">
        <w:rPr>
          <w:highlight w:val="white"/>
        </w:rPr>
        <w:t xml:space="preserve">        m_minValueMap.Add(Sort.Array, 0);</w:t>
      </w:r>
    </w:p>
    <w:p w14:paraId="68900CF9" w14:textId="77777777" w:rsidR="000C4DBF" w:rsidRPr="0063592A" w:rsidRDefault="000C4DBF" w:rsidP="000C4DBF">
      <w:pPr>
        <w:pStyle w:val="Code"/>
        <w:rPr>
          <w:highlight w:val="white"/>
        </w:rPr>
      </w:pPr>
      <w:r w:rsidRPr="0063592A">
        <w:rPr>
          <w:highlight w:val="white"/>
        </w:rPr>
        <w:lastRenderedPageBreak/>
        <w:t xml:space="preserve">        m_minValueMap.Add(Sort.Pointer, 0);</w:t>
      </w:r>
    </w:p>
    <w:p w14:paraId="794E89BD" w14:textId="6AEB1A1A"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SignedLongInt</w:t>
      </w:r>
      <w:r w:rsidRPr="0063592A">
        <w:rPr>
          <w:highlight w:val="white"/>
        </w:rPr>
        <w:t>, -2147483648);</w:t>
      </w:r>
    </w:p>
    <w:p w14:paraId="55071D55" w14:textId="51BC14A3"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UnsignedLongInt</w:t>
      </w:r>
      <w:r w:rsidRPr="0063592A">
        <w:rPr>
          <w:highlight w:val="white"/>
        </w:rPr>
        <w:t>, 0);</w:t>
      </w:r>
    </w:p>
    <w:p w14:paraId="0CFD2185" w14:textId="77777777" w:rsidR="000C4DBF" w:rsidRPr="0063592A" w:rsidRDefault="000C4DBF" w:rsidP="000C4DBF">
      <w:pPr>
        <w:pStyle w:val="Code"/>
        <w:rPr>
          <w:highlight w:val="white"/>
        </w:rPr>
      </w:pPr>
    </w:p>
    <w:p w14:paraId="65FBA469" w14:textId="77777777" w:rsidR="000C4DBF" w:rsidRPr="0063592A" w:rsidRDefault="000C4DBF" w:rsidP="000C4DBF">
      <w:pPr>
        <w:pStyle w:val="Code"/>
        <w:rPr>
          <w:highlight w:val="white"/>
        </w:rPr>
      </w:pPr>
      <w:r w:rsidRPr="0063592A">
        <w:rPr>
          <w:highlight w:val="white"/>
        </w:rPr>
        <w:t xml:space="preserve">        m_maxValueMap.Add(Sort.Logical, 1);</w:t>
      </w:r>
    </w:p>
    <w:p w14:paraId="01DF39B9" w14:textId="26C99DB6"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SignedChar</w:t>
      </w:r>
      <w:r w:rsidRPr="0063592A">
        <w:rPr>
          <w:highlight w:val="white"/>
        </w:rPr>
        <w:t>, 127);</w:t>
      </w:r>
    </w:p>
    <w:p w14:paraId="6BB61F0F" w14:textId="057BDA18"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UnsignedChar</w:t>
      </w:r>
      <w:r w:rsidRPr="0063592A">
        <w:rPr>
          <w:highlight w:val="white"/>
        </w:rPr>
        <w:t>, 255);</w:t>
      </w:r>
    </w:p>
    <w:p w14:paraId="44D26CC6" w14:textId="16525A74"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SignedShortInt</w:t>
      </w:r>
      <w:r w:rsidRPr="0063592A">
        <w:rPr>
          <w:highlight w:val="white"/>
        </w:rPr>
        <w:t>, 127);</w:t>
      </w:r>
    </w:p>
    <w:p w14:paraId="57A3CF1B" w14:textId="1F537172"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UnsignedShortInt</w:t>
      </w:r>
      <w:r w:rsidRPr="0063592A">
        <w:rPr>
          <w:highlight w:val="white"/>
        </w:rPr>
        <w:t>, 255);</w:t>
      </w:r>
    </w:p>
    <w:p w14:paraId="424D1D38" w14:textId="6097B320"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SignedInt</w:t>
      </w:r>
      <w:r w:rsidRPr="0063592A">
        <w:rPr>
          <w:highlight w:val="white"/>
        </w:rPr>
        <w:t>, 32767);</w:t>
      </w:r>
    </w:p>
    <w:p w14:paraId="2366C217" w14:textId="59ACEBD5"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UnsignedInt</w:t>
      </w:r>
      <w:r w:rsidRPr="0063592A">
        <w:rPr>
          <w:highlight w:val="white"/>
        </w:rPr>
        <w:t>, 65535);</w:t>
      </w:r>
    </w:p>
    <w:p w14:paraId="3830B08B" w14:textId="77777777" w:rsidR="000C4DBF" w:rsidRPr="0063592A" w:rsidRDefault="000C4DBF" w:rsidP="000C4DBF">
      <w:pPr>
        <w:pStyle w:val="Code"/>
        <w:rPr>
          <w:highlight w:val="white"/>
        </w:rPr>
      </w:pPr>
      <w:r w:rsidRPr="0063592A">
        <w:rPr>
          <w:highlight w:val="white"/>
        </w:rPr>
        <w:t xml:space="preserve">        m_maxValueMap.Add(Sort.Array, 65535);</w:t>
      </w:r>
    </w:p>
    <w:p w14:paraId="3EF18336" w14:textId="77777777" w:rsidR="000C4DBF" w:rsidRPr="0063592A" w:rsidRDefault="000C4DBF" w:rsidP="000C4DBF">
      <w:pPr>
        <w:pStyle w:val="Code"/>
        <w:rPr>
          <w:highlight w:val="white"/>
        </w:rPr>
      </w:pPr>
      <w:r w:rsidRPr="0063592A">
        <w:rPr>
          <w:highlight w:val="white"/>
        </w:rPr>
        <w:t xml:space="preserve">        m_maxValueMap.Add(Sort.Pointer, 65535);</w:t>
      </w:r>
    </w:p>
    <w:p w14:paraId="524389BB" w14:textId="59199AC7"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SignedLongInt</w:t>
      </w:r>
      <w:r w:rsidRPr="0063592A">
        <w:rPr>
          <w:highlight w:val="white"/>
        </w:rPr>
        <w:t>, 2147483647);</w:t>
      </w:r>
    </w:p>
    <w:p w14:paraId="04079FFB" w14:textId="7348AD1E"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UnsignedLongInt</w:t>
      </w:r>
      <w:r w:rsidRPr="0063592A">
        <w:rPr>
          <w:highlight w:val="white"/>
        </w:rPr>
        <w:t>, 4294967295);</w:t>
      </w:r>
    </w:p>
    <w:p w14:paraId="339119E1" w14:textId="77777777" w:rsidR="000C4DBF" w:rsidRPr="0063592A" w:rsidRDefault="000C4DBF" w:rsidP="000C4DBF">
      <w:pPr>
        <w:pStyle w:val="Code"/>
        <w:rPr>
          <w:highlight w:val="white"/>
        </w:rPr>
      </w:pPr>
      <w:r w:rsidRPr="0063592A">
        <w:rPr>
          <w:highlight w:val="white"/>
        </w:rPr>
        <w:t xml:space="preserve">      }</w:t>
      </w:r>
    </w:p>
    <w:p w14:paraId="4752B66C" w14:textId="250303A3" w:rsidR="000C4DBF" w:rsidRDefault="000C4DBF" w:rsidP="000C4DBF">
      <w:pPr>
        <w:pStyle w:val="Code"/>
        <w:rPr>
          <w:color w:val="000000"/>
          <w:highlight w:val="white"/>
          <w:lang w:val="sv-SE"/>
        </w:rPr>
      </w:pPr>
      <w:r>
        <w:rPr>
          <w:color w:val="000000"/>
          <w:highlight w:val="white"/>
          <w:lang w:val="sv-SE"/>
        </w:rPr>
        <w:t xml:space="preserve">    }</w:t>
      </w:r>
    </w:p>
    <w:p w14:paraId="1BF0B038" w14:textId="77777777" w:rsidR="000C4DBF" w:rsidRDefault="000C4DBF" w:rsidP="000C4DBF">
      <w:pPr>
        <w:pStyle w:val="Code"/>
        <w:rPr>
          <w:color w:val="000000"/>
          <w:highlight w:val="white"/>
          <w:lang w:val="sv-SE"/>
        </w:rPr>
      </w:pPr>
    </w:p>
    <w:p w14:paraId="4DC6DAFD" w14:textId="75C04C53" w:rsidR="004568A2" w:rsidRPr="004568A2" w:rsidRDefault="00847141" w:rsidP="004568A2">
      <w:pPr>
        <w:pStyle w:val="Rubrik3"/>
        <w:numPr>
          <w:ilvl w:val="2"/>
          <w:numId w:val="157"/>
        </w:numPr>
        <w:rPr>
          <w:highlight w:val="white"/>
        </w:rPr>
      </w:pPr>
      <w:bookmarkStart w:id="437" w:name="_Toc53473601"/>
      <w:r>
        <w:rPr>
          <w:highlight w:val="white"/>
        </w:rPr>
        <w:t>Static Value</w:t>
      </w:r>
      <w:bookmarkEnd w:id="437"/>
    </w:p>
    <w:p w14:paraId="1CF984F8" w14:textId="77777777" w:rsidR="00B523C4" w:rsidRDefault="00B523C4" w:rsidP="00B523C4">
      <w:pPr>
        <w:rPr>
          <w:highlight w:val="white"/>
        </w:rPr>
      </w:pPr>
      <w:r>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7F40A7" w:rsidRDefault="004568A2" w:rsidP="004568A2">
      <w:pPr>
        <w:pStyle w:val="CodeHeader"/>
        <w:rPr>
          <w:highlight w:val="white"/>
        </w:rPr>
      </w:pPr>
      <w:proofErr w:type="spellStart"/>
      <w:r>
        <w:rPr>
          <w:highlight w:val="white"/>
        </w:rPr>
        <w:t>ConstantExpression.cs</w:t>
      </w:r>
      <w:proofErr w:type="spellEnd"/>
    </w:p>
    <w:p w14:paraId="0EDB732E" w14:textId="77777777" w:rsidR="004568A2" w:rsidRDefault="004568A2" w:rsidP="004568A2">
      <w:pPr>
        <w:pStyle w:val="Code"/>
        <w:rPr>
          <w:highlight w:val="white"/>
        </w:rPr>
      </w:pPr>
      <w:r w:rsidRPr="00CD295E">
        <w:rPr>
          <w:highlight w:val="white"/>
        </w:rPr>
        <w:t xml:space="preserve">    public static StaticSymbol Value(string uniqueName, Type type,</w:t>
      </w:r>
    </w:p>
    <w:p w14:paraId="13DE6123" w14:textId="77777777" w:rsidR="004568A2" w:rsidRDefault="004568A2" w:rsidP="004568A2">
      <w:pPr>
        <w:pStyle w:val="Code"/>
        <w:rPr>
          <w:highlight w:val="white"/>
        </w:rPr>
      </w:pPr>
      <w:r>
        <w:rPr>
          <w:highlight w:val="white"/>
        </w:rPr>
        <w:t xml:space="preserve">                                    </w:t>
      </w:r>
      <w:r w:rsidRPr="00CD295E">
        <w:rPr>
          <w:highlight w:val="white"/>
        </w:rPr>
        <w:t xml:space="preserve"> object value) {</w:t>
      </w:r>
    </w:p>
    <w:p w14:paraId="554142BF" w14:textId="77777777" w:rsidR="004568A2" w:rsidRDefault="004568A2" w:rsidP="004568A2">
      <w:pPr>
        <w:pStyle w:val="Code"/>
        <w:rPr>
          <w:highlight w:val="white"/>
        </w:rPr>
      </w:pPr>
      <w:r>
        <w:rPr>
          <w:highlight w:val="white"/>
        </w:rPr>
        <w:t xml:space="preserve">      // ...</w:t>
      </w:r>
    </w:p>
    <w:p w14:paraId="43AA7AB8" w14:textId="77777777" w:rsidR="004568A2" w:rsidRPr="00CD295E" w:rsidRDefault="004568A2" w:rsidP="004568A2">
      <w:pPr>
        <w:pStyle w:val="Code"/>
        <w:rPr>
          <w:highlight w:val="white"/>
        </w:rPr>
      </w:pPr>
    </w:p>
    <w:p w14:paraId="7E32BCCE" w14:textId="77777777" w:rsidR="004568A2" w:rsidRDefault="004568A2" w:rsidP="004568A2">
      <w:pPr>
        <w:pStyle w:val="Code"/>
        <w:rPr>
          <w:highlight w:val="white"/>
        </w:rPr>
      </w:pPr>
      <w:r w:rsidRPr="00CD295E">
        <w:rPr>
          <w:highlight w:val="white"/>
        </w:rPr>
        <w:t xml:space="preserve">      if (Start.Linux) {</w:t>
      </w:r>
    </w:p>
    <w:p w14:paraId="7B82347A" w14:textId="77777777" w:rsidR="004568A2" w:rsidRPr="00CD295E" w:rsidRDefault="004568A2" w:rsidP="004568A2">
      <w:pPr>
        <w:pStyle w:val="Code"/>
        <w:rPr>
          <w:highlight w:val="white"/>
        </w:rPr>
      </w:pPr>
      <w:r>
        <w:rPr>
          <w:highlight w:val="white"/>
        </w:rPr>
        <w:t xml:space="preserve">        // ...</w:t>
      </w:r>
    </w:p>
    <w:p w14:paraId="4D242016" w14:textId="77777777" w:rsidR="004568A2" w:rsidRPr="00CD295E" w:rsidRDefault="004568A2" w:rsidP="004568A2">
      <w:pPr>
        <w:pStyle w:val="Code"/>
        <w:rPr>
          <w:highlight w:val="white"/>
        </w:rPr>
      </w:pPr>
      <w:r w:rsidRPr="00CD295E">
        <w:rPr>
          <w:highlight w:val="white"/>
        </w:rPr>
        <w:t xml:space="preserve">      }</w:t>
      </w:r>
    </w:p>
    <w:p w14:paraId="5B8BCB0C" w14:textId="77777777" w:rsidR="00B523C4" w:rsidRDefault="00B523C4" w:rsidP="004568A2">
      <w:pPr>
        <w:pStyle w:val="Code"/>
        <w:rPr>
          <w:highlight w:val="white"/>
        </w:rPr>
      </w:pPr>
    </w:p>
    <w:p w14:paraId="706EA61A" w14:textId="349F3A49" w:rsidR="004568A2" w:rsidRPr="00CD295E" w:rsidRDefault="004568A2" w:rsidP="004568A2">
      <w:pPr>
        <w:pStyle w:val="Code"/>
        <w:rPr>
          <w:highlight w:val="white"/>
        </w:rPr>
      </w:pPr>
      <w:r w:rsidRPr="00CD295E">
        <w:rPr>
          <w:highlight w:val="white"/>
        </w:rPr>
        <w:t xml:space="preserve">      if (Start.Windows) {</w:t>
      </w:r>
    </w:p>
    <w:p w14:paraId="5FE73272" w14:textId="77777777" w:rsidR="004568A2" w:rsidRPr="00CD295E" w:rsidRDefault="004568A2" w:rsidP="004568A2">
      <w:pPr>
        <w:pStyle w:val="Code"/>
        <w:rPr>
          <w:highlight w:val="white"/>
        </w:rPr>
      </w:pPr>
      <w:r w:rsidRPr="00CD295E">
        <w:rPr>
          <w:highlight w:val="white"/>
        </w:rPr>
        <w:t xml:space="preserve">        List&lt;byte&gt; byteList = new List&lt;byte&gt;();</w:t>
      </w:r>
    </w:p>
    <w:p w14:paraId="43873B1F" w14:textId="77777777" w:rsidR="004568A2" w:rsidRPr="00CD295E" w:rsidRDefault="004568A2" w:rsidP="004568A2">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35F3E9D5" w14:textId="77777777" w:rsidR="004568A2" w:rsidRDefault="004568A2" w:rsidP="004568A2">
      <w:pPr>
        <w:pStyle w:val="Code"/>
        <w:rPr>
          <w:highlight w:val="white"/>
        </w:rPr>
      </w:pPr>
      <w:r w:rsidRPr="00CD295E">
        <w:rPr>
          <w:highlight w:val="white"/>
        </w:rPr>
        <w:t xml:space="preserve">        AssemblyCodeGenerator.</w:t>
      </w:r>
    </w:p>
    <w:p w14:paraId="695E547D" w14:textId="77777777" w:rsidR="004568A2" w:rsidRDefault="004568A2" w:rsidP="004568A2">
      <w:pPr>
        <w:pStyle w:val="Code"/>
        <w:rPr>
          <w:highlight w:val="white"/>
        </w:rPr>
      </w:pPr>
      <w:r>
        <w:rPr>
          <w:highlight w:val="white"/>
        </w:rPr>
        <w:t xml:space="preserve">          </w:t>
      </w:r>
      <w:r w:rsidRPr="00CD295E">
        <w:rPr>
          <w:highlight w:val="white"/>
        </w:rPr>
        <w:t>GenerateTargetWindows(assemblyCodeList, byteList,</w:t>
      </w:r>
    </w:p>
    <w:p w14:paraId="62DC1D85" w14:textId="77777777" w:rsidR="004568A2" w:rsidRPr="00CD295E" w:rsidRDefault="004568A2" w:rsidP="004568A2">
      <w:pPr>
        <w:pStyle w:val="Code"/>
        <w:rPr>
          <w:highlight w:val="white"/>
        </w:rPr>
      </w:pPr>
      <w:r>
        <w:rPr>
          <w:highlight w:val="white"/>
        </w:rPr>
        <w:t xml:space="preserve">                               </w:t>
      </w:r>
      <w:r w:rsidRPr="00CD295E">
        <w:rPr>
          <w:highlight w:val="white"/>
        </w:rPr>
        <w:t xml:space="preserve"> accessMap, null, null);</w:t>
      </w:r>
    </w:p>
    <w:p w14:paraId="3165568D" w14:textId="77777777" w:rsidR="004568A2" w:rsidRPr="00CD295E" w:rsidRDefault="004568A2" w:rsidP="004568A2">
      <w:pPr>
        <w:pStyle w:val="Code"/>
        <w:rPr>
          <w:highlight w:val="white"/>
        </w:rPr>
      </w:pPr>
      <w:r w:rsidRPr="00CD295E">
        <w:rPr>
          <w:highlight w:val="white"/>
        </w:rPr>
        <w:t xml:space="preserve">        return (new StaticSymbolWindows(uniqueName, byteList, accessMap));</w:t>
      </w:r>
    </w:p>
    <w:p w14:paraId="17B633E5" w14:textId="77777777" w:rsidR="004568A2" w:rsidRPr="00CD295E" w:rsidRDefault="004568A2" w:rsidP="004568A2">
      <w:pPr>
        <w:pStyle w:val="Code"/>
        <w:rPr>
          <w:highlight w:val="white"/>
        </w:rPr>
      </w:pPr>
      <w:r w:rsidRPr="00CD295E">
        <w:rPr>
          <w:highlight w:val="white"/>
        </w:rPr>
        <w:t xml:space="preserve">      }</w:t>
      </w:r>
    </w:p>
    <w:p w14:paraId="43F19568" w14:textId="77777777" w:rsidR="004568A2" w:rsidRPr="00CD295E" w:rsidRDefault="004568A2" w:rsidP="004568A2">
      <w:pPr>
        <w:pStyle w:val="Code"/>
        <w:rPr>
          <w:highlight w:val="white"/>
        </w:rPr>
      </w:pPr>
      <w:r w:rsidRPr="00CD295E">
        <w:rPr>
          <w:highlight w:val="white"/>
        </w:rPr>
        <w:t xml:space="preserve">      </w:t>
      </w:r>
    </w:p>
    <w:p w14:paraId="25FD9FFC" w14:textId="77777777" w:rsidR="004568A2" w:rsidRPr="00CD295E" w:rsidRDefault="004568A2" w:rsidP="004568A2">
      <w:pPr>
        <w:pStyle w:val="Code"/>
        <w:rPr>
          <w:highlight w:val="white"/>
        </w:rPr>
      </w:pPr>
      <w:r>
        <w:rPr>
          <w:highlight w:val="white"/>
        </w:rPr>
        <w:t xml:space="preserve">      // ...</w:t>
      </w:r>
    </w:p>
    <w:p w14:paraId="0DEF3AED" w14:textId="77777777" w:rsidR="004568A2" w:rsidRPr="003F44A5" w:rsidRDefault="004568A2" w:rsidP="004568A2">
      <w:pPr>
        <w:pStyle w:val="Code"/>
        <w:rPr>
          <w:highlight w:val="white"/>
        </w:rPr>
      </w:pPr>
      <w:r w:rsidRPr="00CD295E">
        <w:rPr>
          <w:highlight w:val="white"/>
        </w:rPr>
        <w:t xml:space="preserve"> </w:t>
      </w:r>
      <w:r w:rsidRPr="003F44A5">
        <w:rPr>
          <w:highlight w:val="white"/>
        </w:rPr>
        <w:t xml:space="preserve">   }</w:t>
      </w:r>
    </w:p>
    <w:p w14:paraId="2DB4484D" w14:textId="77777777" w:rsidR="004568A2" w:rsidRPr="003F44A5" w:rsidRDefault="004568A2" w:rsidP="004568A2">
      <w:pPr>
        <w:pStyle w:val="Code"/>
        <w:rPr>
          <w:highlight w:val="white"/>
        </w:rPr>
      </w:pPr>
      <w:r w:rsidRPr="003F44A5">
        <w:rPr>
          <w:highlight w:val="white"/>
        </w:rPr>
        <w:t xml:space="preserve">  }</w:t>
      </w:r>
    </w:p>
    <w:p w14:paraId="78468045" w14:textId="77777777" w:rsidR="004568A2" w:rsidRDefault="004568A2" w:rsidP="004568A2">
      <w:pPr>
        <w:pStyle w:val="Code"/>
        <w:rPr>
          <w:highlight w:val="white"/>
        </w:rPr>
      </w:pPr>
      <w:r w:rsidRPr="00571855">
        <w:rPr>
          <w:highlight w:val="white"/>
        </w:rPr>
        <w:t>}</w:t>
      </w:r>
    </w:p>
    <w:p w14:paraId="02A22232" w14:textId="5B883279" w:rsidR="00AB1196" w:rsidRDefault="00AB1196" w:rsidP="00A44596">
      <w:pPr>
        <w:pStyle w:val="Rubrik3"/>
        <w:rPr>
          <w:highlight w:val="white"/>
        </w:rPr>
      </w:pPr>
      <w:bookmarkStart w:id="438" w:name="_Toc53473602"/>
      <w:r>
        <w:rPr>
          <w:highlight w:val="white"/>
        </w:rPr>
        <w:t>Function End</w:t>
      </w:r>
      <w:bookmarkEnd w:id="438"/>
    </w:p>
    <w:p w14:paraId="439B0D61" w14:textId="138A50CC" w:rsidR="00022F16" w:rsidRDefault="007F65F7" w:rsidP="007F65F7">
      <w:pPr>
        <w:rPr>
          <w:highlight w:val="white"/>
        </w:rPr>
      </w:pPr>
      <w:r>
        <w:rPr>
          <w:highlight w:val="white"/>
        </w:rPr>
        <w:t xml:space="preserve">When creating a function in Windows mode, we need the byte list and access map </w:t>
      </w:r>
      <w:r w:rsidR="00022F16">
        <w:rPr>
          <w:highlight w:val="white"/>
        </w:rPr>
        <w:t>as in the static value case above.</w:t>
      </w:r>
      <w:r w:rsidR="001C591A">
        <w:rPr>
          <w:highlight w:val="white"/>
        </w:rPr>
        <w:t xml:space="preserve"> However, we also need a call map and a return set to keep track of the </w:t>
      </w:r>
      <w:r w:rsidR="002738B4">
        <w:rPr>
          <w:highlight w:val="white"/>
        </w:rPr>
        <w:t>function calls and the return addresses of those calls.</w:t>
      </w:r>
    </w:p>
    <w:p w14:paraId="427EBFE7" w14:textId="70C14C82" w:rsidR="00B03395" w:rsidRDefault="00B03395" w:rsidP="00B03395">
      <w:pPr>
        <w:pStyle w:val="CodeHeader"/>
        <w:rPr>
          <w:highlight w:val="white"/>
        </w:rPr>
      </w:pPr>
      <w:proofErr w:type="spellStart"/>
      <w:r>
        <w:rPr>
          <w:highlight w:val="white"/>
        </w:rPr>
        <w:t>MiddleCodeGenerator.cs</w:t>
      </w:r>
      <w:proofErr w:type="spellEnd"/>
    </w:p>
    <w:p w14:paraId="20452BEA" w14:textId="06DC3638" w:rsidR="00AB1196" w:rsidRDefault="00AB1196" w:rsidP="00AB1196">
      <w:pPr>
        <w:pStyle w:val="Code"/>
        <w:rPr>
          <w:highlight w:val="white"/>
        </w:rPr>
      </w:pPr>
      <w:r w:rsidRPr="00E52658">
        <w:rPr>
          <w:highlight w:val="white"/>
        </w:rPr>
        <w:t xml:space="preserve">    public static void FunctionEnd(Statement statement) {</w:t>
      </w:r>
    </w:p>
    <w:p w14:paraId="71AF732F" w14:textId="77777777" w:rsidR="00AB1196" w:rsidRDefault="00AB1196" w:rsidP="00AB1196">
      <w:pPr>
        <w:pStyle w:val="Code"/>
        <w:rPr>
          <w:highlight w:val="white"/>
        </w:rPr>
      </w:pPr>
    </w:p>
    <w:p w14:paraId="4918C15C" w14:textId="1D8425EB" w:rsidR="00AB1196" w:rsidRPr="00E52658" w:rsidRDefault="00AB1196" w:rsidP="00AB1196">
      <w:pPr>
        <w:pStyle w:val="Code"/>
        <w:rPr>
          <w:highlight w:val="white"/>
        </w:rPr>
      </w:pPr>
      <w:r>
        <w:rPr>
          <w:highlight w:val="white"/>
        </w:rPr>
        <w:lastRenderedPageBreak/>
        <w:t xml:space="preserve">      // ...</w:t>
      </w:r>
    </w:p>
    <w:p w14:paraId="01E7B83C" w14:textId="77777777" w:rsidR="00AB1196" w:rsidRDefault="00AB1196" w:rsidP="00AB1196">
      <w:pPr>
        <w:pStyle w:val="Code"/>
        <w:rPr>
          <w:highlight w:val="white"/>
        </w:rPr>
      </w:pPr>
    </w:p>
    <w:p w14:paraId="78668806" w14:textId="31939603" w:rsidR="00AB1196" w:rsidRDefault="00AB1196" w:rsidP="00AB1196">
      <w:pPr>
        <w:pStyle w:val="Code"/>
        <w:rPr>
          <w:highlight w:val="white"/>
        </w:rPr>
      </w:pPr>
      <w:r w:rsidRPr="00E52658">
        <w:rPr>
          <w:highlight w:val="white"/>
        </w:rPr>
        <w:t xml:space="preserve">      if (Start.Linux) {</w:t>
      </w:r>
    </w:p>
    <w:p w14:paraId="05EEBE1F" w14:textId="5F81A86D" w:rsidR="00AB1196" w:rsidRPr="00E52658" w:rsidRDefault="00AB1196" w:rsidP="00AB1196">
      <w:pPr>
        <w:pStyle w:val="Code"/>
        <w:rPr>
          <w:highlight w:val="white"/>
        </w:rPr>
      </w:pPr>
      <w:r>
        <w:rPr>
          <w:highlight w:val="white"/>
        </w:rPr>
        <w:t xml:space="preserve">        // ...</w:t>
      </w:r>
    </w:p>
    <w:p w14:paraId="4D57F316" w14:textId="77777777" w:rsidR="00AB1196" w:rsidRDefault="00AB1196" w:rsidP="00AB1196">
      <w:pPr>
        <w:pStyle w:val="Code"/>
        <w:rPr>
          <w:highlight w:val="white"/>
        </w:rPr>
      </w:pPr>
      <w:r w:rsidRPr="00E52658">
        <w:rPr>
          <w:highlight w:val="white"/>
        </w:rPr>
        <w:t xml:space="preserve">      }</w:t>
      </w:r>
    </w:p>
    <w:p w14:paraId="42156929" w14:textId="77777777" w:rsidR="00AB1196" w:rsidRPr="00CC565D" w:rsidRDefault="00AB1196" w:rsidP="00AB1196">
      <w:pPr>
        <w:pStyle w:val="Code"/>
        <w:rPr>
          <w:highlight w:val="white"/>
        </w:rPr>
      </w:pPr>
    </w:p>
    <w:p w14:paraId="4A701F63" w14:textId="77777777" w:rsidR="00AB1196" w:rsidRPr="00AB1196" w:rsidRDefault="00AB1196" w:rsidP="00AB1196">
      <w:pPr>
        <w:pStyle w:val="Code"/>
        <w:rPr>
          <w:highlight w:val="white"/>
        </w:rPr>
      </w:pPr>
      <w:r w:rsidRPr="00AB1196">
        <w:rPr>
          <w:highlight w:val="white"/>
        </w:rPr>
        <w:t xml:space="preserve">      if (Start.Windows) {</w:t>
      </w:r>
    </w:p>
    <w:p w14:paraId="67111FDC" w14:textId="77777777" w:rsidR="00AB1196" w:rsidRPr="00AB1196" w:rsidRDefault="00AB1196" w:rsidP="00AB1196">
      <w:pPr>
        <w:pStyle w:val="Code"/>
        <w:rPr>
          <w:highlight w:val="white"/>
        </w:rPr>
      </w:pPr>
      <w:r w:rsidRPr="00AB1196">
        <w:rPr>
          <w:highlight w:val="white"/>
        </w:rPr>
        <w:t xml:space="preserve">        List&lt;byte&gt; byteList = new List&lt;byte&gt;();</w:t>
      </w:r>
    </w:p>
    <w:p w14:paraId="17003176" w14:textId="77777777" w:rsidR="00AB1196" w:rsidRPr="00AB1196" w:rsidRDefault="00AB1196" w:rsidP="00AB1196">
      <w:pPr>
        <w:pStyle w:val="Code"/>
        <w:rPr>
          <w:highlight w:val="white"/>
        </w:rPr>
      </w:pPr>
      <w:r w:rsidRPr="00AB1196">
        <w:rPr>
          <w:highlight w:val="white"/>
        </w:rPr>
        <w:t xml:space="preserve">        IDictionary&lt;int,string&gt; accessMap = new Dictionary&lt;int,string&gt;();</w:t>
      </w:r>
    </w:p>
    <w:p w14:paraId="7D763CFA" w14:textId="77777777" w:rsidR="00AB1196" w:rsidRPr="00AB1196" w:rsidRDefault="00AB1196" w:rsidP="00AB1196">
      <w:pPr>
        <w:pStyle w:val="Code"/>
        <w:rPr>
          <w:highlight w:val="white"/>
        </w:rPr>
      </w:pPr>
      <w:r w:rsidRPr="00AB1196">
        <w:rPr>
          <w:highlight w:val="white"/>
        </w:rPr>
        <w:t xml:space="preserve">        IDictionary&lt;int,string&gt; callMap = new Dictionary&lt;int,string&gt;();</w:t>
      </w:r>
    </w:p>
    <w:p w14:paraId="3C0E3D1B" w14:textId="77777777" w:rsidR="00AB1196" w:rsidRPr="00AB1196" w:rsidRDefault="00AB1196" w:rsidP="00AB1196">
      <w:pPr>
        <w:pStyle w:val="Code"/>
        <w:rPr>
          <w:highlight w:val="white"/>
        </w:rPr>
      </w:pPr>
      <w:r w:rsidRPr="00AB1196">
        <w:rPr>
          <w:highlight w:val="white"/>
        </w:rPr>
        <w:t xml:space="preserve">        ISet&lt;int&gt; returnSet = new HashSet&lt;int&gt;();</w:t>
      </w:r>
    </w:p>
    <w:p w14:paraId="548F43C1" w14:textId="77777777" w:rsidR="00AB1196" w:rsidRDefault="00AB1196" w:rsidP="00AB1196">
      <w:pPr>
        <w:pStyle w:val="Code"/>
        <w:rPr>
          <w:highlight w:val="white"/>
        </w:rPr>
      </w:pPr>
      <w:r w:rsidRPr="00AB1196">
        <w:rPr>
          <w:highlight w:val="white"/>
        </w:rPr>
        <w:t xml:space="preserve">        AssemblyCodeGenerator.GenerateTargetWindows</w:t>
      </w:r>
    </w:p>
    <w:p w14:paraId="094AF912" w14:textId="73A71E03" w:rsidR="00AB1196" w:rsidRPr="00AB1196" w:rsidRDefault="00AB1196" w:rsidP="00AB1196">
      <w:pPr>
        <w:pStyle w:val="Code"/>
        <w:rPr>
          <w:highlight w:val="white"/>
        </w:rPr>
      </w:pPr>
      <w:r>
        <w:rPr>
          <w:highlight w:val="white"/>
        </w:rPr>
        <w:t xml:space="preserve">          </w:t>
      </w:r>
      <w:r w:rsidRPr="00AB1196">
        <w:rPr>
          <w:highlight w:val="white"/>
        </w:rPr>
        <w:t>(assemblyCodeList, byteList, accessMap, callMap, returnSet);</w:t>
      </w:r>
    </w:p>
    <w:p w14:paraId="61A97706" w14:textId="77777777" w:rsidR="00AB1196" w:rsidRDefault="00AB1196" w:rsidP="00AB1196">
      <w:pPr>
        <w:pStyle w:val="Code"/>
        <w:rPr>
          <w:highlight w:val="white"/>
        </w:rPr>
      </w:pPr>
      <w:r w:rsidRPr="00AB1196">
        <w:rPr>
          <w:highlight w:val="white"/>
        </w:rPr>
        <w:t xml:space="preserve">        StaticSymbol staticSymbol =</w:t>
      </w:r>
    </w:p>
    <w:p w14:paraId="1C41ED3A" w14:textId="22EBF729" w:rsidR="00AB1196" w:rsidRPr="00AB1196" w:rsidRDefault="00AB1196" w:rsidP="00AB1196">
      <w:pPr>
        <w:pStyle w:val="Code"/>
        <w:rPr>
          <w:highlight w:val="white"/>
        </w:rPr>
      </w:pPr>
      <w:r>
        <w:rPr>
          <w:highlight w:val="white"/>
        </w:rPr>
        <w:t xml:space="preserve">         </w:t>
      </w:r>
      <w:r w:rsidRPr="00AB1196">
        <w:rPr>
          <w:highlight w:val="white"/>
        </w:rPr>
        <w:t xml:space="preserve"> new StaticSymbolWindows(SymbolTable.CurrentFunction.UniqueName,</w:t>
      </w:r>
    </w:p>
    <w:p w14:paraId="28367AB3" w14:textId="38B16EDB" w:rsidR="00AB1196" w:rsidRPr="00AB1196" w:rsidRDefault="00AB1196" w:rsidP="00AB1196">
      <w:pPr>
        <w:pStyle w:val="Code"/>
        <w:rPr>
          <w:highlight w:val="white"/>
        </w:rPr>
      </w:pPr>
      <w:r w:rsidRPr="00AB1196">
        <w:rPr>
          <w:highlight w:val="white"/>
        </w:rPr>
        <w:t xml:space="preserve">                                  byteList, accessMap, callMap, returnSet);</w:t>
      </w:r>
    </w:p>
    <w:p w14:paraId="4D0DFA72" w14:textId="77777777" w:rsidR="00AB1196" w:rsidRPr="00AB1196" w:rsidRDefault="00AB1196" w:rsidP="00AB1196">
      <w:pPr>
        <w:pStyle w:val="Code"/>
        <w:rPr>
          <w:highlight w:val="white"/>
        </w:rPr>
      </w:pPr>
      <w:r w:rsidRPr="00AB1196">
        <w:rPr>
          <w:highlight w:val="white"/>
        </w:rPr>
        <w:t xml:space="preserve">        SymbolTable.StaticSet.Add(staticSymbol);</w:t>
      </w:r>
    </w:p>
    <w:p w14:paraId="6B9269D3" w14:textId="77777777" w:rsidR="00AB1196" w:rsidRPr="00AB1196" w:rsidRDefault="00AB1196" w:rsidP="00AB1196">
      <w:pPr>
        <w:pStyle w:val="Code"/>
        <w:rPr>
          <w:highlight w:val="white"/>
        </w:rPr>
      </w:pPr>
      <w:r w:rsidRPr="00AB1196">
        <w:rPr>
          <w:highlight w:val="white"/>
        </w:rPr>
        <w:t xml:space="preserve">      }</w:t>
      </w:r>
    </w:p>
    <w:p w14:paraId="2E1FBD28" w14:textId="50873E27" w:rsidR="00AB1196" w:rsidRDefault="00AB1196" w:rsidP="00AB1196">
      <w:pPr>
        <w:pStyle w:val="Code"/>
        <w:rPr>
          <w:highlight w:val="white"/>
        </w:rPr>
      </w:pPr>
    </w:p>
    <w:p w14:paraId="6F6851B4" w14:textId="492FE4EB" w:rsidR="00C10718" w:rsidRPr="00AB1196" w:rsidRDefault="00C10718" w:rsidP="00AB1196">
      <w:pPr>
        <w:pStyle w:val="Code"/>
        <w:rPr>
          <w:highlight w:val="white"/>
        </w:rPr>
      </w:pPr>
      <w:r>
        <w:rPr>
          <w:highlight w:val="white"/>
        </w:rPr>
        <w:t xml:space="preserve">      // ...</w:t>
      </w:r>
    </w:p>
    <w:p w14:paraId="06A32E9F" w14:textId="7D7EDC73" w:rsidR="00AB1196" w:rsidRPr="00AB1196" w:rsidRDefault="00AB1196" w:rsidP="00AB1196">
      <w:pPr>
        <w:pStyle w:val="Code"/>
        <w:rPr>
          <w:highlight w:val="white"/>
        </w:rPr>
      </w:pPr>
      <w:r w:rsidRPr="00E52658">
        <w:rPr>
          <w:highlight w:val="white"/>
        </w:rPr>
        <w:t xml:space="preserve">    }</w:t>
      </w:r>
    </w:p>
    <w:p w14:paraId="2185FD9C" w14:textId="0002E35D" w:rsidR="005D66F3" w:rsidRDefault="005D66F3" w:rsidP="00A44596">
      <w:pPr>
        <w:pStyle w:val="Rubrik3"/>
        <w:rPr>
          <w:highlight w:val="white"/>
        </w:rPr>
      </w:pPr>
      <w:bookmarkStart w:id="439" w:name="_Toc53473603"/>
      <w:r>
        <w:rPr>
          <w:highlight w:val="white"/>
        </w:rPr>
        <w:t>Target Code Generation</w:t>
      </w:r>
      <w:bookmarkEnd w:id="439"/>
    </w:p>
    <w:p w14:paraId="5428169E" w14:textId="77777777" w:rsidR="005D66F3" w:rsidRPr="001950E8" w:rsidRDefault="005D66F3" w:rsidP="005D66F3">
      <w:pPr>
        <w:pStyle w:val="Code"/>
        <w:rPr>
          <w:highlight w:val="white"/>
        </w:rPr>
      </w:pPr>
      <w:r w:rsidRPr="001950E8">
        <w:rPr>
          <w:highlight w:val="white"/>
        </w:rPr>
        <w:t xml:space="preserve">    public static void GenerateTargetWindows</w:t>
      </w:r>
    </w:p>
    <w:p w14:paraId="20F88863" w14:textId="77777777" w:rsidR="005D66F3" w:rsidRPr="001950E8" w:rsidRDefault="005D66F3" w:rsidP="005D66F3">
      <w:pPr>
        <w:pStyle w:val="Code"/>
        <w:rPr>
          <w:highlight w:val="white"/>
        </w:rPr>
      </w:pPr>
      <w:r w:rsidRPr="001950E8">
        <w:rPr>
          <w:highlight w:val="white"/>
        </w:rPr>
        <w:t xml:space="preserve">      (List&lt;AssemblyCode&gt; assemblyCodeList, List&lt;byte&gt; byteList,</w:t>
      </w:r>
    </w:p>
    <w:p w14:paraId="79950166" w14:textId="77777777" w:rsidR="005D66F3" w:rsidRPr="001950E8" w:rsidRDefault="005D66F3" w:rsidP="005D66F3">
      <w:pPr>
        <w:pStyle w:val="Code"/>
        <w:rPr>
          <w:highlight w:val="white"/>
        </w:rPr>
      </w:pPr>
      <w:r w:rsidRPr="001950E8">
        <w:rPr>
          <w:highlight w:val="white"/>
        </w:rPr>
        <w:t xml:space="preserve">       IDictionary&lt;int,string&gt; accessMap, IDictionary&lt;int,string&gt; callMap,</w:t>
      </w:r>
    </w:p>
    <w:p w14:paraId="6463922D" w14:textId="77777777" w:rsidR="005D66F3" w:rsidRPr="001950E8" w:rsidRDefault="005D66F3" w:rsidP="005D66F3">
      <w:pPr>
        <w:pStyle w:val="Code"/>
        <w:rPr>
          <w:highlight w:val="white"/>
        </w:rPr>
      </w:pPr>
      <w:r w:rsidRPr="001950E8">
        <w:rPr>
          <w:highlight w:val="white"/>
        </w:rPr>
        <w:t xml:space="preserve">       ISet&lt;int&gt; returnSet) {</w:t>
      </w:r>
    </w:p>
    <w:p w14:paraId="5AEBA662" w14:textId="77777777" w:rsidR="005D66F3" w:rsidRPr="001950E8" w:rsidRDefault="005D66F3" w:rsidP="005D66F3">
      <w:pPr>
        <w:pStyle w:val="Code"/>
        <w:rPr>
          <w:highlight w:val="white"/>
        </w:rPr>
      </w:pPr>
      <w:r w:rsidRPr="001950E8">
        <w:rPr>
          <w:highlight w:val="white"/>
        </w:rPr>
        <w:t xml:space="preserve">      AssemblyCodeGenerator objectCodeGenerator =</w:t>
      </w:r>
    </w:p>
    <w:p w14:paraId="1D5AD5DF" w14:textId="77777777" w:rsidR="005D66F3" w:rsidRPr="001950E8" w:rsidRDefault="005D66F3" w:rsidP="005D66F3">
      <w:pPr>
        <w:pStyle w:val="Code"/>
        <w:rPr>
          <w:highlight w:val="white"/>
        </w:rPr>
      </w:pPr>
      <w:r w:rsidRPr="001950E8">
        <w:rPr>
          <w:highlight w:val="white"/>
        </w:rPr>
        <w:t xml:space="preserve">        new AssemblyCodeGenerator(assemblyCodeList);</w:t>
      </w:r>
    </w:p>
    <w:p w14:paraId="40CB7E70"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WindowsJumpInfo</w:t>
      </w:r>
      <w:r w:rsidRPr="001950E8">
        <w:rPr>
          <w:highlight w:val="white"/>
        </w:rPr>
        <w:t>();</w:t>
      </w:r>
    </w:p>
    <w:p w14:paraId="59BE71E4"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WindowsByteList</w:t>
      </w:r>
    </w:p>
    <w:p w14:paraId="7A24248C" w14:textId="77777777" w:rsidR="005D66F3" w:rsidRPr="001950E8" w:rsidRDefault="005D66F3" w:rsidP="005D66F3">
      <w:pPr>
        <w:pStyle w:val="Code"/>
        <w:rPr>
          <w:highlight w:val="white"/>
        </w:rPr>
      </w:pPr>
      <w:r w:rsidRPr="001950E8">
        <w:rPr>
          <w:highlight w:val="white"/>
        </w:rPr>
        <w:t xml:space="preserve">                          (byteList, accessMap, callMap, returnSet);</w:t>
      </w:r>
    </w:p>
    <w:p w14:paraId="582D1268" w14:textId="7016E7BB" w:rsidR="005D66F3" w:rsidRPr="005D66F3" w:rsidRDefault="005D66F3" w:rsidP="005D66F3">
      <w:pPr>
        <w:pStyle w:val="Code"/>
        <w:rPr>
          <w:highlight w:val="white"/>
        </w:rPr>
      </w:pPr>
      <w:r w:rsidRPr="001950E8">
        <w:rPr>
          <w:highlight w:val="white"/>
        </w:rPr>
        <w:t xml:space="preserve">    }</w:t>
      </w:r>
    </w:p>
    <w:p w14:paraId="73E9C98E" w14:textId="667E9779" w:rsidR="00A44596" w:rsidRDefault="00A44596" w:rsidP="00A44596">
      <w:pPr>
        <w:pStyle w:val="Rubrik3"/>
        <w:rPr>
          <w:highlight w:val="white"/>
        </w:rPr>
      </w:pPr>
      <w:bookmarkStart w:id="440" w:name="_Toc53473604"/>
      <w:r>
        <w:rPr>
          <w:highlight w:val="white"/>
        </w:rPr>
        <w:t>Exit</w:t>
      </w:r>
      <w:bookmarkEnd w:id="440"/>
    </w:p>
    <w:p w14:paraId="7BCD1BC3" w14:textId="48BC2D04" w:rsidR="00266FC0" w:rsidRDefault="00266FC0" w:rsidP="00A44596">
      <w:pPr>
        <w:rPr>
          <w:highlight w:val="white"/>
        </w:rPr>
      </w:pPr>
      <w:r>
        <w:rPr>
          <w:highlight w:val="white"/>
        </w:rPr>
        <w:t xml:space="preserve">To exit the </w:t>
      </w:r>
      <w:r w:rsidR="008A6754">
        <w:rPr>
          <w:highlight w:val="white"/>
        </w:rPr>
        <w:t xml:space="preserve">execution and return control to the surrounding operating system in Windows mode, </w:t>
      </w:r>
      <w:r w:rsidR="00F4396D">
        <w:rPr>
          <w:highlight w:val="white"/>
        </w:rPr>
        <w:t xml:space="preserve">we perform an interrupt 33 system call, with the value 76 in the </w:t>
      </w:r>
      <w:r w:rsidR="00F4396D" w:rsidRPr="00F4396D">
        <w:rPr>
          <w:rStyle w:val="KeyWord0"/>
          <w:highlight w:val="white"/>
        </w:rPr>
        <w:t>ah</w:t>
      </w:r>
      <w:r w:rsidR="00F4396D">
        <w:rPr>
          <w:highlight w:val="white"/>
        </w:rPr>
        <w:t xml:space="preserve"> register. We store the return value in the </w:t>
      </w:r>
      <w:r w:rsidR="00F4396D" w:rsidRPr="00F4396D">
        <w:rPr>
          <w:rStyle w:val="KeyWord0"/>
          <w:highlight w:val="white"/>
        </w:rPr>
        <w:t>al</w:t>
      </w:r>
      <w:r w:rsidR="00F4396D">
        <w:rPr>
          <w:highlight w:val="white"/>
        </w:rPr>
        <w:t xml:space="preserve"> register. If there is no return value, we store zero in </w:t>
      </w:r>
      <w:r w:rsidR="00F4396D" w:rsidRPr="00F4396D">
        <w:rPr>
          <w:rStyle w:val="KeyWord0"/>
          <w:highlight w:val="white"/>
        </w:rPr>
        <w:t>al</w:t>
      </w:r>
      <w:r w:rsidR="00F4396D">
        <w:rPr>
          <w:highlight w:val="white"/>
        </w:rPr>
        <w:t>.</w:t>
      </w:r>
    </w:p>
    <w:p w14:paraId="42524533" w14:textId="6CBD718F" w:rsidR="00FD152A" w:rsidRPr="007B4210" w:rsidRDefault="00FD152A" w:rsidP="00FD152A">
      <w:pPr>
        <w:pStyle w:val="CodeHeader"/>
        <w:rPr>
          <w:highlight w:val="white"/>
        </w:rPr>
      </w:pPr>
      <w:proofErr w:type="spellStart"/>
      <w:r>
        <w:rPr>
          <w:highlight w:val="white"/>
        </w:rPr>
        <w:t>AssemblyCodeGenerator.cs</w:t>
      </w:r>
      <w:proofErr w:type="spellEnd"/>
    </w:p>
    <w:p w14:paraId="1FE335B8" w14:textId="77777777" w:rsidR="00A44596" w:rsidRPr="007B4210" w:rsidRDefault="00A44596" w:rsidP="00A44596">
      <w:pPr>
        <w:pStyle w:val="Code"/>
        <w:rPr>
          <w:highlight w:val="white"/>
        </w:rPr>
      </w:pPr>
      <w:r w:rsidRPr="007B4210">
        <w:rPr>
          <w:highlight w:val="white"/>
        </w:rPr>
        <w:t xml:space="preserve">    public void Exit(MiddleCode middleCode) {</w:t>
      </w:r>
    </w:p>
    <w:p w14:paraId="6A90939B" w14:textId="77777777" w:rsidR="00A44596" w:rsidRDefault="00A44596" w:rsidP="00A44596">
      <w:pPr>
        <w:pStyle w:val="Code"/>
        <w:rPr>
          <w:highlight w:val="white"/>
        </w:rPr>
      </w:pPr>
      <w:r w:rsidRPr="007B4210">
        <w:rPr>
          <w:highlight w:val="white"/>
        </w:rPr>
        <w:t xml:space="preserve">      Symbol exitSymbol = (Symbol) middleCode[0];</w:t>
      </w:r>
    </w:p>
    <w:p w14:paraId="477B9140" w14:textId="77777777" w:rsidR="00A44596" w:rsidRDefault="00A44596" w:rsidP="00A44596">
      <w:pPr>
        <w:pStyle w:val="Code"/>
        <w:rPr>
          <w:highlight w:val="white"/>
        </w:rPr>
      </w:pPr>
    </w:p>
    <w:p w14:paraId="6A802C53" w14:textId="77777777" w:rsidR="00A44596" w:rsidRDefault="00A44596" w:rsidP="00A44596">
      <w:pPr>
        <w:pStyle w:val="Code"/>
        <w:rPr>
          <w:highlight w:val="white"/>
        </w:rPr>
      </w:pPr>
      <w:r w:rsidRPr="006A0C3D">
        <w:rPr>
          <w:highlight w:val="white"/>
        </w:rPr>
        <w:t xml:space="preserve">      if (Start.Linux) {</w:t>
      </w:r>
    </w:p>
    <w:p w14:paraId="52315174" w14:textId="77777777" w:rsidR="00A44596" w:rsidRPr="006A0C3D" w:rsidRDefault="00A44596" w:rsidP="00A44596">
      <w:pPr>
        <w:pStyle w:val="Code"/>
        <w:rPr>
          <w:highlight w:val="white"/>
        </w:rPr>
      </w:pPr>
      <w:r>
        <w:rPr>
          <w:highlight w:val="white"/>
        </w:rPr>
        <w:t xml:space="preserve">        // ...</w:t>
      </w:r>
    </w:p>
    <w:p w14:paraId="490EBF28" w14:textId="77777777" w:rsidR="00A44596" w:rsidRPr="006A0C3D" w:rsidRDefault="00A44596" w:rsidP="00A44596">
      <w:pPr>
        <w:pStyle w:val="Code"/>
        <w:rPr>
          <w:highlight w:val="white"/>
        </w:rPr>
      </w:pPr>
      <w:r w:rsidRPr="006A0C3D">
        <w:rPr>
          <w:highlight w:val="white"/>
        </w:rPr>
        <w:t xml:space="preserve">      }</w:t>
      </w:r>
    </w:p>
    <w:p w14:paraId="55C85093" w14:textId="77777777" w:rsidR="00A44596" w:rsidRDefault="00A44596" w:rsidP="00A44596">
      <w:pPr>
        <w:pStyle w:val="Code"/>
        <w:rPr>
          <w:highlight w:val="white"/>
        </w:rPr>
      </w:pPr>
    </w:p>
    <w:p w14:paraId="00C7F897" w14:textId="77777777" w:rsidR="00A44596" w:rsidRPr="007B4210" w:rsidRDefault="00A44596" w:rsidP="00A44596">
      <w:pPr>
        <w:pStyle w:val="Code"/>
        <w:rPr>
          <w:highlight w:val="white"/>
        </w:rPr>
      </w:pPr>
      <w:r w:rsidRPr="007B4210">
        <w:rPr>
          <w:highlight w:val="white"/>
        </w:rPr>
        <w:t xml:space="preserve">      if (Start.Windows) {        </w:t>
      </w:r>
    </w:p>
    <w:p w14:paraId="12985C86" w14:textId="77777777" w:rsidR="00A44596" w:rsidRPr="007B4210" w:rsidRDefault="00A44596" w:rsidP="00A44596">
      <w:pPr>
        <w:pStyle w:val="Code"/>
        <w:rPr>
          <w:highlight w:val="white"/>
        </w:rPr>
      </w:pPr>
      <w:r w:rsidRPr="007B4210">
        <w:rPr>
          <w:highlight w:val="white"/>
        </w:rPr>
        <w:t xml:space="preserve">        if (exitSymbol </w:t>
      </w:r>
      <w:r>
        <w:rPr>
          <w:highlight w:val="white"/>
        </w:rPr>
        <w:t>!</w:t>
      </w:r>
      <w:r w:rsidRPr="007B4210">
        <w:rPr>
          <w:highlight w:val="white"/>
        </w:rPr>
        <w:t>= null) {</w:t>
      </w:r>
    </w:p>
    <w:p w14:paraId="7A2245D6" w14:textId="77777777" w:rsidR="00A44596" w:rsidRPr="007B4210" w:rsidRDefault="00A44596" w:rsidP="00A44596">
      <w:pPr>
        <w:pStyle w:val="Code"/>
        <w:rPr>
          <w:highlight w:val="white"/>
        </w:rPr>
      </w:pPr>
      <w:r w:rsidRPr="007B4210">
        <w:rPr>
          <w:highlight w:val="white"/>
        </w:rPr>
        <w:t xml:space="preserve">          LoadValueToRegister(exitSymbol, Register.al);</w:t>
      </w:r>
    </w:p>
    <w:p w14:paraId="0FDE2130" w14:textId="77777777" w:rsidR="00A44596" w:rsidRPr="007B4210" w:rsidRDefault="00A44596" w:rsidP="00A44596">
      <w:pPr>
        <w:pStyle w:val="Code"/>
        <w:rPr>
          <w:highlight w:val="white"/>
        </w:rPr>
      </w:pPr>
      <w:r w:rsidRPr="007B4210">
        <w:rPr>
          <w:highlight w:val="white"/>
        </w:rPr>
        <w:t xml:space="preserve">        }</w:t>
      </w:r>
    </w:p>
    <w:p w14:paraId="57ABE2A9" w14:textId="77777777" w:rsidR="00A44596" w:rsidRPr="007B4210" w:rsidRDefault="00A44596" w:rsidP="00A44596">
      <w:pPr>
        <w:pStyle w:val="Code"/>
        <w:rPr>
          <w:highlight w:val="white"/>
        </w:rPr>
      </w:pPr>
      <w:r w:rsidRPr="007B4210">
        <w:rPr>
          <w:highlight w:val="white"/>
        </w:rPr>
        <w:t xml:space="preserve">        else {</w:t>
      </w:r>
    </w:p>
    <w:p w14:paraId="78235E62" w14:textId="77777777" w:rsidR="00A44596" w:rsidRPr="007B4210" w:rsidRDefault="00A44596" w:rsidP="00A44596">
      <w:pPr>
        <w:pStyle w:val="Code"/>
        <w:rPr>
          <w:highlight w:val="white"/>
        </w:rPr>
      </w:pPr>
      <w:r w:rsidRPr="007B4210">
        <w:rPr>
          <w:highlight w:val="white"/>
        </w:rPr>
        <w:t xml:space="preserve">          AddAssemblyCode(AssemblyOperator.mov, Register.al,</w:t>
      </w:r>
    </w:p>
    <w:p w14:paraId="7FE8D281" w14:textId="77777777" w:rsidR="00A44596" w:rsidRPr="007B4210" w:rsidRDefault="00A44596" w:rsidP="00A44596">
      <w:pPr>
        <w:pStyle w:val="Code"/>
        <w:rPr>
          <w:highlight w:val="white"/>
        </w:rPr>
      </w:pPr>
      <w:r w:rsidRPr="007B4210">
        <w:rPr>
          <w:highlight w:val="white"/>
        </w:rPr>
        <w:t xml:space="preserve">                          </w:t>
      </w:r>
      <w:r>
        <w:rPr>
          <w:highlight w:val="white"/>
        </w:rPr>
        <w:t>BigInteger.Zero</w:t>
      </w:r>
      <w:r w:rsidRPr="007B4210">
        <w:rPr>
          <w:highlight w:val="white"/>
        </w:rPr>
        <w:t>);</w:t>
      </w:r>
    </w:p>
    <w:p w14:paraId="21E09746" w14:textId="77777777" w:rsidR="00A44596" w:rsidRPr="007B4210" w:rsidRDefault="00A44596" w:rsidP="00A44596">
      <w:pPr>
        <w:pStyle w:val="Code"/>
        <w:rPr>
          <w:highlight w:val="white"/>
        </w:rPr>
      </w:pPr>
      <w:r w:rsidRPr="007B4210">
        <w:rPr>
          <w:highlight w:val="white"/>
        </w:rPr>
        <w:t xml:space="preserve">        }</w:t>
      </w:r>
    </w:p>
    <w:p w14:paraId="1DCAD74B" w14:textId="77777777" w:rsidR="00597838" w:rsidRDefault="00597838" w:rsidP="00A44596">
      <w:pPr>
        <w:pStyle w:val="Code"/>
        <w:rPr>
          <w:highlight w:val="white"/>
        </w:rPr>
      </w:pPr>
    </w:p>
    <w:p w14:paraId="7AB7D976" w14:textId="4C135C5A" w:rsidR="00A44596" w:rsidRPr="007B4210" w:rsidRDefault="00A44596" w:rsidP="00A44596">
      <w:pPr>
        <w:pStyle w:val="Code"/>
        <w:rPr>
          <w:highlight w:val="white"/>
        </w:rPr>
      </w:pPr>
      <w:r w:rsidRPr="007B4210">
        <w:rPr>
          <w:highlight w:val="white"/>
        </w:rPr>
        <w:t xml:space="preserve">        AddAssemblyCode(AssemblyOperator.mov, Register.ah,</w:t>
      </w:r>
    </w:p>
    <w:p w14:paraId="7A1E73BB" w14:textId="77777777" w:rsidR="00A44596" w:rsidRPr="007B4210" w:rsidRDefault="00A44596" w:rsidP="00A44596">
      <w:pPr>
        <w:pStyle w:val="Code"/>
        <w:rPr>
          <w:highlight w:val="white"/>
        </w:rPr>
      </w:pPr>
      <w:r w:rsidRPr="007B4210">
        <w:rPr>
          <w:highlight w:val="white"/>
        </w:rPr>
        <w:t xml:space="preserve">                        </w:t>
      </w:r>
      <w:r>
        <w:rPr>
          <w:highlight w:val="white"/>
        </w:rPr>
        <w:t>(BigInteger) 76</w:t>
      </w:r>
      <w:r w:rsidRPr="007B4210">
        <w:rPr>
          <w:highlight w:val="white"/>
        </w:rPr>
        <w:t>);</w:t>
      </w:r>
      <w:r>
        <w:rPr>
          <w:highlight w:val="white"/>
        </w:rPr>
        <w:t xml:space="preserve"> // 0x4C</w:t>
      </w:r>
    </w:p>
    <w:p w14:paraId="7D4AD47A" w14:textId="77777777" w:rsidR="00A44596" w:rsidRPr="007B4210" w:rsidRDefault="00A44596" w:rsidP="00A44596">
      <w:pPr>
        <w:pStyle w:val="Code"/>
        <w:rPr>
          <w:highlight w:val="white"/>
        </w:rPr>
      </w:pPr>
      <w:r w:rsidRPr="007B4210">
        <w:rPr>
          <w:highlight w:val="white"/>
        </w:rPr>
        <w:t xml:space="preserve">        AddAssemblyCode(AssemblyOperator.interrupt, (BigInteger) 33);</w:t>
      </w:r>
      <w:r>
        <w:rPr>
          <w:highlight w:val="white"/>
        </w:rPr>
        <w:t xml:space="preserve"> // 0x21</w:t>
      </w:r>
    </w:p>
    <w:p w14:paraId="3AC63CCA" w14:textId="77777777" w:rsidR="00A44596" w:rsidRPr="007B4210" w:rsidRDefault="00A44596" w:rsidP="00A44596">
      <w:pPr>
        <w:pStyle w:val="Code"/>
        <w:rPr>
          <w:highlight w:val="white"/>
        </w:rPr>
      </w:pPr>
      <w:r w:rsidRPr="007B4210">
        <w:rPr>
          <w:highlight w:val="white"/>
        </w:rPr>
        <w:t xml:space="preserve">      }</w:t>
      </w:r>
    </w:p>
    <w:p w14:paraId="6216DD95" w14:textId="77777777" w:rsidR="00A44596" w:rsidRDefault="00A44596" w:rsidP="00A44596">
      <w:pPr>
        <w:pStyle w:val="Code"/>
        <w:rPr>
          <w:highlight w:val="white"/>
        </w:rPr>
      </w:pPr>
      <w:r w:rsidRPr="007B4210">
        <w:rPr>
          <w:highlight w:val="white"/>
        </w:rPr>
        <w:t xml:space="preserve">    }</w:t>
      </w:r>
    </w:p>
    <w:p w14:paraId="4E97CA59" w14:textId="77777777" w:rsidR="003D2653" w:rsidRDefault="003D2653" w:rsidP="003D2653">
      <w:pPr>
        <w:pStyle w:val="Rubrik3"/>
        <w:rPr>
          <w:highlight w:val="white"/>
        </w:rPr>
      </w:pPr>
      <w:bookmarkStart w:id="441" w:name="_Toc53473605"/>
      <w:r>
        <w:rPr>
          <w:highlight w:val="white"/>
        </w:rPr>
        <w:t>Initialization Code</w:t>
      </w:r>
      <w:bookmarkEnd w:id="441"/>
    </w:p>
    <w:p w14:paraId="303A93D2" w14:textId="49AFB31F" w:rsidR="003D2653" w:rsidRDefault="003D2653" w:rsidP="003D2653">
      <w:pPr>
        <w:rPr>
          <w:highlight w:val="white"/>
        </w:rPr>
      </w:pPr>
      <w:r>
        <w:rPr>
          <w:highlight w:val="white"/>
        </w:rPr>
        <w:t>The initialization of data blocks differs between the Linux and Windows environment.</w:t>
      </w:r>
    </w:p>
    <w:p w14:paraId="2909FD7D" w14:textId="77777777" w:rsidR="000103FB" w:rsidRPr="007B4210" w:rsidRDefault="000103FB" w:rsidP="000103FB">
      <w:pPr>
        <w:pStyle w:val="CodeHeader"/>
        <w:rPr>
          <w:highlight w:val="white"/>
        </w:rPr>
      </w:pPr>
      <w:proofErr w:type="spellStart"/>
      <w:r>
        <w:rPr>
          <w:highlight w:val="white"/>
        </w:rPr>
        <w:t>AssemblyCodeGenerator.cs</w:t>
      </w:r>
      <w:proofErr w:type="spellEnd"/>
    </w:p>
    <w:p w14:paraId="64EACDC7" w14:textId="77777777" w:rsidR="008E3DC4" w:rsidRPr="00BA61C9" w:rsidRDefault="008E3DC4" w:rsidP="008E3DC4">
      <w:pPr>
        <w:pStyle w:val="Code"/>
        <w:rPr>
          <w:highlight w:val="white"/>
        </w:rPr>
      </w:pPr>
      <w:r w:rsidRPr="00BA61C9">
        <w:rPr>
          <w:highlight w:val="white"/>
        </w:rPr>
        <w:t xml:space="preserve">    public static void InitializerializationCodeList() {</w:t>
      </w:r>
    </w:p>
    <w:p w14:paraId="1EE52FD9" w14:textId="77777777" w:rsidR="008E3DC4" w:rsidRPr="00BA61C9" w:rsidRDefault="008E3DC4" w:rsidP="008E3DC4">
      <w:pPr>
        <w:pStyle w:val="Code"/>
        <w:rPr>
          <w:highlight w:val="white"/>
        </w:rPr>
      </w:pPr>
      <w:r w:rsidRPr="00BA61C9">
        <w:rPr>
          <w:highlight w:val="white"/>
        </w:rPr>
        <w:t xml:space="preserve">      List&lt;AssemblyCode&gt; assemblyCodeList = new List&lt;AssemblyCode&gt;();</w:t>
      </w:r>
    </w:p>
    <w:p w14:paraId="59696887" w14:textId="77777777" w:rsidR="008E3DC4" w:rsidRPr="00BA61C9" w:rsidRDefault="008E3DC4" w:rsidP="008E3DC4">
      <w:pPr>
        <w:pStyle w:val="Code"/>
        <w:rPr>
          <w:highlight w:val="white"/>
        </w:rPr>
      </w:pPr>
      <w:r w:rsidRPr="00BA61C9">
        <w:rPr>
          <w:highlight w:val="white"/>
        </w:rPr>
        <w:t xml:space="preserve">      AddAssemblyCode(assemblyCodeList, AssemblyOperator.comment,</w:t>
      </w:r>
    </w:p>
    <w:p w14:paraId="3BDBF4EF" w14:textId="77777777" w:rsidR="008E3DC4" w:rsidRPr="00BA61C9" w:rsidRDefault="008E3DC4" w:rsidP="008E3DC4">
      <w:pPr>
        <w:pStyle w:val="Code"/>
        <w:rPr>
          <w:highlight w:val="white"/>
        </w:rPr>
      </w:pPr>
      <w:r w:rsidRPr="00BA61C9">
        <w:rPr>
          <w:highlight w:val="white"/>
        </w:rPr>
        <w:t xml:space="preserve">                      "Initializerialize Stack Pointer");</w:t>
      </w:r>
    </w:p>
    <w:p w14:paraId="00505244" w14:textId="77777777" w:rsidR="008E3DC4" w:rsidRPr="00BA61C9" w:rsidRDefault="008E3DC4" w:rsidP="008E3DC4">
      <w:pPr>
        <w:pStyle w:val="Code"/>
        <w:rPr>
          <w:highlight w:val="white"/>
        </w:rPr>
      </w:pPr>
    </w:p>
    <w:p w14:paraId="24709B39"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0EFFAD1B" w14:textId="77777777" w:rsidR="008E3DC4" w:rsidRPr="00BA61C9" w:rsidRDefault="008E3DC4" w:rsidP="008E3DC4">
      <w:pPr>
        <w:pStyle w:val="Code"/>
        <w:rPr>
          <w:highlight w:val="white"/>
        </w:rPr>
      </w:pPr>
      <w:r w:rsidRPr="00BA61C9">
        <w:rPr>
          <w:highlight w:val="white"/>
        </w:rPr>
        <w:t xml:space="preserve">                      AssemblyCode.FrameRegister, Linker.StackTopName);</w:t>
      </w:r>
    </w:p>
    <w:p w14:paraId="01A0AD0B" w14:textId="77777777" w:rsidR="008E3DC4" w:rsidRPr="00BA61C9" w:rsidRDefault="008E3DC4" w:rsidP="008E3DC4">
      <w:pPr>
        <w:pStyle w:val="Code"/>
        <w:rPr>
          <w:highlight w:val="white"/>
        </w:rPr>
      </w:pPr>
    </w:p>
    <w:p w14:paraId="0C1B365F" w14:textId="06FE6B8B" w:rsidR="008E3DC4" w:rsidRDefault="008E3DC4" w:rsidP="008E3DC4">
      <w:pPr>
        <w:pStyle w:val="Code"/>
        <w:rPr>
          <w:highlight w:val="white"/>
        </w:rPr>
      </w:pPr>
      <w:r w:rsidRPr="00BA61C9">
        <w:rPr>
          <w:highlight w:val="white"/>
        </w:rPr>
        <w:t xml:space="preserve">      if (Start.Linux) {</w:t>
      </w:r>
    </w:p>
    <w:p w14:paraId="6970750E" w14:textId="59BE724B" w:rsidR="008E3DC4" w:rsidRPr="00BA61C9" w:rsidRDefault="008E3DC4" w:rsidP="008E3DC4">
      <w:pPr>
        <w:pStyle w:val="Code"/>
        <w:rPr>
          <w:highlight w:val="white"/>
        </w:rPr>
      </w:pPr>
      <w:r>
        <w:rPr>
          <w:highlight w:val="white"/>
        </w:rPr>
        <w:t xml:space="preserve">        // ...</w:t>
      </w:r>
    </w:p>
    <w:p w14:paraId="5706FC90" w14:textId="77777777" w:rsidR="008E3DC4" w:rsidRPr="00BA61C9" w:rsidRDefault="008E3DC4" w:rsidP="008E3DC4">
      <w:pPr>
        <w:pStyle w:val="Code"/>
        <w:rPr>
          <w:highlight w:val="white"/>
        </w:rPr>
      </w:pPr>
      <w:r w:rsidRPr="00BA61C9">
        <w:rPr>
          <w:highlight w:val="white"/>
        </w:rPr>
        <w:t xml:space="preserve">      }</w:t>
      </w:r>
    </w:p>
    <w:p w14:paraId="4213F6DB" w14:textId="77777777" w:rsidR="008E3DC4" w:rsidRPr="00BA61C9" w:rsidRDefault="008E3DC4" w:rsidP="008E3DC4">
      <w:pPr>
        <w:pStyle w:val="Code"/>
        <w:rPr>
          <w:highlight w:val="white"/>
        </w:rPr>
      </w:pPr>
    </w:p>
    <w:p w14:paraId="12F20189" w14:textId="77777777" w:rsidR="008E3DC4" w:rsidRPr="00BA61C9" w:rsidRDefault="008E3DC4" w:rsidP="008E3DC4">
      <w:pPr>
        <w:pStyle w:val="Code"/>
        <w:rPr>
          <w:highlight w:val="white"/>
        </w:rPr>
      </w:pPr>
      <w:r w:rsidRPr="00BA61C9">
        <w:rPr>
          <w:highlight w:val="white"/>
        </w:rPr>
        <w:t xml:space="preserve">      if (Start.Windows) {</w:t>
      </w:r>
    </w:p>
    <w:p w14:paraId="69318D4E" w14:textId="77777777" w:rsidR="008E3DC4" w:rsidRPr="00BA61C9" w:rsidRDefault="008E3DC4" w:rsidP="008E3DC4">
      <w:pPr>
        <w:pStyle w:val="Code"/>
        <w:rPr>
          <w:highlight w:val="white"/>
        </w:rPr>
      </w:pPr>
      <w:r w:rsidRPr="00BA61C9">
        <w:rPr>
          <w:highlight w:val="white"/>
        </w:rPr>
        <w:t xml:space="preserve">        AddAssemblyCode(assemblyCodeList, AssemblyOperator.mov_word,</w:t>
      </w:r>
    </w:p>
    <w:p w14:paraId="2D06CD71" w14:textId="77777777" w:rsidR="008E3DC4" w:rsidRPr="00BA61C9" w:rsidRDefault="008E3DC4" w:rsidP="008E3DC4">
      <w:pPr>
        <w:pStyle w:val="Code"/>
        <w:rPr>
          <w:highlight w:val="white"/>
        </w:rPr>
      </w:pPr>
      <w:r w:rsidRPr="00BA61C9">
        <w:rPr>
          <w:highlight w:val="white"/>
        </w:rPr>
        <w:t xml:space="preserve">                        null, 65534, (BigInteger)65534);</w:t>
      </w:r>
    </w:p>
    <w:p w14:paraId="7904354C" w14:textId="77777777" w:rsidR="008E3DC4" w:rsidRPr="00BA61C9" w:rsidRDefault="008E3DC4" w:rsidP="008E3DC4">
      <w:pPr>
        <w:pStyle w:val="Code"/>
        <w:rPr>
          <w:highlight w:val="white"/>
        </w:rPr>
      </w:pPr>
      <w:r w:rsidRPr="00BA61C9">
        <w:rPr>
          <w:highlight w:val="white"/>
        </w:rPr>
        <w:t xml:space="preserve">        AddAssemblyCode(assemblyCodeList, AssemblyOperator.fstcw,</w:t>
      </w:r>
    </w:p>
    <w:p w14:paraId="317DAF3A" w14:textId="77777777" w:rsidR="008E3DC4" w:rsidRPr="00BA61C9" w:rsidRDefault="008E3DC4" w:rsidP="008E3DC4">
      <w:pPr>
        <w:pStyle w:val="Code"/>
        <w:rPr>
          <w:highlight w:val="white"/>
        </w:rPr>
      </w:pPr>
      <w:r w:rsidRPr="00BA61C9">
        <w:rPr>
          <w:highlight w:val="white"/>
        </w:rPr>
        <w:t xml:space="preserve">                        AssemblyCode.FrameRegister, 0);</w:t>
      </w:r>
    </w:p>
    <w:p w14:paraId="3DB81F69" w14:textId="77777777" w:rsidR="008E3DC4" w:rsidRPr="00BA61C9" w:rsidRDefault="008E3DC4" w:rsidP="008E3DC4">
      <w:pPr>
        <w:pStyle w:val="Code"/>
        <w:rPr>
          <w:highlight w:val="white"/>
        </w:rPr>
      </w:pPr>
      <w:r w:rsidRPr="00BA61C9">
        <w:rPr>
          <w:highlight w:val="white"/>
        </w:rPr>
        <w:t xml:space="preserve">        AddAssemblyCode(assemblyCodeList, AssemblyOperator.or_word,</w:t>
      </w:r>
    </w:p>
    <w:p w14:paraId="5B99C2BA" w14:textId="77777777" w:rsidR="008E3DC4" w:rsidRPr="00BA61C9" w:rsidRDefault="008E3DC4" w:rsidP="008E3DC4">
      <w:pPr>
        <w:pStyle w:val="Code"/>
        <w:rPr>
          <w:highlight w:val="white"/>
        </w:rPr>
      </w:pPr>
      <w:r w:rsidRPr="00BA61C9">
        <w:rPr>
          <w:highlight w:val="white"/>
        </w:rPr>
        <w:t xml:space="preserve">                        AssemblyCode.FrameRegister, 0, (BigInteger) 0x0C00);</w:t>
      </w:r>
    </w:p>
    <w:p w14:paraId="34D053A1" w14:textId="77777777" w:rsidR="008E3DC4" w:rsidRPr="00BA61C9" w:rsidRDefault="008E3DC4" w:rsidP="008E3DC4">
      <w:pPr>
        <w:pStyle w:val="Code"/>
        <w:rPr>
          <w:highlight w:val="white"/>
        </w:rPr>
      </w:pPr>
      <w:r w:rsidRPr="00BA61C9">
        <w:rPr>
          <w:highlight w:val="white"/>
        </w:rPr>
        <w:t xml:space="preserve">        AddAssemblyCode(assemblyCodeList, AssemblyOperator.fldcw,</w:t>
      </w:r>
    </w:p>
    <w:p w14:paraId="37251D35" w14:textId="77777777" w:rsidR="008E3DC4" w:rsidRPr="00BA61C9" w:rsidRDefault="008E3DC4" w:rsidP="008E3DC4">
      <w:pPr>
        <w:pStyle w:val="Code"/>
        <w:rPr>
          <w:highlight w:val="white"/>
        </w:rPr>
      </w:pPr>
      <w:r w:rsidRPr="00BA61C9">
        <w:rPr>
          <w:highlight w:val="white"/>
        </w:rPr>
        <w:t xml:space="preserve">                        AssemblyCode.FrameRegister, 0);</w:t>
      </w:r>
    </w:p>
    <w:p w14:paraId="25DE4C4D"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5C21FBD7" w14:textId="77777777" w:rsidR="008E3DC4" w:rsidRDefault="008E3DC4" w:rsidP="008E3DC4">
      <w:pPr>
        <w:pStyle w:val="Code"/>
        <w:rPr>
          <w:highlight w:val="white"/>
        </w:rPr>
      </w:pPr>
      <w:r w:rsidRPr="00BA61C9">
        <w:rPr>
          <w:highlight w:val="white"/>
        </w:rPr>
        <w:t xml:space="preserve">                        Linker.StackTopName, 0, BigInteger.Zero,</w:t>
      </w:r>
    </w:p>
    <w:p w14:paraId="1EC74717" w14:textId="77777777" w:rsidR="008E3DC4" w:rsidRPr="00BA61C9" w:rsidRDefault="008E3DC4" w:rsidP="008E3DC4">
      <w:pPr>
        <w:pStyle w:val="Code"/>
        <w:rPr>
          <w:highlight w:val="white"/>
        </w:rPr>
      </w:pPr>
      <w:r>
        <w:rPr>
          <w:highlight w:val="white"/>
        </w:rPr>
        <w:t xml:space="preserve">                       </w:t>
      </w:r>
      <w:r w:rsidRPr="00BA61C9">
        <w:rPr>
          <w:highlight w:val="white"/>
        </w:rPr>
        <w:t xml:space="preserve"> TypeSize.PointerSize);</w:t>
      </w:r>
    </w:p>
    <w:p w14:paraId="5DFF0AFB" w14:textId="77777777" w:rsidR="008E3DC4" w:rsidRPr="00BA61C9" w:rsidRDefault="008E3DC4" w:rsidP="008E3DC4">
      <w:pPr>
        <w:pStyle w:val="Code"/>
        <w:rPr>
          <w:highlight w:val="white"/>
        </w:rPr>
      </w:pPr>
    </w:p>
    <w:p w14:paraId="1C551FEB" w14:textId="77777777" w:rsidR="008E3DC4" w:rsidRPr="00BA61C9" w:rsidRDefault="008E3DC4" w:rsidP="008E3DC4">
      <w:pPr>
        <w:pStyle w:val="Code"/>
        <w:rPr>
          <w:highlight w:val="white"/>
        </w:rPr>
      </w:pPr>
      <w:r w:rsidRPr="00BA61C9">
        <w:rPr>
          <w:highlight w:val="white"/>
        </w:rPr>
        <w:t xml:space="preserve">        List&lt;byte&gt; byteList = new List&lt;byte&gt;();</w:t>
      </w:r>
    </w:p>
    <w:p w14:paraId="08B640F5" w14:textId="77777777" w:rsidR="008E3DC4" w:rsidRPr="00BA61C9" w:rsidRDefault="008E3DC4" w:rsidP="008E3DC4">
      <w:pPr>
        <w:pStyle w:val="Code"/>
        <w:rPr>
          <w:highlight w:val="white"/>
        </w:rPr>
      </w:pPr>
      <w:r w:rsidRPr="00BA61C9">
        <w:rPr>
          <w:highlight w:val="white"/>
        </w:rPr>
        <w:t xml:space="preserve">        IDictionary&lt;int, string&gt; accessMap = new Dictionary&lt;int, string&gt;();</w:t>
      </w:r>
    </w:p>
    <w:p w14:paraId="52E6AE86" w14:textId="77777777" w:rsidR="008E3DC4" w:rsidRPr="00BA61C9" w:rsidRDefault="008E3DC4" w:rsidP="008E3DC4">
      <w:pPr>
        <w:pStyle w:val="Code"/>
        <w:rPr>
          <w:highlight w:val="white"/>
        </w:rPr>
      </w:pPr>
      <w:r w:rsidRPr="00BA61C9">
        <w:rPr>
          <w:highlight w:val="white"/>
        </w:rPr>
        <w:t xml:space="preserve">        IDictionary&lt;int, string&gt; callMap = new Dictionary&lt;int, string&gt;();</w:t>
      </w:r>
    </w:p>
    <w:p w14:paraId="76C23B5E" w14:textId="77777777" w:rsidR="008E3DC4" w:rsidRPr="00BA61C9" w:rsidRDefault="008E3DC4" w:rsidP="008E3DC4">
      <w:pPr>
        <w:pStyle w:val="Code"/>
        <w:rPr>
          <w:highlight w:val="white"/>
        </w:rPr>
      </w:pPr>
      <w:r w:rsidRPr="00BA61C9">
        <w:rPr>
          <w:highlight w:val="white"/>
        </w:rPr>
        <w:t xml:space="preserve">        ISet&lt;int&gt; returnSet = new HashSet&lt;int&gt;();</w:t>
      </w:r>
    </w:p>
    <w:p w14:paraId="146C8C8C" w14:textId="77777777" w:rsidR="008E3DC4" w:rsidRPr="00BA61C9" w:rsidRDefault="008E3DC4" w:rsidP="008E3DC4">
      <w:pPr>
        <w:pStyle w:val="Code"/>
        <w:rPr>
          <w:highlight w:val="white"/>
        </w:rPr>
      </w:pPr>
      <w:r w:rsidRPr="00BA61C9">
        <w:rPr>
          <w:highlight w:val="white"/>
        </w:rPr>
        <w:t xml:space="preserve">        AssemblyCodeGenerator.GenerateTargetWindows(assemblyCodeList,</w:t>
      </w:r>
    </w:p>
    <w:p w14:paraId="23589307" w14:textId="77777777" w:rsidR="008E3DC4" w:rsidRPr="00BA61C9" w:rsidRDefault="008E3DC4" w:rsidP="008E3DC4">
      <w:pPr>
        <w:pStyle w:val="Code"/>
        <w:rPr>
          <w:highlight w:val="white"/>
        </w:rPr>
      </w:pPr>
      <w:r w:rsidRPr="00BA61C9">
        <w:rPr>
          <w:highlight w:val="white"/>
        </w:rPr>
        <w:t xml:space="preserve">                              byteList, accessMap, callMap, returnSet);</w:t>
      </w:r>
    </w:p>
    <w:p w14:paraId="180D47EA" w14:textId="77777777" w:rsidR="008E3DC4" w:rsidRPr="00BA61C9" w:rsidRDefault="008E3DC4" w:rsidP="008E3DC4">
      <w:pPr>
        <w:pStyle w:val="Code"/>
        <w:rPr>
          <w:highlight w:val="white"/>
        </w:rPr>
      </w:pPr>
      <w:r w:rsidRPr="00BA61C9">
        <w:rPr>
          <w:highlight w:val="white"/>
        </w:rPr>
        <w:t xml:space="preserve">        StaticSymbol staticSymbol =</w:t>
      </w:r>
    </w:p>
    <w:p w14:paraId="508CA3B7" w14:textId="77777777" w:rsidR="008E3DC4" w:rsidRPr="00BA61C9" w:rsidRDefault="008E3DC4" w:rsidP="008E3DC4">
      <w:pPr>
        <w:pStyle w:val="Code"/>
        <w:rPr>
          <w:highlight w:val="white"/>
        </w:rPr>
      </w:pPr>
      <w:r w:rsidRPr="00BA61C9">
        <w:rPr>
          <w:highlight w:val="white"/>
        </w:rPr>
        <w:t xml:space="preserve">          new StaticSymbolWindows(AssemblyCodeGenerator.InitializerName,</w:t>
      </w:r>
    </w:p>
    <w:p w14:paraId="3E7176CD" w14:textId="77777777" w:rsidR="008E3DC4" w:rsidRPr="00BA61C9" w:rsidRDefault="008E3DC4" w:rsidP="008E3DC4">
      <w:pPr>
        <w:pStyle w:val="Code"/>
        <w:rPr>
          <w:highlight w:val="white"/>
        </w:rPr>
      </w:pPr>
      <w:r w:rsidRPr="00BA61C9">
        <w:rPr>
          <w:highlight w:val="white"/>
        </w:rPr>
        <w:t xml:space="preserve">                                  byteList, accessMap, callMap, returnSet);</w:t>
      </w:r>
    </w:p>
    <w:p w14:paraId="21E76FB7" w14:textId="77777777" w:rsidR="008E3DC4" w:rsidRPr="00BA61C9" w:rsidRDefault="008E3DC4" w:rsidP="008E3DC4">
      <w:pPr>
        <w:pStyle w:val="Code"/>
        <w:rPr>
          <w:highlight w:val="white"/>
        </w:rPr>
      </w:pPr>
      <w:r w:rsidRPr="00BA61C9">
        <w:rPr>
          <w:highlight w:val="white"/>
        </w:rPr>
        <w:t xml:space="preserve">        SymbolTable.StaticSet.Add(staticSymbol);</w:t>
      </w:r>
    </w:p>
    <w:p w14:paraId="46B57FC5" w14:textId="77777777" w:rsidR="008E3DC4" w:rsidRPr="00BA61C9" w:rsidRDefault="008E3DC4" w:rsidP="008E3DC4">
      <w:pPr>
        <w:pStyle w:val="Code"/>
        <w:rPr>
          <w:highlight w:val="white"/>
        </w:rPr>
      </w:pPr>
      <w:r w:rsidRPr="00BA61C9">
        <w:rPr>
          <w:highlight w:val="white"/>
        </w:rPr>
        <w:t xml:space="preserve">      }</w:t>
      </w:r>
    </w:p>
    <w:p w14:paraId="3BF37C90" w14:textId="77777777" w:rsidR="008E3DC4" w:rsidRPr="00BA61C9" w:rsidRDefault="008E3DC4" w:rsidP="008E3DC4">
      <w:pPr>
        <w:pStyle w:val="Code"/>
        <w:rPr>
          <w:highlight w:val="white"/>
        </w:rPr>
      </w:pPr>
      <w:r w:rsidRPr="00BA61C9">
        <w:rPr>
          <w:highlight w:val="white"/>
        </w:rPr>
        <w:t xml:space="preserve">    }</w:t>
      </w:r>
    </w:p>
    <w:p w14:paraId="44D2B088" w14:textId="77777777" w:rsidR="00825462" w:rsidRDefault="00825462" w:rsidP="00825462">
      <w:pPr>
        <w:pStyle w:val="Rubrik3"/>
        <w:rPr>
          <w:highlight w:val="white"/>
        </w:rPr>
      </w:pPr>
      <w:bookmarkStart w:id="442" w:name="_Toc53473606"/>
      <w:r>
        <w:rPr>
          <w:highlight w:val="white"/>
        </w:rPr>
        <w:t>Command Line Arguments</w:t>
      </w:r>
      <w:bookmarkEnd w:id="442"/>
    </w:p>
    <w:p w14:paraId="61CB3429" w14:textId="337ABF35" w:rsidR="00825462" w:rsidRDefault="00825462" w:rsidP="00825462">
      <w:pPr>
        <w:rPr>
          <w:highlight w:val="white"/>
        </w:rPr>
      </w:pPr>
      <w:r>
        <w:rPr>
          <w:highlight w:val="white"/>
        </w:rPr>
        <w:t xml:space="preserve">The code for obtaining the command line arguments differs between the Linux </w:t>
      </w:r>
      <w:r w:rsidR="00BF0A63">
        <w:rPr>
          <w:highlight w:val="white"/>
        </w:rPr>
        <w:t xml:space="preserve">code in Section XXX. </w:t>
      </w:r>
      <w:r w:rsidR="00096772">
        <w:rPr>
          <w:highlight w:val="white"/>
        </w:rPr>
        <w:t>The main difference is the arguments (excluding the file name) is stored at address 129,</w:t>
      </w:r>
      <w:r w:rsidR="001C722C">
        <w:rPr>
          <w:highlight w:val="white"/>
        </w:rPr>
        <w:t xml:space="preserve"> each word may begin with one or several spaces,</w:t>
      </w:r>
      <w:r w:rsidR="00096772">
        <w:rPr>
          <w:highlight w:val="white"/>
        </w:rPr>
        <w:t xml:space="preserve"> and that the list is finished by </w:t>
      </w:r>
      <w:r w:rsidR="00235D86">
        <w:rPr>
          <w:highlight w:val="white"/>
        </w:rPr>
        <w:t xml:space="preserve">a return </w:t>
      </w:r>
      <w:r w:rsidR="00096772">
        <w:rPr>
          <w:highlight w:val="white"/>
        </w:rPr>
        <w:t xml:space="preserve">character. The file name is unfortunately not stored, why we </w:t>
      </w:r>
      <w:r w:rsidR="009B53D4">
        <w:rPr>
          <w:highlight w:val="white"/>
        </w:rPr>
        <w:t xml:space="preserve">instead </w:t>
      </w:r>
      <w:r w:rsidR="00096772">
        <w:rPr>
          <w:highlight w:val="white"/>
        </w:rPr>
        <w:t>let the linker stored the name of the final executable file</w:t>
      </w:r>
      <w:r w:rsidR="004B3D19">
        <w:rPr>
          <w:highlight w:val="white"/>
        </w:rPr>
        <w:t xml:space="preserve"> with the </w:t>
      </w:r>
      <w:r w:rsidR="004B3D19" w:rsidRPr="004B3D19">
        <w:rPr>
          <w:rStyle w:val="KeyWord0"/>
          <w:highlight w:val="white"/>
        </w:rPr>
        <w:t>$Path</w:t>
      </w:r>
      <w:r w:rsidR="004B3D19">
        <w:rPr>
          <w:highlight w:val="white"/>
        </w:rPr>
        <w:t xml:space="preserve"> name</w:t>
      </w:r>
    </w:p>
    <w:p w14:paraId="5D468E0C" w14:textId="66B590F5" w:rsidR="00605AE9" w:rsidRPr="00172946" w:rsidRDefault="00605AE9" w:rsidP="00825462">
      <w:pPr>
        <w:rPr>
          <w:highlight w:val="white"/>
        </w:rPr>
      </w:pPr>
      <w:r>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9A772D" w:rsidRPr="00DF14A9" w:rsidRDefault="009A772D"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9A772D" w:rsidRPr="00490BCB" w:rsidRDefault="009A772D"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9A772D" w:rsidRPr="00490BCB" w:rsidRDefault="009A772D"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9A772D" w:rsidRPr="00490BCB" w:rsidRDefault="009A772D"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9A772D" w:rsidRPr="00490BCB" w:rsidRDefault="009A772D"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9A772D" w:rsidRPr="00490BCB" w:rsidRDefault="009A772D"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9A772D" w:rsidRPr="00490BCB" w:rsidRDefault="009A772D"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9A772D" w:rsidRPr="00490BCB" w:rsidRDefault="009A772D"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9A772D" w:rsidRPr="00490BCB" w:rsidRDefault="009A772D"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9A772D" w:rsidRPr="00490BCB" w:rsidRDefault="009A772D"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9A772D" w:rsidRPr="00490BCB" w:rsidRDefault="009A772D"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9A772D" w:rsidRPr="00490BCB" w:rsidRDefault="009A772D"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9A772D" w:rsidRPr="00490BCB" w:rsidRDefault="009A772D"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9A772D" w:rsidRPr="00490BCB" w:rsidRDefault="009A772D"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9A772D" w:rsidRPr="00490BCB" w:rsidRDefault="009A772D"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9A772D" w:rsidRPr="00490BCB" w:rsidRDefault="009A772D"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9A772D" w:rsidRPr="00090144" w:rsidRDefault="009A772D"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9A772D" w:rsidRPr="00090144" w:rsidRDefault="009A772D" w:rsidP="00605AE9">
                              <w:pPr>
                                <w:spacing w:before="0" w:after="0" w:line="240" w:lineRule="auto"/>
                                <w:rPr>
                                  <w:rFonts w:eastAsia="Calibri"/>
                                  <w:color w:val="000000"/>
                                </w:rPr>
                              </w:pPr>
                              <w:r w:rsidRPr="00090144">
                                <w:rPr>
                                  <w:rFonts w:eastAsia="Calibri"/>
                                  <w:color w:val="000000"/>
                                </w:rPr>
                                <w:t>Frame pointer of</w:t>
                              </w:r>
                            </w:p>
                            <w:p w14:paraId="68E90914" w14:textId="77777777" w:rsidR="009A772D" w:rsidRPr="00090144" w:rsidRDefault="009A772D"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9A772D" w:rsidRPr="00090144" w:rsidRDefault="009A772D"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9A772D" w:rsidRPr="00090144" w:rsidRDefault="009A772D"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9A772D" w:rsidRPr="00090144" w:rsidRDefault="009A772D"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9A772D" w:rsidRPr="00090144" w:rsidRDefault="009A772D"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9A772D" w:rsidRDefault="009A772D"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9A772D" w:rsidRDefault="009A772D"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9A772D" w:rsidRDefault="009A772D"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9A772D" w:rsidRDefault="009A772D"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9A772D" w:rsidRDefault="009A772D"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9A772D" w:rsidRDefault="009A772D"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9A772D" w:rsidRPr="00582B75" w:rsidRDefault="009A772D"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9A772D" w:rsidRPr="00490BCB" w:rsidRDefault="009A772D"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9A772D" w:rsidRPr="00490BCB" w:rsidRDefault="009A772D"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9A772D" w:rsidRDefault="009A772D"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9A772D" w:rsidRPr="00E55D4A" w:rsidRDefault="009A772D"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9A772D" w:rsidRDefault="009A772D"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9A772D" w:rsidRDefault="009A772D"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9A772D" w:rsidRDefault="009A772D"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9A772D" w:rsidRDefault="009A772D"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9A772D" w:rsidRDefault="009A772D"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9A772D" w:rsidRDefault="009A772D"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9A772D" w:rsidRDefault="009A772D"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9A772D" w:rsidRDefault="009A772D"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9A772D" w:rsidRDefault="009A772D"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9A772D" w:rsidRDefault="009A772D"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9A772D" w:rsidRDefault="009A772D"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9A772D" w:rsidRDefault="009A772D"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9A772D" w:rsidRDefault="009A772D"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9A772D" w:rsidRDefault="009A772D"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9A772D" w:rsidRDefault="009A772D" w:rsidP="00496983">
                              <w:pPr>
                                <w:spacing w:before="0" w:line="257" w:lineRule="auto"/>
                                <w:jc w:val="center"/>
                                <w:rPr>
                                  <w:sz w:val="24"/>
                                  <w:szCs w:val="24"/>
                                </w:rPr>
                              </w:pPr>
                              <w:r>
                                <w:rPr>
                                  <w:rFonts w:eastAsia="Calibri"/>
                                  <w:color w:val="000000"/>
                                  <w:sz w:val="16"/>
                                  <w:szCs w:val="16"/>
                                </w:rPr>
                                <w:t>129</w:t>
                              </w:r>
                            </w:p>
                            <w:p w14:paraId="3E4A06D3" w14:textId="77777777" w:rsidR="009A772D" w:rsidRDefault="009A772D"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9A772D" w:rsidRDefault="009A772D"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9A772D" w:rsidRDefault="009A772D"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9A772D" w:rsidRDefault="009A772D"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9A772D" w:rsidRDefault="009A772D" w:rsidP="006A7496">
                              <w:pPr>
                                <w:spacing w:before="100" w:line="257" w:lineRule="auto"/>
                                <w:jc w:val="left"/>
                                <w:rPr>
                                  <w:sz w:val="24"/>
                                  <w:szCs w:val="24"/>
                                </w:rPr>
                              </w:pPr>
                              <w:r>
                                <w:rPr>
                                  <w:rFonts w:eastAsia="Calibri"/>
                                  <w:color w:val="000000"/>
                                  <w:sz w:val="16"/>
                                  <w:szCs w:val="16"/>
                                </w:rPr>
                                <w:t>Before</w:t>
                              </w:r>
                            </w:p>
                            <w:p w14:paraId="6B197F32" w14:textId="77777777" w:rsidR="009A772D" w:rsidRDefault="009A772D"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9A772D" w:rsidRDefault="009A772D" w:rsidP="006A7496">
                              <w:pPr>
                                <w:spacing w:before="100" w:line="256" w:lineRule="auto"/>
                                <w:rPr>
                                  <w:sz w:val="24"/>
                                  <w:szCs w:val="24"/>
                                </w:rPr>
                              </w:pPr>
                              <w:r>
                                <w:rPr>
                                  <w:rFonts w:eastAsia="Calibri"/>
                                  <w:color w:val="000000"/>
                                  <w:sz w:val="16"/>
                                  <w:szCs w:val="16"/>
                                </w:rPr>
                                <w:t>After</w:t>
                              </w:r>
                            </w:p>
                            <w:p w14:paraId="7E3E04C8" w14:textId="77777777" w:rsidR="009A772D" w:rsidRDefault="009A772D"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18"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">
                <v:shape id="_x0000_s1219" type="#_x0000_t75" style="position:absolute;width:55905;height:71234;visibility:visible;mso-wrap-style:square" filled="t">
                  <v:fill o:detectmouseclick="t"/>
                  <v:path o:connecttype="none"/>
                </v:shape>
                <v:shape id="Textruta 21" o:spid="_x0000_s1220"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9A772D" w:rsidRPr="00DF14A9" w:rsidRDefault="009A772D"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21"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9A772D" w:rsidRPr="00490BCB" w:rsidRDefault="009A772D"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22"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9A772D" w:rsidRPr="00490BCB" w:rsidRDefault="009A772D"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23"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9A772D" w:rsidRPr="00490BCB" w:rsidRDefault="009A772D"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24"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9A772D" w:rsidRPr="00490BCB" w:rsidRDefault="009A772D"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25"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9A772D" w:rsidRPr="00490BCB" w:rsidRDefault="009A772D"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26"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9A772D" w:rsidRPr="00490BCB" w:rsidRDefault="009A772D"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7"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9A772D" w:rsidRPr="00490BCB" w:rsidRDefault="009A772D"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8"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9A772D" w:rsidRPr="00490BCB" w:rsidRDefault="009A772D"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29"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9A772D" w:rsidRPr="00490BCB" w:rsidRDefault="009A772D"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0"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9A772D" w:rsidRPr="00490BCB" w:rsidRDefault="009A772D"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31"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9A772D" w:rsidRPr="00490BCB" w:rsidRDefault="009A772D"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32"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9A772D" w:rsidRPr="00490BCB" w:rsidRDefault="009A772D"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33"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9A772D" w:rsidRPr="00490BCB" w:rsidRDefault="009A772D"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34"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9A772D" w:rsidRPr="00490BCB" w:rsidRDefault="009A772D"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35"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9A772D" w:rsidRPr="00490BCB" w:rsidRDefault="009A772D"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6"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9A772D" w:rsidRPr="00090144" w:rsidRDefault="009A772D" w:rsidP="00605AE9">
                        <w:pPr>
                          <w:spacing w:before="0" w:after="0" w:line="240" w:lineRule="auto"/>
                          <w:rPr>
                            <w:lang w:val="sv-SE"/>
                          </w:rPr>
                        </w:pPr>
                        <w:r w:rsidRPr="00090144">
                          <w:rPr>
                            <w:lang w:val="sv-SE"/>
                          </w:rPr>
                          <w:t>Return address: 0</w:t>
                        </w:r>
                      </w:p>
                    </w:txbxContent>
                  </v:textbox>
                </v:shape>
                <v:shape id="Textruta 449" o:spid="_x0000_s1237"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9A772D" w:rsidRPr="00090144" w:rsidRDefault="009A772D" w:rsidP="00605AE9">
                        <w:pPr>
                          <w:spacing w:before="0" w:after="0" w:line="240" w:lineRule="auto"/>
                          <w:rPr>
                            <w:rFonts w:eastAsia="Calibri"/>
                            <w:color w:val="000000"/>
                          </w:rPr>
                        </w:pPr>
                        <w:r w:rsidRPr="00090144">
                          <w:rPr>
                            <w:rFonts w:eastAsia="Calibri"/>
                            <w:color w:val="000000"/>
                          </w:rPr>
                          <w:t>Frame pointer of</w:t>
                        </w:r>
                      </w:p>
                      <w:p w14:paraId="68E90914" w14:textId="77777777" w:rsidR="009A772D" w:rsidRPr="00090144" w:rsidRDefault="009A772D" w:rsidP="00605AE9">
                        <w:pPr>
                          <w:spacing w:before="0" w:after="0" w:line="240" w:lineRule="auto"/>
                        </w:pPr>
                        <w:r w:rsidRPr="00090144">
                          <w:rPr>
                            <w:rFonts w:eastAsia="Calibri"/>
                            <w:color w:val="000000"/>
                          </w:rPr>
                          <w:t>calling function</w:t>
                        </w:r>
                      </w:p>
                    </w:txbxContent>
                  </v:textbox>
                </v:shape>
                <v:shape id="Textruta 449" o:spid="_x0000_s1238"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9A772D" w:rsidRPr="00090144" w:rsidRDefault="009A772D"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9A772D" w:rsidRPr="00090144" w:rsidRDefault="009A772D"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39"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9A772D" w:rsidRPr="00090144" w:rsidRDefault="009A772D"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40"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9A772D" w:rsidRPr="00090144" w:rsidRDefault="009A772D" w:rsidP="00605AE9">
                        <w:pPr>
                          <w:spacing w:before="60" w:line="252" w:lineRule="auto"/>
                          <w:rPr>
                            <w:lang w:val="sv-SE"/>
                          </w:rPr>
                        </w:pPr>
                        <w:r w:rsidRPr="00090144">
                          <w:rPr>
                            <w:rFonts w:eastAsia="Calibri"/>
                            <w:color w:val="000000"/>
                          </w:rPr>
                          <w:t>argv</w:t>
                        </w:r>
                      </w:p>
                    </w:txbxContent>
                  </v:textbox>
                </v:shape>
                <v:line id="Rak koppling 460" o:spid="_x0000_s1241"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42"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43"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44"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9A772D" w:rsidRDefault="009A772D" w:rsidP="00605AE9">
                        <w:pPr>
                          <w:spacing w:line="256" w:lineRule="auto"/>
                          <w:jc w:val="center"/>
                          <w:rPr>
                            <w:sz w:val="24"/>
                            <w:szCs w:val="24"/>
                          </w:rPr>
                        </w:pPr>
                      </w:p>
                    </w:txbxContent>
                  </v:textbox>
                </v:shape>
                <v:shape id="Textruta 449" o:spid="_x0000_s1245"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9A772D" w:rsidRDefault="009A772D" w:rsidP="00605AE9">
                        <w:pPr>
                          <w:spacing w:line="254" w:lineRule="auto"/>
                          <w:jc w:val="center"/>
                          <w:rPr>
                            <w:sz w:val="24"/>
                            <w:szCs w:val="24"/>
                          </w:rPr>
                        </w:pPr>
                      </w:p>
                    </w:txbxContent>
                  </v:textbox>
                </v:shape>
                <v:shape id="Textruta 449" o:spid="_x0000_s1246"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9A772D" w:rsidRDefault="009A772D" w:rsidP="00605AE9">
                        <w:pPr>
                          <w:spacing w:line="252" w:lineRule="auto"/>
                          <w:jc w:val="center"/>
                          <w:rPr>
                            <w:sz w:val="24"/>
                            <w:szCs w:val="24"/>
                          </w:rPr>
                        </w:pPr>
                      </w:p>
                    </w:txbxContent>
                  </v:textbox>
                </v:shape>
                <v:shape id="Rak pilkoppling 478" o:spid="_x0000_s1247"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48"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49"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50"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9A772D" w:rsidRDefault="009A772D" w:rsidP="00605AE9">
                        <w:pPr>
                          <w:spacing w:before="60" w:line="252" w:lineRule="auto"/>
                          <w:jc w:val="center"/>
                          <w:rPr>
                            <w:sz w:val="24"/>
                            <w:szCs w:val="24"/>
                          </w:rPr>
                        </w:pPr>
                        <w:r>
                          <w:rPr>
                            <w:rFonts w:eastAsia="Calibri"/>
                            <w:color w:val="000000"/>
                          </w:rPr>
                          <w:t>null </w:t>
                        </w:r>
                      </w:p>
                    </w:txbxContent>
                  </v:textbox>
                </v:shape>
                <v:line id="Rak koppling 643" o:spid="_x0000_s1251"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52"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53"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9A772D" w:rsidRDefault="009A772D" w:rsidP="00605AE9">
                        <w:pPr>
                          <w:spacing w:before="48" w:line="252" w:lineRule="auto"/>
                          <w:jc w:val="center"/>
                          <w:rPr>
                            <w:sz w:val="24"/>
                            <w:szCs w:val="24"/>
                          </w:rPr>
                        </w:pPr>
                        <w:r>
                          <w:rPr>
                            <w:rFonts w:eastAsia="Calibri"/>
                            <w:color w:val="000000"/>
                            <w:sz w:val="16"/>
                            <w:szCs w:val="16"/>
                          </w:rPr>
                          <w:t>’\r’</w:t>
                        </w:r>
                      </w:p>
                    </w:txbxContent>
                  </v:textbox>
                </v:shape>
                <v:shape id="Textruta 449" o:spid="_x0000_s1254"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9A772D" w:rsidRDefault="009A772D"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9A772D" w:rsidRPr="00582B75" w:rsidRDefault="009A772D" w:rsidP="00582B75">
                        <w:pPr>
                          <w:spacing w:before="48" w:line="256" w:lineRule="auto"/>
                          <w:jc w:val="center"/>
                          <w:rPr>
                            <w:sz w:val="24"/>
                            <w:szCs w:val="24"/>
                            <w:lang w:val="sv-SE"/>
                          </w:rPr>
                        </w:pPr>
                      </w:p>
                    </w:txbxContent>
                  </v:textbox>
                </v:shape>
                <v:shape id="Textruta 449" o:spid="_x0000_s1255"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9A772D" w:rsidRPr="00490BCB" w:rsidRDefault="009A772D"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56"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9A772D" w:rsidRPr="00490BCB" w:rsidRDefault="009A772D"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57"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58"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59"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9A772D" w:rsidRDefault="009A772D" w:rsidP="000D39B2">
                        <w:pPr>
                          <w:spacing w:before="48" w:line="256" w:lineRule="auto"/>
                          <w:jc w:val="center"/>
                          <w:rPr>
                            <w:sz w:val="24"/>
                            <w:szCs w:val="24"/>
                          </w:rPr>
                        </w:pPr>
                      </w:p>
                    </w:txbxContent>
                  </v:textbox>
                </v:shape>
                <v:shape id="Textruta 449" o:spid="_x0000_s1260"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9A772D" w:rsidRPr="00E55D4A" w:rsidRDefault="009A772D"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61"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62"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63"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9A772D" w:rsidRDefault="009A772D" w:rsidP="00417B4F">
                        <w:pPr>
                          <w:spacing w:before="48" w:line="252" w:lineRule="auto"/>
                          <w:jc w:val="center"/>
                          <w:rPr>
                            <w:sz w:val="24"/>
                            <w:szCs w:val="24"/>
                          </w:rPr>
                        </w:pPr>
                        <w:r>
                          <w:rPr>
                            <w:rFonts w:eastAsia="Calibri"/>
                            <w:color w:val="000000"/>
                            <w:sz w:val="16"/>
                            <w:szCs w:val="16"/>
                          </w:rPr>
                          <w:t>’ ’</w:t>
                        </w:r>
                      </w:p>
                    </w:txbxContent>
                  </v:textbox>
                </v:shape>
                <v:shape id="Textruta 449" o:spid="_x0000_s1264"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9A772D" w:rsidRDefault="009A772D" w:rsidP="008A4FDE">
                        <w:pPr>
                          <w:spacing w:before="48" w:line="252" w:lineRule="auto"/>
                          <w:jc w:val="center"/>
                          <w:rPr>
                            <w:sz w:val="24"/>
                            <w:szCs w:val="24"/>
                          </w:rPr>
                        </w:pPr>
                        <w:r>
                          <w:rPr>
                            <w:rFonts w:eastAsia="Calibri"/>
                            <w:color w:val="000000"/>
                            <w:sz w:val="16"/>
                            <w:szCs w:val="16"/>
                          </w:rPr>
                          <w:t>’ ’</w:t>
                        </w:r>
                      </w:p>
                    </w:txbxContent>
                  </v:textbox>
                </v:shape>
                <v:shape id="Textruta 449" o:spid="_x0000_s1265"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9A772D" w:rsidRDefault="009A772D" w:rsidP="009F24A4">
                        <w:pPr>
                          <w:spacing w:before="48" w:line="252" w:lineRule="auto"/>
                          <w:jc w:val="center"/>
                          <w:rPr>
                            <w:sz w:val="24"/>
                            <w:szCs w:val="24"/>
                          </w:rPr>
                        </w:pPr>
                        <w:r>
                          <w:rPr>
                            <w:rFonts w:eastAsia="Calibri"/>
                            <w:color w:val="000000"/>
                            <w:sz w:val="16"/>
                            <w:szCs w:val="16"/>
                          </w:rPr>
                          <w:t>’e’</w:t>
                        </w:r>
                      </w:p>
                    </w:txbxContent>
                  </v:textbox>
                </v:shape>
                <v:shape id="Textruta 449" o:spid="_x0000_s1266"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9A772D" w:rsidRDefault="009A772D" w:rsidP="009F24A4">
                        <w:pPr>
                          <w:spacing w:before="48" w:line="252" w:lineRule="auto"/>
                          <w:jc w:val="center"/>
                          <w:rPr>
                            <w:sz w:val="24"/>
                            <w:szCs w:val="24"/>
                          </w:rPr>
                        </w:pPr>
                        <w:r>
                          <w:rPr>
                            <w:rFonts w:eastAsia="Calibri"/>
                            <w:color w:val="000000"/>
                            <w:sz w:val="16"/>
                            <w:szCs w:val="16"/>
                          </w:rPr>
                          <w:t>’l’</w:t>
                        </w:r>
                      </w:p>
                    </w:txbxContent>
                  </v:textbox>
                </v:shape>
                <v:shape id="Textruta 449" o:spid="_x0000_s1267"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9A772D" w:rsidRDefault="009A772D" w:rsidP="009F24A4">
                        <w:pPr>
                          <w:spacing w:before="48" w:line="252" w:lineRule="auto"/>
                          <w:jc w:val="center"/>
                          <w:rPr>
                            <w:sz w:val="24"/>
                            <w:szCs w:val="24"/>
                          </w:rPr>
                        </w:pPr>
                        <w:r>
                          <w:rPr>
                            <w:rFonts w:eastAsia="Calibri"/>
                            <w:color w:val="000000"/>
                            <w:sz w:val="16"/>
                            <w:szCs w:val="16"/>
                          </w:rPr>
                          <w:t>’l’</w:t>
                        </w:r>
                      </w:p>
                    </w:txbxContent>
                  </v:textbox>
                </v:shape>
                <v:shape id="Textruta 449" o:spid="_x0000_s1268"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9A772D" w:rsidRDefault="009A772D" w:rsidP="009F24A4">
                        <w:pPr>
                          <w:spacing w:before="48" w:line="252" w:lineRule="auto"/>
                          <w:jc w:val="center"/>
                          <w:rPr>
                            <w:sz w:val="24"/>
                            <w:szCs w:val="24"/>
                          </w:rPr>
                        </w:pPr>
                        <w:r>
                          <w:rPr>
                            <w:rFonts w:eastAsia="Calibri"/>
                            <w:color w:val="000000"/>
                            <w:sz w:val="16"/>
                            <w:szCs w:val="16"/>
                          </w:rPr>
                          <w:t>’o’</w:t>
                        </w:r>
                      </w:p>
                    </w:txbxContent>
                  </v:textbox>
                </v:shape>
                <v:shape id="Textruta 449" o:spid="_x0000_s1269"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9A772D" w:rsidRDefault="009A772D" w:rsidP="009F24A4">
                        <w:pPr>
                          <w:spacing w:before="48" w:line="252" w:lineRule="auto"/>
                          <w:jc w:val="center"/>
                          <w:rPr>
                            <w:sz w:val="24"/>
                            <w:szCs w:val="24"/>
                          </w:rPr>
                        </w:pPr>
                        <w:r>
                          <w:rPr>
                            <w:rFonts w:eastAsia="Calibri"/>
                            <w:color w:val="000000"/>
                            <w:sz w:val="16"/>
                            <w:szCs w:val="16"/>
                          </w:rPr>
                          <w:t>’ ’</w:t>
                        </w:r>
                      </w:p>
                    </w:txbxContent>
                  </v:textbox>
                </v:shape>
                <v:shape id="Textruta 449" o:spid="_x0000_s1270"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9A772D" w:rsidRDefault="009A772D" w:rsidP="009F24A4">
                        <w:pPr>
                          <w:spacing w:before="48" w:line="252" w:lineRule="auto"/>
                          <w:jc w:val="center"/>
                          <w:rPr>
                            <w:sz w:val="24"/>
                            <w:szCs w:val="24"/>
                          </w:rPr>
                        </w:pPr>
                        <w:r>
                          <w:rPr>
                            <w:rFonts w:eastAsia="Calibri"/>
                            <w:color w:val="000000"/>
                            <w:sz w:val="16"/>
                            <w:szCs w:val="16"/>
                          </w:rPr>
                          <w:t>’W’</w:t>
                        </w:r>
                      </w:p>
                    </w:txbxContent>
                  </v:textbox>
                </v:shape>
                <v:shape id="Textruta 449" o:spid="_x0000_s1271"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9A772D" w:rsidRDefault="009A772D" w:rsidP="009F24A4">
                        <w:pPr>
                          <w:spacing w:before="48" w:line="252" w:lineRule="auto"/>
                          <w:jc w:val="center"/>
                          <w:rPr>
                            <w:sz w:val="24"/>
                            <w:szCs w:val="24"/>
                          </w:rPr>
                        </w:pPr>
                        <w:r>
                          <w:rPr>
                            <w:rFonts w:eastAsia="Calibri"/>
                            <w:color w:val="000000"/>
                            <w:sz w:val="16"/>
                            <w:szCs w:val="16"/>
                          </w:rPr>
                          <w:t>’o’</w:t>
                        </w:r>
                      </w:p>
                    </w:txbxContent>
                  </v:textbox>
                </v:shape>
                <v:shape id="Textruta 449" o:spid="_x0000_s1272"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9A772D" w:rsidRDefault="009A772D" w:rsidP="009F24A4">
                        <w:pPr>
                          <w:spacing w:before="48" w:line="252" w:lineRule="auto"/>
                          <w:jc w:val="center"/>
                          <w:rPr>
                            <w:sz w:val="24"/>
                            <w:szCs w:val="24"/>
                          </w:rPr>
                        </w:pPr>
                        <w:r>
                          <w:rPr>
                            <w:rFonts w:eastAsia="Calibri"/>
                            <w:color w:val="000000"/>
                            <w:sz w:val="16"/>
                            <w:szCs w:val="16"/>
                          </w:rPr>
                          <w:t>’r’</w:t>
                        </w:r>
                      </w:p>
                    </w:txbxContent>
                  </v:textbox>
                </v:shape>
                <v:shape id="Textruta 449" o:spid="_x0000_s1273"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9A772D" w:rsidRDefault="009A772D" w:rsidP="009F24A4">
                        <w:pPr>
                          <w:spacing w:before="48" w:line="252" w:lineRule="auto"/>
                          <w:jc w:val="center"/>
                          <w:rPr>
                            <w:sz w:val="24"/>
                            <w:szCs w:val="24"/>
                          </w:rPr>
                        </w:pPr>
                        <w:r>
                          <w:rPr>
                            <w:rFonts w:eastAsia="Calibri"/>
                            <w:color w:val="000000"/>
                            <w:sz w:val="16"/>
                            <w:szCs w:val="16"/>
                          </w:rPr>
                          <w:t>’l’</w:t>
                        </w:r>
                      </w:p>
                    </w:txbxContent>
                  </v:textbox>
                </v:shape>
                <v:shape id="Textruta 449" o:spid="_x0000_s1274"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9A772D" w:rsidRDefault="009A772D" w:rsidP="009F24A4">
                        <w:pPr>
                          <w:spacing w:before="48" w:line="252" w:lineRule="auto"/>
                          <w:jc w:val="center"/>
                          <w:rPr>
                            <w:sz w:val="24"/>
                            <w:szCs w:val="24"/>
                          </w:rPr>
                        </w:pPr>
                        <w:r>
                          <w:rPr>
                            <w:rFonts w:eastAsia="Calibri"/>
                            <w:color w:val="000000"/>
                            <w:sz w:val="16"/>
                            <w:szCs w:val="16"/>
                          </w:rPr>
                          <w:t>’d’</w:t>
                        </w:r>
                      </w:p>
                    </w:txbxContent>
                  </v:textbox>
                </v:shape>
                <v:shape id="Textruta 449" o:spid="_x0000_s1275"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9A772D" w:rsidRDefault="009A772D" w:rsidP="009F24A4">
                        <w:pPr>
                          <w:spacing w:before="48" w:line="252" w:lineRule="auto"/>
                          <w:jc w:val="center"/>
                          <w:rPr>
                            <w:sz w:val="24"/>
                            <w:szCs w:val="24"/>
                          </w:rPr>
                        </w:pPr>
                        <w:r>
                          <w:rPr>
                            <w:rFonts w:eastAsia="Calibri"/>
                            <w:color w:val="000000"/>
                            <w:sz w:val="16"/>
                            <w:szCs w:val="16"/>
                          </w:rPr>
                          <w:t>’ ’</w:t>
                        </w:r>
                      </w:p>
                    </w:txbxContent>
                  </v:textbox>
                </v:shape>
                <v:shape id="Textruta 449" o:spid="_x0000_s1276"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9A772D" w:rsidRDefault="009A772D" w:rsidP="009F24A4">
                        <w:pPr>
                          <w:spacing w:before="48" w:line="252" w:lineRule="auto"/>
                          <w:jc w:val="center"/>
                          <w:rPr>
                            <w:sz w:val="24"/>
                            <w:szCs w:val="24"/>
                          </w:rPr>
                        </w:pPr>
                        <w:r>
                          <w:rPr>
                            <w:rFonts w:eastAsia="Calibri"/>
                            <w:color w:val="000000"/>
                            <w:sz w:val="16"/>
                            <w:szCs w:val="16"/>
                          </w:rPr>
                          <w:t>’\0’</w:t>
                        </w:r>
                      </w:p>
                    </w:txbxContent>
                  </v:textbox>
                </v:shape>
                <v:shape id="Textruta 449" o:spid="_x0000_s1277"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9A772D" w:rsidRDefault="009A772D" w:rsidP="00496983">
                        <w:pPr>
                          <w:spacing w:before="0" w:line="257" w:lineRule="auto"/>
                          <w:jc w:val="center"/>
                          <w:rPr>
                            <w:sz w:val="24"/>
                            <w:szCs w:val="24"/>
                          </w:rPr>
                        </w:pPr>
                        <w:r>
                          <w:rPr>
                            <w:rFonts w:eastAsia="Calibri"/>
                            <w:color w:val="000000"/>
                            <w:sz w:val="16"/>
                            <w:szCs w:val="16"/>
                          </w:rPr>
                          <w:t>129</w:t>
                        </w:r>
                      </w:p>
                      <w:p w14:paraId="3E4A06D3" w14:textId="77777777" w:rsidR="009A772D" w:rsidRDefault="009A772D" w:rsidP="009F24A4">
                        <w:pPr>
                          <w:spacing w:before="48" w:line="254" w:lineRule="auto"/>
                          <w:jc w:val="center"/>
                        </w:pPr>
                        <w:r>
                          <w:rPr>
                            <w:rFonts w:eastAsia="Calibri"/>
                            <w:color w:val="000000"/>
                          </w:rPr>
                          <w:t> </w:t>
                        </w:r>
                      </w:p>
                    </w:txbxContent>
                  </v:textbox>
                </v:shape>
                <v:shape id="Textruta 449" o:spid="_x0000_s1278"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9A772D" w:rsidRDefault="009A772D" w:rsidP="009F24A4">
                        <w:pPr>
                          <w:spacing w:before="48" w:line="254" w:lineRule="auto"/>
                          <w:jc w:val="center"/>
                          <w:rPr>
                            <w:sz w:val="24"/>
                            <w:szCs w:val="24"/>
                          </w:rPr>
                        </w:pPr>
                        <w:r>
                          <w:rPr>
                            <w:rFonts w:eastAsia="Calibri"/>
                            <w:color w:val="000000"/>
                            <w:sz w:val="16"/>
                            <w:szCs w:val="16"/>
                          </w:rPr>
                          <w:t>’H’</w:t>
                        </w:r>
                      </w:p>
                    </w:txbxContent>
                  </v:textbox>
                </v:shape>
                <v:shape id="Textruta 449" o:spid="_x0000_s1279"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9A772D" w:rsidRDefault="009A772D" w:rsidP="009F24A4">
                        <w:pPr>
                          <w:spacing w:before="48" w:line="252" w:lineRule="auto"/>
                          <w:jc w:val="center"/>
                          <w:rPr>
                            <w:sz w:val="24"/>
                            <w:szCs w:val="24"/>
                          </w:rPr>
                        </w:pPr>
                        <w:r>
                          <w:rPr>
                            <w:rFonts w:eastAsia="Calibri"/>
                            <w:color w:val="000000"/>
                            <w:sz w:val="16"/>
                            <w:szCs w:val="16"/>
                          </w:rPr>
                          <w:t>’\0’</w:t>
                        </w:r>
                      </w:p>
                    </w:txbxContent>
                  </v:textbox>
                </v:shape>
                <v:shape id="Textruta 449" o:spid="_x0000_s1280"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9A772D" w:rsidRDefault="009A772D" w:rsidP="009F24A4">
                        <w:pPr>
                          <w:spacing w:before="48" w:line="252" w:lineRule="auto"/>
                          <w:jc w:val="center"/>
                          <w:rPr>
                            <w:sz w:val="24"/>
                            <w:szCs w:val="24"/>
                          </w:rPr>
                        </w:pPr>
                        <w:r>
                          <w:rPr>
                            <w:rFonts w:eastAsia="Calibri"/>
                            <w:color w:val="000000"/>
                            <w:sz w:val="16"/>
                            <w:szCs w:val="16"/>
                          </w:rPr>
                          <w:t>’ ’</w:t>
                        </w:r>
                      </w:p>
                    </w:txbxContent>
                  </v:textbox>
                </v:shape>
                <v:shape id="Textruta 449" o:spid="_x0000_s1281"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9A772D" w:rsidRDefault="009A772D" w:rsidP="006A7496">
                        <w:pPr>
                          <w:spacing w:before="100" w:line="257" w:lineRule="auto"/>
                          <w:jc w:val="left"/>
                          <w:rPr>
                            <w:sz w:val="24"/>
                            <w:szCs w:val="24"/>
                          </w:rPr>
                        </w:pPr>
                        <w:r>
                          <w:rPr>
                            <w:rFonts w:eastAsia="Calibri"/>
                            <w:color w:val="000000"/>
                            <w:sz w:val="16"/>
                            <w:szCs w:val="16"/>
                          </w:rPr>
                          <w:t>Before</w:t>
                        </w:r>
                      </w:p>
                      <w:p w14:paraId="6B197F32" w14:textId="77777777" w:rsidR="009A772D" w:rsidRDefault="009A772D" w:rsidP="006A7496">
                        <w:pPr>
                          <w:spacing w:before="100" w:line="254" w:lineRule="auto"/>
                          <w:jc w:val="left"/>
                        </w:pPr>
                        <w:r>
                          <w:rPr>
                            <w:rFonts w:eastAsia="Calibri"/>
                            <w:color w:val="000000"/>
                          </w:rPr>
                          <w:t> </w:t>
                        </w:r>
                      </w:p>
                    </w:txbxContent>
                  </v:textbox>
                </v:shape>
                <v:shape id="Rak pilkoppling 695" o:spid="_x0000_s1282"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83"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84"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85"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9A772D" w:rsidRDefault="009A772D" w:rsidP="006A7496">
                        <w:pPr>
                          <w:spacing w:before="100" w:line="256" w:lineRule="auto"/>
                          <w:rPr>
                            <w:sz w:val="24"/>
                            <w:szCs w:val="24"/>
                          </w:rPr>
                        </w:pPr>
                        <w:r>
                          <w:rPr>
                            <w:rFonts w:eastAsia="Calibri"/>
                            <w:color w:val="000000"/>
                            <w:sz w:val="16"/>
                            <w:szCs w:val="16"/>
                          </w:rPr>
                          <w:t>After</w:t>
                        </w:r>
                      </w:p>
                      <w:p w14:paraId="7E3E04C8" w14:textId="77777777" w:rsidR="009A772D" w:rsidRDefault="009A772D" w:rsidP="006A7496">
                        <w:pPr>
                          <w:spacing w:before="100" w:line="252" w:lineRule="auto"/>
                        </w:pPr>
                        <w:r>
                          <w:rPr>
                            <w:rFonts w:eastAsia="Calibri"/>
                            <w:color w:val="000000"/>
                          </w:rPr>
                          <w:t> </w:t>
                        </w:r>
                      </w:p>
                    </w:txbxContent>
                  </v:textbox>
                </v:shape>
                <v:shape id="Rak pilkoppling 699" o:spid="_x0000_s1286"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87"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88"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Default="000F0E26" w:rsidP="009F406A">
      <w:pPr>
        <w:pStyle w:val="Code"/>
        <w:rPr>
          <w:highlight w:val="white"/>
        </w:rPr>
      </w:pPr>
    </w:p>
    <w:p w14:paraId="1038DBA0" w14:textId="77777777" w:rsidR="000F0E26" w:rsidRDefault="000F0E26" w:rsidP="009F406A">
      <w:pPr>
        <w:pStyle w:val="Code"/>
        <w:rPr>
          <w:highlight w:val="white"/>
        </w:rPr>
      </w:pPr>
    </w:p>
    <w:p w14:paraId="058BA535" w14:textId="77777777" w:rsidR="000F0E26" w:rsidRDefault="000F0E26" w:rsidP="009F406A">
      <w:pPr>
        <w:pStyle w:val="Code"/>
        <w:rPr>
          <w:highlight w:val="white"/>
        </w:rPr>
      </w:pPr>
    </w:p>
    <w:p w14:paraId="0E9E8DD1" w14:textId="77777777" w:rsidR="000F0E26" w:rsidRDefault="000F0E26" w:rsidP="009F406A">
      <w:pPr>
        <w:pStyle w:val="Code"/>
        <w:rPr>
          <w:highlight w:val="white"/>
        </w:rPr>
      </w:pPr>
    </w:p>
    <w:p w14:paraId="41E8DF00" w14:textId="77777777" w:rsidR="000F0E26" w:rsidRDefault="000F0E26" w:rsidP="009F406A">
      <w:pPr>
        <w:pStyle w:val="Code"/>
        <w:rPr>
          <w:highlight w:val="white"/>
        </w:rPr>
      </w:pPr>
    </w:p>
    <w:p w14:paraId="62BC0A78" w14:textId="77777777" w:rsidR="000F0E26" w:rsidRDefault="000F0E26" w:rsidP="009F406A">
      <w:pPr>
        <w:pStyle w:val="Code"/>
        <w:rPr>
          <w:highlight w:val="white"/>
        </w:rPr>
      </w:pPr>
    </w:p>
    <w:p w14:paraId="58F7635B" w14:textId="77777777" w:rsidR="000F0E26" w:rsidRDefault="000F0E26" w:rsidP="009F406A">
      <w:pPr>
        <w:pStyle w:val="Code"/>
        <w:rPr>
          <w:highlight w:val="white"/>
        </w:rPr>
      </w:pPr>
    </w:p>
    <w:p w14:paraId="3F617B04" w14:textId="77777777" w:rsidR="000F0E26" w:rsidRDefault="000F0E26" w:rsidP="009F406A">
      <w:pPr>
        <w:pStyle w:val="Code"/>
        <w:rPr>
          <w:highlight w:val="white"/>
        </w:rPr>
      </w:pPr>
    </w:p>
    <w:p w14:paraId="70879058" w14:textId="77777777" w:rsidR="000F0E26" w:rsidRDefault="000F0E26" w:rsidP="009F406A">
      <w:pPr>
        <w:pStyle w:val="Code"/>
        <w:rPr>
          <w:highlight w:val="white"/>
        </w:rPr>
      </w:pPr>
    </w:p>
    <w:p w14:paraId="340A05AB" w14:textId="77777777" w:rsidR="000F0E26" w:rsidRDefault="000F0E26" w:rsidP="009F406A">
      <w:pPr>
        <w:pStyle w:val="Code"/>
        <w:rPr>
          <w:highlight w:val="white"/>
        </w:rPr>
      </w:pPr>
    </w:p>
    <w:p w14:paraId="2715DA8E" w14:textId="77777777" w:rsidR="000F0E26" w:rsidRDefault="000F0E26" w:rsidP="009F406A">
      <w:pPr>
        <w:pStyle w:val="Code"/>
        <w:rPr>
          <w:highlight w:val="white"/>
        </w:rPr>
      </w:pPr>
    </w:p>
    <w:p w14:paraId="7C7B312F" w14:textId="77777777" w:rsidR="000F0E26" w:rsidRDefault="000F0E26" w:rsidP="009F406A">
      <w:pPr>
        <w:pStyle w:val="Code"/>
        <w:rPr>
          <w:highlight w:val="white"/>
        </w:rPr>
      </w:pPr>
    </w:p>
    <w:p w14:paraId="29DC6E0F" w14:textId="77777777" w:rsidR="000F0E26" w:rsidRDefault="000F0E26" w:rsidP="009F406A">
      <w:pPr>
        <w:pStyle w:val="Code"/>
        <w:rPr>
          <w:highlight w:val="white"/>
        </w:rPr>
      </w:pPr>
    </w:p>
    <w:p w14:paraId="58451611" w14:textId="77777777" w:rsidR="000F0E26" w:rsidRDefault="000F0E26" w:rsidP="009F406A">
      <w:pPr>
        <w:pStyle w:val="Code"/>
        <w:rPr>
          <w:highlight w:val="white"/>
        </w:rPr>
      </w:pPr>
    </w:p>
    <w:p w14:paraId="72541E7A" w14:textId="77777777" w:rsidR="000F0E26" w:rsidRDefault="000F0E26" w:rsidP="009F406A">
      <w:pPr>
        <w:pStyle w:val="Code"/>
        <w:rPr>
          <w:highlight w:val="white"/>
        </w:rPr>
      </w:pPr>
    </w:p>
    <w:p w14:paraId="573AC0A3" w14:textId="77777777" w:rsidR="000F0E26" w:rsidRDefault="000F0E26" w:rsidP="009F406A">
      <w:pPr>
        <w:pStyle w:val="Code"/>
        <w:rPr>
          <w:highlight w:val="white"/>
        </w:rPr>
      </w:pPr>
    </w:p>
    <w:p w14:paraId="1E718556" w14:textId="0B39F574" w:rsidR="000F0E26" w:rsidRDefault="00DE7E2B" w:rsidP="00DE7E2B">
      <w:pPr>
        <w:rPr>
          <w:highlight w:val="white"/>
        </w:rPr>
      </w:pPr>
      <w:r>
        <w:rPr>
          <w:highlight w:val="white"/>
        </w:rPr>
        <w:t xml:space="preserve">We start by </w:t>
      </w:r>
      <w:r w:rsidR="00412C0D">
        <w:rPr>
          <w:highlight w:val="white"/>
        </w:rPr>
        <w:t xml:space="preserve">saving the current value of </w:t>
      </w:r>
      <w:r w:rsidR="00412C0D" w:rsidRPr="00412C0D">
        <w:rPr>
          <w:rStyle w:val="KeyWord0"/>
          <w:highlight w:val="white"/>
        </w:rPr>
        <w:t>bp</w:t>
      </w:r>
      <w:r w:rsidR="00412C0D">
        <w:rPr>
          <w:highlight w:val="white"/>
        </w:rPr>
        <w:t xml:space="preserve"> in </w:t>
      </w:r>
      <w:r w:rsidR="00412C0D" w:rsidRPr="00412C0D">
        <w:rPr>
          <w:rStyle w:val="KeyWord0"/>
          <w:highlight w:val="white"/>
        </w:rPr>
        <w:t>si</w:t>
      </w:r>
      <w:r w:rsidR="00412C0D">
        <w:rPr>
          <w:highlight w:val="white"/>
        </w:rPr>
        <w:t xml:space="preserve">, we will need it when we set the </w:t>
      </w:r>
      <w:r w:rsidR="00412C0D" w:rsidRPr="00412C0D">
        <w:rPr>
          <w:rStyle w:val="KeyWord0"/>
          <w:highlight w:val="white"/>
        </w:rPr>
        <w:t>main</w:t>
      </w:r>
      <w:r w:rsidR="00412C0D">
        <w:rPr>
          <w:highlight w:val="white"/>
        </w:rPr>
        <w:t xml:space="preserve"> parameter list at the end. We then move to </w:t>
      </w:r>
      <w:r w:rsidR="00412C0D" w:rsidRPr="007E505F">
        <w:rPr>
          <w:rStyle w:val="KeyWord0"/>
          <w:highlight w:val="white"/>
        </w:rPr>
        <w:t>$Path</w:t>
      </w:r>
      <w:r w:rsidR="00412C0D">
        <w:rPr>
          <w:highlight w:val="white"/>
        </w:rPr>
        <w:t xml:space="preserve"> address to the current address of </w:t>
      </w:r>
      <w:r w:rsidR="00412C0D" w:rsidRPr="00412C0D">
        <w:rPr>
          <w:rStyle w:val="KeyWord0"/>
          <w:highlight w:val="white"/>
        </w:rPr>
        <w:t>bp</w:t>
      </w:r>
      <w:r w:rsidR="003C054C">
        <w:rPr>
          <w:highlight w:val="white"/>
        </w:rPr>
        <w:t xml:space="preserve"> </w:t>
      </w:r>
      <w:r w:rsidR="007E505F">
        <w:rPr>
          <w:highlight w:val="white"/>
        </w:rPr>
        <w:t>and increase it value by two bytes</w:t>
      </w:r>
      <w:r w:rsidR="003C054C">
        <w:rPr>
          <w:highlight w:val="white"/>
        </w:rPr>
        <w:t xml:space="preserve"> (a pointer in the Windows environment is bytes long)</w:t>
      </w:r>
      <w:r w:rsidR="007E505F">
        <w:rPr>
          <w:highlight w:val="white"/>
        </w:rPr>
        <w:t>. By now we have the name of the execution file stored at the beginning of the array.</w:t>
      </w:r>
    </w:p>
    <w:p w14:paraId="7C047847" w14:textId="0414F4FC" w:rsidR="009F406A" w:rsidRPr="009F406A" w:rsidRDefault="009F406A" w:rsidP="009F406A">
      <w:pPr>
        <w:pStyle w:val="Code"/>
        <w:rPr>
          <w:highlight w:val="white"/>
        </w:rPr>
      </w:pPr>
      <w:r>
        <w:rPr>
          <w:highlight w:val="white"/>
        </w:rPr>
        <w:t xml:space="preserve">    </w:t>
      </w:r>
      <w:r w:rsidRPr="009F406A">
        <w:rPr>
          <w:highlight w:val="white"/>
        </w:rPr>
        <w:t>mov si, bp</w:t>
      </w:r>
    </w:p>
    <w:p w14:paraId="52873148" w14:textId="1424E7CE" w:rsidR="009F406A" w:rsidRPr="009F406A" w:rsidRDefault="009F406A" w:rsidP="009F406A">
      <w:pPr>
        <w:pStyle w:val="Code"/>
        <w:rPr>
          <w:highlight w:val="white"/>
        </w:rPr>
      </w:pPr>
      <w:r>
        <w:rPr>
          <w:highlight w:val="white"/>
        </w:rPr>
        <w:t xml:space="preserve">    </w:t>
      </w:r>
      <w:r w:rsidRPr="009F406A">
        <w:rPr>
          <w:highlight w:val="white"/>
        </w:rPr>
        <w:t xml:space="preserve">mov word [bp], </w:t>
      </w:r>
      <w:r w:rsidR="00E40EED">
        <w:rPr>
          <w:highlight w:val="white"/>
        </w:rPr>
        <w:t>$</w:t>
      </w:r>
      <w:r w:rsidR="004B3D19">
        <w:rPr>
          <w:highlight w:val="white"/>
        </w:rPr>
        <w:t>P</w:t>
      </w:r>
      <w:r w:rsidRPr="009F406A">
        <w:rPr>
          <w:highlight w:val="white"/>
        </w:rPr>
        <w:t>ath</w:t>
      </w:r>
    </w:p>
    <w:p w14:paraId="277A69CE" w14:textId="7B60A7DA" w:rsidR="009F406A" w:rsidRDefault="009F406A" w:rsidP="009F406A">
      <w:pPr>
        <w:pStyle w:val="Code"/>
        <w:rPr>
          <w:highlight w:val="white"/>
        </w:rPr>
      </w:pPr>
      <w:r>
        <w:rPr>
          <w:highlight w:val="white"/>
        </w:rPr>
        <w:t xml:space="preserve">    </w:t>
      </w:r>
      <w:r w:rsidRPr="009F406A">
        <w:rPr>
          <w:highlight w:val="white"/>
        </w:rPr>
        <w:t>add bp, 2</w:t>
      </w:r>
    </w:p>
    <w:p w14:paraId="46144743" w14:textId="35195780" w:rsidR="007E505F" w:rsidRDefault="007E505F" w:rsidP="00EF4340">
      <w:pPr>
        <w:rPr>
          <w:highlight w:val="white"/>
        </w:rPr>
      </w:pPr>
      <w:r>
        <w:rPr>
          <w:highlight w:val="white"/>
        </w:rPr>
        <w:t xml:space="preserve">We let ax hold the number of arguments, which is one to begin with since we </w:t>
      </w:r>
      <w:r w:rsidR="00EE5D0C">
        <w:rPr>
          <w:highlight w:val="white"/>
        </w:rPr>
        <w:t xml:space="preserve">have already </w:t>
      </w:r>
      <w:r w:rsidR="00EF4340">
        <w:rPr>
          <w:highlight w:val="white"/>
        </w:rPr>
        <w:t>include</w:t>
      </w:r>
      <w:r w:rsidR="00EE5D0C">
        <w:rPr>
          <w:highlight w:val="white"/>
        </w:rPr>
        <w:t>d</w:t>
      </w:r>
      <w:r w:rsidR="00EF4340">
        <w:rPr>
          <w:highlight w:val="white"/>
        </w:rPr>
        <w:t xml:space="preserve"> the</w:t>
      </w:r>
      <w:r w:rsidR="00EE5D0C">
        <w:rPr>
          <w:highlight w:val="white"/>
        </w:rPr>
        <w:t xml:space="preserve"> execution file name. We let </w:t>
      </w:r>
      <w:r w:rsidR="00EE5D0C" w:rsidRPr="00EE5D0C">
        <w:rPr>
          <w:rStyle w:val="KeyWord0"/>
          <w:highlight w:val="white"/>
        </w:rPr>
        <w:t>bx</w:t>
      </w:r>
      <w:r w:rsidR="00EE5D0C">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Pr>
          <w:highlight w:val="white"/>
        </w:rPr>
        <w:t xml:space="preserve">with ASCII value 13) and we jump to </w:t>
      </w:r>
      <w:r w:rsidR="009358AA" w:rsidRPr="009358AA">
        <w:rPr>
          <w:rStyle w:val="KeyWord0"/>
          <w:highlight w:val="white"/>
        </w:rPr>
        <w:t>ListDone</w:t>
      </w:r>
      <w:r w:rsidR="009358AA">
        <w:rPr>
          <w:highlight w:val="white"/>
        </w:rPr>
        <w:t>.</w:t>
      </w:r>
    </w:p>
    <w:p w14:paraId="1E39C4BA" w14:textId="0676FECC" w:rsidR="009F406A" w:rsidRPr="009F406A" w:rsidRDefault="009F406A" w:rsidP="009F406A">
      <w:pPr>
        <w:pStyle w:val="Code"/>
        <w:rPr>
          <w:highlight w:val="white"/>
        </w:rPr>
      </w:pPr>
      <w:r>
        <w:rPr>
          <w:highlight w:val="white"/>
        </w:rPr>
        <w:t xml:space="preserve">    </w:t>
      </w:r>
      <w:r w:rsidRPr="009F406A">
        <w:rPr>
          <w:highlight w:val="white"/>
        </w:rPr>
        <w:t>mov ax, 1</w:t>
      </w:r>
    </w:p>
    <w:p w14:paraId="293CD296" w14:textId="4BB64808" w:rsidR="009F406A" w:rsidRPr="009F406A" w:rsidRDefault="009F406A" w:rsidP="009F406A">
      <w:pPr>
        <w:pStyle w:val="Code"/>
        <w:rPr>
          <w:highlight w:val="white"/>
        </w:rPr>
      </w:pPr>
      <w:r>
        <w:rPr>
          <w:highlight w:val="white"/>
        </w:rPr>
        <w:t xml:space="preserve">    </w:t>
      </w:r>
      <w:r w:rsidRPr="009F406A">
        <w:rPr>
          <w:highlight w:val="white"/>
        </w:rPr>
        <w:t>mov bx, 12</w:t>
      </w:r>
      <w:r w:rsidR="001C722C">
        <w:rPr>
          <w:highlight w:val="white"/>
        </w:rPr>
        <w:t>9</w:t>
      </w:r>
    </w:p>
    <w:p w14:paraId="1EC6125A" w14:textId="77777777" w:rsidR="003A5744" w:rsidRDefault="003A5744" w:rsidP="003A5744">
      <w:pPr>
        <w:pStyle w:val="Code"/>
        <w:rPr>
          <w:highlight w:val="white"/>
        </w:rPr>
      </w:pPr>
      <w:r>
        <w:rPr>
          <w:highlight w:val="white"/>
        </w:rPr>
        <w:t xml:space="preserve">    </w:t>
      </w:r>
      <w:r w:rsidRPr="009F406A">
        <w:rPr>
          <w:highlight w:val="white"/>
        </w:rPr>
        <w:t xml:space="preserve">cmp byte [bx], </w:t>
      </w:r>
      <w:r>
        <w:rPr>
          <w:highlight w:val="white"/>
        </w:rPr>
        <w:t>13</w:t>
      </w:r>
    </w:p>
    <w:p w14:paraId="1D67951E" w14:textId="29CCD86D" w:rsidR="009F406A" w:rsidRDefault="003A5744" w:rsidP="009F406A">
      <w:pPr>
        <w:pStyle w:val="Code"/>
        <w:rPr>
          <w:highlight w:val="white"/>
        </w:rPr>
      </w:pPr>
      <w:r>
        <w:rPr>
          <w:highlight w:val="white"/>
        </w:rPr>
        <w:t xml:space="preserve">    je ListDone</w:t>
      </w:r>
    </w:p>
    <w:p w14:paraId="2E416B81" w14:textId="0F9A1A82" w:rsidR="003A5744" w:rsidRPr="009F406A" w:rsidRDefault="009358AA" w:rsidP="009358AA">
      <w:pPr>
        <w:rPr>
          <w:highlight w:val="white"/>
        </w:rPr>
      </w:pPr>
      <w:r>
        <w:rPr>
          <w:highlight w:val="white"/>
        </w:rPr>
        <w:t xml:space="preserve">If the argument list is not empty, we start by </w:t>
      </w:r>
      <w:r w:rsidR="00BE1302">
        <w:rPr>
          <w:highlight w:val="white"/>
        </w:rPr>
        <w:t>iterating through the looping through the potential initial space characters.</w:t>
      </w:r>
      <w:r w:rsidR="00C37BFB">
        <w:rPr>
          <w:highlight w:val="white"/>
        </w:rPr>
        <w:t xml:space="preserve"> They shall not be included in the argument word.</w:t>
      </w:r>
      <w:r w:rsidR="00FC5FFE">
        <w:rPr>
          <w:highlight w:val="white"/>
        </w:rPr>
        <w:t xml:space="preserve"> </w:t>
      </w:r>
      <w:r w:rsidR="00A42E4E">
        <w:rPr>
          <w:highlight w:val="white"/>
        </w:rPr>
        <w:t xml:space="preserve">We continue to increase </w:t>
      </w:r>
      <w:r w:rsidR="00A42E4E" w:rsidRPr="00A42E4E">
        <w:rPr>
          <w:rStyle w:val="KeyWord0"/>
          <w:highlight w:val="white"/>
        </w:rPr>
        <w:t>bx</w:t>
      </w:r>
      <w:r w:rsidR="00A42E4E">
        <w:rPr>
          <w:highlight w:val="white"/>
        </w:rPr>
        <w:t xml:space="preserve"> and jump back to </w:t>
      </w:r>
      <w:r w:rsidR="00A42E4E" w:rsidRPr="00A42E4E">
        <w:rPr>
          <w:rStyle w:val="KeyWord0"/>
          <w:highlight w:val="white"/>
        </w:rPr>
        <w:t>SpaceLoop</w:t>
      </w:r>
      <w:r w:rsidR="00A42E4E">
        <w:rPr>
          <w:highlight w:val="white"/>
        </w:rPr>
        <w:t xml:space="preserve"> an long as we encounter space</w:t>
      </w:r>
      <w:r w:rsidR="00E86472">
        <w:rPr>
          <w:highlight w:val="white"/>
        </w:rPr>
        <w:t xml:space="preserve"> character</w:t>
      </w:r>
      <w:r w:rsidR="00A42E4E">
        <w:rPr>
          <w:highlight w:val="white"/>
        </w:rPr>
        <w:t xml:space="preserve">s. </w:t>
      </w:r>
      <w:r w:rsidR="00FC5FFE">
        <w:rPr>
          <w:highlight w:val="white"/>
        </w:rPr>
        <w:t>Note that we cannot encounter a return character since they only occur after the last argument word. The case without any arguments words</w:t>
      </w:r>
      <w:r w:rsidR="00AC6D12">
        <w:rPr>
          <w:highlight w:val="white"/>
        </w:rPr>
        <w:t xml:space="preserve">, where the list only holds one single return character, </w:t>
      </w:r>
      <w:r w:rsidR="00FC5FFE">
        <w:rPr>
          <w:highlight w:val="white"/>
        </w:rPr>
        <w:t>we have dealt with above.</w:t>
      </w:r>
    </w:p>
    <w:p w14:paraId="774D4292" w14:textId="77777777" w:rsidR="0020252C" w:rsidRPr="009F406A" w:rsidRDefault="0020252C" w:rsidP="0020252C">
      <w:pPr>
        <w:pStyle w:val="Code"/>
        <w:rPr>
          <w:highlight w:val="white"/>
        </w:rPr>
      </w:pPr>
      <w:r>
        <w:rPr>
          <w:highlight w:val="white"/>
        </w:rPr>
        <w:t>SpaceLoop</w:t>
      </w:r>
      <w:r w:rsidRPr="009F406A">
        <w:rPr>
          <w:highlight w:val="white"/>
        </w:rPr>
        <w:t>:</w:t>
      </w:r>
    </w:p>
    <w:p w14:paraId="16746603" w14:textId="77777777" w:rsidR="00E857B8" w:rsidRDefault="00E857B8" w:rsidP="00E857B8">
      <w:pPr>
        <w:pStyle w:val="Code"/>
        <w:rPr>
          <w:highlight w:val="white"/>
        </w:rPr>
      </w:pPr>
      <w:r>
        <w:rPr>
          <w:highlight w:val="white"/>
        </w:rPr>
        <w:t xml:space="preserve">    </w:t>
      </w:r>
      <w:r w:rsidRPr="009F406A">
        <w:rPr>
          <w:highlight w:val="white"/>
        </w:rPr>
        <w:t>cmp byte [bx], 32</w:t>
      </w:r>
    </w:p>
    <w:p w14:paraId="0A7A4727" w14:textId="75CA7DE5" w:rsidR="00E857B8" w:rsidRPr="009F406A" w:rsidRDefault="00E857B8" w:rsidP="00E857B8">
      <w:pPr>
        <w:pStyle w:val="Code"/>
        <w:rPr>
          <w:highlight w:val="white"/>
        </w:rPr>
      </w:pPr>
      <w:r>
        <w:rPr>
          <w:highlight w:val="white"/>
        </w:rPr>
        <w:t xml:space="preserve">    j</w:t>
      </w:r>
      <w:r w:rsidR="00A31E74">
        <w:rPr>
          <w:highlight w:val="white"/>
        </w:rPr>
        <w:t>n</w:t>
      </w:r>
      <w:r>
        <w:rPr>
          <w:highlight w:val="white"/>
        </w:rPr>
        <w:t>e WordStart</w:t>
      </w:r>
    </w:p>
    <w:p w14:paraId="1227EB6F" w14:textId="77777777" w:rsidR="0020252C" w:rsidRPr="009F406A" w:rsidRDefault="0020252C" w:rsidP="0020252C">
      <w:pPr>
        <w:pStyle w:val="Code"/>
        <w:rPr>
          <w:highlight w:val="white"/>
        </w:rPr>
      </w:pPr>
      <w:r>
        <w:rPr>
          <w:highlight w:val="white"/>
        </w:rPr>
        <w:t xml:space="preserve">    </w:t>
      </w:r>
      <w:r w:rsidRPr="009F406A">
        <w:rPr>
          <w:highlight w:val="white"/>
        </w:rPr>
        <w:t>inc bx</w:t>
      </w:r>
    </w:p>
    <w:p w14:paraId="053C234B" w14:textId="6B77ABD1" w:rsidR="0020252C" w:rsidRPr="009F406A" w:rsidRDefault="0020252C" w:rsidP="0020252C">
      <w:pPr>
        <w:pStyle w:val="Code"/>
        <w:rPr>
          <w:highlight w:val="white"/>
        </w:rPr>
      </w:pPr>
      <w:r>
        <w:rPr>
          <w:highlight w:val="white"/>
        </w:rPr>
        <w:t xml:space="preserve">    </w:t>
      </w:r>
      <w:r w:rsidR="00B12981">
        <w:rPr>
          <w:highlight w:val="white"/>
        </w:rPr>
        <w:t>jmp</w:t>
      </w:r>
      <w:r w:rsidRPr="009F406A">
        <w:rPr>
          <w:highlight w:val="white"/>
        </w:rPr>
        <w:t xml:space="preserve"> </w:t>
      </w:r>
      <w:r>
        <w:rPr>
          <w:highlight w:val="white"/>
        </w:rPr>
        <w:t>SpaceLoop</w:t>
      </w:r>
    </w:p>
    <w:p w14:paraId="0D629E88" w14:textId="6A775905" w:rsidR="006732B6" w:rsidRDefault="00C37BFB" w:rsidP="00C37BFB">
      <w:pPr>
        <w:rPr>
          <w:highlight w:val="white"/>
        </w:rPr>
      </w:pPr>
      <w:r>
        <w:rPr>
          <w:highlight w:val="white"/>
        </w:rPr>
        <w:t>When we encounter a word different from space, we have found the beg</w:t>
      </w:r>
      <w:r w:rsidR="0056696E">
        <w:rPr>
          <w:highlight w:val="white"/>
        </w:rPr>
        <w:t>in</w:t>
      </w:r>
      <w:r>
        <w:rPr>
          <w:highlight w:val="white"/>
        </w:rPr>
        <w:t>ning a new argument word.</w:t>
      </w:r>
      <w:r w:rsidR="0056696E">
        <w:rPr>
          <w:highlight w:val="white"/>
        </w:rPr>
        <w:t xml:space="preserve"> We increment </w:t>
      </w:r>
      <w:r w:rsidR="0056696E" w:rsidRPr="00AC6D12">
        <w:rPr>
          <w:rStyle w:val="KeyWord0"/>
          <w:highlight w:val="white"/>
        </w:rPr>
        <w:t>ax</w:t>
      </w:r>
      <w:r w:rsidR="0056696E">
        <w:rPr>
          <w:highlight w:val="white"/>
        </w:rPr>
        <w:t xml:space="preserve">, </w:t>
      </w:r>
      <w:r w:rsidR="00051BB6">
        <w:rPr>
          <w:highlight w:val="white"/>
        </w:rPr>
        <w:t xml:space="preserve">holding </w:t>
      </w:r>
      <w:r w:rsidR="0056696E">
        <w:rPr>
          <w:highlight w:val="white"/>
        </w:rPr>
        <w:t>the number of arguments, with one.</w:t>
      </w:r>
      <w:r w:rsidR="00B93D1D">
        <w:rPr>
          <w:highlight w:val="white"/>
        </w:rPr>
        <w:t xml:space="preserve"> We also store the </w:t>
      </w:r>
      <w:r w:rsidR="00AC6D12">
        <w:rPr>
          <w:highlight w:val="white"/>
        </w:rPr>
        <w:t xml:space="preserve">address of the first character in the word and the array pointed at by </w:t>
      </w:r>
      <w:r w:rsidR="00AC6D12" w:rsidRPr="00AC6D12">
        <w:rPr>
          <w:rStyle w:val="KeyWord0"/>
          <w:highlight w:val="white"/>
        </w:rPr>
        <w:t>bp</w:t>
      </w:r>
      <w:r w:rsidR="00AC6D12">
        <w:rPr>
          <w:highlight w:val="white"/>
        </w:rPr>
        <w:t xml:space="preserve"> and increase bp with two bytes.</w:t>
      </w:r>
    </w:p>
    <w:p w14:paraId="3F7D7C18" w14:textId="288D85E7" w:rsidR="00A31E74" w:rsidRDefault="00A31E74" w:rsidP="009F406A">
      <w:pPr>
        <w:pStyle w:val="Code"/>
        <w:rPr>
          <w:highlight w:val="white"/>
        </w:rPr>
      </w:pPr>
      <w:r>
        <w:rPr>
          <w:highlight w:val="white"/>
        </w:rPr>
        <w:t>WordStart:</w:t>
      </w:r>
    </w:p>
    <w:p w14:paraId="4B0B6C7E" w14:textId="19CDB776" w:rsidR="007E7115" w:rsidRDefault="007E7115" w:rsidP="009F406A">
      <w:pPr>
        <w:pStyle w:val="Code"/>
        <w:rPr>
          <w:highlight w:val="white"/>
        </w:rPr>
      </w:pPr>
      <w:r>
        <w:rPr>
          <w:highlight w:val="white"/>
        </w:rPr>
        <w:t xml:space="preserve">    inc ax</w:t>
      </w:r>
    </w:p>
    <w:p w14:paraId="5856B44D" w14:textId="45A60B6E" w:rsidR="00A31E74" w:rsidRDefault="00A31E74" w:rsidP="009F406A">
      <w:pPr>
        <w:pStyle w:val="Code"/>
        <w:rPr>
          <w:highlight w:val="white"/>
        </w:rPr>
      </w:pPr>
      <w:r>
        <w:rPr>
          <w:highlight w:val="white"/>
        </w:rPr>
        <w:t xml:space="preserve">    </w:t>
      </w:r>
      <w:r w:rsidR="007E7115">
        <w:rPr>
          <w:highlight w:val="white"/>
        </w:rPr>
        <w:t>mov word [bp], bx</w:t>
      </w:r>
    </w:p>
    <w:p w14:paraId="0E115E65" w14:textId="43C41280" w:rsidR="007E7115" w:rsidRDefault="007E7115" w:rsidP="009F406A">
      <w:pPr>
        <w:pStyle w:val="Code"/>
        <w:rPr>
          <w:highlight w:val="white"/>
        </w:rPr>
      </w:pPr>
      <w:r>
        <w:rPr>
          <w:highlight w:val="white"/>
        </w:rPr>
        <w:t xml:space="preserve">    add b</w:t>
      </w:r>
      <w:r w:rsidR="002A645C">
        <w:rPr>
          <w:highlight w:val="white"/>
        </w:rPr>
        <w:t>p</w:t>
      </w:r>
      <w:r>
        <w:rPr>
          <w:highlight w:val="white"/>
        </w:rPr>
        <w:t>, 2</w:t>
      </w:r>
    </w:p>
    <w:p w14:paraId="1B2CE5E8" w14:textId="6B8CBCF7" w:rsidR="007E7115" w:rsidRDefault="00111AE3" w:rsidP="00111AE3">
      <w:pPr>
        <w:rPr>
          <w:highlight w:val="white"/>
        </w:rPr>
      </w:pPr>
      <w:r>
        <w:rPr>
          <w:highlight w:val="white"/>
        </w:rPr>
        <w:t>Then we iterate the argument word, until we encounter a space (ASCII value 32) of a return (ASCII value 13).</w:t>
      </w:r>
      <w:r w:rsidR="004F756F">
        <w:rPr>
          <w:highlight w:val="white"/>
        </w:rPr>
        <w:t xml:space="preserve"> In case of a space</w:t>
      </w:r>
      <w:r w:rsidR="00E86472">
        <w:rPr>
          <w:highlight w:val="white"/>
        </w:rPr>
        <w:t xml:space="preserve"> character</w:t>
      </w:r>
      <w:r w:rsidR="004F756F">
        <w:rPr>
          <w:highlight w:val="white"/>
        </w:rPr>
        <w:t xml:space="preserve">, the current word is done and we jump to </w:t>
      </w:r>
      <w:r w:rsidR="004F756F" w:rsidRPr="004F756F">
        <w:rPr>
          <w:rStyle w:val="KeyWord0"/>
          <w:highlight w:val="white"/>
        </w:rPr>
        <w:t>WordDone</w:t>
      </w:r>
      <w:r w:rsidR="004F756F">
        <w:rPr>
          <w:highlight w:val="white"/>
        </w:rPr>
        <w:t xml:space="preserve"> to address the next word. In case of a return</w:t>
      </w:r>
      <w:r w:rsidR="00E86472">
        <w:rPr>
          <w:highlight w:val="white"/>
        </w:rPr>
        <w:t xml:space="preserve"> character</w:t>
      </w:r>
      <w:r w:rsidR="004F756F">
        <w:rPr>
          <w:highlight w:val="white"/>
        </w:rPr>
        <w:t xml:space="preserve">, the list </w:t>
      </w:r>
      <w:r w:rsidR="001B15BC">
        <w:rPr>
          <w:highlight w:val="white"/>
        </w:rPr>
        <w:t xml:space="preserve">is done and we jump to </w:t>
      </w:r>
      <w:r w:rsidR="001B15BC" w:rsidRPr="001B15BC">
        <w:rPr>
          <w:rStyle w:val="KeyWord0"/>
          <w:highlight w:val="white"/>
        </w:rPr>
        <w:t>ListDone</w:t>
      </w:r>
      <w:r w:rsidR="001B15BC">
        <w:rPr>
          <w:highlight w:val="white"/>
        </w:rPr>
        <w:t xml:space="preserve">. If none of those cases apply, we increase </w:t>
      </w:r>
      <w:r w:rsidR="001B15BC" w:rsidRPr="001B15BC">
        <w:rPr>
          <w:rStyle w:val="KeyWord0"/>
          <w:highlight w:val="white"/>
        </w:rPr>
        <w:t>bx</w:t>
      </w:r>
      <w:r w:rsidR="001B15BC">
        <w:rPr>
          <w:highlight w:val="white"/>
        </w:rPr>
        <w:t xml:space="preserve"> and jump back to </w:t>
      </w:r>
      <w:r w:rsidR="001B15BC" w:rsidRPr="001B15BC">
        <w:rPr>
          <w:rStyle w:val="KeyWord0"/>
          <w:highlight w:val="white"/>
        </w:rPr>
        <w:t>WordLoop</w:t>
      </w:r>
      <w:r w:rsidR="001B15BC">
        <w:rPr>
          <w:highlight w:val="white"/>
        </w:rPr>
        <w:t xml:space="preserve"> to handle the next character of the word.</w:t>
      </w:r>
    </w:p>
    <w:p w14:paraId="11C92714" w14:textId="674A9158" w:rsidR="006732B6" w:rsidRDefault="006732B6" w:rsidP="009F406A">
      <w:pPr>
        <w:pStyle w:val="Code"/>
        <w:rPr>
          <w:highlight w:val="white"/>
        </w:rPr>
      </w:pPr>
      <w:r>
        <w:rPr>
          <w:highlight w:val="white"/>
        </w:rPr>
        <w:t>WordLoop:</w:t>
      </w:r>
    </w:p>
    <w:p w14:paraId="3AAABE10" w14:textId="4BFC494D" w:rsidR="009F406A" w:rsidRPr="009F406A" w:rsidRDefault="009F406A" w:rsidP="009F406A">
      <w:pPr>
        <w:pStyle w:val="Code"/>
        <w:rPr>
          <w:highlight w:val="white"/>
        </w:rPr>
      </w:pPr>
      <w:r>
        <w:rPr>
          <w:highlight w:val="white"/>
        </w:rPr>
        <w:t xml:space="preserve">    </w:t>
      </w:r>
      <w:r w:rsidRPr="009F406A">
        <w:rPr>
          <w:highlight w:val="white"/>
        </w:rPr>
        <w:t xml:space="preserve">cmp byte [bx], </w:t>
      </w:r>
      <w:r w:rsidR="00B452D2">
        <w:rPr>
          <w:highlight w:val="white"/>
        </w:rPr>
        <w:t>32</w:t>
      </w:r>
    </w:p>
    <w:p w14:paraId="434A3252" w14:textId="015C212A" w:rsidR="009F406A" w:rsidRPr="009F406A" w:rsidRDefault="009F406A" w:rsidP="009F406A">
      <w:pPr>
        <w:pStyle w:val="Code"/>
        <w:rPr>
          <w:highlight w:val="white"/>
        </w:rPr>
      </w:pPr>
      <w:r>
        <w:rPr>
          <w:highlight w:val="white"/>
        </w:rPr>
        <w:lastRenderedPageBreak/>
        <w:t xml:space="preserve">    </w:t>
      </w:r>
      <w:r w:rsidRPr="009F406A">
        <w:rPr>
          <w:highlight w:val="white"/>
        </w:rPr>
        <w:t xml:space="preserve">je </w:t>
      </w:r>
      <w:r w:rsidR="005F4D5D">
        <w:rPr>
          <w:highlight w:val="white"/>
        </w:rPr>
        <w:t>WordDone</w:t>
      </w:r>
    </w:p>
    <w:p w14:paraId="10794AB6" w14:textId="35061962" w:rsidR="009F406A" w:rsidRPr="009F406A" w:rsidRDefault="009F406A" w:rsidP="009F406A">
      <w:pPr>
        <w:pStyle w:val="Code"/>
        <w:rPr>
          <w:highlight w:val="white"/>
        </w:rPr>
      </w:pPr>
      <w:r>
        <w:rPr>
          <w:highlight w:val="white"/>
        </w:rPr>
        <w:t xml:space="preserve">    </w:t>
      </w:r>
      <w:r w:rsidRPr="009F406A">
        <w:rPr>
          <w:highlight w:val="white"/>
        </w:rPr>
        <w:t>cmp byte [bx], 13</w:t>
      </w:r>
    </w:p>
    <w:p w14:paraId="1833D035" w14:textId="2B01012C" w:rsidR="009F406A" w:rsidRPr="009F406A" w:rsidRDefault="009F406A" w:rsidP="009F406A">
      <w:pPr>
        <w:pStyle w:val="Code"/>
        <w:rPr>
          <w:highlight w:val="white"/>
        </w:rPr>
      </w:pPr>
      <w:r>
        <w:rPr>
          <w:highlight w:val="white"/>
        </w:rPr>
        <w:t xml:space="preserve">    </w:t>
      </w:r>
      <w:r w:rsidRPr="009F406A">
        <w:rPr>
          <w:highlight w:val="white"/>
        </w:rPr>
        <w:t xml:space="preserve">je </w:t>
      </w:r>
      <w:r w:rsidR="00F817FA">
        <w:rPr>
          <w:highlight w:val="white"/>
        </w:rPr>
        <w:t>ListDone</w:t>
      </w:r>
    </w:p>
    <w:p w14:paraId="16C73B8D" w14:textId="530F4E18" w:rsidR="009F406A" w:rsidRPr="009F406A" w:rsidRDefault="009F406A" w:rsidP="009F406A">
      <w:pPr>
        <w:pStyle w:val="Code"/>
        <w:rPr>
          <w:highlight w:val="white"/>
        </w:rPr>
      </w:pPr>
      <w:r>
        <w:rPr>
          <w:highlight w:val="white"/>
        </w:rPr>
        <w:t xml:space="preserve">    </w:t>
      </w:r>
      <w:r w:rsidRPr="009F406A">
        <w:rPr>
          <w:highlight w:val="white"/>
        </w:rPr>
        <w:t>inc bx</w:t>
      </w:r>
    </w:p>
    <w:p w14:paraId="74444FD5" w14:textId="67B8A6BA" w:rsidR="009F406A" w:rsidRPr="009F406A" w:rsidRDefault="009F406A" w:rsidP="009F406A">
      <w:pPr>
        <w:pStyle w:val="Code"/>
        <w:rPr>
          <w:highlight w:val="white"/>
        </w:rPr>
      </w:pPr>
      <w:r>
        <w:rPr>
          <w:highlight w:val="white"/>
        </w:rPr>
        <w:t xml:space="preserve">    </w:t>
      </w:r>
      <w:r w:rsidRPr="009F406A">
        <w:rPr>
          <w:highlight w:val="white"/>
        </w:rPr>
        <w:t xml:space="preserve">jmp </w:t>
      </w:r>
      <w:r w:rsidR="000F0E26">
        <w:rPr>
          <w:highlight w:val="white"/>
        </w:rPr>
        <w:t>WordLoop</w:t>
      </w:r>
    </w:p>
    <w:p w14:paraId="7BB7A6BF" w14:textId="4BDBB69C" w:rsidR="009F406A" w:rsidRDefault="00A42E4E" w:rsidP="00A42E4E">
      <w:pPr>
        <w:rPr>
          <w:highlight w:val="white"/>
        </w:rPr>
      </w:pPr>
      <w:r>
        <w:rPr>
          <w:highlight w:val="white"/>
        </w:rPr>
        <w:t xml:space="preserve">When we are finish with a word, we replace its </w:t>
      </w:r>
      <w:r w:rsidR="00E86472">
        <w:rPr>
          <w:highlight w:val="white"/>
        </w:rPr>
        <w:t>finishing</w:t>
      </w:r>
      <w:r>
        <w:rPr>
          <w:highlight w:val="white"/>
        </w:rPr>
        <w:t xml:space="preserve"> space with a zero character. </w:t>
      </w:r>
      <w:r w:rsidR="003B202A">
        <w:rPr>
          <w:highlight w:val="white"/>
        </w:rPr>
        <w:t>We also i</w:t>
      </w:r>
      <w:r w:rsidR="00E86472">
        <w:rPr>
          <w:highlight w:val="white"/>
        </w:rPr>
        <w:t xml:space="preserve">ncrease </w:t>
      </w:r>
      <w:r w:rsidR="00E86472" w:rsidRPr="003B202A">
        <w:rPr>
          <w:rStyle w:val="KeyWord0"/>
          <w:highlight w:val="white"/>
        </w:rPr>
        <w:t>bx</w:t>
      </w:r>
      <w:r w:rsidR="00E86472">
        <w:rPr>
          <w:highlight w:val="white"/>
        </w:rPr>
        <w:t xml:space="preserve"> to </w:t>
      </w:r>
      <w:r w:rsidR="003B202A">
        <w:rPr>
          <w:highlight w:val="white"/>
        </w:rPr>
        <w:t xml:space="preserve">let it point at the character following the word, and jump back to </w:t>
      </w:r>
      <w:r w:rsidR="003B202A" w:rsidRPr="003B202A">
        <w:rPr>
          <w:rStyle w:val="KeyWord0"/>
          <w:highlight w:val="white"/>
        </w:rPr>
        <w:t>SpaceLoop</w:t>
      </w:r>
      <w:r w:rsidR="003B202A">
        <w:rPr>
          <w:highlight w:val="white"/>
        </w:rPr>
        <w:t xml:space="preserve"> to find the next word in the list.</w:t>
      </w:r>
    </w:p>
    <w:p w14:paraId="76A73647" w14:textId="78FF00E7" w:rsidR="005F4D5D" w:rsidRDefault="005F4D5D" w:rsidP="009F406A">
      <w:pPr>
        <w:pStyle w:val="Code"/>
        <w:rPr>
          <w:highlight w:val="white"/>
        </w:rPr>
      </w:pPr>
      <w:r>
        <w:rPr>
          <w:highlight w:val="white"/>
        </w:rPr>
        <w:t>WordDone:</w:t>
      </w:r>
    </w:p>
    <w:p w14:paraId="69D298A6" w14:textId="50B46DF5" w:rsidR="00B452D2" w:rsidRDefault="00B452D2" w:rsidP="009F406A">
      <w:pPr>
        <w:pStyle w:val="Code"/>
        <w:rPr>
          <w:highlight w:val="white"/>
        </w:rPr>
      </w:pPr>
      <w:r>
        <w:rPr>
          <w:highlight w:val="white"/>
        </w:rPr>
        <w:t xml:space="preserve">    mov</w:t>
      </w:r>
      <w:r w:rsidR="00816F23">
        <w:rPr>
          <w:highlight w:val="white"/>
        </w:rPr>
        <w:t xml:space="preserve"> byte</w:t>
      </w:r>
      <w:r>
        <w:rPr>
          <w:highlight w:val="white"/>
        </w:rPr>
        <w:t xml:space="preserve"> [b</w:t>
      </w:r>
      <w:r w:rsidR="003476E7">
        <w:rPr>
          <w:highlight w:val="white"/>
        </w:rPr>
        <w:t>x</w:t>
      </w:r>
      <w:r>
        <w:rPr>
          <w:highlight w:val="white"/>
        </w:rPr>
        <w:t>], 0</w:t>
      </w:r>
    </w:p>
    <w:p w14:paraId="3121D585" w14:textId="34EB298B" w:rsidR="005F4D5D" w:rsidRDefault="005F4D5D" w:rsidP="009F406A">
      <w:pPr>
        <w:pStyle w:val="Code"/>
        <w:rPr>
          <w:highlight w:val="white"/>
        </w:rPr>
      </w:pPr>
      <w:r>
        <w:rPr>
          <w:highlight w:val="white"/>
        </w:rPr>
        <w:t xml:space="preserve">    inc bx</w:t>
      </w:r>
    </w:p>
    <w:p w14:paraId="0B651394" w14:textId="4A465ABD" w:rsidR="005F4D5D" w:rsidRDefault="005F4D5D" w:rsidP="009F406A">
      <w:pPr>
        <w:pStyle w:val="Code"/>
        <w:rPr>
          <w:highlight w:val="white"/>
        </w:rPr>
      </w:pPr>
      <w:r>
        <w:rPr>
          <w:highlight w:val="white"/>
        </w:rPr>
        <w:t xml:space="preserve">    jmp SpaceLoop</w:t>
      </w:r>
    </w:p>
    <w:p w14:paraId="10E23E8F" w14:textId="776D87AE" w:rsidR="005F4D5D" w:rsidRPr="009F406A" w:rsidRDefault="00AB5864" w:rsidP="00AB5864">
      <w:pPr>
        <w:rPr>
          <w:highlight w:val="white"/>
        </w:rPr>
      </w:pPr>
      <w:r>
        <w:rPr>
          <w:highlight w:val="white"/>
        </w:rPr>
        <w:t xml:space="preserve">When we have iterated through the whole list, there are </w:t>
      </w:r>
      <w:proofErr w:type="spellStart"/>
      <w:r>
        <w:rPr>
          <w:highlight w:val="white"/>
        </w:rPr>
        <w:t>som</w:t>
      </w:r>
      <w:proofErr w:type="spellEnd"/>
      <w:r>
        <w:rPr>
          <w:highlight w:val="white"/>
        </w:rPr>
        <w:t xml:space="preserve"> finishing up to do.</w:t>
      </w:r>
      <w:r w:rsidR="005D1364">
        <w:rPr>
          <w:highlight w:val="white"/>
        </w:rPr>
        <w:t xml:space="preserve"> Just as when we encountered a space character at the end of a word, we need to change the last character to a zero character also when we encounter a return character. We also add a zero to the array</w:t>
      </w:r>
      <w:r w:rsidR="00C3735D">
        <w:rPr>
          <w:highlight w:val="white"/>
        </w:rPr>
        <w:t xml:space="preserve">, </w:t>
      </w:r>
      <w:r w:rsidR="005D1364">
        <w:rPr>
          <w:highlight w:val="white"/>
        </w:rPr>
        <w:t xml:space="preserve">since the last entry in the argument array shall be a null pointer. Finally, we increase </w:t>
      </w:r>
      <w:r w:rsidR="005D1364" w:rsidRPr="005D1364">
        <w:rPr>
          <w:rStyle w:val="KeyWord0"/>
          <w:highlight w:val="white"/>
        </w:rPr>
        <w:t>bx</w:t>
      </w:r>
      <w:r w:rsidR="005D1364">
        <w:rPr>
          <w:highlight w:val="white"/>
        </w:rPr>
        <w:t xml:space="preserve"> with two.</w:t>
      </w:r>
    </w:p>
    <w:p w14:paraId="5620E2E7" w14:textId="19D528D4" w:rsidR="00A52E66" w:rsidRPr="00A52E66" w:rsidRDefault="00A52E66" w:rsidP="00A52E66">
      <w:pPr>
        <w:pStyle w:val="Code"/>
        <w:rPr>
          <w:highlight w:val="white"/>
        </w:rPr>
      </w:pPr>
      <w:r>
        <w:rPr>
          <w:highlight w:val="white"/>
        </w:rPr>
        <w:t>Li</w:t>
      </w:r>
      <w:r w:rsidR="000011FF">
        <w:rPr>
          <w:highlight w:val="white"/>
        </w:rPr>
        <w:t>st</w:t>
      </w:r>
      <w:r>
        <w:rPr>
          <w:highlight w:val="white"/>
        </w:rPr>
        <w:t>Done</w:t>
      </w:r>
      <w:r w:rsidRPr="00A52E66">
        <w:rPr>
          <w:highlight w:val="white"/>
        </w:rPr>
        <w:t>:</w:t>
      </w:r>
    </w:p>
    <w:p w14:paraId="46ADAC95" w14:textId="7185BA31" w:rsidR="00A52E66" w:rsidRPr="00A52E66" w:rsidRDefault="00A52E66" w:rsidP="00A52E66">
      <w:pPr>
        <w:pStyle w:val="Code"/>
        <w:rPr>
          <w:highlight w:val="white"/>
        </w:rPr>
      </w:pPr>
      <w:r w:rsidRPr="00A52E66">
        <w:rPr>
          <w:highlight w:val="white"/>
        </w:rPr>
        <w:t xml:space="preserve">    mov byte [bx], 0</w:t>
      </w:r>
    </w:p>
    <w:p w14:paraId="0FC2A2DA" w14:textId="1B6BD7DB" w:rsidR="00A52E66" w:rsidRPr="00A52E66" w:rsidRDefault="00A52E66" w:rsidP="00A52E66">
      <w:pPr>
        <w:pStyle w:val="Code"/>
        <w:rPr>
          <w:highlight w:val="white"/>
        </w:rPr>
      </w:pPr>
      <w:r w:rsidRPr="00A52E66">
        <w:rPr>
          <w:highlight w:val="white"/>
        </w:rPr>
        <w:t xml:space="preserve">    mov word [bp], 0</w:t>
      </w:r>
    </w:p>
    <w:p w14:paraId="38EE4D0D" w14:textId="20A7432B" w:rsidR="00A52E66" w:rsidRDefault="00A52E66" w:rsidP="00A52E66">
      <w:pPr>
        <w:pStyle w:val="Code"/>
        <w:rPr>
          <w:highlight w:val="white"/>
        </w:rPr>
      </w:pPr>
      <w:r w:rsidRPr="00A52E66">
        <w:rPr>
          <w:highlight w:val="white"/>
        </w:rPr>
        <w:t xml:space="preserve">    add bp, 2</w:t>
      </w:r>
    </w:p>
    <w:p w14:paraId="4BC89C77" w14:textId="042BF431" w:rsidR="00C3735D" w:rsidRPr="00A52E66" w:rsidRDefault="00C3735D" w:rsidP="00C3735D">
      <w:pPr>
        <w:rPr>
          <w:highlight w:val="white"/>
        </w:rPr>
      </w:pPr>
      <w:r>
        <w:rPr>
          <w:highlight w:val="white"/>
        </w:rPr>
        <w:t xml:space="preserve">By now, </w:t>
      </w:r>
      <w:r w:rsidRPr="00C3735D">
        <w:rPr>
          <w:rStyle w:val="KeyWord0"/>
          <w:highlight w:val="white"/>
        </w:rPr>
        <w:t>bx</w:t>
      </w:r>
      <w:r>
        <w:rPr>
          <w:highlight w:val="white"/>
        </w:rPr>
        <w:t xml:space="preserve"> points at the beginning of the first activation record</w:t>
      </w:r>
      <w:r w:rsidR="00E80B96">
        <w:rPr>
          <w:highlight w:val="white"/>
        </w:rPr>
        <w:t xml:space="preserve">, for the initial call to </w:t>
      </w:r>
      <w:r w:rsidR="00E80B96" w:rsidRPr="00E80B96">
        <w:rPr>
          <w:rStyle w:val="KeyWord0"/>
          <w:highlight w:val="white"/>
        </w:rPr>
        <w:t>main</w:t>
      </w:r>
      <w:r w:rsidR="00E80B96">
        <w:rPr>
          <w:highlight w:val="white"/>
        </w:rPr>
        <w:t>.</w:t>
      </w:r>
      <w:r w:rsidR="0053320F">
        <w:rPr>
          <w:highlight w:val="white"/>
        </w:rPr>
        <w:t xml:space="preserve"> We need to set its return address (offset zero) to zero, for the return statement to exit the execution, and the </w:t>
      </w:r>
      <w:r w:rsidR="0053320F" w:rsidRPr="0053320F">
        <w:rPr>
          <w:rStyle w:val="KeyWord0"/>
          <w:highlight w:val="white"/>
        </w:rPr>
        <w:t>argc</w:t>
      </w:r>
      <w:r w:rsidR="0053320F">
        <w:rPr>
          <w:highlight w:val="white"/>
        </w:rPr>
        <w:t xml:space="preserve"> and </w:t>
      </w:r>
      <w:r w:rsidR="0053320F" w:rsidRPr="0053320F">
        <w:rPr>
          <w:rStyle w:val="KeyWord0"/>
          <w:highlight w:val="white"/>
        </w:rPr>
        <w:t>argv</w:t>
      </w:r>
      <w:r w:rsidR="0053320F">
        <w:rPr>
          <w:highlight w:val="white"/>
        </w:rPr>
        <w:t xml:space="preserve"> parameters.</w:t>
      </w:r>
      <w:r w:rsidR="00336E39">
        <w:rPr>
          <w:highlight w:val="white"/>
        </w:rPr>
        <w:t xml:space="preserve"> We mov the number of arguments (</w:t>
      </w:r>
      <w:r w:rsidR="00336E39" w:rsidRPr="00336E39">
        <w:rPr>
          <w:rStyle w:val="KeyWord0"/>
          <w:highlight w:val="white"/>
        </w:rPr>
        <w:t>ax</w:t>
      </w:r>
      <w:r w:rsidR="00336E39">
        <w:rPr>
          <w:highlight w:val="white"/>
        </w:rPr>
        <w:t xml:space="preserve">) to </w:t>
      </w:r>
      <w:r w:rsidR="00336E39" w:rsidRPr="00336E39">
        <w:rPr>
          <w:rStyle w:val="KeyWord0"/>
          <w:highlight w:val="white"/>
        </w:rPr>
        <w:t>argc</w:t>
      </w:r>
      <w:r w:rsidR="00336E39">
        <w:rPr>
          <w:highlight w:val="white"/>
        </w:rPr>
        <w:t xml:space="preserve"> (offset six), and the beginning of the argument list (</w:t>
      </w:r>
      <w:proofErr w:type="spellStart"/>
      <w:r w:rsidR="00336E39" w:rsidRPr="00336E39">
        <w:rPr>
          <w:rStyle w:val="KeyWord0"/>
          <w:highlight w:val="white"/>
        </w:rPr>
        <w:t>si</w:t>
      </w:r>
      <w:proofErr w:type="spellEnd"/>
      <w:r w:rsidR="00336E39">
        <w:rPr>
          <w:highlight w:val="white"/>
        </w:rPr>
        <w:t xml:space="preserve">) to </w:t>
      </w:r>
      <w:r w:rsidR="00336E39" w:rsidRPr="00336E39">
        <w:rPr>
          <w:rStyle w:val="KeyWord0"/>
          <w:highlight w:val="white"/>
        </w:rPr>
        <w:t>argv</w:t>
      </w:r>
      <w:r w:rsidR="00336E39">
        <w:rPr>
          <w:highlight w:val="white"/>
        </w:rPr>
        <w:t xml:space="preserve"> (offset eight).</w:t>
      </w:r>
    </w:p>
    <w:p w14:paraId="1E76A631" w14:textId="63F2A5FD" w:rsidR="00F32DBC" w:rsidRPr="00A52E66" w:rsidRDefault="00F32DBC" w:rsidP="00F32DBC">
      <w:pPr>
        <w:pStyle w:val="Code"/>
        <w:rPr>
          <w:highlight w:val="white"/>
        </w:rPr>
      </w:pPr>
      <w:r w:rsidRPr="00A52E66">
        <w:rPr>
          <w:highlight w:val="white"/>
        </w:rPr>
        <w:t xml:space="preserve">    mov </w:t>
      </w:r>
      <w:r w:rsidR="0015331B">
        <w:rPr>
          <w:highlight w:val="white"/>
        </w:rPr>
        <w:t xml:space="preserve">word </w:t>
      </w:r>
      <w:r w:rsidRPr="00A52E66">
        <w:rPr>
          <w:highlight w:val="white"/>
        </w:rPr>
        <w:t xml:space="preserve">[bp], </w:t>
      </w:r>
      <w:r>
        <w:rPr>
          <w:highlight w:val="white"/>
        </w:rPr>
        <w:t>0</w:t>
      </w:r>
    </w:p>
    <w:p w14:paraId="48D26AE2" w14:textId="77777777" w:rsidR="00F32DBC" w:rsidRPr="00A52E66" w:rsidRDefault="00F32DBC" w:rsidP="00F32DBC">
      <w:pPr>
        <w:pStyle w:val="Code"/>
        <w:rPr>
          <w:highlight w:val="white"/>
        </w:rPr>
      </w:pPr>
      <w:r w:rsidRPr="00A52E66">
        <w:rPr>
          <w:highlight w:val="white"/>
        </w:rPr>
        <w:t xml:space="preserve">    mov [bp + 6], ax</w:t>
      </w:r>
    </w:p>
    <w:p w14:paraId="569D9A19" w14:textId="37DA8A2F" w:rsidR="00A52E66" w:rsidRPr="00A52E66" w:rsidRDefault="00A52E66" w:rsidP="00A52E66">
      <w:pPr>
        <w:pStyle w:val="Code"/>
        <w:rPr>
          <w:highlight w:val="white"/>
        </w:rPr>
      </w:pPr>
      <w:r w:rsidRPr="00A52E66">
        <w:rPr>
          <w:highlight w:val="white"/>
        </w:rPr>
        <w:t xml:space="preserve">    mov [bp + 8], si</w:t>
      </w:r>
    </w:p>
    <w:p w14:paraId="3AEFC702" w14:textId="177E3D3A" w:rsidR="00083509" w:rsidRDefault="00083509" w:rsidP="00083509">
      <w:pPr>
        <w:rPr>
          <w:highlight w:val="white"/>
        </w:rPr>
      </w:pPr>
      <w:r>
        <w:rPr>
          <w:highlight w:val="white"/>
        </w:rPr>
        <w:t>Below follows the code that generates the argument list code.</w:t>
      </w:r>
    </w:p>
    <w:p w14:paraId="7F4E70E9" w14:textId="6AD2FAE3" w:rsidR="000103FB" w:rsidRPr="007B4210" w:rsidRDefault="000103FB" w:rsidP="000103FB">
      <w:pPr>
        <w:pStyle w:val="CodeHeader"/>
        <w:rPr>
          <w:highlight w:val="white"/>
        </w:rPr>
      </w:pPr>
      <w:proofErr w:type="spellStart"/>
      <w:r>
        <w:rPr>
          <w:highlight w:val="white"/>
        </w:rPr>
        <w:t>AssemblyCodeGenerator.cs</w:t>
      </w:r>
      <w:proofErr w:type="spellEnd"/>
    </w:p>
    <w:p w14:paraId="4B9CF22B" w14:textId="77777777" w:rsidR="00825462" w:rsidRPr="00CC34B1" w:rsidRDefault="00825462" w:rsidP="00825462">
      <w:pPr>
        <w:pStyle w:val="Code"/>
        <w:rPr>
          <w:highlight w:val="white"/>
        </w:rPr>
      </w:pPr>
      <w:r w:rsidRPr="00CC34B1">
        <w:rPr>
          <w:highlight w:val="white"/>
        </w:rPr>
        <w:t xml:space="preserve">    public static void ArgumentCodeList() {</w:t>
      </w:r>
    </w:p>
    <w:p w14:paraId="5F033D53" w14:textId="77777777" w:rsidR="00825462" w:rsidRPr="00CC34B1" w:rsidRDefault="00825462" w:rsidP="00825462">
      <w:pPr>
        <w:pStyle w:val="Code"/>
        <w:rPr>
          <w:highlight w:val="white"/>
        </w:rPr>
      </w:pPr>
      <w:r w:rsidRPr="00CC34B1">
        <w:rPr>
          <w:highlight w:val="white"/>
        </w:rPr>
        <w:t xml:space="preserve">      List&lt;AssemblyCode&gt; assemblyCodeList = new List&lt;AssemblyCode&gt;();</w:t>
      </w:r>
    </w:p>
    <w:p w14:paraId="1F853D35" w14:textId="77777777" w:rsidR="00825462" w:rsidRDefault="00825462" w:rsidP="00825462">
      <w:pPr>
        <w:pStyle w:val="Code"/>
        <w:rPr>
          <w:highlight w:val="white"/>
        </w:rPr>
      </w:pPr>
    </w:p>
    <w:p w14:paraId="5E5AEE32" w14:textId="77777777" w:rsidR="00DA7B37" w:rsidRDefault="00DA7B37" w:rsidP="00DA7B37">
      <w:pPr>
        <w:pStyle w:val="Code"/>
        <w:rPr>
          <w:highlight w:val="white"/>
        </w:rPr>
      </w:pPr>
      <w:r w:rsidRPr="006A0C3D">
        <w:rPr>
          <w:highlight w:val="white"/>
        </w:rPr>
        <w:t xml:space="preserve">      if (Start.Linux) {</w:t>
      </w:r>
    </w:p>
    <w:p w14:paraId="6170E7B4" w14:textId="77777777" w:rsidR="00DA7B37" w:rsidRPr="006A0C3D" w:rsidRDefault="00DA7B37" w:rsidP="00DA7B37">
      <w:pPr>
        <w:pStyle w:val="Code"/>
        <w:rPr>
          <w:highlight w:val="white"/>
        </w:rPr>
      </w:pPr>
      <w:r>
        <w:rPr>
          <w:highlight w:val="white"/>
        </w:rPr>
        <w:t xml:space="preserve">        // ...</w:t>
      </w:r>
    </w:p>
    <w:p w14:paraId="4375C1AD" w14:textId="77777777" w:rsidR="00DA7B37" w:rsidRPr="006A0C3D" w:rsidRDefault="00DA7B37" w:rsidP="00DA7B37">
      <w:pPr>
        <w:pStyle w:val="Code"/>
        <w:rPr>
          <w:highlight w:val="white"/>
        </w:rPr>
      </w:pPr>
      <w:r w:rsidRPr="006A0C3D">
        <w:rPr>
          <w:highlight w:val="white"/>
        </w:rPr>
        <w:t xml:space="preserve">      }</w:t>
      </w:r>
    </w:p>
    <w:p w14:paraId="25583192" w14:textId="77777777" w:rsidR="00825462" w:rsidRPr="00AF5631" w:rsidRDefault="00825462" w:rsidP="00AF5631">
      <w:pPr>
        <w:pStyle w:val="Code"/>
        <w:rPr>
          <w:highlight w:val="white"/>
        </w:rPr>
      </w:pPr>
    </w:p>
    <w:p w14:paraId="4C95F7A1" w14:textId="77777777" w:rsidR="00AF5631" w:rsidRPr="00AF5631" w:rsidRDefault="00AF5631" w:rsidP="00AF5631">
      <w:pPr>
        <w:pStyle w:val="Code"/>
        <w:rPr>
          <w:highlight w:val="white"/>
        </w:rPr>
      </w:pPr>
      <w:r w:rsidRPr="00AF5631">
        <w:rPr>
          <w:highlight w:val="white"/>
        </w:rPr>
        <w:t xml:space="preserve">      if (Start.Windows) {</w:t>
      </w:r>
    </w:p>
    <w:p w14:paraId="3049AEE2" w14:textId="3DA73819" w:rsidR="00AF5631" w:rsidRPr="00AF5631" w:rsidRDefault="00AF5631" w:rsidP="00AF5631">
      <w:pPr>
        <w:pStyle w:val="Code"/>
        <w:rPr>
          <w:highlight w:val="white"/>
        </w:rPr>
      </w:pPr>
      <w:r w:rsidRPr="00AF5631">
        <w:rPr>
          <w:highlight w:val="white"/>
        </w:rPr>
        <w:t xml:space="preserve">        /* </w:t>
      </w:r>
      <w:r>
        <w:rPr>
          <w:highlight w:val="white"/>
        </w:rPr>
        <w:t xml:space="preserve">  </w:t>
      </w:r>
      <w:r w:rsidRPr="00AF5631">
        <w:rPr>
          <w:highlight w:val="white"/>
        </w:rPr>
        <w:t xml:space="preserve"> mov si, bp</w:t>
      </w:r>
    </w:p>
    <w:p w14:paraId="15C6F450" w14:textId="0A8A297F" w:rsidR="00AF5631" w:rsidRPr="00AF5631" w:rsidRDefault="00AF5631" w:rsidP="00AF5631">
      <w:pPr>
        <w:pStyle w:val="Code"/>
        <w:rPr>
          <w:highlight w:val="white"/>
        </w:rPr>
      </w:pPr>
      <w:r>
        <w:rPr>
          <w:highlight w:val="white"/>
        </w:rPr>
        <w:t xml:space="preserve">  </w:t>
      </w:r>
      <w:r w:rsidRPr="00AF5631">
        <w:rPr>
          <w:highlight w:val="white"/>
        </w:rPr>
        <w:t xml:space="preserve">            mov word [bp], $Path</w:t>
      </w:r>
    </w:p>
    <w:p w14:paraId="0C975D3C" w14:textId="0B48E066"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25E074CE" w14:textId="6420AC8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ax, 1</w:t>
      </w:r>
    </w:p>
    <w:p w14:paraId="2EEDCA8B" w14:textId="70B9B52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bx, 129</w:t>
      </w:r>
    </w:p>
    <w:p w14:paraId="738009D0" w14:textId="76BB50B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1205702B" w14:textId="27E6E69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 */</w:t>
      </w:r>
    </w:p>
    <w:p w14:paraId="75ACE1FB" w14:textId="77777777" w:rsidR="00AF5631" w:rsidRPr="00AF5631" w:rsidRDefault="00AF5631" w:rsidP="00AF5631">
      <w:pPr>
        <w:pStyle w:val="Code"/>
        <w:rPr>
          <w:highlight w:val="white"/>
        </w:rPr>
      </w:pPr>
    </w:p>
    <w:p w14:paraId="04665B84"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5D177D8" w14:textId="77777777" w:rsidR="00AF5631" w:rsidRPr="00AF5631" w:rsidRDefault="00AF5631" w:rsidP="00AF5631">
      <w:pPr>
        <w:pStyle w:val="Code"/>
        <w:rPr>
          <w:highlight w:val="white"/>
        </w:rPr>
      </w:pPr>
      <w:r w:rsidRPr="00AF5631">
        <w:rPr>
          <w:highlight w:val="white"/>
        </w:rPr>
        <w:t xml:space="preserve">                        Register.si, Register.bp);</w:t>
      </w:r>
    </w:p>
    <w:p w14:paraId="2FEF8FB5"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1468DE5C" w14:textId="77777777" w:rsidR="00AF5631" w:rsidRPr="00AF5631" w:rsidRDefault="00AF5631" w:rsidP="00AF5631">
      <w:pPr>
        <w:pStyle w:val="Code"/>
        <w:rPr>
          <w:highlight w:val="white"/>
        </w:rPr>
      </w:pPr>
      <w:r w:rsidRPr="00AF5631">
        <w:rPr>
          <w:highlight w:val="white"/>
        </w:rPr>
        <w:t xml:space="preserve">                        Register.bp, 0, AssemblyCodeGenerator.PathName);</w:t>
      </w:r>
    </w:p>
    <w:p w14:paraId="16272D77"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7807F0FD" w14:textId="77777777" w:rsidR="00AF5631" w:rsidRPr="00AF5631" w:rsidRDefault="00AF5631" w:rsidP="00AF5631">
      <w:pPr>
        <w:pStyle w:val="Code"/>
        <w:rPr>
          <w:highlight w:val="white"/>
        </w:rPr>
      </w:pPr>
      <w:r w:rsidRPr="00AF5631">
        <w:rPr>
          <w:highlight w:val="white"/>
        </w:rPr>
        <w:lastRenderedPageBreak/>
        <w:t xml:space="preserve">                        Register.bp, (BigInteger) 2);</w:t>
      </w:r>
    </w:p>
    <w:p w14:paraId="63B5140B"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34CEC6D5" w14:textId="77777777" w:rsidR="00AF5631" w:rsidRPr="00AF5631" w:rsidRDefault="00AF5631" w:rsidP="00AF5631">
      <w:pPr>
        <w:pStyle w:val="Code"/>
        <w:rPr>
          <w:highlight w:val="white"/>
        </w:rPr>
      </w:pPr>
      <w:r w:rsidRPr="00AF5631">
        <w:rPr>
          <w:highlight w:val="white"/>
        </w:rPr>
        <w:t xml:space="preserve">                        Register.ax, BigInteger.One);</w:t>
      </w:r>
    </w:p>
    <w:p w14:paraId="7BAEB53D"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786BD985" w14:textId="77777777" w:rsidR="00AF5631" w:rsidRPr="00AF5631" w:rsidRDefault="00AF5631" w:rsidP="00AF5631">
      <w:pPr>
        <w:pStyle w:val="Code"/>
        <w:rPr>
          <w:highlight w:val="white"/>
        </w:rPr>
      </w:pPr>
      <w:r w:rsidRPr="00AF5631">
        <w:rPr>
          <w:highlight w:val="white"/>
        </w:rPr>
        <w:t xml:space="preserve">                        Register.bx, (BigInteger) 129);</w:t>
      </w:r>
    </w:p>
    <w:p w14:paraId="5C84C6F7"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CD1D11D" w14:textId="77777777" w:rsidR="00AF5631" w:rsidRPr="00AF5631" w:rsidRDefault="00AF5631" w:rsidP="00AF5631">
      <w:pPr>
        <w:pStyle w:val="Code"/>
        <w:rPr>
          <w:highlight w:val="white"/>
        </w:rPr>
      </w:pPr>
      <w:r w:rsidRPr="00AF5631">
        <w:rPr>
          <w:highlight w:val="white"/>
        </w:rPr>
        <w:t xml:space="preserve">                        Register.bx, 0, (BigInteger) 13);</w:t>
      </w:r>
    </w:p>
    <w:p w14:paraId="4850282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4620C86A" w14:textId="77777777" w:rsidR="00AF5631" w:rsidRPr="00AF5631" w:rsidRDefault="00AF5631" w:rsidP="00AF5631">
      <w:pPr>
        <w:pStyle w:val="Code"/>
        <w:rPr>
          <w:highlight w:val="white"/>
        </w:rPr>
      </w:pPr>
      <w:r w:rsidRPr="00AF5631">
        <w:rPr>
          <w:highlight w:val="white"/>
        </w:rPr>
        <w:t xml:space="preserve">                        null, assemblyCodeList.Count + 17);</w:t>
      </w:r>
    </w:p>
    <w:p w14:paraId="72B57474" w14:textId="77777777" w:rsidR="00AF5631" w:rsidRPr="00AF5631" w:rsidRDefault="00AF5631" w:rsidP="00AF5631">
      <w:pPr>
        <w:pStyle w:val="Code"/>
        <w:rPr>
          <w:highlight w:val="white"/>
        </w:rPr>
      </w:pPr>
    </w:p>
    <w:p w14:paraId="36418033" w14:textId="77777777" w:rsidR="00AF5631" w:rsidRPr="00AF5631" w:rsidRDefault="00AF5631" w:rsidP="00AF5631">
      <w:pPr>
        <w:pStyle w:val="Code"/>
        <w:rPr>
          <w:highlight w:val="white"/>
        </w:rPr>
      </w:pPr>
      <w:r w:rsidRPr="00AF5631">
        <w:rPr>
          <w:highlight w:val="white"/>
        </w:rPr>
        <w:t xml:space="preserve">        /* SpaceLoop:</w:t>
      </w:r>
    </w:p>
    <w:p w14:paraId="09DFFA53" w14:textId="2FF7DCCA" w:rsidR="00AF5631" w:rsidRPr="00AF5631" w:rsidRDefault="00AF5631" w:rsidP="00AF5631">
      <w:pPr>
        <w:pStyle w:val="Code"/>
        <w:rPr>
          <w:highlight w:val="white"/>
        </w:rPr>
      </w:pPr>
      <w:r>
        <w:rPr>
          <w:highlight w:val="white"/>
        </w:rPr>
        <w:t xml:space="preserve">  </w:t>
      </w:r>
      <w:r w:rsidRPr="00AF5631">
        <w:rPr>
          <w:highlight w:val="white"/>
        </w:rPr>
        <w:t xml:space="preserve">           cmp byte [bx], 32</w:t>
      </w:r>
    </w:p>
    <w:p w14:paraId="7092F4CD" w14:textId="2C4A30E8"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jne WordStart</w:t>
      </w:r>
    </w:p>
    <w:p w14:paraId="50C65495" w14:textId="64685C2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63A7B88F" w14:textId="2743603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34603D63" w14:textId="77777777" w:rsidR="00AF5631" w:rsidRPr="00AF5631" w:rsidRDefault="00AF5631" w:rsidP="00AF5631">
      <w:pPr>
        <w:pStyle w:val="Code"/>
        <w:rPr>
          <w:highlight w:val="white"/>
        </w:rPr>
      </w:pPr>
    </w:p>
    <w:p w14:paraId="6B1FC6F8"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3D21074A" w14:textId="77777777" w:rsidR="00AF5631" w:rsidRPr="00AF5631" w:rsidRDefault="00AF5631" w:rsidP="00AF5631">
      <w:pPr>
        <w:pStyle w:val="Code"/>
        <w:rPr>
          <w:highlight w:val="white"/>
        </w:rPr>
      </w:pPr>
      <w:r w:rsidRPr="00AF5631">
        <w:rPr>
          <w:highlight w:val="white"/>
        </w:rPr>
        <w:t xml:space="preserve">                        Register.bx, 0, (BigInteger) 32);</w:t>
      </w:r>
    </w:p>
    <w:p w14:paraId="37216AA4" w14:textId="77777777" w:rsidR="00AF5631" w:rsidRPr="00AF5631" w:rsidRDefault="00AF5631" w:rsidP="00AF5631">
      <w:pPr>
        <w:pStyle w:val="Code"/>
        <w:rPr>
          <w:highlight w:val="white"/>
        </w:rPr>
      </w:pPr>
      <w:r w:rsidRPr="00AF5631">
        <w:rPr>
          <w:highlight w:val="white"/>
        </w:rPr>
        <w:t xml:space="preserve">        AddAssemblyCode(assemblyCodeList, AssemblyOperator.jne,</w:t>
      </w:r>
    </w:p>
    <w:p w14:paraId="1804D75E" w14:textId="77777777" w:rsidR="00AF5631" w:rsidRPr="00AF5631" w:rsidRDefault="00AF5631" w:rsidP="00AF5631">
      <w:pPr>
        <w:pStyle w:val="Code"/>
        <w:rPr>
          <w:highlight w:val="white"/>
        </w:rPr>
      </w:pPr>
      <w:r w:rsidRPr="00AF5631">
        <w:rPr>
          <w:highlight w:val="white"/>
        </w:rPr>
        <w:t xml:space="preserve">                        null, assemblyCodeList.Count + 3);</w:t>
      </w:r>
    </w:p>
    <w:p w14:paraId="0CC6F70F"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4800BFFC"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FD1EF9A" w14:textId="77777777" w:rsidR="00AF5631" w:rsidRPr="00AF5631" w:rsidRDefault="00AF5631" w:rsidP="00AF5631">
      <w:pPr>
        <w:pStyle w:val="Code"/>
        <w:rPr>
          <w:highlight w:val="white"/>
        </w:rPr>
      </w:pPr>
      <w:r w:rsidRPr="00AF5631">
        <w:rPr>
          <w:highlight w:val="white"/>
        </w:rPr>
        <w:t xml:space="preserve">                        null, assemblyCodeList.Count - 3);</w:t>
      </w:r>
    </w:p>
    <w:p w14:paraId="13E1C49C" w14:textId="77777777" w:rsidR="00AF5631" w:rsidRPr="00AF5631" w:rsidRDefault="00AF5631" w:rsidP="00AF5631">
      <w:pPr>
        <w:pStyle w:val="Code"/>
        <w:rPr>
          <w:highlight w:val="white"/>
        </w:rPr>
      </w:pPr>
    </w:p>
    <w:p w14:paraId="57404A18" w14:textId="77777777" w:rsidR="00AF5631" w:rsidRPr="00AF5631" w:rsidRDefault="00AF5631" w:rsidP="00AF5631">
      <w:pPr>
        <w:pStyle w:val="Code"/>
        <w:rPr>
          <w:highlight w:val="white"/>
        </w:rPr>
      </w:pPr>
      <w:r w:rsidRPr="00AF5631">
        <w:rPr>
          <w:highlight w:val="white"/>
        </w:rPr>
        <w:t xml:space="preserve">        /* WordStart:</w:t>
      </w:r>
    </w:p>
    <w:p w14:paraId="5867681D" w14:textId="291366D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ax</w:t>
      </w:r>
    </w:p>
    <w:p w14:paraId="121201DF" w14:textId="6AF25A0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bx</w:t>
      </w:r>
    </w:p>
    <w:p w14:paraId="57DE799D" w14:textId="7971186F" w:rsidR="00AF5631" w:rsidRPr="00AF5631" w:rsidRDefault="00AF5631" w:rsidP="00AF5631">
      <w:pPr>
        <w:pStyle w:val="Code"/>
        <w:rPr>
          <w:highlight w:val="white"/>
        </w:rPr>
      </w:pPr>
      <w:r>
        <w:rPr>
          <w:highlight w:val="white"/>
        </w:rPr>
        <w:t xml:space="preserve">  </w:t>
      </w:r>
      <w:r w:rsidRPr="00AF5631">
        <w:rPr>
          <w:highlight w:val="white"/>
        </w:rPr>
        <w:t xml:space="preserve">           add bp, 2 */</w:t>
      </w:r>
    </w:p>
    <w:p w14:paraId="0CEC5F52" w14:textId="77777777" w:rsidR="00AF5631" w:rsidRPr="00AF5631" w:rsidRDefault="00AF5631" w:rsidP="00AF5631">
      <w:pPr>
        <w:pStyle w:val="Code"/>
        <w:rPr>
          <w:highlight w:val="white"/>
        </w:rPr>
      </w:pPr>
    </w:p>
    <w:p w14:paraId="631173C0" w14:textId="77777777" w:rsidR="00AF5631" w:rsidRPr="00AF5631" w:rsidRDefault="00AF5631" w:rsidP="00AF5631">
      <w:pPr>
        <w:pStyle w:val="Code"/>
        <w:rPr>
          <w:highlight w:val="white"/>
        </w:rPr>
      </w:pPr>
      <w:r w:rsidRPr="00AF5631">
        <w:rPr>
          <w:highlight w:val="white"/>
        </w:rPr>
        <w:t xml:space="preserve">        AddAssemblyCode(assemblyCodeList, AssemblyOperator.inc, Register.ax);</w:t>
      </w:r>
    </w:p>
    <w:p w14:paraId="2F9277F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21116287" w14:textId="77777777" w:rsidR="00AF5631" w:rsidRPr="00AF5631" w:rsidRDefault="00AF5631" w:rsidP="00AF5631">
      <w:pPr>
        <w:pStyle w:val="Code"/>
        <w:rPr>
          <w:highlight w:val="white"/>
        </w:rPr>
      </w:pPr>
      <w:r w:rsidRPr="00AF5631">
        <w:rPr>
          <w:highlight w:val="white"/>
        </w:rPr>
        <w:t xml:space="preserve">                        Register.bp, 0, Register.bx);</w:t>
      </w:r>
    </w:p>
    <w:p w14:paraId="32FD8B11"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43CCE397" w14:textId="77777777" w:rsidR="00AF5631" w:rsidRPr="00AF5631" w:rsidRDefault="00AF5631" w:rsidP="00AF5631">
      <w:pPr>
        <w:pStyle w:val="Code"/>
        <w:rPr>
          <w:highlight w:val="white"/>
        </w:rPr>
      </w:pPr>
      <w:r w:rsidRPr="00AF5631">
        <w:rPr>
          <w:highlight w:val="white"/>
        </w:rPr>
        <w:t xml:space="preserve">                        Register.bp, (BigInteger) 2);</w:t>
      </w:r>
    </w:p>
    <w:p w14:paraId="2643FE96" w14:textId="77777777" w:rsidR="00AF5631" w:rsidRPr="00AF5631" w:rsidRDefault="00AF5631" w:rsidP="00AF5631">
      <w:pPr>
        <w:pStyle w:val="Code"/>
        <w:rPr>
          <w:highlight w:val="white"/>
        </w:rPr>
      </w:pPr>
    </w:p>
    <w:p w14:paraId="198A7518" w14:textId="77777777" w:rsidR="00AF5631" w:rsidRPr="00AF5631" w:rsidRDefault="00AF5631" w:rsidP="00AF5631">
      <w:pPr>
        <w:pStyle w:val="Code"/>
        <w:rPr>
          <w:highlight w:val="white"/>
        </w:rPr>
      </w:pPr>
      <w:r w:rsidRPr="00AF5631">
        <w:rPr>
          <w:highlight w:val="white"/>
        </w:rPr>
        <w:t xml:space="preserve">        /* WordLoop:</w:t>
      </w:r>
    </w:p>
    <w:p w14:paraId="6FBAE0D3" w14:textId="7044D78E"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32</w:t>
      </w:r>
    </w:p>
    <w:p w14:paraId="6F4FE6F3" w14:textId="6D6F827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WordDone</w:t>
      </w:r>
    </w:p>
    <w:p w14:paraId="675BF27C" w14:textId="3875684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4D7262C7" w14:textId="779F93E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w:t>
      </w:r>
    </w:p>
    <w:p w14:paraId="38443D11" w14:textId="077ADA70"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2CE787AC" w14:textId="44AB400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jmp WordLoop */</w:t>
      </w:r>
    </w:p>
    <w:p w14:paraId="494CAACC" w14:textId="77777777" w:rsidR="00AF5631" w:rsidRPr="00AF5631" w:rsidRDefault="00AF5631" w:rsidP="00AF5631">
      <w:pPr>
        <w:pStyle w:val="Code"/>
        <w:rPr>
          <w:highlight w:val="white"/>
        </w:rPr>
      </w:pPr>
    </w:p>
    <w:p w14:paraId="1D4141BB"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B8372CE" w14:textId="77777777" w:rsidR="00AF5631" w:rsidRPr="00AF5631" w:rsidRDefault="00AF5631" w:rsidP="00AF5631">
      <w:pPr>
        <w:pStyle w:val="Code"/>
        <w:rPr>
          <w:highlight w:val="white"/>
        </w:rPr>
      </w:pPr>
      <w:r w:rsidRPr="00AF5631">
        <w:rPr>
          <w:highlight w:val="white"/>
        </w:rPr>
        <w:t xml:space="preserve">                        Register.bx, 0, (BigInteger) 32);</w:t>
      </w:r>
    </w:p>
    <w:p w14:paraId="2CD83ACE"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7E54AEF3" w14:textId="77777777" w:rsidR="00AF5631" w:rsidRPr="00AF5631" w:rsidRDefault="00AF5631" w:rsidP="00AF5631">
      <w:pPr>
        <w:pStyle w:val="Code"/>
        <w:rPr>
          <w:highlight w:val="white"/>
        </w:rPr>
      </w:pPr>
      <w:r w:rsidRPr="00AF5631">
        <w:rPr>
          <w:highlight w:val="white"/>
        </w:rPr>
        <w:t xml:space="preserve">                        null, assemblyCodeList.Count + 5);</w:t>
      </w:r>
    </w:p>
    <w:p w14:paraId="11C89060"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56575C29" w14:textId="77777777" w:rsidR="00AF5631" w:rsidRPr="00AF5631" w:rsidRDefault="00AF5631" w:rsidP="00AF5631">
      <w:pPr>
        <w:pStyle w:val="Code"/>
        <w:rPr>
          <w:highlight w:val="white"/>
        </w:rPr>
      </w:pPr>
      <w:r w:rsidRPr="00AF5631">
        <w:rPr>
          <w:highlight w:val="white"/>
        </w:rPr>
        <w:t xml:space="preserve">                        Register.bx, 0, (BigInteger) 13);</w:t>
      </w:r>
    </w:p>
    <w:p w14:paraId="70776DF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30C21A69" w14:textId="77777777" w:rsidR="00AF5631" w:rsidRPr="00AF5631" w:rsidRDefault="00AF5631" w:rsidP="00AF5631">
      <w:pPr>
        <w:pStyle w:val="Code"/>
        <w:rPr>
          <w:highlight w:val="white"/>
        </w:rPr>
      </w:pPr>
      <w:r w:rsidRPr="00AF5631">
        <w:rPr>
          <w:highlight w:val="white"/>
        </w:rPr>
        <w:t xml:space="preserve">                        null, assemblyCodeList.Count + 6);</w:t>
      </w:r>
    </w:p>
    <w:p w14:paraId="217BEFDC"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2AAD89DD"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E8EACF0" w14:textId="77777777" w:rsidR="00AF5631" w:rsidRPr="00AF5631" w:rsidRDefault="00AF5631" w:rsidP="00AF5631">
      <w:pPr>
        <w:pStyle w:val="Code"/>
        <w:rPr>
          <w:highlight w:val="white"/>
        </w:rPr>
      </w:pPr>
      <w:r w:rsidRPr="00AF5631">
        <w:rPr>
          <w:highlight w:val="white"/>
        </w:rPr>
        <w:t xml:space="preserve">                        null, assemblyCodeList.Count - 5);</w:t>
      </w:r>
    </w:p>
    <w:p w14:paraId="228D623C" w14:textId="77777777" w:rsidR="00AF5631" w:rsidRPr="00AF5631" w:rsidRDefault="00AF5631" w:rsidP="00AF5631">
      <w:pPr>
        <w:pStyle w:val="Code"/>
        <w:rPr>
          <w:highlight w:val="white"/>
        </w:rPr>
      </w:pPr>
      <w:r w:rsidRPr="00AF5631">
        <w:rPr>
          <w:highlight w:val="white"/>
        </w:rPr>
        <w:t xml:space="preserve">    </w:t>
      </w:r>
    </w:p>
    <w:p w14:paraId="24FE529E" w14:textId="77777777" w:rsidR="00AF5631" w:rsidRPr="00AF5631" w:rsidRDefault="00AF5631" w:rsidP="00AF5631">
      <w:pPr>
        <w:pStyle w:val="Code"/>
        <w:rPr>
          <w:highlight w:val="white"/>
        </w:rPr>
      </w:pPr>
      <w:r w:rsidRPr="00AF5631">
        <w:rPr>
          <w:highlight w:val="white"/>
        </w:rPr>
        <w:t xml:space="preserve">        /* WordDone:</w:t>
      </w:r>
    </w:p>
    <w:p w14:paraId="4BB4416D" w14:textId="47EE79A2" w:rsidR="00AF5631" w:rsidRPr="00AF5631" w:rsidRDefault="00AF5631" w:rsidP="00AF5631">
      <w:pPr>
        <w:pStyle w:val="Code"/>
        <w:rPr>
          <w:highlight w:val="white"/>
        </w:rPr>
      </w:pPr>
      <w:r>
        <w:rPr>
          <w:highlight w:val="white"/>
        </w:rPr>
        <w:t xml:space="preserve">  </w:t>
      </w:r>
      <w:r w:rsidRPr="00AF5631">
        <w:rPr>
          <w:highlight w:val="white"/>
        </w:rPr>
        <w:t xml:space="preserve">           mov byte [bx], 0</w:t>
      </w:r>
    </w:p>
    <w:p w14:paraId="5D3EDE1E" w14:textId="60FF9470" w:rsidR="00AF5631" w:rsidRPr="00AF5631" w:rsidRDefault="00AF5631" w:rsidP="00AF5631">
      <w:pPr>
        <w:pStyle w:val="Code"/>
        <w:rPr>
          <w:highlight w:val="white"/>
        </w:rPr>
      </w:pPr>
      <w:r w:rsidRPr="00AF5631">
        <w:rPr>
          <w:highlight w:val="white"/>
        </w:rPr>
        <w:lastRenderedPageBreak/>
        <w:t xml:space="preserve">  </w:t>
      </w:r>
      <w:r>
        <w:rPr>
          <w:highlight w:val="white"/>
        </w:rPr>
        <w:t xml:space="preserve">  </w:t>
      </w:r>
      <w:r w:rsidRPr="00AF5631">
        <w:rPr>
          <w:highlight w:val="white"/>
        </w:rPr>
        <w:t xml:space="preserve">         inc bx</w:t>
      </w:r>
    </w:p>
    <w:p w14:paraId="4FDC17D6" w14:textId="724AB96F"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498B5F02" w14:textId="77777777" w:rsidR="00AF5631" w:rsidRPr="00AF5631" w:rsidRDefault="00AF5631" w:rsidP="00AF5631">
      <w:pPr>
        <w:pStyle w:val="Code"/>
        <w:rPr>
          <w:highlight w:val="white"/>
        </w:rPr>
      </w:pPr>
    </w:p>
    <w:p w14:paraId="02C8A9A5"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720D137" w14:textId="77777777" w:rsidR="00AF5631" w:rsidRPr="00AF5631" w:rsidRDefault="00AF5631" w:rsidP="00AF5631">
      <w:pPr>
        <w:pStyle w:val="Code"/>
        <w:rPr>
          <w:highlight w:val="white"/>
        </w:rPr>
      </w:pPr>
      <w:r w:rsidRPr="00AF5631">
        <w:rPr>
          <w:highlight w:val="white"/>
        </w:rPr>
        <w:t xml:space="preserve">                        Register.bx, 0, BigInteger.Zero);</w:t>
      </w:r>
    </w:p>
    <w:p w14:paraId="7107269D"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3A613AA3"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3F1364BE" w14:textId="77777777" w:rsidR="00AF5631" w:rsidRPr="00AF5631" w:rsidRDefault="00AF5631" w:rsidP="00AF5631">
      <w:pPr>
        <w:pStyle w:val="Code"/>
        <w:rPr>
          <w:highlight w:val="white"/>
        </w:rPr>
      </w:pPr>
      <w:r w:rsidRPr="00AF5631">
        <w:rPr>
          <w:highlight w:val="white"/>
        </w:rPr>
        <w:t xml:space="preserve">                        null, assemblyCodeList.Count - 15);</w:t>
      </w:r>
    </w:p>
    <w:p w14:paraId="660CAB95" w14:textId="77777777" w:rsidR="00AF5631" w:rsidRPr="00AF5631" w:rsidRDefault="00AF5631" w:rsidP="00AF5631">
      <w:pPr>
        <w:pStyle w:val="Code"/>
        <w:rPr>
          <w:highlight w:val="white"/>
        </w:rPr>
      </w:pPr>
    </w:p>
    <w:p w14:paraId="0F1F55D0" w14:textId="77777777" w:rsidR="00AF5631" w:rsidRPr="00AF5631" w:rsidRDefault="00AF5631" w:rsidP="00AF5631">
      <w:pPr>
        <w:pStyle w:val="Code"/>
        <w:rPr>
          <w:highlight w:val="white"/>
        </w:rPr>
      </w:pPr>
      <w:r w:rsidRPr="00AF5631">
        <w:rPr>
          <w:highlight w:val="white"/>
        </w:rPr>
        <w:t xml:space="preserve">        /* ListDone:</w:t>
      </w:r>
    </w:p>
    <w:p w14:paraId="402BC881" w14:textId="22BD19BD"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byte [bx], 0</w:t>
      </w:r>
    </w:p>
    <w:p w14:paraId="6AB7E2B0" w14:textId="0B34495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0</w:t>
      </w:r>
    </w:p>
    <w:p w14:paraId="2B80745F" w14:textId="0BBE566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79FD32B4" w14:textId="19EA4480" w:rsidR="00AF5631" w:rsidRPr="00AF5631" w:rsidRDefault="00AF5631" w:rsidP="00AF5631">
      <w:pPr>
        <w:pStyle w:val="Code"/>
        <w:rPr>
          <w:highlight w:val="white"/>
        </w:rPr>
      </w:pPr>
      <w:r>
        <w:rPr>
          <w:highlight w:val="white"/>
        </w:rPr>
        <w:t xml:space="preserve">  </w:t>
      </w:r>
      <w:r w:rsidRPr="00AF5631">
        <w:rPr>
          <w:highlight w:val="white"/>
        </w:rPr>
        <w:t xml:space="preserve">           mov word [bp], 0</w:t>
      </w:r>
    </w:p>
    <w:p w14:paraId="018F2D90" w14:textId="3987328C"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+ 6], ax</w:t>
      </w:r>
    </w:p>
    <w:p w14:paraId="6CD39EB0" w14:textId="42258B4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+ 8], si */</w:t>
      </w:r>
    </w:p>
    <w:p w14:paraId="0D7BBAAE" w14:textId="77777777" w:rsidR="00AF5631" w:rsidRPr="00AF5631" w:rsidRDefault="00AF5631" w:rsidP="00AF5631">
      <w:pPr>
        <w:pStyle w:val="Code"/>
        <w:rPr>
          <w:highlight w:val="white"/>
        </w:rPr>
      </w:pPr>
    </w:p>
    <w:p w14:paraId="5EB56413"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FCD15F3" w14:textId="77777777" w:rsidR="00AF5631" w:rsidRPr="00AF5631" w:rsidRDefault="00AF5631" w:rsidP="00AF5631">
      <w:pPr>
        <w:pStyle w:val="Code"/>
        <w:rPr>
          <w:highlight w:val="white"/>
        </w:rPr>
      </w:pPr>
      <w:r w:rsidRPr="00AF5631">
        <w:rPr>
          <w:highlight w:val="white"/>
        </w:rPr>
        <w:t xml:space="preserve">                        Register.bx, 0, BigInteger.Zero);</w:t>
      </w:r>
    </w:p>
    <w:p w14:paraId="29CFFE72"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2B6115EF" w14:textId="77777777" w:rsidR="00AF5631" w:rsidRPr="00AF5631" w:rsidRDefault="00AF5631" w:rsidP="00AF5631">
      <w:pPr>
        <w:pStyle w:val="Code"/>
        <w:rPr>
          <w:highlight w:val="white"/>
        </w:rPr>
      </w:pPr>
      <w:r w:rsidRPr="00AF5631">
        <w:rPr>
          <w:highlight w:val="white"/>
        </w:rPr>
        <w:t xml:space="preserve">                        Register.bp, 0, BigInteger.Zero);</w:t>
      </w:r>
    </w:p>
    <w:p w14:paraId="46934658"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1AFE739D" w14:textId="77777777" w:rsidR="00AF5631" w:rsidRPr="00AF5631" w:rsidRDefault="00AF5631" w:rsidP="00AF5631">
      <w:pPr>
        <w:pStyle w:val="Code"/>
        <w:rPr>
          <w:highlight w:val="white"/>
        </w:rPr>
      </w:pPr>
      <w:r w:rsidRPr="00AF5631">
        <w:rPr>
          <w:highlight w:val="white"/>
        </w:rPr>
        <w:t xml:space="preserve">                        Register.bp, (BigInteger) 2);</w:t>
      </w:r>
    </w:p>
    <w:p w14:paraId="2EA6191D"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351E4786" w14:textId="77777777" w:rsidR="00AF5631" w:rsidRPr="00AF5631" w:rsidRDefault="00AF5631" w:rsidP="00AF5631">
      <w:pPr>
        <w:pStyle w:val="Code"/>
        <w:rPr>
          <w:highlight w:val="white"/>
        </w:rPr>
      </w:pPr>
      <w:r w:rsidRPr="00AF5631">
        <w:rPr>
          <w:highlight w:val="white"/>
        </w:rPr>
        <w:t xml:space="preserve">                        Register.bp, 0, BigInteger.Zero);</w:t>
      </w:r>
    </w:p>
    <w:p w14:paraId="65AABF4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2794B07" w14:textId="77777777" w:rsidR="00AF5631" w:rsidRPr="00AF5631" w:rsidRDefault="00AF5631" w:rsidP="00AF5631">
      <w:pPr>
        <w:pStyle w:val="Code"/>
        <w:rPr>
          <w:highlight w:val="white"/>
        </w:rPr>
      </w:pPr>
      <w:r w:rsidRPr="00AF5631">
        <w:rPr>
          <w:highlight w:val="white"/>
        </w:rPr>
        <w:t xml:space="preserve">                        Register.bp, 6, Register.ax);</w:t>
      </w:r>
    </w:p>
    <w:p w14:paraId="624040E1"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5605E2CF" w14:textId="77777777" w:rsidR="00AF5631" w:rsidRPr="00AF5631" w:rsidRDefault="00AF5631" w:rsidP="00AF5631">
      <w:pPr>
        <w:pStyle w:val="Code"/>
        <w:rPr>
          <w:highlight w:val="white"/>
        </w:rPr>
      </w:pPr>
      <w:r w:rsidRPr="00AF5631">
        <w:rPr>
          <w:highlight w:val="white"/>
        </w:rPr>
        <w:t xml:space="preserve">                        Register.bp, 8, Register.si);</w:t>
      </w:r>
    </w:p>
    <w:p w14:paraId="3ADB0EB1" w14:textId="77777777" w:rsidR="00AF5631" w:rsidRPr="00AF5631" w:rsidRDefault="00AF5631" w:rsidP="00AF5631">
      <w:pPr>
        <w:pStyle w:val="Code"/>
        <w:rPr>
          <w:highlight w:val="white"/>
        </w:rPr>
      </w:pPr>
    </w:p>
    <w:p w14:paraId="00CF80EF" w14:textId="77777777" w:rsidR="00AF5631" w:rsidRPr="00AF5631" w:rsidRDefault="00AF5631" w:rsidP="00AF5631">
      <w:pPr>
        <w:pStyle w:val="Code"/>
        <w:rPr>
          <w:highlight w:val="white"/>
        </w:rPr>
      </w:pPr>
      <w:r w:rsidRPr="00AF5631">
        <w:rPr>
          <w:highlight w:val="white"/>
        </w:rPr>
        <w:t xml:space="preserve">        List&lt;byte&gt; byteList = new List&lt;byte&gt;();</w:t>
      </w:r>
    </w:p>
    <w:p w14:paraId="33920221" w14:textId="77777777" w:rsidR="00AF5631" w:rsidRPr="00AF5631" w:rsidRDefault="00AF5631" w:rsidP="00AF5631">
      <w:pPr>
        <w:pStyle w:val="Code"/>
        <w:rPr>
          <w:highlight w:val="white"/>
        </w:rPr>
      </w:pPr>
      <w:r w:rsidRPr="00AF5631">
        <w:rPr>
          <w:highlight w:val="white"/>
        </w:rPr>
        <w:t xml:space="preserve">        IDictionary&lt;int, string&gt; accessMap = new Dictionary&lt;int, string&gt;();</w:t>
      </w:r>
    </w:p>
    <w:p w14:paraId="03687366" w14:textId="77777777" w:rsidR="00AF5631" w:rsidRPr="00AF5631" w:rsidRDefault="00AF5631" w:rsidP="00AF5631">
      <w:pPr>
        <w:pStyle w:val="Code"/>
        <w:rPr>
          <w:highlight w:val="white"/>
        </w:rPr>
      </w:pPr>
      <w:r w:rsidRPr="00AF5631">
        <w:rPr>
          <w:highlight w:val="white"/>
        </w:rPr>
        <w:t xml:space="preserve">        IDictionary&lt;int, string&gt; callMap = new Dictionary&lt;int, string&gt;();</w:t>
      </w:r>
    </w:p>
    <w:p w14:paraId="591FD300" w14:textId="77777777" w:rsidR="00AF5631" w:rsidRPr="00AF5631" w:rsidRDefault="00AF5631" w:rsidP="00AF5631">
      <w:pPr>
        <w:pStyle w:val="Code"/>
        <w:rPr>
          <w:highlight w:val="white"/>
        </w:rPr>
      </w:pPr>
      <w:r w:rsidRPr="00AF5631">
        <w:rPr>
          <w:highlight w:val="white"/>
        </w:rPr>
        <w:t xml:space="preserve">        ISet&lt;int&gt; returnSet = new HashSet&lt;int&gt;();</w:t>
      </w:r>
    </w:p>
    <w:p w14:paraId="34EE9F60" w14:textId="77777777" w:rsidR="00AF5631" w:rsidRPr="00AF5631" w:rsidRDefault="00AF5631" w:rsidP="00AF5631">
      <w:pPr>
        <w:pStyle w:val="Code"/>
        <w:rPr>
          <w:highlight w:val="white"/>
        </w:rPr>
      </w:pPr>
      <w:r w:rsidRPr="00AF5631">
        <w:rPr>
          <w:highlight w:val="white"/>
        </w:rPr>
        <w:t xml:space="preserve">        AssemblyCodeGenerator.</w:t>
      </w:r>
    </w:p>
    <w:p w14:paraId="4164E51D" w14:textId="77777777" w:rsidR="00AF5631" w:rsidRPr="00AF5631" w:rsidRDefault="00AF5631" w:rsidP="00AF5631">
      <w:pPr>
        <w:pStyle w:val="Code"/>
        <w:rPr>
          <w:highlight w:val="white"/>
        </w:rPr>
      </w:pPr>
      <w:r w:rsidRPr="00AF5631">
        <w:rPr>
          <w:highlight w:val="white"/>
        </w:rPr>
        <w:t xml:space="preserve">          GenerateTargetWindows(assemblyCodeList, byteList,</w:t>
      </w:r>
    </w:p>
    <w:p w14:paraId="56B66F10" w14:textId="77777777" w:rsidR="00AF5631" w:rsidRPr="00AF5631" w:rsidRDefault="00AF5631" w:rsidP="00AF5631">
      <w:pPr>
        <w:pStyle w:val="Code"/>
        <w:rPr>
          <w:highlight w:val="white"/>
        </w:rPr>
      </w:pPr>
      <w:r w:rsidRPr="00AF5631">
        <w:rPr>
          <w:highlight w:val="white"/>
        </w:rPr>
        <w:t xml:space="preserve">                                accessMap, callMap, returnSet);</w:t>
      </w:r>
    </w:p>
    <w:p w14:paraId="2FCF9760" w14:textId="77777777" w:rsidR="00AF5631" w:rsidRPr="00AF5631" w:rsidRDefault="00AF5631" w:rsidP="00AF5631">
      <w:pPr>
        <w:pStyle w:val="Code"/>
        <w:rPr>
          <w:highlight w:val="white"/>
        </w:rPr>
      </w:pPr>
      <w:r w:rsidRPr="00AF5631">
        <w:rPr>
          <w:highlight w:val="white"/>
        </w:rPr>
        <w:t xml:space="preserve">        StaticSymbol staticSymbol =</w:t>
      </w:r>
    </w:p>
    <w:p w14:paraId="49EEFA31" w14:textId="77777777" w:rsidR="00AF5631" w:rsidRPr="00AF5631" w:rsidRDefault="00AF5631" w:rsidP="00AF5631">
      <w:pPr>
        <w:pStyle w:val="Code"/>
        <w:rPr>
          <w:highlight w:val="white"/>
        </w:rPr>
      </w:pPr>
      <w:r w:rsidRPr="00AF5631">
        <w:rPr>
          <w:highlight w:val="white"/>
        </w:rPr>
        <w:t xml:space="preserve">          new StaticSymbolWindows(AssemblyCodeGenerator.ArgsName, byteList,</w:t>
      </w:r>
    </w:p>
    <w:p w14:paraId="70010C1B" w14:textId="77777777" w:rsidR="00AF5631" w:rsidRPr="00AF5631" w:rsidRDefault="00AF5631" w:rsidP="00AF5631">
      <w:pPr>
        <w:pStyle w:val="Code"/>
        <w:rPr>
          <w:highlight w:val="white"/>
        </w:rPr>
      </w:pPr>
      <w:r w:rsidRPr="00AF5631">
        <w:rPr>
          <w:highlight w:val="white"/>
        </w:rPr>
        <w:t xml:space="preserve">                                  accessMap, callMap, returnSet);</w:t>
      </w:r>
    </w:p>
    <w:p w14:paraId="733A4DA2" w14:textId="77777777" w:rsidR="00AF5631" w:rsidRPr="00AF5631" w:rsidRDefault="00AF5631" w:rsidP="00AF5631">
      <w:pPr>
        <w:pStyle w:val="Code"/>
        <w:rPr>
          <w:highlight w:val="white"/>
        </w:rPr>
      </w:pPr>
      <w:r w:rsidRPr="00AF5631">
        <w:rPr>
          <w:highlight w:val="white"/>
        </w:rPr>
        <w:t xml:space="preserve">        SymbolTable.StaticSet.Add(staticSymbol);</w:t>
      </w:r>
    </w:p>
    <w:p w14:paraId="75E8B4A9" w14:textId="47A21678" w:rsidR="00AF5631" w:rsidRPr="00AF5631" w:rsidRDefault="00AF5631" w:rsidP="00AF5631">
      <w:pPr>
        <w:pStyle w:val="Code"/>
        <w:rPr>
          <w:highlight w:val="white"/>
        </w:rPr>
      </w:pPr>
      <w:r w:rsidRPr="00AF5631">
        <w:rPr>
          <w:highlight w:val="white"/>
        </w:rPr>
        <w:t xml:space="preserve">      }</w:t>
      </w:r>
    </w:p>
    <w:p w14:paraId="77BC834B" w14:textId="5D81B585" w:rsidR="00825462" w:rsidRDefault="00825462" w:rsidP="00825462">
      <w:pPr>
        <w:pStyle w:val="Code"/>
        <w:rPr>
          <w:highlight w:val="white"/>
        </w:rPr>
      </w:pPr>
      <w:r w:rsidRPr="00CC34B1">
        <w:rPr>
          <w:highlight w:val="white"/>
        </w:rPr>
        <w:t xml:space="preserve">    }</w:t>
      </w:r>
    </w:p>
    <w:p w14:paraId="2BB5A61D" w14:textId="77777777" w:rsidR="00614EB1" w:rsidRPr="00614EB1" w:rsidRDefault="00614EB1" w:rsidP="00614EB1">
      <w:pPr>
        <w:pStyle w:val="Rubrik3"/>
        <w:numPr>
          <w:ilvl w:val="2"/>
          <w:numId w:val="158"/>
        </w:numPr>
        <w:rPr>
          <w:highlight w:val="white"/>
        </w:rPr>
      </w:pPr>
      <w:bookmarkStart w:id="443" w:name="_Toc53473607"/>
      <w:r w:rsidRPr="00614EB1">
        <w:rPr>
          <w:highlight w:val="white"/>
        </w:rPr>
        <w:t>Windows Jump Info</w:t>
      </w:r>
      <w:bookmarkEnd w:id="443"/>
    </w:p>
    <w:p w14:paraId="72B28385" w14:textId="77777777" w:rsidR="00614EB1" w:rsidRPr="008610D2" w:rsidRDefault="00614EB1" w:rsidP="00614EB1">
      <w:pPr>
        <w:rPr>
          <w:highlight w:val="white"/>
        </w:rPr>
      </w:pPr>
      <w:r>
        <w:rPr>
          <w:highlight w:val="white"/>
        </w:rPr>
        <w:t xml:space="preserve">The </w:t>
      </w:r>
      <w:r>
        <w:rPr>
          <w:rStyle w:val="KeyWord0"/>
          <w:highlight w:val="white"/>
        </w:rPr>
        <w:t>WindowsJumpInfo</w:t>
      </w:r>
      <w:r>
        <w:rPr>
          <w:highlight w:val="white"/>
        </w:rPr>
        <w:t xml:space="preserve"> method changes the jump addresses from middle code line numbers to assembly code line numbers, and then to relative byte size addresses. To begin with we need the </w:t>
      </w:r>
      <w:r w:rsidRPr="00575D74">
        <w:rPr>
          <w:rStyle w:val="KeyWord0"/>
          <w:highlight w:val="white"/>
        </w:rPr>
        <w:t>middleToAssemblyMap</w:t>
      </w:r>
      <w:r>
        <w:rPr>
          <w:highlight w:val="white"/>
        </w:rPr>
        <w:t xml:space="preserve"> map to keep track of the assembly code addresses.</w:t>
      </w:r>
    </w:p>
    <w:p w14:paraId="18034316" w14:textId="77777777" w:rsidR="009A15FB" w:rsidRPr="001A2BBA" w:rsidRDefault="009A15FB" w:rsidP="009A15FB">
      <w:pPr>
        <w:pStyle w:val="CodeHeader"/>
        <w:rPr>
          <w:highlight w:val="white"/>
        </w:rPr>
      </w:pPr>
      <w:proofErr w:type="spellStart"/>
      <w:r>
        <w:rPr>
          <w:highlight w:val="white"/>
        </w:rPr>
        <w:t>AssemblyCodeGenerator.cs</w:t>
      </w:r>
      <w:proofErr w:type="spellEnd"/>
    </w:p>
    <w:p w14:paraId="456C6F1D" w14:textId="77777777" w:rsidR="00614EB1" w:rsidRPr="00B4734E" w:rsidRDefault="00614EB1" w:rsidP="00614EB1">
      <w:pPr>
        <w:pStyle w:val="Code"/>
        <w:rPr>
          <w:highlight w:val="white"/>
        </w:rPr>
      </w:pPr>
      <w:r w:rsidRPr="00B4734E">
        <w:rPr>
          <w:highlight w:val="white"/>
        </w:rPr>
        <w:t xml:space="preserve">    private void </w:t>
      </w:r>
      <w:r>
        <w:rPr>
          <w:highlight w:val="white"/>
        </w:rPr>
        <w:t>WindowsJumpInfo</w:t>
      </w:r>
      <w:r w:rsidRPr="00B4734E">
        <w:rPr>
          <w:highlight w:val="white"/>
        </w:rPr>
        <w:t>() {</w:t>
      </w:r>
    </w:p>
    <w:p w14:paraId="6BEF97A8" w14:textId="77777777" w:rsidR="00614EB1" w:rsidRPr="00B4734E" w:rsidRDefault="00614EB1" w:rsidP="00614EB1">
      <w:pPr>
        <w:pStyle w:val="Code"/>
        <w:rPr>
          <w:highlight w:val="white"/>
        </w:rPr>
      </w:pPr>
      <w:r w:rsidRPr="00B4734E">
        <w:rPr>
          <w:highlight w:val="white"/>
        </w:rPr>
        <w:t xml:space="preserve">      IDictionary&lt;int,int&gt; middleToAssemblyMap = new Dictionary&lt;int,int&gt;();</w:t>
      </w:r>
    </w:p>
    <w:p w14:paraId="6199E5FD" w14:textId="77777777" w:rsidR="00614EB1" w:rsidRPr="00B4734E" w:rsidRDefault="00614EB1" w:rsidP="00614EB1">
      <w:pPr>
        <w:rPr>
          <w:highlight w:val="white"/>
        </w:rPr>
      </w:pPr>
      <w:r>
        <w:rPr>
          <w:highlight w:val="white"/>
        </w:rPr>
        <w:t xml:space="preserve">We iterate through the assembly code list and add the middle code line number the assembly code line number each time we encounter a new-middle-code instruction. We really need just the line numbers of </w:t>
      </w:r>
      <w:r>
        <w:rPr>
          <w:highlight w:val="white"/>
        </w:rPr>
        <w:lastRenderedPageBreak/>
        <w:t xml:space="preserve">first of the assembly line that corresponds to a middle code instruction, since all jumps are to those addresses. </w:t>
      </w:r>
    </w:p>
    <w:p w14:paraId="681912B8" w14:textId="77777777" w:rsidR="00614EB1" w:rsidRPr="00B4734E" w:rsidRDefault="00614EB1" w:rsidP="00614EB1">
      <w:pPr>
        <w:pStyle w:val="Code"/>
        <w:rPr>
          <w:highlight w:val="white"/>
        </w:rPr>
      </w:pPr>
      <w:r w:rsidRPr="00B4734E">
        <w:rPr>
          <w:highlight w:val="white"/>
        </w:rPr>
        <w:t xml:space="preserve">      for (int assemblyIndex = 0;</w:t>
      </w:r>
    </w:p>
    <w:p w14:paraId="24F007B2" w14:textId="77777777" w:rsidR="00614EB1" w:rsidRPr="00B4734E" w:rsidRDefault="00614EB1" w:rsidP="00614EB1">
      <w:pPr>
        <w:pStyle w:val="Code"/>
        <w:rPr>
          <w:highlight w:val="white"/>
        </w:rPr>
      </w:pPr>
      <w:r w:rsidRPr="00B4734E">
        <w:rPr>
          <w:highlight w:val="white"/>
        </w:rPr>
        <w:t xml:space="preserve">           assemblyIndex &lt; m_assemblyCodeList.Count; ++assemblyIndex) {</w:t>
      </w:r>
    </w:p>
    <w:p w14:paraId="2763EBE4" w14:textId="77777777" w:rsidR="00614EB1" w:rsidRPr="00B4734E" w:rsidRDefault="00614EB1" w:rsidP="00614EB1">
      <w:pPr>
        <w:pStyle w:val="Code"/>
        <w:rPr>
          <w:highlight w:val="white"/>
        </w:rPr>
      </w:pPr>
      <w:r w:rsidRPr="00B4734E">
        <w:rPr>
          <w:highlight w:val="white"/>
        </w:rPr>
        <w:t xml:space="preserve">        AssemblyCode assemblyCode = m_assemblyCodeList[assemblyIndex];</w:t>
      </w:r>
    </w:p>
    <w:p w14:paraId="3F5D5475" w14:textId="77777777" w:rsidR="00614EB1" w:rsidRPr="00B4734E" w:rsidRDefault="00614EB1" w:rsidP="00614EB1">
      <w:pPr>
        <w:pStyle w:val="Code"/>
        <w:rPr>
          <w:highlight w:val="white"/>
        </w:rPr>
      </w:pPr>
    </w:p>
    <w:p w14:paraId="7A7DE30B" w14:textId="77777777" w:rsidR="00614EB1" w:rsidRPr="00B4734E" w:rsidRDefault="00614EB1" w:rsidP="00614EB1">
      <w:pPr>
        <w:pStyle w:val="Code"/>
        <w:rPr>
          <w:highlight w:val="white"/>
        </w:rPr>
      </w:pPr>
      <w:r w:rsidRPr="00B4734E">
        <w:rPr>
          <w:highlight w:val="white"/>
        </w:rPr>
        <w:t xml:space="preserve">        if (assemblyCode.Operator == AssemblyOperator.new_middle_code) {</w:t>
      </w:r>
    </w:p>
    <w:p w14:paraId="4A7C1555" w14:textId="77777777" w:rsidR="00614EB1" w:rsidRPr="00B4734E" w:rsidRDefault="00614EB1" w:rsidP="00614EB1">
      <w:pPr>
        <w:pStyle w:val="Code"/>
        <w:rPr>
          <w:highlight w:val="white"/>
        </w:rPr>
      </w:pPr>
      <w:r w:rsidRPr="00B4734E">
        <w:rPr>
          <w:highlight w:val="white"/>
        </w:rPr>
        <w:t xml:space="preserve">          int middleIndex = (int) assemblyCode[0];</w:t>
      </w:r>
    </w:p>
    <w:p w14:paraId="154B2CEE" w14:textId="77777777" w:rsidR="00614EB1" w:rsidRPr="00B4734E" w:rsidRDefault="00614EB1" w:rsidP="00614EB1">
      <w:pPr>
        <w:pStyle w:val="Code"/>
        <w:rPr>
          <w:highlight w:val="white"/>
        </w:rPr>
      </w:pPr>
      <w:r w:rsidRPr="00B4734E">
        <w:rPr>
          <w:highlight w:val="white"/>
        </w:rPr>
        <w:t xml:space="preserve">          middleToAssemblyMap.Add(middleIndex, assemblyIndex);</w:t>
      </w:r>
    </w:p>
    <w:p w14:paraId="00077225" w14:textId="77777777" w:rsidR="00614EB1" w:rsidRPr="00B4734E" w:rsidRDefault="00614EB1" w:rsidP="00614EB1">
      <w:pPr>
        <w:pStyle w:val="Code"/>
        <w:rPr>
          <w:highlight w:val="white"/>
        </w:rPr>
      </w:pPr>
      <w:r w:rsidRPr="00B4734E">
        <w:rPr>
          <w:highlight w:val="white"/>
        </w:rPr>
        <w:t xml:space="preserve">          assemblyCode.Operator = AssemblyOperator.empty;</w:t>
      </w:r>
    </w:p>
    <w:p w14:paraId="38B29416" w14:textId="77777777" w:rsidR="00614EB1" w:rsidRPr="00B4734E" w:rsidRDefault="00614EB1" w:rsidP="00614EB1">
      <w:pPr>
        <w:pStyle w:val="Code"/>
        <w:rPr>
          <w:highlight w:val="white"/>
        </w:rPr>
      </w:pPr>
      <w:r w:rsidRPr="00B4734E">
        <w:rPr>
          <w:highlight w:val="white"/>
        </w:rPr>
        <w:t xml:space="preserve">        }</w:t>
      </w:r>
    </w:p>
    <w:p w14:paraId="35E7F4FF" w14:textId="77777777" w:rsidR="00614EB1" w:rsidRPr="00B4734E" w:rsidRDefault="00614EB1" w:rsidP="00614EB1">
      <w:pPr>
        <w:pStyle w:val="Code"/>
        <w:rPr>
          <w:highlight w:val="white"/>
        </w:rPr>
      </w:pPr>
      <w:r w:rsidRPr="00B4734E">
        <w:rPr>
          <w:highlight w:val="white"/>
        </w:rPr>
        <w:t xml:space="preserve">      }</w:t>
      </w:r>
    </w:p>
    <w:p w14:paraId="1EAEBC6C" w14:textId="77777777" w:rsidR="00614EB1" w:rsidRPr="00B4734E" w:rsidRDefault="00614EB1" w:rsidP="00614EB1">
      <w:pPr>
        <w:rPr>
          <w:highlight w:val="white"/>
        </w:rPr>
      </w:pPr>
      <w:r>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B4734E" w:rsidRDefault="00614EB1" w:rsidP="00614EB1">
      <w:pPr>
        <w:pStyle w:val="Code"/>
        <w:rPr>
          <w:highlight w:val="white"/>
        </w:rPr>
      </w:pPr>
      <w:r w:rsidRPr="00B4734E">
        <w:rPr>
          <w:highlight w:val="white"/>
        </w:rPr>
        <w:t xml:space="preserve">      for (int line = 0; line &lt; m_assemblyCodeList.Count; ++line) {</w:t>
      </w:r>
    </w:p>
    <w:p w14:paraId="1A6C2B13" w14:textId="77777777" w:rsidR="00614EB1" w:rsidRPr="00B4734E" w:rsidRDefault="00614EB1" w:rsidP="00614EB1">
      <w:pPr>
        <w:pStyle w:val="Code"/>
        <w:rPr>
          <w:highlight w:val="white"/>
        </w:rPr>
      </w:pPr>
      <w:r w:rsidRPr="00B4734E">
        <w:rPr>
          <w:highlight w:val="white"/>
        </w:rPr>
        <w:t xml:space="preserve">        AssemblyCode assemblyCode = m_assemblyCodeList[line];</w:t>
      </w:r>
    </w:p>
    <w:p w14:paraId="42BD477A" w14:textId="77777777" w:rsidR="00614EB1" w:rsidRPr="00B4734E" w:rsidRDefault="00614EB1" w:rsidP="00614EB1">
      <w:pPr>
        <w:pStyle w:val="Code"/>
        <w:rPr>
          <w:highlight w:val="white"/>
        </w:rPr>
      </w:pPr>
    </w:p>
    <w:p w14:paraId="726BE969" w14:textId="77777777" w:rsidR="00614EB1" w:rsidRPr="00B4734E" w:rsidRDefault="00614EB1" w:rsidP="00614EB1">
      <w:pPr>
        <w:pStyle w:val="Code"/>
        <w:rPr>
          <w:highlight w:val="white"/>
        </w:rPr>
      </w:pPr>
      <w:r w:rsidRPr="00B4734E">
        <w:rPr>
          <w:highlight w:val="white"/>
        </w:rPr>
        <w:t xml:space="preserve">        if (assemblyCode.IsRelationNotRegister() ||</w:t>
      </w:r>
    </w:p>
    <w:p w14:paraId="30E65609" w14:textId="77777777" w:rsidR="00614EB1" w:rsidRPr="00B4734E" w:rsidRDefault="00614EB1" w:rsidP="00614EB1">
      <w:pPr>
        <w:pStyle w:val="Code"/>
        <w:rPr>
          <w:highlight w:val="white"/>
        </w:rPr>
      </w:pPr>
      <w:r w:rsidRPr="00B4734E">
        <w:rPr>
          <w:highlight w:val="white"/>
        </w:rPr>
        <w:t xml:space="preserve">            assemblyCode.IsJumpNotRegister()) {</w:t>
      </w:r>
    </w:p>
    <w:p w14:paraId="0F7F5889" w14:textId="77777777" w:rsidR="00614EB1" w:rsidRPr="00B4734E" w:rsidRDefault="00614EB1" w:rsidP="00614EB1">
      <w:pPr>
        <w:pStyle w:val="Code"/>
        <w:rPr>
          <w:highlight w:val="white"/>
        </w:rPr>
      </w:pPr>
      <w:r w:rsidRPr="00B4734E">
        <w:rPr>
          <w:highlight w:val="white"/>
        </w:rPr>
        <w:t xml:space="preserve">          if (!(assemblyCode[1] is int)) {</w:t>
      </w:r>
    </w:p>
    <w:p w14:paraId="23743B44" w14:textId="77777777" w:rsidR="00614EB1" w:rsidRPr="00B4734E" w:rsidRDefault="00614EB1" w:rsidP="00614EB1">
      <w:pPr>
        <w:pStyle w:val="Code"/>
        <w:rPr>
          <w:highlight w:val="white"/>
        </w:rPr>
      </w:pPr>
      <w:r w:rsidRPr="00B4734E">
        <w:rPr>
          <w:highlight w:val="white"/>
        </w:rPr>
        <w:t xml:space="preserve">            int middleTarget = (int) assemblyCode[2];</w:t>
      </w:r>
    </w:p>
    <w:p w14:paraId="3D125BB9" w14:textId="77777777" w:rsidR="00614EB1" w:rsidRPr="00B4734E" w:rsidRDefault="00614EB1" w:rsidP="00614EB1">
      <w:pPr>
        <w:pStyle w:val="Code"/>
        <w:rPr>
          <w:highlight w:val="white"/>
        </w:rPr>
      </w:pPr>
      <w:r w:rsidRPr="00B4734E">
        <w:rPr>
          <w:highlight w:val="white"/>
        </w:rPr>
        <w:t xml:space="preserve">            assemblyCode[1] = middleToAssemblyMap[middleTarget];</w:t>
      </w:r>
    </w:p>
    <w:p w14:paraId="04558EA5" w14:textId="77777777" w:rsidR="00614EB1" w:rsidRPr="00B4734E" w:rsidRDefault="00614EB1" w:rsidP="00614EB1">
      <w:pPr>
        <w:pStyle w:val="Code"/>
        <w:rPr>
          <w:highlight w:val="white"/>
        </w:rPr>
      </w:pPr>
      <w:r w:rsidRPr="00B4734E">
        <w:rPr>
          <w:highlight w:val="white"/>
        </w:rPr>
        <w:t xml:space="preserve">          }</w:t>
      </w:r>
    </w:p>
    <w:p w14:paraId="614DF986" w14:textId="77777777" w:rsidR="00614EB1" w:rsidRPr="00B4734E" w:rsidRDefault="00614EB1" w:rsidP="00614EB1">
      <w:pPr>
        <w:pStyle w:val="Code"/>
        <w:rPr>
          <w:highlight w:val="white"/>
        </w:rPr>
      </w:pPr>
      <w:r w:rsidRPr="00B4734E">
        <w:rPr>
          <w:highlight w:val="white"/>
        </w:rPr>
        <w:t xml:space="preserve">        }</w:t>
      </w:r>
    </w:p>
    <w:p w14:paraId="076A829E" w14:textId="77777777" w:rsidR="00614EB1" w:rsidRPr="00B4734E" w:rsidRDefault="00614EB1" w:rsidP="00614EB1">
      <w:pPr>
        <w:pStyle w:val="Code"/>
        <w:rPr>
          <w:highlight w:val="white"/>
        </w:rPr>
      </w:pPr>
      <w:r w:rsidRPr="00B4734E">
        <w:rPr>
          <w:highlight w:val="white"/>
        </w:rPr>
        <w:t xml:space="preserve">      }</w:t>
      </w:r>
    </w:p>
    <w:p w14:paraId="1C21A152" w14:textId="77777777" w:rsidR="00614EB1" w:rsidRDefault="00614EB1" w:rsidP="00614EB1">
      <w:pPr>
        <w:rPr>
          <w:highlight w:val="white"/>
        </w:rPr>
      </w:pPr>
      <w:r>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B4734E" w:rsidRDefault="00614EB1" w:rsidP="00614EB1">
      <w:pPr>
        <w:rPr>
          <w:highlight w:val="white"/>
        </w:rPr>
      </w:pPr>
      <w:r>
        <w:rPr>
          <w:highlight w:val="white"/>
        </w:rPr>
        <w:t xml:space="preserve">First, we need the </w:t>
      </w:r>
      <w:r w:rsidRPr="006B0E0A">
        <w:rPr>
          <w:rStyle w:val="KeyWord0"/>
          <w:highlight w:val="white"/>
        </w:rPr>
        <w:t>assemblyToByteMap</w:t>
      </w:r>
      <w:r>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B4734E" w:rsidRDefault="00614EB1" w:rsidP="00614EB1">
      <w:pPr>
        <w:pStyle w:val="Code"/>
        <w:rPr>
          <w:highlight w:val="white"/>
        </w:rPr>
      </w:pPr>
      <w:r w:rsidRPr="00B4734E">
        <w:rPr>
          <w:highlight w:val="white"/>
        </w:rPr>
        <w:t xml:space="preserve">      IDictionary&lt;int,int&gt; assemblyToByteMap = new Dictionary&lt;int,int&gt;();</w:t>
      </w:r>
    </w:p>
    <w:p w14:paraId="66173369" w14:textId="77777777" w:rsidR="00614EB1" w:rsidRPr="00B4734E" w:rsidRDefault="00614EB1" w:rsidP="00614EB1">
      <w:pPr>
        <w:pStyle w:val="Code"/>
        <w:rPr>
          <w:highlight w:val="white"/>
        </w:rPr>
      </w:pPr>
    </w:p>
    <w:p w14:paraId="231C394F" w14:textId="77777777" w:rsidR="00614EB1" w:rsidRPr="00B4734E" w:rsidRDefault="00614EB1" w:rsidP="00614EB1">
      <w:pPr>
        <w:pStyle w:val="Code"/>
        <w:rPr>
          <w:highlight w:val="white"/>
        </w:rPr>
      </w:pPr>
      <w:r w:rsidRPr="00B4734E">
        <w:rPr>
          <w:highlight w:val="white"/>
        </w:rPr>
        <w:t xml:space="preserve">      { int byteSize = 0, line = 0;</w:t>
      </w:r>
    </w:p>
    <w:p w14:paraId="0CCF5056" w14:textId="77777777" w:rsidR="00614EB1" w:rsidRPr="00B4734E" w:rsidRDefault="00614EB1" w:rsidP="00614EB1">
      <w:pPr>
        <w:pStyle w:val="Code"/>
        <w:rPr>
          <w:highlight w:val="white"/>
        </w:rPr>
      </w:pPr>
      <w:r w:rsidRPr="00B4734E">
        <w:rPr>
          <w:highlight w:val="white"/>
        </w:rPr>
        <w:t xml:space="preserve">        foreach (AssemblyCode assemblyCode in m_assemblyCodeList) {</w:t>
      </w:r>
    </w:p>
    <w:p w14:paraId="0849B568" w14:textId="77777777" w:rsidR="00614EB1" w:rsidRPr="00B4734E" w:rsidRDefault="00614EB1" w:rsidP="00614EB1">
      <w:pPr>
        <w:pStyle w:val="Code"/>
        <w:rPr>
          <w:highlight w:val="white"/>
        </w:rPr>
      </w:pPr>
      <w:r w:rsidRPr="00B4734E">
        <w:rPr>
          <w:highlight w:val="white"/>
        </w:rPr>
        <w:t xml:space="preserve">          assemblyToByteMap.Add(line++, byteSize);</w:t>
      </w:r>
    </w:p>
    <w:p w14:paraId="0EC1192C" w14:textId="77777777" w:rsidR="00614EB1" w:rsidRPr="00B4734E" w:rsidRDefault="00614EB1" w:rsidP="00614EB1">
      <w:pPr>
        <w:pStyle w:val="Code"/>
        <w:rPr>
          <w:highlight w:val="white"/>
        </w:rPr>
      </w:pPr>
      <w:r w:rsidRPr="00B4734E">
        <w:rPr>
          <w:highlight w:val="white"/>
        </w:rPr>
        <w:t xml:space="preserve">  </w:t>
      </w:r>
    </w:p>
    <w:p w14:paraId="20EF5DEA" w14:textId="77777777" w:rsidR="00614EB1" w:rsidRPr="00B4734E" w:rsidRDefault="00614EB1" w:rsidP="00614EB1">
      <w:pPr>
        <w:pStyle w:val="Code"/>
        <w:rPr>
          <w:highlight w:val="white"/>
        </w:rPr>
      </w:pPr>
      <w:r w:rsidRPr="00B4734E">
        <w:rPr>
          <w:highlight w:val="white"/>
        </w:rPr>
        <w:t xml:space="preserve">          if (!(assemblyCode.IsRelationNotRegister() ||</w:t>
      </w:r>
    </w:p>
    <w:p w14:paraId="19F2A4F0" w14:textId="77777777" w:rsidR="00614EB1" w:rsidRPr="00B4734E" w:rsidRDefault="00614EB1" w:rsidP="00614EB1">
      <w:pPr>
        <w:pStyle w:val="Code"/>
        <w:rPr>
          <w:highlight w:val="white"/>
        </w:rPr>
      </w:pPr>
      <w:r w:rsidRPr="00B4734E">
        <w:rPr>
          <w:highlight w:val="white"/>
        </w:rPr>
        <w:t xml:space="preserve">                assemblyCode.IsJumpNotRegister())) {</w:t>
      </w:r>
    </w:p>
    <w:p w14:paraId="0CAE573E" w14:textId="77777777" w:rsidR="00614EB1" w:rsidRPr="00B4734E" w:rsidRDefault="00614EB1" w:rsidP="00614EB1">
      <w:pPr>
        <w:pStyle w:val="Code"/>
        <w:rPr>
          <w:highlight w:val="white"/>
        </w:rPr>
      </w:pPr>
      <w:r w:rsidRPr="00B4734E">
        <w:rPr>
          <w:highlight w:val="white"/>
        </w:rPr>
        <w:t xml:space="preserve">            byteSize += assemblyCode.ByteList().Count;</w:t>
      </w:r>
    </w:p>
    <w:p w14:paraId="1755A703" w14:textId="77777777" w:rsidR="00614EB1" w:rsidRPr="00B4734E" w:rsidRDefault="00614EB1" w:rsidP="00614EB1">
      <w:pPr>
        <w:pStyle w:val="Code"/>
        <w:rPr>
          <w:highlight w:val="white"/>
        </w:rPr>
      </w:pPr>
      <w:r w:rsidRPr="00B4734E">
        <w:rPr>
          <w:highlight w:val="white"/>
        </w:rPr>
        <w:t xml:space="preserve">          }</w:t>
      </w:r>
    </w:p>
    <w:p w14:paraId="4BF4EE7D" w14:textId="77777777" w:rsidR="00614EB1" w:rsidRPr="00B4734E" w:rsidRDefault="00614EB1" w:rsidP="00614EB1">
      <w:pPr>
        <w:pStyle w:val="Code"/>
        <w:rPr>
          <w:highlight w:val="white"/>
        </w:rPr>
      </w:pPr>
      <w:r w:rsidRPr="00B4734E">
        <w:rPr>
          <w:highlight w:val="white"/>
        </w:rPr>
        <w:t xml:space="preserve">        }</w:t>
      </w:r>
    </w:p>
    <w:p w14:paraId="0E6E076E" w14:textId="77777777" w:rsidR="00614EB1" w:rsidRPr="00B4734E" w:rsidRDefault="00614EB1" w:rsidP="00614EB1">
      <w:pPr>
        <w:pStyle w:val="Code"/>
        <w:rPr>
          <w:highlight w:val="white"/>
        </w:rPr>
      </w:pPr>
      <w:r w:rsidRPr="00B4734E">
        <w:rPr>
          <w:highlight w:val="white"/>
        </w:rPr>
        <w:t xml:space="preserve">        assemblyToByteMap.Add(m_assemblyCodeList.Count, byteSize);</w:t>
      </w:r>
    </w:p>
    <w:p w14:paraId="2E1FCE85" w14:textId="77777777" w:rsidR="00614EB1" w:rsidRPr="00B4734E" w:rsidRDefault="00614EB1" w:rsidP="00614EB1">
      <w:pPr>
        <w:pStyle w:val="Code"/>
        <w:rPr>
          <w:highlight w:val="white"/>
        </w:rPr>
      </w:pPr>
      <w:r w:rsidRPr="00B4734E">
        <w:rPr>
          <w:highlight w:val="white"/>
        </w:rPr>
        <w:t xml:space="preserve">      }</w:t>
      </w:r>
    </w:p>
    <w:p w14:paraId="154289B4" w14:textId="77777777" w:rsidR="00614EB1" w:rsidRPr="00B4734E" w:rsidRDefault="00614EB1" w:rsidP="00614EB1">
      <w:pPr>
        <w:rPr>
          <w:highlight w:val="white"/>
        </w:rPr>
      </w:pPr>
      <w:r>
        <w:rPr>
          <w:highlight w:val="white"/>
        </w:rPr>
        <w:t xml:space="preserve">When we change the assembly code targets to relative byte targets, we may have to iterate several times because short jumps (between -128 and 127, inclusive) instructions are smaller than long jumps </w:t>
      </w:r>
      <w:r>
        <w:rPr>
          <w:highlight w:val="white"/>
        </w:rPr>
        <w:lastRenderedPageBreak/>
        <w:t>instructions. At the beginning, all jumps are long jumps, but some of them may be changed to short jump during the iteration.</w:t>
      </w:r>
    </w:p>
    <w:p w14:paraId="34A97983" w14:textId="77777777" w:rsidR="00614EB1" w:rsidRPr="00B4734E" w:rsidRDefault="00614EB1" w:rsidP="00614EB1">
      <w:pPr>
        <w:pStyle w:val="Code"/>
        <w:rPr>
          <w:highlight w:val="white"/>
        </w:rPr>
      </w:pPr>
      <w:r w:rsidRPr="00B4734E">
        <w:rPr>
          <w:highlight w:val="white"/>
        </w:rPr>
        <w:t xml:space="preserve">      while (true) {</w:t>
      </w:r>
    </w:p>
    <w:p w14:paraId="64A75621" w14:textId="77777777" w:rsidR="00614EB1" w:rsidRPr="00B4734E" w:rsidRDefault="00614EB1" w:rsidP="00614EB1">
      <w:pPr>
        <w:pStyle w:val="Code"/>
        <w:rPr>
          <w:highlight w:val="white"/>
        </w:rPr>
      </w:pPr>
      <w:r w:rsidRPr="00B4734E">
        <w:rPr>
          <w:highlight w:val="white"/>
        </w:rPr>
        <w:t xml:space="preserve">        for (int line = 0; line &lt; (m_assemblyCodeList.Count - 1); ++line) {</w:t>
      </w:r>
    </w:p>
    <w:p w14:paraId="02A00B08" w14:textId="77777777" w:rsidR="00614EB1" w:rsidRPr="00B4734E" w:rsidRDefault="00614EB1" w:rsidP="00614EB1">
      <w:pPr>
        <w:pStyle w:val="Code"/>
        <w:rPr>
          <w:highlight w:val="white"/>
        </w:rPr>
      </w:pPr>
      <w:r w:rsidRPr="00B4734E">
        <w:rPr>
          <w:highlight w:val="white"/>
        </w:rPr>
        <w:t xml:space="preserve">          AssemblyCode thisCode = m_assemblyCodeList[line],</w:t>
      </w:r>
    </w:p>
    <w:p w14:paraId="50D3D99E" w14:textId="77777777" w:rsidR="00614EB1" w:rsidRPr="00B4734E" w:rsidRDefault="00614EB1" w:rsidP="00614EB1">
      <w:pPr>
        <w:pStyle w:val="Code"/>
        <w:rPr>
          <w:highlight w:val="white"/>
        </w:rPr>
      </w:pPr>
      <w:r w:rsidRPr="00B4734E">
        <w:rPr>
          <w:highlight w:val="white"/>
        </w:rPr>
        <w:t xml:space="preserve">                       nextCode = m_assemblyCodeList[line + 1];</w:t>
      </w:r>
    </w:p>
    <w:p w14:paraId="6A506694" w14:textId="77777777" w:rsidR="00614EB1" w:rsidRPr="00B4734E" w:rsidRDefault="00614EB1" w:rsidP="00614EB1">
      <w:pPr>
        <w:pStyle w:val="Code"/>
        <w:rPr>
          <w:highlight w:val="white"/>
        </w:rPr>
      </w:pPr>
    </w:p>
    <w:p w14:paraId="297C26FD" w14:textId="77777777" w:rsidR="00614EB1" w:rsidRPr="00B4734E" w:rsidRDefault="00614EB1" w:rsidP="00614EB1">
      <w:pPr>
        <w:pStyle w:val="Code"/>
        <w:rPr>
          <w:highlight w:val="white"/>
        </w:rPr>
      </w:pPr>
      <w:r w:rsidRPr="00B4734E">
        <w:rPr>
          <w:highlight w:val="white"/>
        </w:rPr>
        <w:t xml:space="preserve">          if (thisCode.IsRelationNotRegister() ||</w:t>
      </w:r>
    </w:p>
    <w:p w14:paraId="1AF08EFB" w14:textId="77777777" w:rsidR="00614EB1" w:rsidRPr="00B4734E" w:rsidRDefault="00614EB1" w:rsidP="00614EB1">
      <w:pPr>
        <w:pStyle w:val="Code"/>
        <w:rPr>
          <w:highlight w:val="white"/>
        </w:rPr>
      </w:pPr>
      <w:r w:rsidRPr="00B4734E">
        <w:rPr>
          <w:highlight w:val="white"/>
        </w:rPr>
        <w:t xml:space="preserve">              thisCode.IsJumpNotRegister()) {</w:t>
      </w:r>
    </w:p>
    <w:p w14:paraId="19A9E936" w14:textId="77777777" w:rsidR="00614EB1" w:rsidRPr="00B4734E" w:rsidRDefault="00614EB1" w:rsidP="00614EB1">
      <w:pPr>
        <w:pStyle w:val="Code"/>
        <w:rPr>
          <w:highlight w:val="white"/>
        </w:rPr>
      </w:pPr>
      <w:r w:rsidRPr="00B4734E">
        <w:rPr>
          <w:highlight w:val="white"/>
        </w:rPr>
        <w:t xml:space="preserve">            int assemblyTarget = (int) thisCode[1];</w:t>
      </w:r>
    </w:p>
    <w:p w14:paraId="26646EAC" w14:textId="77777777" w:rsidR="00614EB1" w:rsidRPr="00B4734E" w:rsidRDefault="00614EB1" w:rsidP="00614EB1">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variable 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 and </w:t>
      </w:r>
      <w:r w:rsidRPr="00C73C17">
        <w:rPr>
          <w:rStyle w:val="KeyWord0"/>
          <w:highlight w:val="white"/>
        </w:rPr>
        <w:t>byteDistance</w:t>
      </w:r>
      <w:r>
        <w:rPr>
          <w:highlight w:val="white"/>
        </w:rPr>
        <w:t xml:space="preserve"> is difference between </w:t>
      </w:r>
      <w:r w:rsidRPr="00A23741">
        <w:rPr>
          <w:rStyle w:val="KeyWord0"/>
          <w:highlight w:val="white"/>
        </w:rPr>
        <w:t>byteTarget</w:t>
      </w:r>
      <w:r>
        <w:rPr>
          <w:highlight w:val="white"/>
        </w:rPr>
        <w:t xml:space="preserve"> and </w:t>
      </w:r>
      <w:r w:rsidRPr="00A23741">
        <w:rPr>
          <w:rStyle w:val="KeyWord0"/>
          <w:highlight w:val="white"/>
        </w:rPr>
        <w:t>byteSource</w:t>
      </w:r>
      <w:r>
        <w:rPr>
          <w:highlight w:val="white"/>
        </w:rPr>
        <w:t>, which becomes the final target address.</w:t>
      </w:r>
    </w:p>
    <w:p w14:paraId="75F67CD8" w14:textId="77777777" w:rsidR="00614EB1" w:rsidRPr="00B4734E" w:rsidRDefault="00614EB1" w:rsidP="00614EB1">
      <w:pPr>
        <w:pStyle w:val="Code"/>
        <w:rPr>
          <w:highlight w:val="white"/>
        </w:rPr>
      </w:pPr>
      <w:r w:rsidRPr="00B4734E">
        <w:rPr>
          <w:highlight w:val="white"/>
        </w:rPr>
        <w:t xml:space="preserve">            int byteSource = assemblyToByteMap[line + 1],</w:t>
      </w:r>
    </w:p>
    <w:p w14:paraId="0C206BCC" w14:textId="77777777" w:rsidR="00614EB1" w:rsidRPr="00B4734E" w:rsidRDefault="00614EB1" w:rsidP="00614EB1">
      <w:pPr>
        <w:pStyle w:val="Code"/>
        <w:rPr>
          <w:highlight w:val="white"/>
        </w:rPr>
      </w:pPr>
      <w:r w:rsidRPr="00B4734E">
        <w:rPr>
          <w:highlight w:val="white"/>
        </w:rPr>
        <w:t xml:space="preserve">                byteTarget = assemblyToByteMap[assemblyTarget];</w:t>
      </w:r>
    </w:p>
    <w:p w14:paraId="52D4385E" w14:textId="77777777" w:rsidR="00614EB1" w:rsidRPr="00B4734E" w:rsidRDefault="00614EB1" w:rsidP="00614EB1">
      <w:pPr>
        <w:pStyle w:val="Code"/>
        <w:rPr>
          <w:highlight w:val="white"/>
        </w:rPr>
      </w:pPr>
      <w:r w:rsidRPr="00B4734E">
        <w:rPr>
          <w:highlight w:val="white"/>
        </w:rPr>
        <w:t xml:space="preserve">            int byteDistance = byteTarget - byteSource;</w:t>
      </w:r>
    </w:p>
    <w:p w14:paraId="32833E06" w14:textId="77777777" w:rsidR="00614EB1" w:rsidRPr="00B4734E" w:rsidRDefault="00614EB1" w:rsidP="00614EB1">
      <w:pPr>
        <w:pStyle w:val="Code"/>
        <w:rPr>
          <w:highlight w:val="white"/>
        </w:rPr>
      </w:pPr>
      <w:r w:rsidRPr="00B4734E">
        <w:rPr>
          <w:highlight w:val="white"/>
        </w:rPr>
        <w:t xml:space="preserve">            Assert.ErrorXXX(byteDistance != 0);</w:t>
      </w:r>
    </w:p>
    <w:p w14:paraId="6FEF37C8" w14:textId="77777777" w:rsidR="00614EB1" w:rsidRPr="00B4734E" w:rsidRDefault="00614EB1" w:rsidP="00614EB1">
      <w:pPr>
        <w:pStyle w:val="Code"/>
        <w:rPr>
          <w:highlight w:val="white"/>
        </w:rPr>
      </w:pPr>
      <w:r w:rsidRPr="00B4734E">
        <w:rPr>
          <w:highlight w:val="white"/>
        </w:rPr>
        <w:t xml:space="preserve">            thisCode[0] = byteDistance;</w:t>
      </w:r>
    </w:p>
    <w:p w14:paraId="473BD80F" w14:textId="77777777" w:rsidR="00614EB1" w:rsidRPr="00B4734E" w:rsidRDefault="00614EB1" w:rsidP="00614EB1">
      <w:pPr>
        <w:pStyle w:val="Code"/>
        <w:rPr>
          <w:highlight w:val="white"/>
        </w:rPr>
      </w:pPr>
      <w:r w:rsidRPr="00B4734E">
        <w:rPr>
          <w:highlight w:val="white"/>
        </w:rPr>
        <w:t xml:space="preserve">          }</w:t>
      </w:r>
    </w:p>
    <w:p w14:paraId="5DDCA092" w14:textId="77777777" w:rsidR="00614EB1" w:rsidRPr="00B4734E" w:rsidRDefault="00614EB1" w:rsidP="00614EB1">
      <w:pPr>
        <w:pStyle w:val="Code"/>
        <w:rPr>
          <w:highlight w:val="white"/>
        </w:rPr>
      </w:pPr>
      <w:r w:rsidRPr="00B4734E">
        <w:rPr>
          <w:highlight w:val="white"/>
        </w:rPr>
        <w:t xml:space="preserve">        }</w:t>
      </w:r>
    </w:p>
    <w:p w14:paraId="7408FB2B" w14:textId="77777777" w:rsidR="00614EB1" w:rsidRPr="00B4734E" w:rsidRDefault="00614EB1" w:rsidP="00614EB1">
      <w:pPr>
        <w:rPr>
          <w:highlight w:val="white"/>
        </w:rPr>
      </w:pPr>
      <w:r>
        <w:rPr>
          <w:highlight w:val="white"/>
        </w:rPr>
        <w:t xml:space="preserve">When the jump instruction has been given proper target address, we iterate through the assembly list and update the </w:t>
      </w:r>
      <w:r w:rsidRPr="00A877E5">
        <w:rPr>
          <w:rStyle w:val="KeyWord0"/>
          <w:highlight w:val="white"/>
        </w:rPr>
        <w:t>assemblyToByteMap</w:t>
      </w:r>
      <w:r>
        <w:rPr>
          <w:highlight w:val="white"/>
        </w:rPr>
        <w:t xml:space="preserve">. Some byte address may have been changed because some long jump instructions have been changed to short jump instructions. If any address has been changed, </w:t>
      </w:r>
      <w:r w:rsidRPr="00FF4510">
        <w:rPr>
          <w:rStyle w:val="KeyWord0"/>
          <w:highlight w:val="white"/>
        </w:rPr>
        <w:t>update</w:t>
      </w:r>
      <w:r>
        <w:rPr>
          <w:highlight w:val="white"/>
        </w:rPr>
        <w:t xml:space="preserve"> is set to true and the overall loop will perform another iteration.</w:t>
      </w:r>
    </w:p>
    <w:p w14:paraId="1798A3AC" w14:textId="77777777" w:rsidR="00614EB1" w:rsidRPr="00B4734E" w:rsidRDefault="00614EB1" w:rsidP="00614EB1">
      <w:pPr>
        <w:pStyle w:val="Code"/>
        <w:rPr>
          <w:highlight w:val="white"/>
        </w:rPr>
      </w:pPr>
      <w:r w:rsidRPr="00B4734E">
        <w:rPr>
          <w:highlight w:val="white"/>
        </w:rPr>
        <w:t xml:space="preserve">        bool update = false;</w:t>
      </w:r>
    </w:p>
    <w:p w14:paraId="55CBCB7C" w14:textId="77777777" w:rsidR="00614EB1" w:rsidRPr="00B4734E" w:rsidRDefault="00614EB1" w:rsidP="00614EB1">
      <w:pPr>
        <w:pStyle w:val="Code"/>
        <w:rPr>
          <w:highlight w:val="white"/>
        </w:rPr>
      </w:pPr>
      <w:r w:rsidRPr="00B4734E">
        <w:rPr>
          <w:highlight w:val="white"/>
        </w:rPr>
        <w:t xml:space="preserve">        { int byteSize = 0, line = 0;</w:t>
      </w:r>
    </w:p>
    <w:p w14:paraId="064A3143" w14:textId="77777777" w:rsidR="00614EB1" w:rsidRPr="00B4734E" w:rsidRDefault="00614EB1" w:rsidP="00614EB1">
      <w:pPr>
        <w:pStyle w:val="Code"/>
        <w:rPr>
          <w:highlight w:val="white"/>
        </w:rPr>
      </w:pPr>
      <w:r w:rsidRPr="00B4734E">
        <w:rPr>
          <w:highlight w:val="white"/>
        </w:rPr>
        <w:t xml:space="preserve">          foreach (AssemblyCode objectCode in m_assemblyCodeList) {</w:t>
      </w:r>
    </w:p>
    <w:p w14:paraId="67508951" w14:textId="77777777" w:rsidR="00614EB1" w:rsidRPr="00B4734E" w:rsidRDefault="00614EB1" w:rsidP="00614EB1">
      <w:pPr>
        <w:pStyle w:val="Code"/>
        <w:rPr>
          <w:highlight w:val="white"/>
        </w:rPr>
      </w:pPr>
      <w:r w:rsidRPr="00B4734E">
        <w:rPr>
          <w:highlight w:val="white"/>
        </w:rPr>
        <w:t xml:space="preserve">            if (assemblyToByteMap[line] != byteSize) {</w:t>
      </w:r>
    </w:p>
    <w:p w14:paraId="17B0C830" w14:textId="77777777" w:rsidR="00614EB1" w:rsidRPr="00B4734E" w:rsidRDefault="00614EB1" w:rsidP="00614EB1">
      <w:pPr>
        <w:pStyle w:val="Code"/>
        <w:rPr>
          <w:highlight w:val="white"/>
        </w:rPr>
      </w:pPr>
      <w:r w:rsidRPr="00B4734E">
        <w:rPr>
          <w:highlight w:val="white"/>
        </w:rPr>
        <w:t xml:space="preserve">              assemblyToByteMap[line] = byteSize;</w:t>
      </w:r>
    </w:p>
    <w:p w14:paraId="73FC9228" w14:textId="77777777" w:rsidR="00614EB1" w:rsidRPr="00B4734E" w:rsidRDefault="00614EB1" w:rsidP="00614EB1">
      <w:pPr>
        <w:pStyle w:val="Code"/>
        <w:rPr>
          <w:highlight w:val="white"/>
        </w:rPr>
      </w:pPr>
      <w:r w:rsidRPr="00B4734E">
        <w:rPr>
          <w:highlight w:val="white"/>
        </w:rPr>
        <w:t xml:space="preserve">              update = true;</w:t>
      </w:r>
    </w:p>
    <w:p w14:paraId="3B7FF5A1" w14:textId="77777777" w:rsidR="00614EB1" w:rsidRPr="00B4734E" w:rsidRDefault="00614EB1" w:rsidP="00614EB1">
      <w:pPr>
        <w:pStyle w:val="Code"/>
        <w:rPr>
          <w:highlight w:val="white"/>
        </w:rPr>
      </w:pPr>
      <w:r w:rsidRPr="00B4734E">
        <w:rPr>
          <w:highlight w:val="white"/>
        </w:rPr>
        <w:t xml:space="preserve">            }</w:t>
      </w:r>
    </w:p>
    <w:p w14:paraId="36FEE6F3" w14:textId="77777777" w:rsidR="00614EB1" w:rsidRPr="00B4734E" w:rsidRDefault="00614EB1" w:rsidP="00614EB1">
      <w:pPr>
        <w:pStyle w:val="Code"/>
        <w:rPr>
          <w:highlight w:val="white"/>
        </w:rPr>
      </w:pPr>
      <w:r w:rsidRPr="00B4734E">
        <w:rPr>
          <w:highlight w:val="white"/>
        </w:rPr>
        <w:t xml:space="preserve">            </w:t>
      </w:r>
    </w:p>
    <w:p w14:paraId="6BEEBA5D" w14:textId="77777777" w:rsidR="00614EB1" w:rsidRPr="00B4734E" w:rsidRDefault="00614EB1" w:rsidP="00614EB1">
      <w:pPr>
        <w:pStyle w:val="Code"/>
        <w:rPr>
          <w:highlight w:val="white"/>
        </w:rPr>
      </w:pPr>
      <w:r w:rsidRPr="00B4734E">
        <w:rPr>
          <w:highlight w:val="white"/>
        </w:rPr>
        <w:t xml:space="preserve">            byteSize += objectCode.ByteList().Count;</w:t>
      </w:r>
    </w:p>
    <w:p w14:paraId="40706391" w14:textId="77777777" w:rsidR="00614EB1" w:rsidRPr="00B4734E" w:rsidRDefault="00614EB1" w:rsidP="00614EB1">
      <w:pPr>
        <w:pStyle w:val="Code"/>
        <w:rPr>
          <w:highlight w:val="white"/>
        </w:rPr>
      </w:pPr>
      <w:r w:rsidRPr="00B4734E">
        <w:rPr>
          <w:highlight w:val="white"/>
        </w:rPr>
        <w:t xml:space="preserve">            ++line;</w:t>
      </w:r>
    </w:p>
    <w:p w14:paraId="32A88D2A" w14:textId="77777777" w:rsidR="00614EB1" w:rsidRPr="00B4734E" w:rsidRDefault="00614EB1" w:rsidP="00614EB1">
      <w:pPr>
        <w:pStyle w:val="Code"/>
        <w:rPr>
          <w:highlight w:val="white"/>
        </w:rPr>
      </w:pPr>
      <w:r w:rsidRPr="00B4734E">
        <w:rPr>
          <w:highlight w:val="white"/>
        </w:rPr>
        <w:t xml:space="preserve">          }</w:t>
      </w:r>
    </w:p>
    <w:p w14:paraId="073C55C9" w14:textId="77777777" w:rsidR="00614EB1" w:rsidRPr="00B4734E" w:rsidRDefault="00614EB1" w:rsidP="00614EB1">
      <w:pPr>
        <w:pStyle w:val="Code"/>
        <w:rPr>
          <w:highlight w:val="white"/>
        </w:rPr>
      </w:pPr>
      <w:r w:rsidRPr="00B4734E">
        <w:rPr>
          <w:highlight w:val="white"/>
        </w:rPr>
        <w:t xml:space="preserve">        }</w:t>
      </w:r>
    </w:p>
    <w:p w14:paraId="30B3A51C" w14:textId="77777777" w:rsidR="00614EB1" w:rsidRPr="00B4734E" w:rsidRDefault="00614EB1" w:rsidP="00614EB1">
      <w:pPr>
        <w:rPr>
          <w:highlight w:val="white"/>
        </w:rPr>
      </w:pPr>
      <w:r>
        <w:rPr>
          <w:highlight w:val="white"/>
        </w:rPr>
        <w:t>If nothing has been changed from the previous iteration, every assembly jump instruction holds the correct target address and we break the loop.</w:t>
      </w:r>
    </w:p>
    <w:p w14:paraId="76D1F9A3" w14:textId="77777777" w:rsidR="00614EB1" w:rsidRPr="00B4734E" w:rsidRDefault="00614EB1" w:rsidP="00614EB1">
      <w:pPr>
        <w:pStyle w:val="Code"/>
        <w:rPr>
          <w:highlight w:val="white"/>
        </w:rPr>
      </w:pPr>
      <w:r w:rsidRPr="00B4734E">
        <w:rPr>
          <w:highlight w:val="white"/>
        </w:rPr>
        <w:t xml:space="preserve">        if (!update) {</w:t>
      </w:r>
    </w:p>
    <w:p w14:paraId="7062D394" w14:textId="77777777" w:rsidR="00614EB1" w:rsidRPr="00B4734E" w:rsidRDefault="00614EB1" w:rsidP="00614EB1">
      <w:pPr>
        <w:pStyle w:val="Code"/>
        <w:rPr>
          <w:highlight w:val="white"/>
        </w:rPr>
      </w:pPr>
      <w:r w:rsidRPr="00B4734E">
        <w:rPr>
          <w:highlight w:val="white"/>
        </w:rPr>
        <w:t xml:space="preserve">          break;</w:t>
      </w:r>
    </w:p>
    <w:p w14:paraId="1A5BCE3A" w14:textId="77777777" w:rsidR="00614EB1" w:rsidRPr="00B4734E" w:rsidRDefault="00614EB1" w:rsidP="00614EB1">
      <w:pPr>
        <w:pStyle w:val="Code"/>
        <w:rPr>
          <w:highlight w:val="white"/>
        </w:rPr>
      </w:pPr>
      <w:r w:rsidRPr="00B4734E">
        <w:rPr>
          <w:highlight w:val="white"/>
        </w:rPr>
        <w:t xml:space="preserve">        }</w:t>
      </w:r>
    </w:p>
    <w:p w14:paraId="4F034B7B" w14:textId="77777777" w:rsidR="00614EB1" w:rsidRPr="00B4734E" w:rsidRDefault="00614EB1" w:rsidP="00614EB1">
      <w:pPr>
        <w:pStyle w:val="Code"/>
        <w:rPr>
          <w:highlight w:val="white"/>
        </w:rPr>
      </w:pPr>
      <w:r w:rsidRPr="00B4734E">
        <w:rPr>
          <w:highlight w:val="white"/>
        </w:rPr>
        <w:t xml:space="preserve">      }</w:t>
      </w:r>
    </w:p>
    <w:p w14:paraId="4C73814E" w14:textId="77777777" w:rsidR="00614EB1" w:rsidRPr="00B4734E" w:rsidRDefault="00614EB1" w:rsidP="00614EB1">
      <w:pPr>
        <w:rPr>
          <w:highlight w:val="white"/>
        </w:rPr>
      </w:pPr>
      <w:r>
        <w:rPr>
          <w:highlight w:val="white"/>
        </w:rPr>
        <w:t xml:space="preserve">Finally, we need to iterate through the assembly code list, and change the return addresses in the same way as the byte target addresses above. </w:t>
      </w:r>
    </w:p>
    <w:p w14:paraId="06345C17" w14:textId="77777777" w:rsidR="00614EB1" w:rsidRPr="00710CC3" w:rsidRDefault="00614EB1" w:rsidP="00614EB1">
      <w:pPr>
        <w:pStyle w:val="Code"/>
        <w:rPr>
          <w:highlight w:val="white"/>
        </w:rPr>
      </w:pPr>
      <w:r w:rsidRPr="00710CC3">
        <w:rPr>
          <w:highlight w:val="white"/>
        </w:rPr>
        <w:t xml:space="preserve">      for (int line = 0; line &lt; m_assemblyCodeList.Count; ++line) {        </w:t>
      </w:r>
    </w:p>
    <w:p w14:paraId="21BD8E29" w14:textId="77777777" w:rsidR="00614EB1" w:rsidRPr="00710CC3" w:rsidRDefault="00614EB1" w:rsidP="00614EB1">
      <w:pPr>
        <w:pStyle w:val="Code"/>
        <w:rPr>
          <w:highlight w:val="white"/>
        </w:rPr>
      </w:pPr>
      <w:r w:rsidRPr="00710CC3">
        <w:rPr>
          <w:highlight w:val="white"/>
        </w:rPr>
        <w:t xml:space="preserve">        AssemblyCode assemblyCode = m_assemblyCodeList[line];</w:t>
      </w:r>
    </w:p>
    <w:p w14:paraId="00039064" w14:textId="77777777" w:rsidR="00614EB1" w:rsidRPr="00710CC3" w:rsidRDefault="00614EB1" w:rsidP="00614EB1">
      <w:pPr>
        <w:pStyle w:val="Code"/>
        <w:rPr>
          <w:highlight w:val="white"/>
        </w:rPr>
      </w:pPr>
    </w:p>
    <w:p w14:paraId="23C70979" w14:textId="77777777" w:rsidR="00614EB1" w:rsidRPr="00710CC3" w:rsidRDefault="00614EB1" w:rsidP="00614EB1">
      <w:pPr>
        <w:pStyle w:val="Code"/>
        <w:rPr>
          <w:highlight w:val="white"/>
        </w:rPr>
      </w:pPr>
      <w:r w:rsidRPr="00710CC3">
        <w:rPr>
          <w:highlight w:val="white"/>
        </w:rPr>
        <w:t xml:space="preserve">        if (assemblyCode.Operator == AssemblyOperator.</w:t>
      </w:r>
      <w:r>
        <w:rPr>
          <w:highlight w:val="white"/>
        </w:rPr>
        <w:t>return_address</w:t>
      </w:r>
      <w:r w:rsidRPr="00710CC3">
        <w:rPr>
          <w:highlight w:val="white"/>
        </w:rPr>
        <w:t>) {</w:t>
      </w:r>
    </w:p>
    <w:p w14:paraId="25C322D4" w14:textId="77777777" w:rsidR="00614EB1" w:rsidRPr="00710CC3" w:rsidRDefault="00614EB1" w:rsidP="00614EB1">
      <w:pPr>
        <w:pStyle w:val="Code"/>
        <w:rPr>
          <w:highlight w:val="white"/>
        </w:rPr>
      </w:pPr>
      <w:r w:rsidRPr="00710CC3">
        <w:rPr>
          <w:highlight w:val="white"/>
        </w:rPr>
        <w:t xml:space="preserve">          int middleAddress = (int) ((BigInteger) assemblyCode[2]);</w:t>
      </w:r>
    </w:p>
    <w:p w14:paraId="4A1BE556" w14:textId="77777777" w:rsidR="00614EB1" w:rsidRPr="00710CC3" w:rsidRDefault="00614EB1" w:rsidP="00614EB1">
      <w:pPr>
        <w:pStyle w:val="Code"/>
        <w:rPr>
          <w:highlight w:val="white"/>
        </w:rPr>
      </w:pPr>
      <w:r w:rsidRPr="00710CC3">
        <w:rPr>
          <w:highlight w:val="white"/>
        </w:rPr>
        <w:lastRenderedPageBreak/>
        <w:t xml:space="preserve">          int assemblyAddress = middleToAssemblyMap[middleAddress];</w:t>
      </w:r>
    </w:p>
    <w:p w14:paraId="2B39ECEC" w14:textId="77777777" w:rsidR="00614EB1" w:rsidRPr="00710CC3" w:rsidRDefault="00614EB1" w:rsidP="00614EB1">
      <w:pPr>
        <w:pStyle w:val="Code"/>
        <w:rPr>
          <w:highlight w:val="white"/>
        </w:rPr>
      </w:pPr>
      <w:r w:rsidRPr="00710CC3">
        <w:rPr>
          <w:highlight w:val="white"/>
        </w:rPr>
        <w:t xml:space="preserve">          int byteAddress = assemblyToByteMap[assemblyAddress];</w:t>
      </w:r>
    </w:p>
    <w:p w14:paraId="6842DF44" w14:textId="77777777" w:rsidR="00614EB1" w:rsidRPr="00710CC3" w:rsidRDefault="00614EB1" w:rsidP="00614EB1">
      <w:pPr>
        <w:pStyle w:val="Code"/>
        <w:rPr>
          <w:highlight w:val="white"/>
        </w:rPr>
      </w:pPr>
      <w:r w:rsidRPr="00710CC3">
        <w:rPr>
          <w:highlight w:val="white"/>
        </w:rPr>
        <w:t xml:space="preserve">          assemblyCode[2] = (BigInteger) byteAddress;</w:t>
      </w:r>
    </w:p>
    <w:p w14:paraId="687C231F" w14:textId="77777777" w:rsidR="00614EB1" w:rsidRPr="00710CC3" w:rsidRDefault="00614EB1" w:rsidP="00614EB1">
      <w:pPr>
        <w:pStyle w:val="Code"/>
        <w:rPr>
          <w:highlight w:val="white"/>
        </w:rPr>
      </w:pPr>
      <w:r w:rsidRPr="00710CC3">
        <w:rPr>
          <w:highlight w:val="white"/>
        </w:rPr>
        <w:t xml:space="preserve">        }</w:t>
      </w:r>
    </w:p>
    <w:p w14:paraId="7D5C39EB" w14:textId="77777777" w:rsidR="00614EB1" w:rsidRPr="00710CC3" w:rsidRDefault="00614EB1" w:rsidP="00614EB1">
      <w:pPr>
        <w:pStyle w:val="Code"/>
        <w:rPr>
          <w:highlight w:val="white"/>
        </w:rPr>
      </w:pPr>
      <w:r w:rsidRPr="00710CC3">
        <w:rPr>
          <w:highlight w:val="white"/>
        </w:rPr>
        <w:t xml:space="preserve">      }</w:t>
      </w:r>
    </w:p>
    <w:p w14:paraId="5626EE85" w14:textId="77777777" w:rsidR="00614EB1" w:rsidRPr="00710CC3" w:rsidRDefault="00614EB1" w:rsidP="00614EB1">
      <w:pPr>
        <w:pStyle w:val="Code"/>
        <w:rPr>
          <w:highlight w:val="white"/>
        </w:rPr>
      </w:pPr>
      <w:r w:rsidRPr="00710CC3">
        <w:rPr>
          <w:highlight w:val="white"/>
        </w:rPr>
        <w:t xml:space="preserve">    }</w:t>
      </w:r>
    </w:p>
    <w:p w14:paraId="2E9951CA" w14:textId="77777777" w:rsidR="00614EB1" w:rsidRDefault="00614EB1" w:rsidP="00614EB1">
      <w:pPr>
        <w:pStyle w:val="Rubrik3"/>
        <w:rPr>
          <w:highlight w:val="white"/>
        </w:rPr>
      </w:pPr>
      <w:bookmarkStart w:id="444" w:name="_Toc53473608"/>
      <w:r>
        <w:rPr>
          <w:highlight w:val="white"/>
        </w:rPr>
        <w:t>Windows Byte List</w:t>
      </w:r>
      <w:bookmarkEnd w:id="444"/>
    </w:p>
    <w:p w14:paraId="4AE37452" w14:textId="683EBE19" w:rsidR="00614EB1" w:rsidRDefault="00614EB1" w:rsidP="00614EB1">
      <w:pPr>
        <w:rPr>
          <w:highlight w:val="white"/>
        </w:rPr>
      </w:pPr>
      <w:r>
        <w:rPr>
          <w:highlight w:val="white"/>
        </w:rPr>
        <w:t xml:space="preserve">The </w:t>
      </w:r>
      <w:r w:rsidRPr="009B2445">
        <w:rPr>
          <w:rStyle w:val="KeyWord0"/>
          <w:highlight w:val="white"/>
        </w:rPr>
        <w:t>WindowsByteList</w:t>
      </w:r>
      <w:r>
        <w:rPr>
          <w:highlight w:val="white"/>
        </w:rPr>
        <w:t xml:space="preserve"> method iterates through the assembly code list and generates the byte list for each instruction by calling </w:t>
      </w:r>
      <w:r w:rsidRPr="002E2390">
        <w:rPr>
          <w:rStyle w:val="KeyWord0"/>
          <w:highlight w:val="white"/>
        </w:rPr>
        <w:t>ByteList</w:t>
      </w:r>
      <w:r>
        <w:rPr>
          <w:highlight w:val="white"/>
        </w:rPr>
        <w:t xml:space="preserve"> in </w:t>
      </w:r>
      <w:r w:rsidRPr="002E2390">
        <w:rPr>
          <w:rStyle w:val="KeyWord0"/>
          <w:highlight w:val="white"/>
        </w:rPr>
        <w:t>AssemblyCode</w:t>
      </w:r>
      <w:r>
        <w:rPr>
          <w:highlight w:val="white"/>
        </w:rPr>
        <w:t xml:space="preserve">. It also adds names to the </w:t>
      </w:r>
      <w:r w:rsidRPr="002E2390">
        <w:rPr>
          <w:rStyle w:val="KeyWord0"/>
          <w:highlight w:val="white"/>
        </w:rPr>
        <w:t>accessMap</w:t>
      </w:r>
      <w:r>
        <w:rPr>
          <w:highlight w:val="white"/>
        </w:rPr>
        <w:t xml:space="preserve">, </w:t>
      </w:r>
      <w:r w:rsidRPr="002E2390">
        <w:rPr>
          <w:rStyle w:val="KeyWord0"/>
          <w:highlight w:val="white"/>
        </w:rPr>
        <w:t>callMap</w:t>
      </w:r>
      <w:r>
        <w:rPr>
          <w:highlight w:val="white"/>
        </w:rPr>
        <w:t xml:space="preserve">, and </w:t>
      </w:r>
      <w:r w:rsidRPr="002E2390">
        <w:rPr>
          <w:rStyle w:val="KeyWord0"/>
          <w:highlight w:val="white"/>
        </w:rPr>
        <w:t>returnSet</w:t>
      </w:r>
      <w:r>
        <w:rPr>
          <w:highlight w:val="white"/>
        </w:rPr>
        <w:t xml:space="preserve"> parameters.</w:t>
      </w:r>
    </w:p>
    <w:p w14:paraId="4A0FA61D" w14:textId="3DDBBBD2" w:rsidR="00614EB1" w:rsidRPr="001A2BBA" w:rsidRDefault="00614EB1" w:rsidP="00614EB1">
      <w:pPr>
        <w:pStyle w:val="CodeHeader"/>
        <w:rPr>
          <w:highlight w:val="white"/>
        </w:rPr>
      </w:pPr>
      <w:proofErr w:type="spellStart"/>
      <w:r>
        <w:rPr>
          <w:highlight w:val="white"/>
        </w:rPr>
        <w:t>AssemblyCodeGenerator.cs</w:t>
      </w:r>
      <w:proofErr w:type="spellEnd"/>
    </w:p>
    <w:p w14:paraId="12F241A3" w14:textId="77777777" w:rsidR="00614EB1" w:rsidRPr="007F292F" w:rsidRDefault="00614EB1" w:rsidP="00614EB1">
      <w:pPr>
        <w:pStyle w:val="Code"/>
        <w:rPr>
          <w:highlight w:val="white"/>
        </w:rPr>
      </w:pPr>
      <w:r w:rsidRPr="007F292F">
        <w:rPr>
          <w:highlight w:val="white"/>
        </w:rPr>
        <w:t xml:space="preserve">    private void </w:t>
      </w:r>
      <w:bookmarkStart w:id="445" w:name="_Hlk51314142"/>
      <w:r w:rsidRPr="007F292F">
        <w:rPr>
          <w:highlight w:val="white"/>
        </w:rPr>
        <w:t>WindowsByteList</w:t>
      </w:r>
      <w:bookmarkEnd w:id="445"/>
      <w:r w:rsidRPr="007F292F">
        <w:rPr>
          <w:highlight w:val="white"/>
        </w:rPr>
        <w:t>(List&lt;byte&gt; byteList,</w:t>
      </w:r>
    </w:p>
    <w:p w14:paraId="72CCC781" w14:textId="77777777" w:rsidR="00614EB1" w:rsidRPr="007F292F" w:rsidRDefault="00614EB1" w:rsidP="00614EB1">
      <w:pPr>
        <w:pStyle w:val="Code"/>
        <w:rPr>
          <w:highlight w:val="white"/>
        </w:rPr>
      </w:pPr>
      <w:r w:rsidRPr="007F292F">
        <w:rPr>
          <w:highlight w:val="white"/>
        </w:rPr>
        <w:t xml:space="preserve">                                 IDictionary&lt;int,string&gt; accessMap,</w:t>
      </w:r>
    </w:p>
    <w:p w14:paraId="350E9008" w14:textId="77777777" w:rsidR="00614EB1" w:rsidRPr="007F292F" w:rsidRDefault="00614EB1" w:rsidP="00614EB1">
      <w:pPr>
        <w:pStyle w:val="Code"/>
        <w:rPr>
          <w:highlight w:val="white"/>
        </w:rPr>
      </w:pPr>
      <w:r w:rsidRPr="007F292F">
        <w:rPr>
          <w:highlight w:val="white"/>
        </w:rPr>
        <w:t xml:space="preserve">                                 IDictionary&lt;int,string&gt; callMap,</w:t>
      </w:r>
    </w:p>
    <w:p w14:paraId="0AB8599A" w14:textId="77777777" w:rsidR="00614EB1" w:rsidRPr="007F292F" w:rsidRDefault="00614EB1" w:rsidP="00614EB1">
      <w:pPr>
        <w:pStyle w:val="Code"/>
        <w:rPr>
          <w:highlight w:val="white"/>
        </w:rPr>
      </w:pPr>
      <w:r w:rsidRPr="007F292F">
        <w:rPr>
          <w:highlight w:val="white"/>
        </w:rPr>
        <w:t xml:space="preserve">                                 ISet&lt;int&gt; returnSet) {</w:t>
      </w:r>
    </w:p>
    <w:p w14:paraId="5D52227D" w14:textId="77777777" w:rsidR="00614EB1" w:rsidRPr="007F292F" w:rsidRDefault="00614EB1" w:rsidP="00614EB1">
      <w:pPr>
        <w:pStyle w:val="Code"/>
        <w:rPr>
          <w:highlight w:val="white"/>
        </w:rPr>
      </w:pPr>
      <w:r w:rsidRPr="007F292F">
        <w:rPr>
          <w:highlight w:val="white"/>
        </w:rPr>
        <w:t xml:space="preserve">      foreach (AssemblyCode assemblyCode in m_assemblyCodeList) {</w:t>
      </w:r>
    </w:p>
    <w:p w14:paraId="3302026F" w14:textId="77777777" w:rsidR="00614EB1" w:rsidRPr="007A5FFB" w:rsidRDefault="00614EB1" w:rsidP="00614EB1">
      <w:pPr>
        <w:rPr>
          <w:highlight w:val="white"/>
        </w:rPr>
      </w:pPr>
      <w:r>
        <w:rPr>
          <w:highlight w:val="white"/>
        </w:rPr>
        <w:t>We add the byte list of the instruction to the byte list parameter.</w:t>
      </w:r>
    </w:p>
    <w:p w14:paraId="6F241AD0" w14:textId="77777777" w:rsidR="00614EB1" w:rsidRPr="007F292F" w:rsidRDefault="00614EB1" w:rsidP="00614EB1">
      <w:pPr>
        <w:pStyle w:val="Code"/>
        <w:rPr>
          <w:highlight w:val="white"/>
        </w:rPr>
      </w:pPr>
      <w:r w:rsidRPr="007F292F">
        <w:rPr>
          <w:highlight w:val="white"/>
        </w:rPr>
        <w:t xml:space="preserve">        byteList.AddRange(assemblyCode.ByteList());</w:t>
      </w:r>
    </w:p>
    <w:p w14:paraId="57258A22" w14:textId="77777777" w:rsidR="00614EB1" w:rsidRPr="007F292F" w:rsidRDefault="00614EB1" w:rsidP="00614EB1">
      <w:pPr>
        <w:rPr>
          <w:highlight w:val="white"/>
        </w:rPr>
      </w:pPr>
      <w:r>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7F292F" w:rsidRDefault="00614EB1" w:rsidP="00614EB1">
      <w:pPr>
        <w:pStyle w:val="Code"/>
        <w:rPr>
          <w:highlight w:val="white"/>
        </w:rPr>
      </w:pPr>
      <w:r w:rsidRPr="007F292F">
        <w:rPr>
          <w:highlight w:val="white"/>
        </w:rPr>
        <w:t xml:space="preserve">        if ((assemblyCode.Operator != AssemblyOperator.label) &amp;&amp;</w:t>
      </w:r>
    </w:p>
    <w:p w14:paraId="3505A048" w14:textId="77777777" w:rsidR="00614EB1" w:rsidRPr="007F292F" w:rsidRDefault="00614EB1" w:rsidP="00614EB1">
      <w:pPr>
        <w:pStyle w:val="Code"/>
        <w:rPr>
          <w:highlight w:val="white"/>
        </w:rPr>
      </w:pPr>
      <w:r w:rsidRPr="007F292F">
        <w:rPr>
          <w:highlight w:val="white"/>
        </w:rPr>
        <w:t xml:space="preserve">            (assemblyCode.Operator != AssemblyOperator.comment) &amp;&amp;</w:t>
      </w:r>
    </w:p>
    <w:p w14:paraId="33E2C532" w14:textId="77777777" w:rsidR="00614EB1" w:rsidRDefault="00614EB1" w:rsidP="00614EB1">
      <w:pPr>
        <w:pStyle w:val="Code"/>
        <w:rPr>
          <w:highlight w:val="white"/>
        </w:rPr>
      </w:pPr>
      <w:r w:rsidRPr="007F292F">
        <w:rPr>
          <w:highlight w:val="white"/>
        </w:rPr>
        <w:t xml:space="preserve">            (assemblyCode.Operator != AssemblyOperator.define_zero_sequence)){</w:t>
      </w:r>
    </w:p>
    <w:p w14:paraId="1DB3DD3E" w14:textId="77777777" w:rsidR="00614EB1" w:rsidRPr="007F292F" w:rsidRDefault="00614EB1" w:rsidP="00614EB1">
      <w:pPr>
        <w:rPr>
          <w:highlight w:val="white"/>
        </w:rPr>
      </w:pPr>
      <w:r>
        <w:rPr>
          <w:highlight w:val="white"/>
        </w:rPr>
        <w:t>If the instruction is an address definition, we add its name to the access map.</w:t>
      </w:r>
    </w:p>
    <w:p w14:paraId="183B5158" w14:textId="77777777" w:rsidR="00614EB1" w:rsidRPr="007F292F" w:rsidRDefault="00614EB1" w:rsidP="00614EB1">
      <w:pPr>
        <w:pStyle w:val="Code"/>
        <w:rPr>
          <w:highlight w:val="white"/>
        </w:rPr>
      </w:pPr>
      <w:r w:rsidRPr="007F292F">
        <w:rPr>
          <w:highlight w:val="white"/>
        </w:rPr>
        <w:t xml:space="preserve">          if (assemblyCode.Operator == AssemblyOperator.define_address) {</w:t>
      </w:r>
    </w:p>
    <w:p w14:paraId="36AC4AD3" w14:textId="77777777" w:rsidR="00614EB1" w:rsidRPr="007F292F" w:rsidRDefault="00614EB1" w:rsidP="00614EB1">
      <w:pPr>
        <w:pStyle w:val="Code"/>
        <w:rPr>
          <w:highlight w:val="white"/>
        </w:rPr>
      </w:pPr>
      <w:r w:rsidRPr="007F292F">
        <w:rPr>
          <w:highlight w:val="white"/>
        </w:rPr>
        <w:t xml:space="preserve">            string name = (string) assemblyCode[0];</w:t>
      </w:r>
    </w:p>
    <w:p w14:paraId="0ABF60CA" w14:textId="77777777" w:rsidR="00614EB1" w:rsidRPr="007F292F" w:rsidRDefault="00614EB1" w:rsidP="00614EB1">
      <w:pPr>
        <w:pStyle w:val="Code"/>
        <w:rPr>
          <w:highlight w:val="white"/>
        </w:rPr>
      </w:pPr>
      <w:r w:rsidRPr="007F292F">
        <w:rPr>
          <w:highlight w:val="white"/>
        </w:rPr>
        <w:t xml:space="preserve">            accessMap.Add(byteList.Count - TypeSize.PointerSize, name);</w:t>
      </w:r>
    </w:p>
    <w:p w14:paraId="6AF0DA94" w14:textId="77777777" w:rsidR="00614EB1" w:rsidRPr="007F292F" w:rsidRDefault="00614EB1" w:rsidP="00614EB1">
      <w:pPr>
        <w:pStyle w:val="Code"/>
        <w:rPr>
          <w:highlight w:val="white"/>
        </w:rPr>
      </w:pPr>
      <w:r w:rsidRPr="007F292F">
        <w:rPr>
          <w:highlight w:val="white"/>
        </w:rPr>
        <w:t xml:space="preserve">          }</w:t>
      </w:r>
    </w:p>
    <w:p w14:paraId="34FE5E9F" w14:textId="77777777" w:rsidR="00614EB1" w:rsidRPr="007F292F" w:rsidRDefault="00614EB1" w:rsidP="00614EB1">
      <w:pPr>
        <w:rPr>
          <w:highlight w:val="white"/>
        </w:rPr>
      </w:pPr>
      <w:r>
        <w:rPr>
          <w:highlight w:val="white"/>
        </w:rPr>
        <w:t>If the instruction is a value definition, we need to look into its sort. If it is a pointer or a static address, we add its name.</w:t>
      </w:r>
    </w:p>
    <w:p w14:paraId="1D80C12C" w14:textId="77777777" w:rsidR="00614EB1" w:rsidRPr="007F292F" w:rsidRDefault="00614EB1" w:rsidP="00614EB1">
      <w:pPr>
        <w:pStyle w:val="Code"/>
        <w:rPr>
          <w:highlight w:val="white"/>
        </w:rPr>
      </w:pPr>
      <w:r w:rsidRPr="007F292F">
        <w:rPr>
          <w:highlight w:val="white"/>
        </w:rPr>
        <w:t xml:space="preserve">          else if (assemblyCode.Operator == AssemblyOperator.define_value) {</w:t>
      </w:r>
    </w:p>
    <w:p w14:paraId="6F7F6C6E" w14:textId="77777777" w:rsidR="00614EB1" w:rsidRPr="007F292F" w:rsidRDefault="00614EB1" w:rsidP="00614EB1">
      <w:pPr>
        <w:pStyle w:val="Code"/>
        <w:rPr>
          <w:highlight w:val="white"/>
        </w:rPr>
      </w:pPr>
      <w:r w:rsidRPr="007F292F">
        <w:rPr>
          <w:highlight w:val="white"/>
        </w:rPr>
        <w:t xml:space="preserve">            Sort sort = (Sort) assemblyCode[0];</w:t>
      </w:r>
    </w:p>
    <w:p w14:paraId="066FA1B0" w14:textId="77777777" w:rsidR="00614EB1" w:rsidRPr="007F292F" w:rsidRDefault="00614EB1" w:rsidP="00614EB1">
      <w:pPr>
        <w:pStyle w:val="Code"/>
        <w:rPr>
          <w:highlight w:val="white"/>
        </w:rPr>
      </w:pPr>
      <w:r w:rsidRPr="007F292F">
        <w:rPr>
          <w:highlight w:val="white"/>
        </w:rPr>
        <w:t xml:space="preserve">            object value = assemblyCode[1];</w:t>
      </w:r>
    </w:p>
    <w:p w14:paraId="039A9BCE" w14:textId="77777777" w:rsidR="00614EB1" w:rsidRPr="007F292F" w:rsidRDefault="00614EB1" w:rsidP="00614EB1">
      <w:pPr>
        <w:pStyle w:val="Code"/>
        <w:rPr>
          <w:highlight w:val="white"/>
        </w:rPr>
      </w:pPr>
    </w:p>
    <w:p w14:paraId="5D57F085" w14:textId="77777777" w:rsidR="00614EB1" w:rsidRPr="007F292F" w:rsidRDefault="00614EB1" w:rsidP="00614EB1">
      <w:pPr>
        <w:pStyle w:val="Code"/>
        <w:rPr>
          <w:highlight w:val="white"/>
        </w:rPr>
      </w:pPr>
      <w:r w:rsidRPr="007F292F">
        <w:rPr>
          <w:highlight w:val="white"/>
        </w:rPr>
        <w:t xml:space="preserve">            if (sort == Sort.Pointer) {</w:t>
      </w:r>
    </w:p>
    <w:p w14:paraId="11B3117C" w14:textId="77777777" w:rsidR="00614EB1" w:rsidRPr="007F292F" w:rsidRDefault="00614EB1" w:rsidP="00614EB1">
      <w:pPr>
        <w:pStyle w:val="Code"/>
        <w:rPr>
          <w:highlight w:val="white"/>
        </w:rPr>
      </w:pPr>
      <w:r w:rsidRPr="007F292F">
        <w:rPr>
          <w:highlight w:val="white"/>
        </w:rPr>
        <w:t xml:space="preserve">              if (value is string) {</w:t>
      </w:r>
    </w:p>
    <w:p w14:paraId="1DB27C7E"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635EBB53" w14:textId="77777777" w:rsidR="00614EB1" w:rsidRPr="007F292F" w:rsidRDefault="00614EB1" w:rsidP="00614EB1">
      <w:pPr>
        <w:pStyle w:val="Code"/>
        <w:rPr>
          <w:highlight w:val="white"/>
        </w:rPr>
      </w:pPr>
      <w:r w:rsidRPr="007F292F">
        <w:rPr>
          <w:highlight w:val="white"/>
        </w:rPr>
        <w:t xml:space="preserve">                              (string) value);</w:t>
      </w:r>
    </w:p>
    <w:p w14:paraId="444538EB" w14:textId="77777777" w:rsidR="00614EB1" w:rsidRPr="007F292F" w:rsidRDefault="00614EB1" w:rsidP="00614EB1">
      <w:pPr>
        <w:pStyle w:val="Code"/>
        <w:rPr>
          <w:highlight w:val="white"/>
        </w:rPr>
      </w:pPr>
      <w:r w:rsidRPr="007F292F">
        <w:rPr>
          <w:highlight w:val="white"/>
        </w:rPr>
        <w:t xml:space="preserve">              }</w:t>
      </w:r>
    </w:p>
    <w:p w14:paraId="2EA55A13" w14:textId="77777777" w:rsidR="00614EB1" w:rsidRPr="007F292F" w:rsidRDefault="00614EB1" w:rsidP="00614EB1">
      <w:pPr>
        <w:pStyle w:val="Code"/>
        <w:rPr>
          <w:highlight w:val="white"/>
        </w:rPr>
      </w:pPr>
      <w:r w:rsidRPr="007F292F">
        <w:rPr>
          <w:highlight w:val="white"/>
        </w:rPr>
        <w:t xml:space="preserve">              else if (value is StaticAddress) {</w:t>
      </w:r>
    </w:p>
    <w:p w14:paraId="187D686A" w14:textId="77777777" w:rsidR="00614EB1" w:rsidRPr="007F292F" w:rsidRDefault="00614EB1" w:rsidP="00614EB1">
      <w:pPr>
        <w:pStyle w:val="Code"/>
        <w:rPr>
          <w:highlight w:val="white"/>
        </w:rPr>
      </w:pPr>
      <w:r w:rsidRPr="007F292F">
        <w:rPr>
          <w:highlight w:val="white"/>
        </w:rPr>
        <w:t xml:space="preserve">                StaticAddress staticAddress = (StaticAddress) value;</w:t>
      </w:r>
    </w:p>
    <w:p w14:paraId="1E1B785C"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1EE530B3" w14:textId="77777777" w:rsidR="00614EB1" w:rsidRPr="007F292F" w:rsidRDefault="00614EB1" w:rsidP="00614EB1">
      <w:pPr>
        <w:pStyle w:val="Code"/>
        <w:rPr>
          <w:highlight w:val="white"/>
        </w:rPr>
      </w:pPr>
      <w:r w:rsidRPr="007F292F">
        <w:rPr>
          <w:highlight w:val="white"/>
        </w:rPr>
        <w:t xml:space="preserve">                              staticAddress.UniqueName);</w:t>
      </w:r>
    </w:p>
    <w:p w14:paraId="5989FD3F" w14:textId="77777777" w:rsidR="00614EB1" w:rsidRPr="007F292F" w:rsidRDefault="00614EB1" w:rsidP="00614EB1">
      <w:pPr>
        <w:pStyle w:val="Code"/>
        <w:rPr>
          <w:highlight w:val="white"/>
        </w:rPr>
      </w:pPr>
      <w:r w:rsidRPr="007F292F">
        <w:rPr>
          <w:highlight w:val="white"/>
        </w:rPr>
        <w:t xml:space="preserve">              }</w:t>
      </w:r>
    </w:p>
    <w:p w14:paraId="1DC538E6" w14:textId="77777777" w:rsidR="00614EB1" w:rsidRPr="007F292F" w:rsidRDefault="00614EB1" w:rsidP="00614EB1">
      <w:pPr>
        <w:pStyle w:val="Code"/>
        <w:rPr>
          <w:highlight w:val="white"/>
        </w:rPr>
      </w:pPr>
      <w:r w:rsidRPr="007F292F">
        <w:rPr>
          <w:highlight w:val="white"/>
        </w:rPr>
        <w:t xml:space="preserve">            }</w:t>
      </w:r>
    </w:p>
    <w:p w14:paraId="32248F52" w14:textId="77777777" w:rsidR="00614EB1" w:rsidRDefault="00614EB1" w:rsidP="00614EB1">
      <w:pPr>
        <w:pStyle w:val="Code"/>
        <w:rPr>
          <w:highlight w:val="white"/>
        </w:rPr>
      </w:pPr>
      <w:r w:rsidRPr="007F292F">
        <w:rPr>
          <w:highlight w:val="white"/>
        </w:rPr>
        <w:t xml:space="preserve">          }</w:t>
      </w:r>
    </w:p>
    <w:p w14:paraId="3F9B065E" w14:textId="77777777" w:rsidR="00614EB1" w:rsidRPr="007F292F" w:rsidRDefault="00614EB1" w:rsidP="00614EB1">
      <w:pPr>
        <w:rPr>
          <w:highlight w:val="white"/>
        </w:rPr>
      </w:pPr>
      <w:r>
        <w:rPr>
          <w:highlight w:val="white"/>
        </w:rPr>
        <w:t>In case of a function call, add the name of the function to be called to the call map.</w:t>
      </w:r>
    </w:p>
    <w:p w14:paraId="39502C39" w14:textId="77777777" w:rsidR="00614EB1" w:rsidRPr="007F292F" w:rsidRDefault="00614EB1" w:rsidP="00614EB1">
      <w:pPr>
        <w:pStyle w:val="Code"/>
        <w:rPr>
          <w:highlight w:val="white"/>
        </w:rPr>
      </w:pPr>
      <w:r w:rsidRPr="007F292F">
        <w:rPr>
          <w:highlight w:val="white"/>
        </w:rPr>
        <w:lastRenderedPageBreak/>
        <w:t xml:space="preserve">          else if ((assemblyCode.Operator == AssemblyOperator.call) &amp;&amp;</w:t>
      </w:r>
    </w:p>
    <w:p w14:paraId="53BD6C02" w14:textId="77777777" w:rsidR="00614EB1" w:rsidRPr="007F292F" w:rsidRDefault="00614EB1" w:rsidP="00614EB1">
      <w:pPr>
        <w:pStyle w:val="Code"/>
        <w:rPr>
          <w:highlight w:val="white"/>
        </w:rPr>
      </w:pPr>
      <w:r w:rsidRPr="007F292F">
        <w:rPr>
          <w:highlight w:val="white"/>
        </w:rPr>
        <w:t xml:space="preserve">                   (assemblyCode[0] is string)) {</w:t>
      </w:r>
    </w:p>
    <w:p w14:paraId="24E578BF" w14:textId="77777777" w:rsidR="00614EB1" w:rsidRPr="007F292F" w:rsidRDefault="00614EB1" w:rsidP="00614EB1">
      <w:pPr>
        <w:pStyle w:val="Code"/>
        <w:rPr>
          <w:highlight w:val="white"/>
        </w:rPr>
      </w:pPr>
      <w:r w:rsidRPr="007F292F">
        <w:rPr>
          <w:highlight w:val="white"/>
        </w:rPr>
        <w:t xml:space="preserve">            string calleeName = (string) assemblyCode[0];</w:t>
      </w:r>
    </w:p>
    <w:p w14:paraId="12560012"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84D6D5D" w14:textId="77777777" w:rsidR="00614EB1" w:rsidRPr="007F292F" w:rsidRDefault="00614EB1" w:rsidP="00614EB1">
      <w:pPr>
        <w:pStyle w:val="Code"/>
        <w:rPr>
          <w:highlight w:val="white"/>
        </w:rPr>
      </w:pPr>
      <w:r w:rsidRPr="007F292F">
        <w:rPr>
          <w:highlight w:val="white"/>
        </w:rPr>
        <w:t xml:space="preserve">            callMap.Add(address, calleeName);</w:t>
      </w:r>
    </w:p>
    <w:p w14:paraId="1D692C74" w14:textId="77777777" w:rsidR="00614EB1" w:rsidRPr="007F292F" w:rsidRDefault="00614EB1" w:rsidP="00614EB1">
      <w:pPr>
        <w:pStyle w:val="Code"/>
        <w:rPr>
          <w:highlight w:val="white"/>
        </w:rPr>
      </w:pPr>
      <w:r w:rsidRPr="007F292F">
        <w:rPr>
          <w:highlight w:val="white"/>
        </w:rPr>
        <w:t xml:space="preserve">          }</w:t>
      </w:r>
    </w:p>
    <w:p w14:paraId="66DB234C" w14:textId="77777777" w:rsidR="00614EB1" w:rsidRPr="007F292F" w:rsidRDefault="00614EB1" w:rsidP="00614EB1">
      <w:pPr>
        <w:rPr>
          <w:highlight w:val="white"/>
        </w:rPr>
      </w:pPr>
      <w:r>
        <w:rPr>
          <w:highlight w:val="white"/>
        </w:rPr>
        <w:t>In case of a function return, we add the address the return set.</w:t>
      </w:r>
    </w:p>
    <w:p w14:paraId="7FE60D8C" w14:textId="77777777" w:rsidR="00614EB1" w:rsidRPr="007F292F" w:rsidRDefault="00614EB1" w:rsidP="00614EB1">
      <w:pPr>
        <w:pStyle w:val="Code"/>
        <w:rPr>
          <w:highlight w:val="white"/>
        </w:rPr>
      </w:pPr>
      <w:r w:rsidRPr="007F292F">
        <w:rPr>
          <w:highlight w:val="white"/>
        </w:rPr>
        <w:t xml:space="preserve">          else if (assemblyCode.Operator == AssemblyOperator.</w:t>
      </w:r>
      <w:r>
        <w:rPr>
          <w:highlight w:val="white"/>
        </w:rPr>
        <w:t>return_address</w:t>
      </w:r>
      <w:r w:rsidRPr="007F292F">
        <w:rPr>
          <w:highlight w:val="white"/>
        </w:rPr>
        <w:t>) {</w:t>
      </w:r>
    </w:p>
    <w:p w14:paraId="37A2A620"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75CBF39C" w14:textId="77777777" w:rsidR="00614EB1" w:rsidRPr="007F292F" w:rsidRDefault="00614EB1" w:rsidP="00614EB1">
      <w:pPr>
        <w:pStyle w:val="Code"/>
        <w:rPr>
          <w:highlight w:val="white"/>
        </w:rPr>
      </w:pPr>
      <w:r w:rsidRPr="007F292F">
        <w:rPr>
          <w:highlight w:val="white"/>
        </w:rPr>
        <w:t xml:space="preserve">            returnSet.Add(address);</w:t>
      </w:r>
    </w:p>
    <w:p w14:paraId="2C4DADA5" w14:textId="77777777" w:rsidR="00614EB1" w:rsidRPr="007F292F" w:rsidRDefault="00614EB1" w:rsidP="00614EB1">
      <w:pPr>
        <w:pStyle w:val="Code"/>
        <w:rPr>
          <w:highlight w:val="white"/>
        </w:rPr>
      </w:pPr>
      <w:r w:rsidRPr="007F292F">
        <w:rPr>
          <w:highlight w:val="white"/>
        </w:rPr>
        <w:t xml:space="preserve">          }</w:t>
      </w:r>
    </w:p>
    <w:p w14:paraId="3B0B6417" w14:textId="77777777" w:rsidR="00614EB1" w:rsidRPr="007F292F" w:rsidRDefault="00614EB1" w:rsidP="00614EB1">
      <w:pPr>
        <w:rPr>
          <w:highlight w:val="white"/>
        </w:rPr>
      </w:pPr>
      <w:r>
        <w:rPr>
          <w:highlight w:val="white"/>
        </w:rPr>
        <w:t xml:space="preserve">If the first operand is a string, we have two cases: if the third operand is a value of </w:t>
      </w:r>
      <w:r w:rsidRPr="00752694">
        <w:rPr>
          <w:rStyle w:val="KeyWord0"/>
          <w:highlight w:val="white"/>
        </w:rPr>
        <w:t>BigInteger</w:t>
      </w:r>
      <w:r>
        <w:rPr>
          <w:highlight w:val="white"/>
        </w:rPr>
        <w:t>, we need decrease the address with its size and with the size of a pointer. Otherwise, we just decrease the address with the pointer size.</w:t>
      </w:r>
    </w:p>
    <w:p w14:paraId="3F0B9555" w14:textId="77777777" w:rsidR="00614EB1" w:rsidRPr="007F292F" w:rsidRDefault="00614EB1" w:rsidP="00614EB1">
      <w:pPr>
        <w:pStyle w:val="Code"/>
        <w:rPr>
          <w:highlight w:val="white"/>
        </w:rPr>
      </w:pPr>
      <w:r w:rsidRPr="007F292F">
        <w:rPr>
          <w:highlight w:val="white"/>
        </w:rPr>
        <w:t xml:space="preserve">          else if (assemblyCode[0] is string) { // Add [g + 1], 2</w:t>
      </w:r>
    </w:p>
    <w:p w14:paraId="3A6CA297" w14:textId="77777777" w:rsidR="00614EB1" w:rsidRPr="007F292F" w:rsidRDefault="00614EB1" w:rsidP="00614EB1">
      <w:pPr>
        <w:pStyle w:val="Code"/>
        <w:rPr>
          <w:highlight w:val="white"/>
        </w:rPr>
      </w:pPr>
      <w:r w:rsidRPr="007F292F">
        <w:rPr>
          <w:highlight w:val="white"/>
        </w:rPr>
        <w:t xml:space="preserve">            if (assemblyCode[2] is BigInteger) {</w:t>
      </w:r>
    </w:p>
    <w:p w14:paraId="74A643FC" w14:textId="77777777" w:rsidR="00614EB1" w:rsidRPr="007F292F" w:rsidRDefault="00614EB1" w:rsidP="00614EB1">
      <w:pPr>
        <w:pStyle w:val="Code"/>
        <w:rPr>
          <w:highlight w:val="white"/>
        </w:rPr>
      </w:pPr>
      <w:r w:rsidRPr="007F292F">
        <w:rPr>
          <w:highlight w:val="white"/>
        </w:rPr>
        <w:t xml:space="preserve">              </w:t>
      </w:r>
      <w:r>
        <w:rPr>
          <w:highlight w:val="white"/>
        </w:rPr>
        <w:t xml:space="preserve">int </w:t>
      </w:r>
      <w:r w:rsidRPr="007F292F">
        <w:rPr>
          <w:highlight w:val="white"/>
        </w:rPr>
        <w:t>size</w:t>
      </w:r>
      <w:r>
        <w:rPr>
          <w:highlight w:val="white"/>
        </w:rPr>
        <w:t xml:space="preserve"> </w:t>
      </w:r>
      <w:r w:rsidRPr="007F292F">
        <w:rPr>
          <w:highlight w:val="white"/>
        </w:rPr>
        <w:t>=</w:t>
      </w:r>
      <w:r>
        <w:rPr>
          <w:highlight w:val="white"/>
        </w:rPr>
        <w:t xml:space="preserve"> </w:t>
      </w:r>
      <w:r w:rsidRPr="007F292F">
        <w:rPr>
          <w:highlight w:val="white"/>
        </w:rPr>
        <w:t>AssemblyCode.SizeOfValue((BigInteger)assemblyCode[2],</w:t>
      </w:r>
    </w:p>
    <w:p w14:paraId="298AFF2D" w14:textId="77777777" w:rsidR="00614EB1" w:rsidRPr="007F292F" w:rsidRDefault="00614EB1" w:rsidP="00614EB1">
      <w:pPr>
        <w:pStyle w:val="Code"/>
        <w:rPr>
          <w:highlight w:val="white"/>
        </w:rPr>
      </w:pPr>
      <w:r>
        <w:rPr>
          <w:highlight w:val="white"/>
        </w:rPr>
        <w:t xml:space="preserve"> </w:t>
      </w:r>
      <w:r w:rsidRPr="007F292F">
        <w:rPr>
          <w:highlight w:val="white"/>
        </w:rPr>
        <w:t xml:space="preserve">                        </w:t>
      </w:r>
      <w:r>
        <w:rPr>
          <w:highlight w:val="white"/>
        </w:rPr>
        <w:t xml:space="preserve">  </w:t>
      </w:r>
      <w:r w:rsidRPr="007F292F">
        <w:rPr>
          <w:highlight w:val="white"/>
        </w:rPr>
        <w:t xml:space="preserve">                       assemblyCode.Operator);</w:t>
      </w:r>
    </w:p>
    <w:p w14:paraId="546C3916"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TypeSize.PointerSize - size;</w:t>
      </w:r>
    </w:p>
    <w:p w14:paraId="56D6F5BB"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0F9DE0A0" w14:textId="77777777" w:rsidR="00614EB1" w:rsidRDefault="00614EB1" w:rsidP="00614EB1">
      <w:pPr>
        <w:pStyle w:val="Code"/>
        <w:rPr>
          <w:highlight w:val="white"/>
        </w:rPr>
      </w:pPr>
      <w:r w:rsidRPr="007F292F">
        <w:rPr>
          <w:highlight w:val="white"/>
        </w:rPr>
        <w:t xml:space="preserve">            }</w:t>
      </w:r>
    </w:p>
    <w:p w14:paraId="36BF1DDC" w14:textId="77777777" w:rsidR="00614EB1" w:rsidRPr="007F292F" w:rsidRDefault="00614EB1" w:rsidP="00614EB1">
      <w:pPr>
        <w:pStyle w:val="Code"/>
        <w:rPr>
          <w:highlight w:val="white"/>
        </w:rPr>
      </w:pPr>
      <w:r>
        <w:rPr>
          <w:highlight w:val="white"/>
        </w:rPr>
        <w:t xml:space="preserve">            else {</w:t>
      </w:r>
    </w:p>
    <w:p w14:paraId="5CE9628D"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w:t>
      </w:r>
      <w:r>
        <w:rPr>
          <w:highlight w:val="white"/>
        </w:rPr>
        <w:t>e</w:t>
      </w:r>
      <w:r w:rsidRPr="007F292F">
        <w:rPr>
          <w:highlight w:val="white"/>
        </w:rPr>
        <w:t>;</w:t>
      </w:r>
    </w:p>
    <w:p w14:paraId="0076AF11"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6426CB9B" w14:textId="77777777" w:rsidR="00614EB1" w:rsidRPr="007F292F" w:rsidRDefault="00614EB1" w:rsidP="00614EB1">
      <w:pPr>
        <w:pStyle w:val="Code"/>
        <w:rPr>
          <w:highlight w:val="white"/>
        </w:rPr>
      </w:pPr>
      <w:r>
        <w:rPr>
          <w:highlight w:val="white"/>
        </w:rPr>
        <w:t xml:space="preserve">            }</w:t>
      </w:r>
    </w:p>
    <w:p w14:paraId="3F5DEE7F" w14:textId="77777777" w:rsidR="00614EB1" w:rsidRDefault="00614EB1" w:rsidP="00614EB1">
      <w:pPr>
        <w:pStyle w:val="Code"/>
        <w:rPr>
          <w:highlight w:val="white"/>
        </w:rPr>
      </w:pPr>
      <w:r w:rsidRPr="007F292F">
        <w:rPr>
          <w:highlight w:val="white"/>
        </w:rPr>
        <w:t xml:space="preserve">          }</w:t>
      </w:r>
    </w:p>
    <w:p w14:paraId="119366BD" w14:textId="77777777" w:rsidR="00614EB1" w:rsidRPr="007F292F" w:rsidRDefault="00614EB1" w:rsidP="00614EB1">
      <w:pPr>
        <w:rPr>
          <w:highlight w:val="white"/>
        </w:rPr>
      </w:pPr>
      <w:r>
        <w:rPr>
          <w:highlight w:val="white"/>
        </w:rPr>
        <w:t xml:space="preserve">If the second or third operand is a string, we add its name the </w:t>
      </w:r>
      <w:proofErr w:type="spellStart"/>
      <w:r>
        <w:rPr>
          <w:highlight w:val="white"/>
        </w:rPr>
        <w:t>the</w:t>
      </w:r>
      <w:proofErr w:type="spellEnd"/>
      <w:r>
        <w:rPr>
          <w:highlight w:val="white"/>
        </w:rPr>
        <w:t xml:space="preserve"> address, which is the size of the instruction minus the pointer size.</w:t>
      </w:r>
    </w:p>
    <w:p w14:paraId="5ED92A03" w14:textId="77777777" w:rsidR="00614EB1" w:rsidRPr="0021437D" w:rsidRDefault="00614EB1" w:rsidP="00614EB1">
      <w:pPr>
        <w:pStyle w:val="Code"/>
        <w:rPr>
          <w:highlight w:val="white"/>
        </w:rPr>
      </w:pPr>
      <w:r w:rsidRPr="0021437D">
        <w:rPr>
          <w:highlight w:val="white"/>
        </w:rPr>
        <w:t xml:space="preserve">          else if (assemblyCode[1] is string) { // mov ax, [g + 1]; mov ax, g</w:t>
      </w:r>
    </w:p>
    <w:p w14:paraId="4C2DAEA0" w14:textId="77777777" w:rsidR="00614EB1" w:rsidRPr="0021437D" w:rsidRDefault="00614EB1" w:rsidP="00614EB1">
      <w:pPr>
        <w:pStyle w:val="Code"/>
        <w:rPr>
          <w:highlight w:val="white"/>
        </w:rPr>
      </w:pPr>
      <w:r w:rsidRPr="0021437D">
        <w:rPr>
          <w:highlight w:val="white"/>
        </w:rPr>
        <w:t xml:space="preserve">            int address = byteList.Count - TypeSize.PointerSize;</w:t>
      </w:r>
    </w:p>
    <w:p w14:paraId="0F90FB6E" w14:textId="77777777" w:rsidR="00614EB1" w:rsidRPr="0021437D" w:rsidRDefault="00614EB1" w:rsidP="00614EB1">
      <w:pPr>
        <w:pStyle w:val="Code"/>
        <w:rPr>
          <w:highlight w:val="white"/>
        </w:rPr>
      </w:pPr>
      <w:r w:rsidRPr="0021437D">
        <w:rPr>
          <w:highlight w:val="white"/>
        </w:rPr>
        <w:t xml:space="preserve">            accessMap.Add(address, (string) assemblyCode[1]);</w:t>
      </w:r>
    </w:p>
    <w:p w14:paraId="480A737E" w14:textId="77777777" w:rsidR="00614EB1" w:rsidRPr="0021437D" w:rsidRDefault="00614EB1" w:rsidP="00614EB1">
      <w:pPr>
        <w:pStyle w:val="Code"/>
        <w:rPr>
          <w:highlight w:val="white"/>
        </w:rPr>
      </w:pPr>
      <w:r w:rsidRPr="0021437D">
        <w:rPr>
          <w:highlight w:val="white"/>
        </w:rPr>
        <w:t xml:space="preserve">          }</w:t>
      </w:r>
    </w:p>
    <w:p w14:paraId="53FD7C05" w14:textId="77777777" w:rsidR="00614EB1" w:rsidRPr="007F292F" w:rsidRDefault="00614EB1" w:rsidP="00614EB1">
      <w:pPr>
        <w:pStyle w:val="Code"/>
        <w:rPr>
          <w:highlight w:val="white"/>
        </w:rPr>
      </w:pPr>
      <w:r w:rsidRPr="007F292F">
        <w:rPr>
          <w:highlight w:val="white"/>
        </w:rPr>
        <w:t xml:space="preserve">          else if (assemblyCode[2] is string) { // Add [bp + 2], g</w:t>
      </w:r>
    </w:p>
    <w:p w14:paraId="3E8B9E17"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D3C9CC5" w14:textId="77777777" w:rsidR="00614EB1" w:rsidRPr="007F292F" w:rsidRDefault="00614EB1" w:rsidP="00614EB1">
      <w:pPr>
        <w:pStyle w:val="Code"/>
        <w:rPr>
          <w:highlight w:val="white"/>
        </w:rPr>
      </w:pPr>
      <w:r w:rsidRPr="007F292F">
        <w:rPr>
          <w:highlight w:val="white"/>
        </w:rPr>
        <w:t xml:space="preserve">            accessMap.Add(address, (string) assemblyCode[2]);</w:t>
      </w:r>
    </w:p>
    <w:p w14:paraId="6956DED2" w14:textId="77777777" w:rsidR="00614EB1" w:rsidRPr="007F292F" w:rsidRDefault="00614EB1" w:rsidP="00614EB1">
      <w:pPr>
        <w:pStyle w:val="Code"/>
        <w:rPr>
          <w:highlight w:val="white"/>
        </w:rPr>
      </w:pPr>
      <w:r w:rsidRPr="007F292F">
        <w:rPr>
          <w:highlight w:val="white"/>
        </w:rPr>
        <w:t xml:space="preserve">          }</w:t>
      </w:r>
    </w:p>
    <w:p w14:paraId="44AF1367" w14:textId="77777777" w:rsidR="00614EB1" w:rsidRPr="007F292F" w:rsidRDefault="00614EB1" w:rsidP="00614EB1">
      <w:pPr>
        <w:pStyle w:val="Code"/>
        <w:rPr>
          <w:highlight w:val="white"/>
        </w:rPr>
      </w:pPr>
      <w:r w:rsidRPr="007F292F">
        <w:rPr>
          <w:highlight w:val="white"/>
        </w:rPr>
        <w:t xml:space="preserve">        }</w:t>
      </w:r>
    </w:p>
    <w:p w14:paraId="0B882C97" w14:textId="77777777" w:rsidR="00614EB1" w:rsidRPr="007F292F" w:rsidRDefault="00614EB1" w:rsidP="00614EB1">
      <w:pPr>
        <w:pStyle w:val="Code"/>
        <w:rPr>
          <w:highlight w:val="white"/>
        </w:rPr>
      </w:pPr>
      <w:r w:rsidRPr="007F292F">
        <w:rPr>
          <w:highlight w:val="white"/>
        </w:rPr>
        <w:t xml:space="preserve">      }</w:t>
      </w:r>
    </w:p>
    <w:p w14:paraId="02234BFD" w14:textId="77777777" w:rsidR="00614EB1" w:rsidRPr="007F292F" w:rsidRDefault="00614EB1" w:rsidP="00614EB1">
      <w:pPr>
        <w:pStyle w:val="Code"/>
        <w:rPr>
          <w:highlight w:val="white"/>
        </w:rPr>
      </w:pPr>
      <w:r w:rsidRPr="007F292F">
        <w:rPr>
          <w:highlight w:val="white"/>
        </w:rPr>
        <w:t xml:space="preserve">    }</w:t>
      </w:r>
    </w:p>
    <w:p w14:paraId="1F26E60E" w14:textId="77777777" w:rsidR="00614EB1" w:rsidRPr="007F292F" w:rsidRDefault="00614EB1" w:rsidP="00614EB1">
      <w:pPr>
        <w:pStyle w:val="Code"/>
        <w:rPr>
          <w:highlight w:val="white"/>
        </w:rPr>
      </w:pPr>
      <w:r w:rsidRPr="007F292F">
        <w:rPr>
          <w:highlight w:val="white"/>
        </w:rPr>
        <w:t xml:space="preserve">  }</w:t>
      </w:r>
    </w:p>
    <w:p w14:paraId="5A5A36DC" w14:textId="77777777" w:rsidR="00614EB1" w:rsidRDefault="00614EB1" w:rsidP="00614EB1">
      <w:pPr>
        <w:pStyle w:val="Code"/>
        <w:rPr>
          <w:highlight w:val="white"/>
        </w:rPr>
      </w:pPr>
      <w:r w:rsidRPr="007F292F">
        <w:rPr>
          <w:highlight w:val="white"/>
        </w:rPr>
        <w:t>}</w:t>
      </w:r>
    </w:p>
    <w:p w14:paraId="25F20BAC" w14:textId="3E5EEA95" w:rsidR="008C2FC7" w:rsidRDefault="008C2FC7" w:rsidP="00614EB1">
      <w:pPr>
        <w:pStyle w:val="Rubrik3"/>
        <w:rPr>
          <w:highlight w:val="white"/>
        </w:rPr>
      </w:pPr>
      <w:bookmarkStart w:id="446" w:name="_Toc53473609"/>
      <w:r>
        <w:rPr>
          <w:highlight w:val="white"/>
        </w:rPr>
        <w:t>Byte</w:t>
      </w:r>
      <w:r w:rsidR="00D33B22">
        <w:rPr>
          <w:highlight w:val="white"/>
        </w:rPr>
        <w:t xml:space="preserve"> </w:t>
      </w:r>
      <w:r>
        <w:rPr>
          <w:highlight w:val="white"/>
        </w:rPr>
        <w:t>List</w:t>
      </w:r>
      <w:bookmarkEnd w:id="446"/>
    </w:p>
    <w:p w14:paraId="51B69A74" w14:textId="3F59272A" w:rsidR="008C2FC7" w:rsidRDefault="008C2FC7" w:rsidP="008C2FC7">
      <w:pPr>
        <w:rPr>
          <w:highlight w:val="white"/>
        </w:rPr>
      </w:pPr>
      <w:r>
        <w:rPr>
          <w:highlight w:val="white"/>
        </w:rPr>
        <w:t xml:space="preserve">The </w:t>
      </w:r>
      <w:r w:rsidRPr="00542556">
        <w:rPr>
          <w:rStyle w:val="KeyWord0"/>
          <w:highlight w:val="white"/>
        </w:rPr>
        <w:t>ByteList</w:t>
      </w:r>
      <w:r>
        <w:rPr>
          <w:highlight w:val="white"/>
        </w:rPr>
        <w:t xml:space="preserve"> method return the assembly code instruction converted to a list of bytes.</w:t>
      </w:r>
    </w:p>
    <w:p w14:paraId="5A40574A" w14:textId="641E8A19" w:rsidR="008C2FC7" w:rsidRPr="00542556" w:rsidRDefault="008C2FC7" w:rsidP="008C2FC7">
      <w:pPr>
        <w:pStyle w:val="CodeHeader"/>
        <w:rPr>
          <w:highlight w:val="white"/>
        </w:rPr>
      </w:pPr>
      <w:proofErr w:type="spellStart"/>
      <w:r>
        <w:rPr>
          <w:highlight w:val="white"/>
        </w:rPr>
        <w:t>AssemblyCode.cs</w:t>
      </w:r>
      <w:proofErr w:type="spellEnd"/>
    </w:p>
    <w:p w14:paraId="65502D3A" w14:textId="77777777" w:rsidR="008C2FC7" w:rsidRPr="00DB788F" w:rsidRDefault="008C2FC7" w:rsidP="008C2FC7">
      <w:pPr>
        <w:pStyle w:val="Code"/>
        <w:rPr>
          <w:highlight w:val="white"/>
        </w:rPr>
      </w:pPr>
      <w:r w:rsidRPr="00DB788F">
        <w:rPr>
          <w:highlight w:val="white"/>
        </w:rPr>
        <w:t xml:space="preserve">    public List&lt;byte&gt; ByteList() {</w:t>
      </w:r>
    </w:p>
    <w:p w14:paraId="4FE40926" w14:textId="77777777" w:rsidR="008C2FC7" w:rsidRPr="00DB788F" w:rsidRDefault="008C2FC7" w:rsidP="008C2FC7">
      <w:pPr>
        <w:pStyle w:val="Code"/>
        <w:rPr>
          <w:highlight w:val="white"/>
        </w:rPr>
      </w:pPr>
      <w:r w:rsidRPr="00DB788F">
        <w:rPr>
          <w:highlight w:val="white"/>
        </w:rPr>
        <w:t xml:space="preserve">      object operand0 = m_operandArray[0],</w:t>
      </w:r>
    </w:p>
    <w:p w14:paraId="7A3FD30A" w14:textId="77777777" w:rsidR="008C2FC7" w:rsidRPr="00DB788F" w:rsidRDefault="008C2FC7" w:rsidP="008C2FC7">
      <w:pPr>
        <w:pStyle w:val="Code"/>
        <w:rPr>
          <w:highlight w:val="white"/>
        </w:rPr>
      </w:pPr>
      <w:r w:rsidRPr="00DB788F">
        <w:rPr>
          <w:highlight w:val="white"/>
        </w:rPr>
        <w:t xml:space="preserve">             operand1 = m_operandArray[1],</w:t>
      </w:r>
    </w:p>
    <w:p w14:paraId="7D901779" w14:textId="77777777" w:rsidR="008C2FC7" w:rsidRPr="00DB788F" w:rsidRDefault="008C2FC7" w:rsidP="008C2FC7">
      <w:pPr>
        <w:pStyle w:val="Code"/>
        <w:rPr>
          <w:highlight w:val="white"/>
        </w:rPr>
      </w:pPr>
      <w:r w:rsidRPr="00DB788F">
        <w:rPr>
          <w:highlight w:val="white"/>
        </w:rPr>
        <w:t xml:space="preserve">             operand2 = m_operandArray[2];</w:t>
      </w:r>
    </w:p>
    <w:p w14:paraId="1BE16C14" w14:textId="77777777" w:rsidR="008C2FC7" w:rsidRPr="00DB788F" w:rsidRDefault="008C2FC7" w:rsidP="008C2FC7">
      <w:pPr>
        <w:rPr>
          <w:highlight w:val="white"/>
        </w:rPr>
      </w:pPr>
      <w:r>
        <w:rPr>
          <w:highlight w:val="white"/>
        </w:rPr>
        <w:t>For empty instruction, or for a label or comment instruction we just return an empty list.</w:t>
      </w:r>
    </w:p>
    <w:p w14:paraId="31FBFD21" w14:textId="77777777" w:rsidR="008C2FC7" w:rsidRPr="00DB788F" w:rsidRDefault="008C2FC7" w:rsidP="008C2FC7">
      <w:pPr>
        <w:pStyle w:val="Code"/>
        <w:rPr>
          <w:highlight w:val="white"/>
        </w:rPr>
      </w:pPr>
      <w:r w:rsidRPr="00DB788F">
        <w:rPr>
          <w:highlight w:val="white"/>
        </w:rPr>
        <w:lastRenderedPageBreak/>
        <w:t xml:space="preserve">      if ((Operator == AssemblyOperator.empty) ||</w:t>
      </w:r>
    </w:p>
    <w:p w14:paraId="2B2AA7DE" w14:textId="77777777" w:rsidR="008C2FC7" w:rsidRPr="00DB788F" w:rsidRDefault="008C2FC7" w:rsidP="008C2FC7">
      <w:pPr>
        <w:pStyle w:val="Code"/>
        <w:rPr>
          <w:highlight w:val="white"/>
        </w:rPr>
      </w:pPr>
      <w:r w:rsidRPr="00DB788F">
        <w:rPr>
          <w:highlight w:val="white"/>
        </w:rPr>
        <w:t xml:space="preserve">          (Operator == AssemblyOperator.label) ||</w:t>
      </w:r>
    </w:p>
    <w:p w14:paraId="1E76B110" w14:textId="77777777" w:rsidR="008C2FC7" w:rsidRPr="00DB788F" w:rsidRDefault="008C2FC7" w:rsidP="008C2FC7">
      <w:pPr>
        <w:pStyle w:val="Code"/>
        <w:rPr>
          <w:highlight w:val="white"/>
        </w:rPr>
      </w:pPr>
      <w:r w:rsidRPr="00DB788F">
        <w:rPr>
          <w:highlight w:val="white"/>
        </w:rPr>
        <w:t xml:space="preserve">          (Operator == AssemblyOperator.comment)) {</w:t>
      </w:r>
    </w:p>
    <w:p w14:paraId="4A737C3E" w14:textId="77777777" w:rsidR="008C2FC7" w:rsidRPr="00DB788F" w:rsidRDefault="008C2FC7" w:rsidP="008C2FC7">
      <w:pPr>
        <w:pStyle w:val="Code"/>
        <w:rPr>
          <w:highlight w:val="white"/>
        </w:rPr>
      </w:pPr>
      <w:r w:rsidRPr="00DB788F">
        <w:rPr>
          <w:highlight w:val="white"/>
        </w:rPr>
        <w:t xml:space="preserve">        return (new List&lt;byte&gt;());</w:t>
      </w:r>
    </w:p>
    <w:p w14:paraId="4B7230A9" w14:textId="77777777" w:rsidR="008C2FC7" w:rsidRDefault="008C2FC7" w:rsidP="008C2FC7">
      <w:pPr>
        <w:pStyle w:val="Code"/>
        <w:rPr>
          <w:highlight w:val="white"/>
        </w:rPr>
      </w:pPr>
      <w:r w:rsidRPr="00DB788F">
        <w:rPr>
          <w:highlight w:val="white"/>
        </w:rPr>
        <w:t xml:space="preserve">      }</w:t>
      </w:r>
    </w:p>
    <w:p w14:paraId="76C1B0F0" w14:textId="77777777" w:rsidR="008C2FC7" w:rsidRPr="00DB788F" w:rsidRDefault="008C2FC7" w:rsidP="008C2FC7">
      <w:pPr>
        <w:rPr>
          <w:highlight w:val="white"/>
        </w:rPr>
      </w:pPr>
      <w:r>
        <w:rPr>
          <w:highlight w:val="white"/>
        </w:rPr>
        <w:t>For the definition of an address, we add the offset to the byte list.</w:t>
      </w:r>
    </w:p>
    <w:p w14:paraId="7FADD674" w14:textId="77777777" w:rsidR="008C2FC7" w:rsidRPr="00DB788F" w:rsidRDefault="008C2FC7" w:rsidP="008C2FC7">
      <w:pPr>
        <w:pStyle w:val="Code"/>
        <w:rPr>
          <w:highlight w:val="white"/>
        </w:rPr>
      </w:pPr>
      <w:r w:rsidRPr="00DB788F">
        <w:rPr>
          <w:highlight w:val="white"/>
        </w:rPr>
        <w:t xml:space="preserve">      else if (Operator == AssemblyOperator.define_address) {</w:t>
      </w:r>
    </w:p>
    <w:p w14:paraId="4B09164D" w14:textId="77777777" w:rsidR="008C2FC7" w:rsidRPr="00DB788F" w:rsidRDefault="008C2FC7" w:rsidP="008C2FC7">
      <w:pPr>
        <w:pStyle w:val="Code"/>
        <w:rPr>
          <w:highlight w:val="white"/>
        </w:rPr>
      </w:pPr>
      <w:r w:rsidRPr="00DB788F">
        <w:rPr>
          <w:highlight w:val="white"/>
        </w:rPr>
        <w:t xml:space="preserve">        int offset = (int) operand1;</w:t>
      </w:r>
    </w:p>
    <w:p w14:paraId="36A9730C" w14:textId="77777777" w:rsidR="008C2FC7" w:rsidRPr="00DB788F" w:rsidRDefault="008C2FC7" w:rsidP="008C2FC7">
      <w:pPr>
        <w:pStyle w:val="Code"/>
        <w:rPr>
          <w:highlight w:val="white"/>
        </w:rPr>
      </w:pPr>
      <w:r w:rsidRPr="00DB788F">
        <w:rPr>
          <w:highlight w:val="white"/>
        </w:rPr>
        <w:t xml:space="preserve">        List&lt;byte&gt; byteList = new List&lt;byte&gt;(new byte[TypeSize.PointerSize]);</w:t>
      </w:r>
    </w:p>
    <w:p w14:paraId="1DAF5C7E" w14:textId="77777777" w:rsidR="008C2FC7" w:rsidRPr="00DB788F" w:rsidRDefault="008C2FC7" w:rsidP="008C2FC7">
      <w:pPr>
        <w:pStyle w:val="Code"/>
        <w:rPr>
          <w:highlight w:val="white"/>
        </w:rPr>
      </w:pPr>
      <w:r w:rsidRPr="00DB788F">
        <w:rPr>
          <w:highlight w:val="white"/>
        </w:rPr>
        <w:t xml:space="preserve">        LoadByteList(byteList, 0, TypeSize.PointerSize, (BigInteger) offset);</w:t>
      </w:r>
    </w:p>
    <w:p w14:paraId="6B7C0C09" w14:textId="77777777" w:rsidR="008C2FC7" w:rsidRPr="00DB788F" w:rsidRDefault="008C2FC7" w:rsidP="008C2FC7">
      <w:pPr>
        <w:pStyle w:val="Code"/>
        <w:rPr>
          <w:highlight w:val="white"/>
        </w:rPr>
      </w:pPr>
      <w:r w:rsidRPr="00DB788F">
        <w:rPr>
          <w:highlight w:val="white"/>
        </w:rPr>
        <w:t xml:space="preserve">        return byteList;</w:t>
      </w:r>
    </w:p>
    <w:p w14:paraId="10E6B34D" w14:textId="77777777" w:rsidR="008C2FC7" w:rsidRDefault="008C2FC7" w:rsidP="008C2FC7">
      <w:pPr>
        <w:pStyle w:val="Code"/>
        <w:rPr>
          <w:highlight w:val="white"/>
        </w:rPr>
      </w:pPr>
      <w:r w:rsidRPr="00DB788F">
        <w:rPr>
          <w:highlight w:val="white"/>
        </w:rPr>
        <w:t xml:space="preserve">      }</w:t>
      </w:r>
    </w:p>
    <w:p w14:paraId="7D795887" w14:textId="77777777" w:rsidR="008C2FC7" w:rsidRPr="00DB788F" w:rsidRDefault="008C2FC7" w:rsidP="008C2FC7">
      <w:pPr>
        <w:rPr>
          <w:highlight w:val="white"/>
        </w:rPr>
      </w:pPr>
      <w:r>
        <w:rPr>
          <w:highlight w:val="white"/>
        </w:rPr>
        <w:t>For a zero value, we just return a list of zeros.</w:t>
      </w:r>
    </w:p>
    <w:p w14:paraId="33461ECA" w14:textId="77777777" w:rsidR="008C2FC7" w:rsidRPr="00DB788F" w:rsidRDefault="008C2FC7" w:rsidP="008C2FC7">
      <w:pPr>
        <w:pStyle w:val="Code"/>
        <w:rPr>
          <w:highlight w:val="white"/>
        </w:rPr>
      </w:pPr>
      <w:r w:rsidRPr="00DB788F">
        <w:rPr>
          <w:highlight w:val="white"/>
        </w:rPr>
        <w:t xml:space="preserve">      else if (Operator == AssemblyOperator.define_zero_sequence) {</w:t>
      </w:r>
    </w:p>
    <w:p w14:paraId="24180D04" w14:textId="77777777" w:rsidR="008C2FC7" w:rsidRPr="00DB788F" w:rsidRDefault="008C2FC7" w:rsidP="008C2FC7">
      <w:pPr>
        <w:pStyle w:val="Code"/>
        <w:rPr>
          <w:highlight w:val="white"/>
        </w:rPr>
      </w:pPr>
      <w:r w:rsidRPr="00DB788F">
        <w:rPr>
          <w:highlight w:val="white"/>
        </w:rPr>
        <w:t xml:space="preserve">        int size = (int) operand0;</w:t>
      </w:r>
    </w:p>
    <w:p w14:paraId="49B81FEE" w14:textId="77777777" w:rsidR="008C2FC7" w:rsidRPr="00DB788F" w:rsidRDefault="008C2FC7" w:rsidP="008C2FC7">
      <w:pPr>
        <w:pStyle w:val="Code"/>
        <w:rPr>
          <w:highlight w:val="white"/>
        </w:rPr>
      </w:pPr>
      <w:r w:rsidRPr="00DB788F">
        <w:rPr>
          <w:highlight w:val="white"/>
        </w:rPr>
        <w:t xml:space="preserve">        return (new List&lt;byte&gt;(new byte[size]));</w:t>
      </w:r>
    </w:p>
    <w:p w14:paraId="37ADC042" w14:textId="77777777" w:rsidR="008C2FC7" w:rsidRDefault="008C2FC7" w:rsidP="008C2FC7">
      <w:pPr>
        <w:pStyle w:val="Code"/>
        <w:rPr>
          <w:highlight w:val="white"/>
        </w:rPr>
      </w:pPr>
      <w:r w:rsidRPr="00DB788F">
        <w:rPr>
          <w:highlight w:val="white"/>
        </w:rPr>
        <w:t xml:space="preserve">      }</w:t>
      </w:r>
    </w:p>
    <w:p w14:paraId="1FB572CE" w14:textId="77777777" w:rsidR="008C2FC7" w:rsidRPr="00DB788F" w:rsidRDefault="008C2FC7" w:rsidP="008C2FC7">
      <w:pPr>
        <w:rPr>
          <w:highlight w:val="white"/>
        </w:rPr>
      </w:pPr>
      <w:r>
        <w:rPr>
          <w:highlight w:val="white"/>
        </w:rPr>
        <w:t>A value can be a floating value, a string, a static address, or a pointer or an integral value.</w:t>
      </w:r>
    </w:p>
    <w:p w14:paraId="0F01FF9D" w14:textId="77777777" w:rsidR="008C2FC7" w:rsidRPr="00A44D30" w:rsidRDefault="008C2FC7" w:rsidP="008C2FC7">
      <w:pPr>
        <w:pStyle w:val="Code"/>
        <w:rPr>
          <w:highlight w:val="white"/>
        </w:rPr>
      </w:pPr>
      <w:r w:rsidRPr="00A44D30">
        <w:rPr>
          <w:highlight w:val="white"/>
        </w:rPr>
        <w:t xml:space="preserve">      else if (Operator == AssemblyOperator.define_value) {</w:t>
      </w:r>
    </w:p>
    <w:p w14:paraId="5AB7D50B" w14:textId="77777777" w:rsidR="008C2FC7" w:rsidRPr="00A44D30" w:rsidRDefault="008C2FC7" w:rsidP="008C2FC7">
      <w:pPr>
        <w:pStyle w:val="Code"/>
        <w:rPr>
          <w:highlight w:val="white"/>
        </w:rPr>
      </w:pPr>
      <w:r w:rsidRPr="00A44D30">
        <w:rPr>
          <w:highlight w:val="white"/>
        </w:rPr>
        <w:t xml:space="preserve">        Sort sort = (Sort) operand0;</w:t>
      </w:r>
    </w:p>
    <w:p w14:paraId="5974EAE0" w14:textId="77777777" w:rsidR="008C2FC7" w:rsidRPr="00A44D30" w:rsidRDefault="008C2FC7" w:rsidP="008C2FC7">
      <w:pPr>
        <w:pStyle w:val="Code"/>
        <w:rPr>
          <w:highlight w:val="white"/>
        </w:rPr>
      </w:pPr>
      <w:r w:rsidRPr="00A44D30">
        <w:rPr>
          <w:highlight w:val="white"/>
        </w:rPr>
        <w:t xml:space="preserve">        object value = operand1;</w:t>
      </w:r>
    </w:p>
    <w:p w14:paraId="75637215" w14:textId="77777777" w:rsidR="008C2FC7" w:rsidRPr="00A44D30" w:rsidRDefault="008C2FC7" w:rsidP="008C2FC7">
      <w:pPr>
        <w:pStyle w:val="Code"/>
        <w:rPr>
          <w:highlight w:val="white"/>
        </w:rPr>
      </w:pPr>
      <w:r w:rsidRPr="00A44D30">
        <w:rPr>
          <w:highlight w:val="white"/>
        </w:rPr>
        <w:t xml:space="preserve">        List&lt;byte&gt; byteList;</w:t>
      </w:r>
    </w:p>
    <w:p w14:paraId="031C8040" w14:textId="77777777" w:rsidR="008C2FC7" w:rsidRPr="00A44D30" w:rsidRDefault="008C2FC7" w:rsidP="008C2FC7">
      <w:pPr>
        <w:rPr>
          <w:highlight w:val="white"/>
        </w:rPr>
      </w:pPr>
      <w:r>
        <w:rPr>
          <w:highlight w:val="white"/>
        </w:rPr>
        <w:t xml:space="preserve">In case of float, double, or </w:t>
      </w:r>
      <w:proofErr w:type="spellStart"/>
      <w:r>
        <w:rPr>
          <w:highlight w:val="white"/>
        </w:rPr>
        <w:t>lond</w:t>
      </w:r>
      <w:proofErr w:type="spellEnd"/>
      <w:r>
        <w:rPr>
          <w:highlight w:val="white"/>
        </w:rPr>
        <w:t xml:space="preserve"> double, we call </w:t>
      </w:r>
      <w:r w:rsidRPr="00F84727">
        <w:rPr>
          <w:rStyle w:val="KeyWord0"/>
          <w:highlight w:val="white"/>
        </w:rPr>
        <w:t>GetBytes</w:t>
      </w:r>
      <w:r>
        <w:rPr>
          <w:highlight w:val="white"/>
        </w:rPr>
        <w:t xml:space="preserve"> in the standard library </w:t>
      </w:r>
      <w:r w:rsidRPr="00F84727">
        <w:rPr>
          <w:rStyle w:val="KeyWord0"/>
          <w:highlight w:val="white"/>
        </w:rPr>
        <w:t>BitConverter</w:t>
      </w:r>
      <w:r>
        <w:rPr>
          <w:highlight w:val="white"/>
        </w:rPr>
        <w:t xml:space="preserve"> class.</w:t>
      </w:r>
    </w:p>
    <w:p w14:paraId="7770CB06" w14:textId="77777777" w:rsidR="008C2FC7" w:rsidRPr="00A44D30" w:rsidRDefault="008C2FC7" w:rsidP="008C2FC7">
      <w:pPr>
        <w:pStyle w:val="Code"/>
        <w:rPr>
          <w:highlight w:val="white"/>
        </w:rPr>
      </w:pPr>
      <w:r w:rsidRPr="00A44D30">
        <w:rPr>
          <w:highlight w:val="white"/>
        </w:rPr>
        <w:t xml:space="preserve">        if (sort == Sort.Float) {</w:t>
      </w:r>
    </w:p>
    <w:p w14:paraId="3D2992BA" w14:textId="77777777" w:rsidR="008C2FC7" w:rsidRPr="00A44D30" w:rsidRDefault="008C2FC7" w:rsidP="008C2FC7">
      <w:pPr>
        <w:pStyle w:val="Code"/>
        <w:rPr>
          <w:highlight w:val="white"/>
        </w:rPr>
      </w:pPr>
      <w:r w:rsidRPr="00A44D30">
        <w:rPr>
          <w:highlight w:val="white"/>
        </w:rPr>
        <w:t xml:space="preserve">          float floatValue = (float) ((decimal) operand0);</w:t>
      </w:r>
    </w:p>
    <w:p w14:paraId="7EEEC98D" w14:textId="77777777" w:rsidR="008C2FC7" w:rsidRPr="00A44D30" w:rsidRDefault="008C2FC7" w:rsidP="008C2FC7">
      <w:pPr>
        <w:pStyle w:val="Code"/>
        <w:rPr>
          <w:highlight w:val="white"/>
        </w:rPr>
      </w:pPr>
      <w:r w:rsidRPr="00A44D30">
        <w:rPr>
          <w:highlight w:val="white"/>
        </w:rPr>
        <w:t xml:space="preserve">          byteList =  new List&lt;byte&gt;(BitConverter.GetBytes(floatValue));</w:t>
      </w:r>
    </w:p>
    <w:p w14:paraId="29B71A37" w14:textId="77777777" w:rsidR="008C2FC7" w:rsidRPr="00A44D30" w:rsidRDefault="008C2FC7" w:rsidP="008C2FC7">
      <w:pPr>
        <w:pStyle w:val="Code"/>
        <w:rPr>
          <w:highlight w:val="white"/>
        </w:rPr>
      </w:pPr>
      <w:r w:rsidRPr="00A44D30">
        <w:rPr>
          <w:highlight w:val="white"/>
        </w:rPr>
        <w:t xml:space="preserve">        }</w:t>
      </w:r>
    </w:p>
    <w:p w14:paraId="70756A59" w14:textId="431C4E92" w:rsidR="008C2FC7" w:rsidRPr="00A44D30" w:rsidRDefault="008C2FC7" w:rsidP="008C2FC7">
      <w:pPr>
        <w:pStyle w:val="Code"/>
        <w:rPr>
          <w:highlight w:val="white"/>
        </w:rPr>
      </w:pPr>
      <w:r w:rsidRPr="00A44D30">
        <w:rPr>
          <w:highlight w:val="white"/>
        </w:rPr>
        <w:t xml:space="preserve">        else if ((sort == Sort.Double) || (sort == Sort.</w:t>
      </w:r>
      <w:r w:rsidR="001220BA">
        <w:rPr>
          <w:highlight w:val="white"/>
        </w:rPr>
        <w:t>LongDouble</w:t>
      </w:r>
      <w:r w:rsidRPr="00A44D30">
        <w:rPr>
          <w:highlight w:val="white"/>
        </w:rPr>
        <w:t>)) {</w:t>
      </w:r>
    </w:p>
    <w:p w14:paraId="637DC547" w14:textId="77777777" w:rsidR="008C2FC7" w:rsidRPr="00A44D30" w:rsidRDefault="008C2FC7" w:rsidP="008C2FC7">
      <w:pPr>
        <w:pStyle w:val="Code"/>
        <w:rPr>
          <w:highlight w:val="white"/>
        </w:rPr>
      </w:pPr>
      <w:r w:rsidRPr="00A44D30">
        <w:rPr>
          <w:highlight w:val="white"/>
        </w:rPr>
        <w:t xml:space="preserve">          double doubleValue = (double) ((decimal) value);</w:t>
      </w:r>
    </w:p>
    <w:p w14:paraId="6B0612D3" w14:textId="77777777" w:rsidR="008C2FC7" w:rsidRPr="00A44D30" w:rsidRDefault="008C2FC7" w:rsidP="008C2FC7">
      <w:pPr>
        <w:pStyle w:val="Code"/>
        <w:rPr>
          <w:highlight w:val="white"/>
        </w:rPr>
      </w:pPr>
      <w:r w:rsidRPr="00A44D30">
        <w:rPr>
          <w:highlight w:val="white"/>
        </w:rPr>
        <w:t xml:space="preserve">          byteList = new List&lt;byte&gt;(BitConverter.GetBytes(doubleValue));</w:t>
      </w:r>
    </w:p>
    <w:p w14:paraId="630D2748" w14:textId="77777777" w:rsidR="008C2FC7" w:rsidRDefault="008C2FC7" w:rsidP="008C2FC7">
      <w:pPr>
        <w:pStyle w:val="Code"/>
        <w:rPr>
          <w:highlight w:val="white"/>
        </w:rPr>
      </w:pPr>
      <w:r w:rsidRPr="00A44D30">
        <w:rPr>
          <w:highlight w:val="white"/>
        </w:rPr>
        <w:t xml:space="preserve">        }</w:t>
      </w:r>
    </w:p>
    <w:p w14:paraId="0AA8CE1A" w14:textId="77777777" w:rsidR="008C2FC7" w:rsidRPr="00A44D30" w:rsidRDefault="008C2FC7" w:rsidP="008C2FC7">
      <w:pPr>
        <w:rPr>
          <w:highlight w:val="white"/>
        </w:rPr>
      </w:pPr>
      <w:r>
        <w:rPr>
          <w:highlight w:val="white"/>
        </w:rPr>
        <w:t>In case of string we fill the byte list with the characters of the string and add the terminating zero character.</w:t>
      </w:r>
    </w:p>
    <w:p w14:paraId="08F75FDD" w14:textId="77777777" w:rsidR="008C2FC7" w:rsidRPr="00A44D30" w:rsidRDefault="008C2FC7" w:rsidP="008C2FC7">
      <w:pPr>
        <w:pStyle w:val="Code"/>
        <w:rPr>
          <w:highlight w:val="white"/>
        </w:rPr>
      </w:pPr>
      <w:r w:rsidRPr="00A44D30">
        <w:rPr>
          <w:highlight w:val="white"/>
        </w:rPr>
        <w:t xml:space="preserve">        else if (sort == Sort.String) {</w:t>
      </w:r>
    </w:p>
    <w:p w14:paraId="15255F67" w14:textId="77777777" w:rsidR="008C2FC7" w:rsidRPr="00A44D30" w:rsidRDefault="008C2FC7" w:rsidP="008C2FC7">
      <w:pPr>
        <w:pStyle w:val="Code"/>
        <w:rPr>
          <w:highlight w:val="white"/>
        </w:rPr>
      </w:pPr>
      <w:r w:rsidRPr="00A44D30">
        <w:rPr>
          <w:highlight w:val="white"/>
        </w:rPr>
        <w:t xml:space="preserve">          string text = (string) value;</w:t>
      </w:r>
    </w:p>
    <w:p w14:paraId="55C9BC25" w14:textId="77777777" w:rsidR="008C2FC7" w:rsidRPr="00A44D30" w:rsidRDefault="008C2FC7" w:rsidP="008C2FC7">
      <w:pPr>
        <w:pStyle w:val="Code"/>
        <w:rPr>
          <w:highlight w:val="white"/>
        </w:rPr>
      </w:pPr>
      <w:r w:rsidRPr="00A44D30">
        <w:rPr>
          <w:highlight w:val="white"/>
        </w:rPr>
        <w:t xml:space="preserve">          byteList = new List&lt;byte&gt;();</w:t>
      </w:r>
    </w:p>
    <w:p w14:paraId="3743CD74" w14:textId="77777777" w:rsidR="008C2FC7" w:rsidRPr="00A44D30" w:rsidRDefault="008C2FC7" w:rsidP="008C2FC7">
      <w:pPr>
        <w:pStyle w:val="Code"/>
        <w:rPr>
          <w:highlight w:val="white"/>
        </w:rPr>
      </w:pPr>
    </w:p>
    <w:p w14:paraId="3F2DB834" w14:textId="77777777" w:rsidR="008C2FC7" w:rsidRPr="00A44D30" w:rsidRDefault="008C2FC7" w:rsidP="008C2FC7">
      <w:pPr>
        <w:pStyle w:val="Code"/>
        <w:rPr>
          <w:highlight w:val="white"/>
        </w:rPr>
      </w:pPr>
      <w:r w:rsidRPr="00A44D30">
        <w:rPr>
          <w:highlight w:val="white"/>
        </w:rPr>
        <w:t xml:space="preserve">          foreach (char c in text) {</w:t>
      </w:r>
    </w:p>
    <w:p w14:paraId="58006D4B" w14:textId="77777777" w:rsidR="008C2FC7" w:rsidRPr="00A44D30" w:rsidRDefault="008C2FC7" w:rsidP="008C2FC7">
      <w:pPr>
        <w:pStyle w:val="Code"/>
        <w:rPr>
          <w:highlight w:val="white"/>
        </w:rPr>
      </w:pPr>
      <w:r w:rsidRPr="00A44D30">
        <w:rPr>
          <w:highlight w:val="white"/>
        </w:rPr>
        <w:t xml:space="preserve">            byteList.Add((byte) c);</w:t>
      </w:r>
    </w:p>
    <w:p w14:paraId="236DBE40" w14:textId="77777777" w:rsidR="008C2FC7" w:rsidRPr="00A44D30" w:rsidRDefault="008C2FC7" w:rsidP="008C2FC7">
      <w:pPr>
        <w:pStyle w:val="Code"/>
        <w:rPr>
          <w:highlight w:val="white"/>
        </w:rPr>
      </w:pPr>
      <w:r w:rsidRPr="00A44D30">
        <w:rPr>
          <w:highlight w:val="white"/>
        </w:rPr>
        <w:t xml:space="preserve">          }</w:t>
      </w:r>
    </w:p>
    <w:p w14:paraId="44285539" w14:textId="77777777" w:rsidR="008C2FC7" w:rsidRPr="00A44D30" w:rsidRDefault="008C2FC7" w:rsidP="008C2FC7">
      <w:pPr>
        <w:pStyle w:val="Code"/>
        <w:rPr>
          <w:highlight w:val="white"/>
        </w:rPr>
      </w:pPr>
    </w:p>
    <w:p w14:paraId="5A5A397B" w14:textId="77777777" w:rsidR="008C2FC7" w:rsidRPr="00A44D30" w:rsidRDefault="008C2FC7" w:rsidP="008C2FC7">
      <w:pPr>
        <w:pStyle w:val="Code"/>
        <w:rPr>
          <w:highlight w:val="white"/>
        </w:rPr>
      </w:pPr>
      <w:r w:rsidRPr="00A44D30">
        <w:rPr>
          <w:highlight w:val="white"/>
        </w:rPr>
        <w:t xml:space="preserve">          byteList.Add((byte) 0);</w:t>
      </w:r>
    </w:p>
    <w:p w14:paraId="525C125A" w14:textId="77777777" w:rsidR="008C2FC7" w:rsidRDefault="008C2FC7" w:rsidP="008C2FC7">
      <w:pPr>
        <w:pStyle w:val="Code"/>
        <w:rPr>
          <w:highlight w:val="white"/>
        </w:rPr>
      </w:pPr>
      <w:r w:rsidRPr="00A44D30">
        <w:rPr>
          <w:highlight w:val="white"/>
        </w:rPr>
        <w:t xml:space="preserve">        }</w:t>
      </w:r>
    </w:p>
    <w:p w14:paraId="3138EB66" w14:textId="77777777" w:rsidR="008C2FC7" w:rsidRPr="00A44D30" w:rsidRDefault="008C2FC7" w:rsidP="008C2FC7">
      <w:pPr>
        <w:rPr>
          <w:highlight w:val="white"/>
        </w:rPr>
      </w:pPr>
      <w:r>
        <w:rPr>
          <w:highlight w:val="white"/>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434322" w:rsidRDefault="008C2FC7" w:rsidP="008C2FC7">
      <w:pPr>
        <w:pStyle w:val="Code"/>
        <w:rPr>
          <w:highlight w:val="white"/>
        </w:rPr>
      </w:pPr>
      <w:r w:rsidRPr="00434322">
        <w:rPr>
          <w:highlight w:val="white"/>
        </w:rPr>
        <w:t xml:space="preserve">        else {</w:t>
      </w:r>
    </w:p>
    <w:p w14:paraId="225AF797" w14:textId="77777777" w:rsidR="008C2FC7" w:rsidRPr="00434322" w:rsidRDefault="008C2FC7" w:rsidP="008C2FC7">
      <w:pPr>
        <w:pStyle w:val="Code"/>
        <w:rPr>
          <w:highlight w:val="white"/>
        </w:rPr>
      </w:pPr>
      <w:r w:rsidRPr="00434322">
        <w:rPr>
          <w:highlight w:val="white"/>
        </w:rPr>
        <w:t xml:space="preserve">          int size = TypeSize.Size(sort);</w:t>
      </w:r>
    </w:p>
    <w:p w14:paraId="16D913D4" w14:textId="77777777" w:rsidR="008C2FC7" w:rsidRPr="00434322" w:rsidRDefault="008C2FC7" w:rsidP="008C2FC7">
      <w:pPr>
        <w:pStyle w:val="Code"/>
        <w:rPr>
          <w:highlight w:val="white"/>
        </w:rPr>
      </w:pPr>
      <w:r w:rsidRPr="00434322">
        <w:rPr>
          <w:highlight w:val="white"/>
        </w:rPr>
        <w:t xml:space="preserve">          byteList = new List&lt;byte&gt;(new byte[size]);</w:t>
      </w:r>
    </w:p>
    <w:p w14:paraId="20DA79CB" w14:textId="77777777" w:rsidR="008C2FC7" w:rsidRPr="00434322" w:rsidRDefault="008C2FC7" w:rsidP="008C2FC7">
      <w:pPr>
        <w:pStyle w:val="Code"/>
        <w:rPr>
          <w:highlight w:val="white"/>
        </w:rPr>
      </w:pPr>
      <w:r w:rsidRPr="00434322">
        <w:rPr>
          <w:highlight w:val="white"/>
        </w:rPr>
        <w:t xml:space="preserve">          </w:t>
      </w:r>
    </w:p>
    <w:p w14:paraId="787F290C" w14:textId="77777777" w:rsidR="008C2FC7" w:rsidRPr="00434322" w:rsidRDefault="008C2FC7" w:rsidP="008C2FC7">
      <w:pPr>
        <w:pStyle w:val="Code"/>
        <w:rPr>
          <w:highlight w:val="white"/>
        </w:rPr>
      </w:pPr>
      <w:r w:rsidRPr="00434322">
        <w:rPr>
          <w:highlight w:val="white"/>
        </w:rPr>
        <w:lastRenderedPageBreak/>
        <w:t xml:space="preserve">          if (value is StaticAddress) {</w:t>
      </w:r>
    </w:p>
    <w:p w14:paraId="4156BC6D" w14:textId="77777777" w:rsidR="008C2FC7" w:rsidRPr="00434322" w:rsidRDefault="008C2FC7" w:rsidP="008C2FC7">
      <w:pPr>
        <w:pStyle w:val="Code"/>
        <w:rPr>
          <w:highlight w:val="white"/>
        </w:rPr>
      </w:pPr>
      <w:r w:rsidRPr="00434322">
        <w:rPr>
          <w:highlight w:val="white"/>
        </w:rPr>
        <w:t xml:space="preserve">            StaticAddress staticAddress = (StaticAddress) value;</w:t>
      </w:r>
    </w:p>
    <w:p w14:paraId="3787803C" w14:textId="77777777" w:rsidR="008C2FC7" w:rsidRDefault="008C2FC7" w:rsidP="008C2FC7">
      <w:pPr>
        <w:pStyle w:val="Code"/>
        <w:rPr>
          <w:highlight w:val="white"/>
        </w:rPr>
      </w:pPr>
      <w:r w:rsidRPr="00434322">
        <w:rPr>
          <w:highlight w:val="white"/>
        </w:rPr>
        <w:t xml:space="preserve">            LoadByteList(byteList, 0, size,</w:t>
      </w:r>
    </w:p>
    <w:p w14:paraId="644F4115" w14:textId="77777777" w:rsidR="008C2FC7" w:rsidRPr="00434322" w:rsidRDefault="008C2FC7" w:rsidP="008C2FC7">
      <w:pPr>
        <w:pStyle w:val="Code"/>
        <w:rPr>
          <w:highlight w:val="white"/>
        </w:rPr>
      </w:pPr>
      <w:r>
        <w:rPr>
          <w:highlight w:val="white"/>
        </w:rPr>
        <w:t xml:space="preserve">                         </w:t>
      </w:r>
      <w:r w:rsidRPr="00434322">
        <w:rPr>
          <w:highlight w:val="white"/>
        </w:rPr>
        <w:t>(BigInteger) staticAddress.Offset);</w:t>
      </w:r>
    </w:p>
    <w:p w14:paraId="4F80A0D0" w14:textId="77777777" w:rsidR="008C2FC7" w:rsidRPr="00434322" w:rsidRDefault="008C2FC7" w:rsidP="008C2FC7">
      <w:pPr>
        <w:pStyle w:val="Code"/>
        <w:rPr>
          <w:highlight w:val="white"/>
        </w:rPr>
      </w:pPr>
      <w:r w:rsidRPr="00434322">
        <w:rPr>
          <w:highlight w:val="white"/>
        </w:rPr>
        <w:t xml:space="preserve">          }</w:t>
      </w:r>
    </w:p>
    <w:p w14:paraId="14A631C5" w14:textId="77777777" w:rsidR="008C2FC7" w:rsidRPr="00434322" w:rsidRDefault="008C2FC7" w:rsidP="008C2FC7">
      <w:pPr>
        <w:pStyle w:val="Code"/>
        <w:rPr>
          <w:highlight w:val="white"/>
        </w:rPr>
      </w:pPr>
      <w:r w:rsidRPr="00434322">
        <w:rPr>
          <w:highlight w:val="white"/>
        </w:rPr>
        <w:t xml:space="preserve">          else {</w:t>
      </w:r>
    </w:p>
    <w:p w14:paraId="46CFFCC0" w14:textId="77777777" w:rsidR="008C2FC7" w:rsidRPr="00434322" w:rsidRDefault="008C2FC7" w:rsidP="008C2FC7">
      <w:pPr>
        <w:pStyle w:val="Code"/>
        <w:rPr>
          <w:highlight w:val="white"/>
        </w:rPr>
      </w:pPr>
      <w:r w:rsidRPr="00434322">
        <w:rPr>
          <w:highlight w:val="white"/>
        </w:rPr>
        <w:t xml:space="preserve">            LoadByteList(byteList, 0, size, (BigInteger) value);         </w:t>
      </w:r>
    </w:p>
    <w:p w14:paraId="342035B5" w14:textId="77777777" w:rsidR="008C2FC7" w:rsidRPr="00434322" w:rsidRDefault="008C2FC7" w:rsidP="008C2FC7">
      <w:pPr>
        <w:pStyle w:val="Code"/>
        <w:rPr>
          <w:highlight w:val="white"/>
        </w:rPr>
      </w:pPr>
      <w:r w:rsidRPr="00434322">
        <w:rPr>
          <w:highlight w:val="white"/>
        </w:rPr>
        <w:t xml:space="preserve">          }</w:t>
      </w:r>
    </w:p>
    <w:p w14:paraId="52B92011" w14:textId="77777777" w:rsidR="008C2FC7" w:rsidRPr="00434322" w:rsidRDefault="008C2FC7" w:rsidP="008C2FC7">
      <w:pPr>
        <w:pStyle w:val="Code"/>
        <w:rPr>
          <w:highlight w:val="white"/>
        </w:rPr>
      </w:pPr>
      <w:r w:rsidRPr="00434322">
        <w:rPr>
          <w:highlight w:val="white"/>
        </w:rPr>
        <w:t xml:space="preserve">        }</w:t>
      </w:r>
    </w:p>
    <w:p w14:paraId="231018AD" w14:textId="77777777" w:rsidR="008C2FC7" w:rsidRPr="00434322" w:rsidRDefault="008C2FC7" w:rsidP="008C2FC7">
      <w:pPr>
        <w:pStyle w:val="Code"/>
        <w:rPr>
          <w:highlight w:val="white"/>
        </w:rPr>
      </w:pPr>
    </w:p>
    <w:p w14:paraId="3B8F58EC" w14:textId="77777777" w:rsidR="008C2FC7" w:rsidRPr="00A44D30" w:rsidRDefault="008C2FC7" w:rsidP="008C2FC7">
      <w:pPr>
        <w:pStyle w:val="Code"/>
        <w:rPr>
          <w:highlight w:val="white"/>
        </w:rPr>
      </w:pPr>
      <w:r w:rsidRPr="00A44D30">
        <w:rPr>
          <w:highlight w:val="white"/>
        </w:rPr>
        <w:t xml:space="preserve">        return byteList;</w:t>
      </w:r>
    </w:p>
    <w:p w14:paraId="055338CB" w14:textId="77777777" w:rsidR="008C2FC7" w:rsidRDefault="008C2FC7" w:rsidP="008C2FC7">
      <w:pPr>
        <w:pStyle w:val="Code"/>
        <w:rPr>
          <w:highlight w:val="white"/>
        </w:rPr>
      </w:pPr>
      <w:r w:rsidRPr="00A44D30">
        <w:rPr>
          <w:highlight w:val="white"/>
        </w:rPr>
        <w:t xml:space="preserve">      }</w:t>
      </w:r>
    </w:p>
    <w:p w14:paraId="64B67C2A" w14:textId="77777777" w:rsidR="008C2FC7" w:rsidRPr="00A44D30" w:rsidRDefault="008C2FC7" w:rsidP="008C2FC7">
      <w:pPr>
        <w:rPr>
          <w:highlight w:val="white"/>
        </w:rPr>
      </w:pPr>
      <w:r>
        <w:rPr>
          <w:highlight w:val="white"/>
        </w:rPr>
        <w:t>Next, we have a jump or a call to a register; that is, a jump of call to an address stored in a register.</w:t>
      </w:r>
    </w:p>
    <w:p w14:paraId="47C64ED8" w14:textId="77777777" w:rsidR="008C2FC7" w:rsidRPr="00DB788F" w:rsidRDefault="008C2FC7" w:rsidP="008C2FC7">
      <w:pPr>
        <w:pStyle w:val="Code"/>
        <w:rPr>
          <w:highlight w:val="white"/>
        </w:rPr>
      </w:pPr>
      <w:r w:rsidRPr="00DB788F">
        <w:rPr>
          <w:highlight w:val="white"/>
        </w:rPr>
        <w:t xml:space="preserve">      else if (IsJumpRegister() || IsCallRegister()) {</w:t>
      </w:r>
    </w:p>
    <w:p w14:paraId="1DCB8A6A" w14:textId="77777777" w:rsidR="008C2FC7" w:rsidRPr="00DB788F" w:rsidRDefault="008C2FC7" w:rsidP="008C2FC7">
      <w:pPr>
        <w:pStyle w:val="Code"/>
        <w:rPr>
          <w:highlight w:val="white"/>
        </w:rPr>
      </w:pPr>
      <w:r w:rsidRPr="00DB788F">
        <w:rPr>
          <w:highlight w:val="white"/>
        </w:rPr>
        <w:t xml:space="preserve">        Register register = (Register) operand0;</w:t>
      </w:r>
    </w:p>
    <w:p w14:paraId="2489C519" w14:textId="77777777" w:rsidR="008C2FC7" w:rsidRPr="00DB788F" w:rsidRDefault="008C2FC7" w:rsidP="008C2FC7">
      <w:pPr>
        <w:pStyle w:val="Code"/>
        <w:rPr>
          <w:highlight w:val="white"/>
        </w:rPr>
      </w:pPr>
      <w:r w:rsidRPr="00DB788F">
        <w:rPr>
          <w:highlight w:val="white"/>
        </w:rPr>
        <w:t xml:space="preserve">        return LookupByteArray(AssemblyOperator.jmp, register);</w:t>
      </w:r>
    </w:p>
    <w:p w14:paraId="545B1996" w14:textId="77777777" w:rsidR="008C2FC7" w:rsidRPr="00DB788F" w:rsidRDefault="008C2FC7" w:rsidP="008C2FC7">
      <w:pPr>
        <w:pStyle w:val="Code"/>
        <w:rPr>
          <w:highlight w:val="white"/>
        </w:rPr>
      </w:pPr>
      <w:r w:rsidRPr="00DB788F">
        <w:rPr>
          <w:highlight w:val="white"/>
        </w:rPr>
        <w:t xml:space="preserve">      }</w:t>
      </w:r>
    </w:p>
    <w:p w14:paraId="45F17099" w14:textId="77777777" w:rsidR="008C2FC7" w:rsidRPr="00A44D30" w:rsidRDefault="008C2FC7" w:rsidP="008C2FC7">
      <w:pPr>
        <w:rPr>
          <w:highlight w:val="white"/>
        </w:rPr>
      </w:pPr>
      <w:r>
        <w:rPr>
          <w:highlight w:val="white"/>
        </w:rPr>
        <w:t>A regular function call is equivalent with a long jump. The actual address of the called function will be set by the linker later on.</w:t>
      </w:r>
    </w:p>
    <w:p w14:paraId="5A798701" w14:textId="77777777" w:rsidR="008C2FC7" w:rsidRPr="00DB788F" w:rsidRDefault="008C2FC7" w:rsidP="008C2FC7">
      <w:pPr>
        <w:pStyle w:val="Code"/>
        <w:rPr>
          <w:highlight w:val="white"/>
        </w:rPr>
      </w:pPr>
      <w:r w:rsidRPr="00DB788F">
        <w:rPr>
          <w:highlight w:val="white"/>
        </w:rPr>
        <w:t xml:space="preserve">      else if (IsCallNotRegister()) {</w:t>
      </w:r>
    </w:p>
    <w:p w14:paraId="033D2103" w14:textId="77777777" w:rsidR="008C2FC7" w:rsidRPr="006C696A" w:rsidRDefault="008C2FC7" w:rsidP="008C2FC7">
      <w:pPr>
        <w:pStyle w:val="Code"/>
        <w:rPr>
          <w:highlight w:val="white"/>
        </w:rPr>
      </w:pPr>
      <w:r w:rsidRPr="006C696A">
        <w:rPr>
          <w:highlight w:val="white"/>
        </w:rPr>
        <w:t xml:space="preserve">        return LookupByteArray(AssemblyOperator.jmp, TypeSize.PointerSize);</w:t>
      </w:r>
    </w:p>
    <w:p w14:paraId="5B2815ED" w14:textId="77777777" w:rsidR="008C2FC7" w:rsidRDefault="008C2FC7" w:rsidP="008C2FC7">
      <w:pPr>
        <w:pStyle w:val="Code"/>
        <w:rPr>
          <w:highlight w:val="white"/>
        </w:rPr>
      </w:pPr>
      <w:r w:rsidRPr="00DB788F">
        <w:rPr>
          <w:highlight w:val="white"/>
        </w:rPr>
        <w:t xml:space="preserve">      }</w:t>
      </w:r>
    </w:p>
    <w:p w14:paraId="2BDE1AE4" w14:textId="77777777" w:rsidR="008C2FC7" w:rsidRPr="00DB788F" w:rsidRDefault="008C2FC7" w:rsidP="008C2FC7">
      <w:pPr>
        <w:pStyle w:val="Code"/>
        <w:rPr>
          <w:highlight w:val="white"/>
        </w:rPr>
      </w:pPr>
    </w:p>
    <w:p w14:paraId="02BA55A1" w14:textId="77777777" w:rsidR="008C2FC7" w:rsidRPr="00DB788F" w:rsidRDefault="008C2FC7" w:rsidP="008C2FC7">
      <w:pPr>
        <w:pStyle w:val="Code"/>
        <w:rPr>
          <w:highlight w:val="white"/>
        </w:rPr>
      </w:pPr>
      <w:r w:rsidRPr="00DB788F">
        <w:rPr>
          <w:highlight w:val="white"/>
        </w:rPr>
        <w:t xml:space="preserve">      else if (Operator == AssemblyOperator.</w:t>
      </w:r>
      <w:r>
        <w:rPr>
          <w:highlight w:val="white"/>
        </w:rPr>
        <w:t>return_address</w:t>
      </w:r>
      <w:r w:rsidRPr="00DB788F">
        <w:rPr>
          <w:highlight w:val="white"/>
        </w:rPr>
        <w:t>) {</w:t>
      </w:r>
    </w:p>
    <w:p w14:paraId="4173A8D3" w14:textId="77777777" w:rsidR="008C2FC7" w:rsidRPr="00DB788F" w:rsidRDefault="008C2FC7" w:rsidP="008C2FC7">
      <w:pPr>
        <w:pStyle w:val="Code"/>
        <w:rPr>
          <w:highlight w:val="white"/>
        </w:rPr>
      </w:pPr>
      <w:r w:rsidRPr="00DB788F">
        <w:rPr>
          <w:highlight w:val="white"/>
        </w:rPr>
        <w:t xml:space="preserve">        Register register = (Register) operand0;</w:t>
      </w:r>
    </w:p>
    <w:p w14:paraId="0D208E5C" w14:textId="77777777" w:rsidR="008C2FC7" w:rsidRPr="00DB788F" w:rsidRDefault="008C2FC7" w:rsidP="008C2FC7">
      <w:pPr>
        <w:pStyle w:val="Code"/>
        <w:rPr>
          <w:highlight w:val="white"/>
        </w:rPr>
      </w:pPr>
      <w:r w:rsidRPr="00DB788F">
        <w:rPr>
          <w:highlight w:val="white"/>
        </w:rPr>
        <w:t xml:space="preserve">        int offset = (int) operand1;</w:t>
      </w:r>
    </w:p>
    <w:p w14:paraId="35021286" w14:textId="77777777" w:rsidR="008C2FC7" w:rsidRPr="00DB788F" w:rsidRDefault="008C2FC7" w:rsidP="008C2FC7">
      <w:pPr>
        <w:pStyle w:val="Code"/>
        <w:rPr>
          <w:highlight w:val="white"/>
        </w:rPr>
      </w:pPr>
      <w:r w:rsidRPr="00DB788F">
        <w:rPr>
          <w:highlight w:val="white"/>
        </w:rPr>
        <w:t xml:space="preserve">        int size = SizeOfValue(offset);</w:t>
      </w:r>
    </w:p>
    <w:p w14:paraId="2B8D73E0" w14:textId="77777777" w:rsidR="008C2FC7" w:rsidRPr="00DB788F" w:rsidRDefault="008C2FC7" w:rsidP="008C2FC7">
      <w:pPr>
        <w:pStyle w:val="Code"/>
        <w:rPr>
          <w:highlight w:val="white"/>
        </w:rPr>
      </w:pPr>
      <w:r w:rsidRPr="00DB788F">
        <w:rPr>
          <w:highlight w:val="white"/>
        </w:rPr>
        <w:t xml:space="preserve">        int address = (int)((BigInteger)operand2);</w:t>
      </w:r>
    </w:p>
    <w:p w14:paraId="6CA32001" w14:textId="77777777" w:rsidR="008C2FC7" w:rsidRPr="00DB788F" w:rsidRDefault="008C2FC7" w:rsidP="008C2FC7">
      <w:pPr>
        <w:pStyle w:val="Code"/>
        <w:rPr>
          <w:highlight w:val="white"/>
        </w:rPr>
      </w:pPr>
      <w:r w:rsidRPr="00DB788F">
        <w:rPr>
          <w:highlight w:val="white"/>
        </w:rPr>
        <w:t xml:space="preserve">        List&lt;byte&gt; byteList =</w:t>
      </w:r>
    </w:p>
    <w:p w14:paraId="490FB914" w14:textId="77777777" w:rsidR="008C2FC7" w:rsidRPr="00DB788F" w:rsidRDefault="008C2FC7" w:rsidP="008C2FC7">
      <w:pPr>
        <w:pStyle w:val="Code"/>
        <w:rPr>
          <w:highlight w:val="white"/>
        </w:rPr>
      </w:pPr>
      <w:r w:rsidRPr="00DB788F">
        <w:rPr>
          <w:highlight w:val="white"/>
        </w:rPr>
        <w:t xml:space="preserve">          LookupByteArray(AssemblyOperator.mov_word, register,</w:t>
      </w:r>
    </w:p>
    <w:p w14:paraId="7B3C11B3" w14:textId="77777777" w:rsidR="008C2FC7" w:rsidRPr="00DB788F" w:rsidRDefault="008C2FC7" w:rsidP="008C2FC7">
      <w:pPr>
        <w:pStyle w:val="Code"/>
        <w:rPr>
          <w:highlight w:val="white"/>
        </w:rPr>
      </w:pPr>
      <w:r w:rsidRPr="00DB788F">
        <w:rPr>
          <w:highlight w:val="white"/>
        </w:rPr>
        <w:t xml:space="preserve">                          size, TypeSize.PointerSize);</w:t>
      </w:r>
    </w:p>
    <w:p w14:paraId="4A7FED46" w14:textId="77777777" w:rsidR="008C2FC7" w:rsidRPr="00DB788F" w:rsidRDefault="008C2FC7" w:rsidP="008C2FC7">
      <w:pPr>
        <w:pStyle w:val="Code"/>
        <w:rPr>
          <w:highlight w:val="white"/>
        </w:rPr>
      </w:pPr>
      <w:r w:rsidRPr="00DB788F">
        <w:rPr>
          <w:highlight w:val="white"/>
        </w:rPr>
        <w:t xml:space="preserve">        LoadByteList(byteList, byteList.Count - (size + TypeSize.PointerSize),</w:t>
      </w:r>
    </w:p>
    <w:p w14:paraId="28BE69FA" w14:textId="77777777" w:rsidR="008C2FC7" w:rsidRPr="00DB788F" w:rsidRDefault="008C2FC7" w:rsidP="008C2FC7">
      <w:pPr>
        <w:pStyle w:val="Code"/>
        <w:rPr>
          <w:highlight w:val="white"/>
        </w:rPr>
      </w:pPr>
      <w:r w:rsidRPr="00DB788F">
        <w:rPr>
          <w:highlight w:val="white"/>
        </w:rPr>
        <w:t xml:space="preserve">                     size, offset);</w:t>
      </w:r>
    </w:p>
    <w:p w14:paraId="2BF4639A" w14:textId="77777777" w:rsidR="008C2FC7" w:rsidRPr="00DB788F" w:rsidRDefault="008C2FC7" w:rsidP="008C2FC7">
      <w:pPr>
        <w:pStyle w:val="Code"/>
        <w:rPr>
          <w:highlight w:val="white"/>
        </w:rPr>
      </w:pPr>
      <w:r w:rsidRPr="00DB788F">
        <w:rPr>
          <w:highlight w:val="white"/>
        </w:rPr>
        <w:t xml:space="preserve">        LoadByteList(byteList, byteList.Count - TypeSize.PointerSize,</w:t>
      </w:r>
    </w:p>
    <w:p w14:paraId="599DE53C" w14:textId="77777777" w:rsidR="008C2FC7" w:rsidRPr="00DB788F" w:rsidRDefault="008C2FC7" w:rsidP="008C2FC7">
      <w:pPr>
        <w:pStyle w:val="Code"/>
        <w:rPr>
          <w:highlight w:val="white"/>
        </w:rPr>
      </w:pPr>
      <w:r w:rsidRPr="00DB788F">
        <w:rPr>
          <w:highlight w:val="white"/>
        </w:rPr>
        <w:t xml:space="preserve">                     TypeSize.PointerSize, address);</w:t>
      </w:r>
    </w:p>
    <w:p w14:paraId="197003EB" w14:textId="77777777" w:rsidR="008C2FC7" w:rsidRPr="00DB788F" w:rsidRDefault="008C2FC7" w:rsidP="008C2FC7">
      <w:pPr>
        <w:pStyle w:val="Code"/>
        <w:rPr>
          <w:highlight w:val="white"/>
        </w:rPr>
      </w:pPr>
      <w:r w:rsidRPr="00DB788F">
        <w:rPr>
          <w:highlight w:val="white"/>
        </w:rPr>
        <w:t xml:space="preserve">        return byteList;</w:t>
      </w:r>
    </w:p>
    <w:p w14:paraId="79530F08" w14:textId="77777777" w:rsidR="008C2FC7" w:rsidRDefault="008C2FC7" w:rsidP="008C2FC7">
      <w:pPr>
        <w:pStyle w:val="Code"/>
        <w:rPr>
          <w:highlight w:val="white"/>
        </w:rPr>
      </w:pPr>
      <w:r w:rsidRPr="00DB788F">
        <w:rPr>
          <w:highlight w:val="white"/>
        </w:rPr>
        <w:t xml:space="preserve">      }</w:t>
      </w:r>
    </w:p>
    <w:p w14:paraId="02749CBF" w14:textId="77777777" w:rsidR="008C2FC7" w:rsidRPr="00DB788F" w:rsidRDefault="008C2FC7" w:rsidP="008C2FC7">
      <w:pPr>
        <w:rPr>
          <w:highlight w:val="white"/>
        </w:rPr>
      </w:pPr>
      <w:r>
        <w:rPr>
          <w:highlight w:val="white"/>
        </w:rPr>
        <w:t>The size of the address is either one (short jump) or two (long jump), which we load into the byte list.</w:t>
      </w:r>
    </w:p>
    <w:p w14:paraId="4EAE0229" w14:textId="77777777" w:rsidR="008C2FC7" w:rsidRPr="00DB788F" w:rsidRDefault="008C2FC7" w:rsidP="008C2FC7">
      <w:pPr>
        <w:pStyle w:val="Code"/>
        <w:rPr>
          <w:highlight w:val="white"/>
        </w:rPr>
      </w:pPr>
      <w:r w:rsidRPr="00DB788F">
        <w:rPr>
          <w:highlight w:val="white"/>
        </w:rPr>
        <w:t xml:space="preserve">      else if (IsRelationNotRegister() || IsJumpNotRegister()) {</w:t>
      </w:r>
    </w:p>
    <w:p w14:paraId="0495B046" w14:textId="77777777" w:rsidR="008C2FC7" w:rsidRPr="00DB788F" w:rsidRDefault="008C2FC7" w:rsidP="008C2FC7">
      <w:pPr>
        <w:pStyle w:val="Code"/>
        <w:rPr>
          <w:highlight w:val="white"/>
        </w:rPr>
      </w:pPr>
      <w:r w:rsidRPr="00DB788F">
        <w:rPr>
          <w:highlight w:val="white"/>
        </w:rPr>
        <w:t xml:space="preserve">        int address = (int) operand0;</w:t>
      </w:r>
    </w:p>
    <w:p w14:paraId="7D981B95" w14:textId="77777777" w:rsidR="008C2FC7" w:rsidRPr="001C7EE3" w:rsidRDefault="008C2FC7" w:rsidP="008C2FC7">
      <w:pPr>
        <w:pStyle w:val="Code"/>
        <w:rPr>
          <w:highlight w:val="white"/>
        </w:rPr>
      </w:pPr>
      <w:r w:rsidRPr="001C7EE3">
        <w:rPr>
          <w:highlight w:val="white"/>
        </w:rPr>
        <w:t xml:space="preserve">        int size = SizeOfValue(address);</w:t>
      </w:r>
    </w:p>
    <w:p w14:paraId="4F671F22" w14:textId="77777777" w:rsidR="008C2FC7" w:rsidRPr="001C7EE3" w:rsidRDefault="008C2FC7" w:rsidP="008C2FC7">
      <w:pPr>
        <w:pStyle w:val="Code"/>
        <w:rPr>
          <w:highlight w:val="white"/>
        </w:rPr>
      </w:pPr>
      <w:r w:rsidRPr="001C7EE3">
        <w:rPr>
          <w:highlight w:val="white"/>
        </w:rPr>
        <w:t xml:space="preserve">        List&lt;byte&gt; byteList = LookupByteArray(Operator, size);</w:t>
      </w:r>
    </w:p>
    <w:p w14:paraId="42224CDE" w14:textId="77777777" w:rsidR="008C2FC7" w:rsidRPr="002B63B5" w:rsidRDefault="008C2FC7" w:rsidP="008C2FC7">
      <w:pPr>
        <w:pStyle w:val="Code"/>
        <w:rPr>
          <w:highlight w:val="white"/>
        </w:rPr>
      </w:pPr>
      <w:r w:rsidRPr="002B63B5">
        <w:rPr>
          <w:highlight w:val="white"/>
        </w:rPr>
        <w:t xml:space="preserve">        LoadByteList(byteList, byteList.Count - size, size, address);</w:t>
      </w:r>
    </w:p>
    <w:p w14:paraId="38EBC19B" w14:textId="77777777" w:rsidR="008C2FC7" w:rsidRPr="002B63B5" w:rsidRDefault="008C2FC7" w:rsidP="008C2FC7">
      <w:pPr>
        <w:pStyle w:val="Code"/>
        <w:rPr>
          <w:highlight w:val="white"/>
        </w:rPr>
      </w:pPr>
      <w:r w:rsidRPr="002B63B5">
        <w:rPr>
          <w:highlight w:val="white"/>
        </w:rPr>
        <w:t xml:space="preserve">        return byteList;</w:t>
      </w:r>
    </w:p>
    <w:p w14:paraId="476F32CC" w14:textId="77777777" w:rsidR="008C2FC7" w:rsidRDefault="008C2FC7" w:rsidP="008C2FC7">
      <w:pPr>
        <w:pStyle w:val="Code"/>
        <w:rPr>
          <w:highlight w:val="white"/>
        </w:rPr>
      </w:pPr>
      <w:r w:rsidRPr="002B63B5">
        <w:rPr>
          <w:highlight w:val="white"/>
        </w:rPr>
        <w:t xml:space="preserve">      }</w:t>
      </w:r>
    </w:p>
    <w:p w14:paraId="0FFC8DA2" w14:textId="77777777" w:rsidR="008C2FC7" w:rsidRPr="002B63B5" w:rsidRDefault="008C2FC7" w:rsidP="008C2FC7">
      <w:pPr>
        <w:rPr>
          <w:highlight w:val="white"/>
        </w:rPr>
      </w:pPr>
      <w:r>
        <w:rPr>
          <w:highlight w:val="white"/>
        </w:rPr>
        <w:t xml:space="preserve">Let us continue with the operations that perform computations and let us start with the nullary operators; that is, operators that take no operands. For instance: </w:t>
      </w:r>
      <w:r w:rsidRPr="00585A01">
        <w:rPr>
          <w:rStyle w:val="KeyWord0"/>
          <w:highlight w:val="white"/>
        </w:rPr>
        <w:t>lahf</w:t>
      </w:r>
      <w:r>
        <w:rPr>
          <w:highlight w:val="white"/>
        </w:rPr>
        <w:t xml:space="preserve">. We call </w:t>
      </w:r>
      <w:r w:rsidRPr="00C22FB2">
        <w:rPr>
          <w:rStyle w:val="KeyWord0"/>
          <w:highlight w:val="white"/>
        </w:rPr>
        <w:t>LookupByteArray</w:t>
      </w:r>
      <w:r>
        <w:rPr>
          <w:highlight w:val="white"/>
        </w:rPr>
        <w:t xml:space="preserve"> with the operator as argument to obtain and return the assay of bytes corresponding to the assembly instruction.</w:t>
      </w:r>
    </w:p>
    <w:p w14:paraId="66D24B4D" w14:textId="77777777" w:rsidR="008C2FC7" w:rsidRPr="00430F8B" w:rsidRDefault="008C2FC7" w:rsidP="008C2FC7">
      <w:pPr>
        <w:pStyle w:val="Code"/>
        <w:rPr>
          <w:highlight w:val="white"/>
        </w:rPr>
      </w:pPr>
      <w:r w:rsidRPr="00430F8B">
        <w:rPr>
          <w:highlight w:val="white"/>
        </w:rPr>
        <w:t xml:space="preserve">      else if ((operand0 == null) &amp;&amp; (operand1 == null) &amp;&amp;</w:t>
      </w:r>
    </w:p>
    <w:p w14:paraId="2C9FC5CE" w14:textId="77777777" w:rsidR="008C2FC7" w:rsidRPr="00430F8B" w:rsidRDefault="008C2FC7" w:rsidP="008C2FC7">
      <w:pPr>
        <w:pStyle w:val="Code"/>
        <w:rPr>
          <w:highlight w:val="white"/>
        </w:rPr>
      </w:pPr>
      <w:r w:rsidRPr="00430F8B">
        <w:rPr>
          <w:highlight w:val="white"/>
        </w:rPr>
        <w:t xml:space="preserve">               (operand2 == null)) {</w:t>
      </w:r>
    </w:p>
    <w:p w14:paraId="08743AD8" w14:textId="77777777" w:rsidR="008C2FC7" w:rsidRPr="00430F8B" w:rsidRDefault="008C2FC7" w:rsidP="008C2FC7">
      <w:pPr>
        <w:pStyle w:val="Code"/>
        <w:rPr>
          <w:highlight w:val="white"/>
        </w:rPr>
      </w:pPr>
      <w:r w:rsidRPr="00430F8B">
        <w:rPr>
          <w:highlight w:val="white"/>
        </w:rPr>
        <w:t xml:space="preserve">        return LookupByteArray(Operator);</w:t>
      </w:r>
    </w:p>
    <w:p w14:paraId="6E021D20" w14:textId="77777777" w:rsidR="008C2FC7" w:rsidRPr="00430F8B" w:rsidRDefault="008C2FC7" w:rsidP="008C2FC7">
      <w:pPr>
        <w:pStyle w:val="Code"/>
        <w:rPr>
          <w:highlight w:val="white"/>
        </w:rPr>
      </w:pPr>
      <w:r w:rsidRPr="00430F8B">
        <w:rPr>
          <w:highlight w:val="white"/>
        </w:rPr>
        <w:lastRenderedPageBreak/>
        <w:t xml:space="preserve">      }</w:t>
      </w:r>
    </w:p>
    <w:p w14:paraId="6224385A" w14:textId="77777777" w:rsidR="008C2FC7" w:rsidRDefault="008C2FC7" w:rsidP="008C2FC7">
      <w:pPr>
        <w:rPr>
          <w:highlight w:val="white"/>
        </w:rPr>
      </w:pPr>
      <w:r>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14:paraId="6F2B7BD5" w14:textId="77777777" w:rsidTr="003D2653">
        <w:tc>
          <w:tcPr>
            <w:tcW w:w="1271" w:type="dxa"/>
          </w:tcPr>
          <w:p w14:paraId="2292CBE9" w14:textId="77777777" w:rsidR="008C2FC7" w:rsidRDefault="008C2FC7" w:rsidP="003D2653">
            <w:pPr>
              <w:spacing w:before="0" w:after="40"/>
              <w:rPr>
                <w:highlight w:val="white"/>
              </w:rPr>
            </w:pPr>
            <w:r w:rsidRPr="00BF5180">
              <w:rPr>
                <w:b/>
                <w:bCs/>
                <w:highlight w:val="white"/>
              </w:rPr>
              <w:t>Category</w:t>
            </w:r>
          </w:p>
        </w:tc>
        <w:tc>
          <w:tcPr>
            <w:tcW w:w="5245" w:type="dxa"/>
          </w:tcPr>
          <w:p w14:paraId="74A55CBE" w14:textId="77777777" w:rsidR="008C2FC7" w:rsidRDefault="008C2FC7" w:rsidP="003D2653">
            <w:pPr>
              <w:spacing w:before="0" w:after="40"/>
            </w:pPr>
            <w:r w:rsidRPr="00BF5180">
              <w:rPr>
                <w:b/>
                <w:bCs/>
                <w:highlight w:val="white"/>
              </w:rPr>
              <w:t>Description</w:t>
            </w:r>
          </w:p>
        </w:tc>
        <w:tc>
          <w:tcPr>
            <w:tcW w:w="2834" w:type="dxa"/>
          </w:tcPr>
          <w:p w14:paraId="06E3E096" w14:textId="77777777" w:rsidR="008C2FC7" w:rsidRDefault="008C2FC7" w:rsidP="003D2653">
            <w:pPr>
              <w:spacing w:before="0" w:after="40"/>
              <w:rPr>
                <w:highlight w:val="white"/>
              </w:rPr>
            </w:pPr>
            <w:r w:rsidRPr="00BF5180">
              <w:rPr>
                <w:b/>
                <w:bCs/>
                <w:highlight w:val="white"/>
              </w:rPr>
              <w:t>Examples</w:t>
            </w:r>
          </w:p>
        </w:tc>
      </w:tr>
      <w:tr w:rsidR="008C2FC7" w14:paraId="1FF946BE" w14:textId="77777777" w:rsidTr="003D2653">
        <w:tc>
          <w:tcPr>
            <w:tcW w:w="1271" w:type="dxa"/>
          </w:tcPr>
          <w:p w14:paraId="723A940F" w14:textId="77777777" w:rsidR="008C2FC7" w:rsidRDefault="008C2FC7" w:rsidP="003D2653">
            <w:pPr>
              <w:spacing w:before="0" w:after="40"/>
              <w:rPr>
                <w:highlight w:val="white"/>
              </w:rPr>
            </w:pPr>
            <w:r>
              <w:rPr>
                <w:highlight w:val="white"/>
              </w:rPr>
              <w:t>1</w:t>
            </w:r>
          </w:p>
        </w:tc>
        <w:tc>
          <w:tcPr>
            <w:tcW w:w="5245" w:type="dxa"/>
          </w:tcPr>
          <w:p w14:paraId="4C4F030D" w14:textId="77777777" w:rsidR="008C2FC7" w:rsidRDefault="008C2FC7" w:rsidP="003D2653">
            <w:pPr>
              <w:spacing w:before="0" w:after="40"/>
            </w:pPr>
            <w:r>
              <w:t xml:space="preserve">unary </w:t>
            </w:r>
            <w:r w:rsidRPr="005D7FBB">
              <w:t xml:space="preserve">operator </w:t>
            </w:r>
            <w:r>
              <w:t>register</w:t>
            </w:r>
          </w:p>
        </w:tc>
        <w:tc>
          <w:tcPr>
            <w:tcW w:w="2834" w:type="dxa"/>
          </w:tcPr>
          <w:p w14:paraId="0E34F074" w14:textId="77777777" w:rsidR="008C2FC7" w:rsidRDefault="008C2FC7" w:rsidP="003D2653">
            <w:pPr>
              <w:spacing w:before="0" w:after="40"/>
              <w:rPr>
                <w:highlight w:val="white"/>
              </w:rPr>
            </w:pPr>
            <w:proofErr w:type="spellStart"/>
            <w:r>
              <w:rPr>
                <w:highlight w:val="white"/>
              </w:rPr>
              <w:t>inc</w:t>
            </w:r>
            <w:proofErr w:type="spellEnd"/>
            <w:r>
              <w:rPr>
                <w:highlight w:val="white"/>
              </w:rPr>
              <w:t xml:space="preserve"> ax</w:t>
            </w:r>
          </w:p>
        </w:tc>
      </w:tr>
      <w:tr w:rsidR="008C2FC7" w14:paraId="3C05554D" w14:textId="77777777" w:rsidTr="003D2653">
        <w:tc>
          <w:tcPr>
            <w:tcW w:w="1271" w:type="dxa"/>
          </w:tcPr>
          <w:p w14:paraId="391BAE22" w14:textId="77777777" w:rsidR="008C2FC7" w:rsidRDefault="008C2FC7" w:rsidP="003D2653">
            <w:pPr>
              <w:spacing w:before="0" w:after="40"/>
              <w:rPr>
                <w:highlight w:val="white"/>
              </w:rPr>
            </w:pPr>
            <w:r>
              <w:rPr>
                <w:highlight w:val="white"/>
              </w:rPr>
              <w:t>2</w:t>
            </w:r>
          </w:p>
        </w:tc>
        <w:tc>
          <w:tcPr>
            <w:tcW w:w="5245" w:type="dxa"/>
          </w:tcPr>
          <w:p w14:paraId="75F41049" w14:textId="77777777" w:rsidR="008C2FC7" w:rsidRDefault="008C2FC7" w:rsidP="003D2653">
            <w:pPr>
              <w:spacing w:before="0" w:after="40"/>
              <w:rPr>
                <w:highlight w:val="white"/>
              </w:rPr>
            </w:pPr>
            <w:r>
              <w:t xml:space="preserve">unary </w:t>
            </w:r>
            <w:r w:rsidRPr="005D7FBB">
              <w:t xml:space="preserve">operator </w:t>
            </w:r>
            <w:r>
              <w:t>integer value</w:t>
            </w:r>
          </w:p>
        </w:tc>
        <w:tc>
          <w:tcPr>
            <w:tcW w:w="2834" w:type="dxa"/>
          </w:tcPr>
          <w:p w14:paraId="2F21BABB" w14:textId="77777777" w:rsidR="008C2FC7" w:rsidRDefault="008C2FC7" w:rsidP="003D2653">
            <w:pPr>
              <w:spacing w:before="0" w:after="40"/>
              <w:rPr>
                <w:highlight w:val="white"/>
              </w:rPr>
            </w:pPr>
            <w:r>
              <w:rPr>
                <w:highlight w:val="white"/>
              </w:rPr>
              <w:t>int 33</w:t>
            </w:r>
          </w:p>
        </w:tc>
      </w:tr>
      <w:tr w:rsidR="008C2FC7" w14:paraId="25DFA9C3" w14:textId="77777777" w:rsidTr="003D2653">
        <w:tc>
          <w:tcPr>
            <w:tcW w:w="1271" w:type="dxa"/>
          </w:tcPr>
          <w:p w14:paraId="33A63BBF" w14:textId="77777777" w:rsidR="008C2FC7" w:rsidRDefault="008C2FC7" w:rsidP="003D2653">
            <w:pPr>
              <w:spacing w:before="0" w:after="40"/>
              <w:rPr>
                <w:highlight w:val="white"/>
              </w:rPr>
            </w:pPr>
            <w:r>
              <w:rPr>
                <w:highlight w:val="white"/>
              </w:rPr>
              <w:t>3</w:t>
            </w:r>
          </w:p>
        </w:tc>
        <w:tc>
          <w:tcPr>
            <w:tcW w:w="5245" w:type="dxa"/>
          </w:tcPr>
          <w:p w14:paraId="0B4EE0E3" w14:textId="77777777" w:rsidR="008C2FC7" w:rsidRDefault="008C2FC7" w:rsidP="003D2653">
            <w:pPr>
              <w:tabs>
                <w:tab w:val="left" w:pos="3653"/>
              </w:tabs>
              <w:spacing w:before="0" w:after="40"/>
            </w:pPr>
            <w:r>
              <w:t xml:space="preserve">unary </w:t>
            </w:r>
            <w:r w:rsidRPr="005D7FBB">
              <w:t>operator [</w:t>
            </w:r>
            <w:r>
              <w:t>register + offset</w:t>
            </w:r>
            <w:r w:rsidRPr="005D7FBB">
              <w:t>]</w:t>
            </w:r>
          </w:p>
          <w:p w14:paraId="6C16176A" w14:textId="77777777" w:rsidR="008C2FC7" w:rsidRDefault="008C2FC7" w:rsidP="003D2653">
            <w:pPr>
              <w:tabs>
                <w:tab w:val="left" w:pos="3653"/>
              </w:tabs>
              <w:spacing w:before="0" w:after="40"/>
            </w:pPr>
            <w:r>
              <w:t xml:space="preserve">unary </w:t>
            </w:r>
            <w:r w:rsidRPr="005D7FBB">
              <w:t>operator [</w:t>
            </w:r>
            <w:r>
              <w:t>static name + offset</w:t>
            </w:r>
            <w:r w:rsidRPr="005D7FBB">
              <w:t>]</w:t>
            </w:r>
          </w:p>
        </w:tc>
        <w:tc>
          <w:tcPr>
            <w:tcW w:w="2834" w:type="dxa"/>
          </w:tcPr>
          <w:p w14:paraId="268D2B21" w14:textId="77777777" w:rsidR="008C2FC7" w:rsidRDefault="008C2FC7" w:rsidP="003D2653">
            <w:pPr>
              <w:spacing w:before="0" w:after="40"/>
              <w:rPr>
                <w:highlight w:val="white"/>
              </w:rPr>
            </w:pPr>
            <w:r>
              <w:rPr>
                <w:highlight w:val="white"/>
              </w:rPr>
              <w:t>neg word [bp + 2]</w:t>
            </w:r>
          </w:p>
          <w:p w14:paraId="10BC60F1" w14:textId="77777777" w:rsidR="008C2FC7" w:rsidRDefault="008C2FC7" w:rsidP="003D2653">
            <w:pPr>
              <w:spacing w:before="0" w:after="40"/>
              <w:rPr>
                <w:highlight w:val="white"/>
              </w:rPr>
            </w:pPr>
            <w:r>
              <w:rPr>
                <w:highlight w:val="white"/>
              </w:rPr>
              <w:t>not word [stdin + 4]</w:t>
            </w:r>
          </w:p>
        </w:tc>
      </w:tr>
    </w:tbl>
    <w:p w14:paraId="108057C3" w14:textId="77777777" w:rsidR="008C2FC7" w:rsidRPr="002B63B5" w:rsidRDefault="008C2FC7" w:rsidP="008C2FC7">
      <w:pPr>
        <w:rPr>
          <w:highlight w:val="white"/>
        </w:rPr>
      </w:pPr>
      <w:r>
        <w:rPr>
          <w:highlight w:val="white"/>
        </w:rPr>
        <w:t xml:space="preserve">The operators of the first category take a register as operand. We call </w:t>
      </w:r>
      <w:r w:rsidRPr="001C432D">
        <w:rPr>
          <w:rStyle w:val="KeyWord0"/>
          <w:highlight w:val="white"/>
        </w:rPr>
        <w:t>LookupByteArray</w:t>
      </w:r>
      <w:r>
        <w:rPr>
          <w:highlight w:val="white"/>
        </w:rPr>
        <w:t xml:space="preserve"> with the operator and register.</w:t>
      </w:r>
    </w:p>
    <w:p w14:paraId="26B396FA" w14:textId="77777777" w:rsidR="008C2FC7" w:rsidRDefault="008C2FC7" w:rsidP="008C2FC7">
      <w:pPr>
        <w:pStyle w:val="Code"/>
        <w:rPr>
          <w:color w:val="000000"/>
          <w:highlight w:val="white"/>
          <w:lang w:val="sv-SE"/>
        </w:rPr>
      </w:pPr>
      <w:r>
        <w:rPr>
          <w:color w:val="000000"/>
          <w:highlight w:val="white"/>
          <w:lang w:val="sv-SE"/>
        </w:rPr>
        <w:t xml:space="preserve">      </w:t>
      </w:r>
      <w:r>
        <w:rPr>
          <w:highlight w:val="white"/>
          <w:lang w:val="sv-SE"/>
        </w:rPr>
        <w:t>// inc ax</w:t>
      </w:r>
    </w:p>
    <w:p w14:paraId="52B3C511" w14:textId="77777777" w:rsidR="008C2FC7" w:rsidRDefault="008C2FC7" w:rsidP="008C2FC7">
      <w:pPr>
        <w:pStyle w:val="Code"/>
        <w:rPr>
          <w:highlight w:val="white"/>
        </w:rPr>
      </w:pPr>
      <w:r w:rsidRPr="009070F3">
        <w:rPr>
          <w:highlight w:val="white"/>
        </w:rPr>
        <w:t xml:space="preserve">      else if ((operand0 is Register) &amp;&amp; (operand1 == null) &amp;&amp;</w:t>
      </w:r>
    </w:p>
    <w:p w14:paraId="559C0B9E" w14:textId="77777777" w:rsidR="008C2FC7" w:rsidRPr="009070F3" w:rsidRDefault="008C2FC7" w:rsidP="008C2FC7">
      <w:pPr>
        <w:pStyle w:val="Code"/>
        <w:rPr>
          <w:highlight w:val="white"/>
        </w:rPr>
      </w:pPr>
      <w:r>
        <w:rPr>
          <w:highlight w:val="white"/>
        </w:rPr>
        <w:t xml:space="preserve">           </w:t>
      </w:r>
      <w:r w:rsidRPr="009070F3">
        <w:rPr>
          <w:highlight w:val="white"/>
        </w:rPr>
        <w:t xml:space="preserve"> </w:t>
      </w:r>
      <w:r>
        <w:rPr>
          <w:highlight w:val="white"/>
        </w:rPr>
        <w:t xml:space="preserve">   </w:t>
      </w:r>
      <w:r w:rsidRPr="009070F3">
        <w:rPr>
          <w:highlight w:val="white"/>
        </w:rPr>
        <w:t>(operand2 == null)) {</w:t>
      </w:r>
    </w:p>
    <w:p w14:paraId="5E76A28F" w14:textId="77777777" w:rsidR="008C2FC7" w:rsidRPr="009070F3" w:rsidRDefault="008C2FC7" w:rsidP="008C2FC7">
      <w:pPr>
        <w:pStyle w:val="Code"/>
        <w:rPr>
          <w:highlight w:val="white"/>
        </w:rPr>
      </w:pPr>
      <w:r w:rsidRPr="009070F3">
        <w:rPr>
          <w:highlight w:val="white"/>
        </w:rPr>
        <w:t xml:space="preserve">        Register register = (Register) operand0;</w:t>
      </w:r>
    </w:p>
    <w:p w14:paraId="084732F3" w14:textId="77777777" w:rsidR="008C2FC7" w:rsidRPr="009070F3" w:rsidRDefault="008C2FC7" w:rsidP="008C2FC7">
      <w:pPr>
        <w:pStyle w:val="Code"/>
        <w:rPr>
          <w:highlight w:val="white"/>
        </w:rPr>
      </w:pPr>
      <w:r w:rsidRPr="009070F3">
        <w:rPr>
          <w:highlight w:val="white"/>
        </w:rPr>
        <w:t xml:space="preserve">        return LookupByteArray(Operator, register);</w:t>
      </w:r>
    </w:p>
    <w:p w14:paraId="2E7A5671" w14:textId="77777777" w:rsidR="008C2FC7" w:rsidRDefault="008C2FC7" w:rsidP="008C2FC7">
      <w:pPr>
        <w:pStyle w:val="Code"/>
        <w:rPr>
          <w:highlight w:val="white"/>
        </w:rPr>
      </w:pPr>
      <w:r w:rsidRPr="009070F3">
        <w:rPr>
          <w:highlight w:val="white"/>
        </w:rPr>
        <w:t xml:space="preserve">      }</w:t>
      </w:r>
    </w:p>
    <w:p w14:paraId="2652EF70" w14:textId="77777777" w:rsidR="008C2FC7" w:rsidRPr="009070F3" w:rsidRDefault="008C2FC7" w:rsidP="008C2FC7">
      <w:pPr>
        <w:rPr>
          <w:highlight w:val="white"/>
        </w:rPr>
      </w:pPr>
      <w:r>
        <w:rPr>
          <w:highlight w:val="white"/>
        </w:rPr>
        <w:t xml:space="preserve">The operators of the second category take an integer value as operand. For instance: </w:t>
      </w:r>
      <w:r w:rsidRPr="00FE3801">
        <w:rPr>
          <w:rStyle w:val="KeyWord0"/>
          <w:highlight w:val="white"/>
        </w:rPr>
        <w:t>int</w:t>
      </w:r>
      <w:r w:rsidRPr="009070F3">
        <w:rPr>
          <w:highlight w:val="white"/>
        </w:rPr>
        <w:t xml:space="preserve"> </w:t>
      </w:r>
      <w:r w:rsidRPr="00FE3801">
        <w:rPr>
          <w:rStyle w:val="KeyWord0"/>
          <w:highlight w:val="white"/>
        </w:rPr>
        <w:t>33</w:t>
      </w:r>
      <w:r>
        <w:rPr>
          <w:highlight w:val="white"/>
        </w:rPr>
        <w:t xml:space="preserve">. We call </w:t>
      </w:r>
      <w:r w:rsidRPr="00080362">
        <w:rPr>
          <w:rStyle w:val="KeyWord0"/>
          <w:highlight w:val="white"/>
        </w:rPr>
        <w:t>LookupByteArray</w:t>
      </w:r>
      <w:r>
        <w:rPr>
          <w:highlight w:val="white"/>
        </w:rPr>
        <w:t xml:space="preserve"> just like in the previous cases. But we must also load the array with the integer value of the operation, which we do by calling </w:t>
      </w:r>
      <w:r w:rsidRPr="006D48B6">
        <w:rPr>
          <w:rStyle w:val="KeyWord0"/>
          <w:highlight w:val="white"/>
        </w:rPr>
        <w:t>LoadByteList</w:t>
      </w:r>
      <w:r>
        <w:rPr>
          <w:highlight w:val="white"/>
        </w:rPr>
        <w:t xml:space="preserve"> with the value and its size. We determine the size of the value by calling </w:t>
      </w:r>
      <w:r w:rsidRPr="000B10A8">
        <w:rPr>
          <w:rStyle w:val="KeyWord0"/>
          <w:highlight w:val="white"/>
        </w:rPr>
        <w:t>SizeOfValue</w:t>
      </w:r>
      <w:r>
        <w:rPr>
          <w:highlight w:val="white"/>
        </w:rPr>
        <w:t xml:space="preserve">. Note that we have to subtract the size of the value from the size of the byte list to obtain the location to insert the value in the byte list. Integer values are always </w:t>
      </w:r>
      <w:r w:rsidRPr="00253670">
        <w:rPr>
          <w:rStyle w:val="KeyWord0"/>
          <w:highlight w:val="white"/>
        </w:rPr>
        <w:t>BigInteger</w:t>
      </w:r>
      <w:r>
        <w:rPr>
          <w:highlight w:val="white"/>
        </w:rPr>
        <w:t xml:space="preserve"> objects.</w:t>
      </w:r>
    </w:p>
    <w:p w14:paraId="56B872FA" w14:textId="77777777" w:rsidR="008C2FC7" w:rsidRPr="004711C8" w:rsidRDefault="008C2FC7" w:rsidP="008C2FC7">
      <w:pPr>
        <w:pStyle w:val="Code"/>
        <w:rPr>
          <w:highlight w:val="white"/>
        </w:rPr>
      </w:pPr>
      <w:r w:rsidRPr="004711C8">
        <w:rPr>
          <w:highlight w:val="white"/>
        </w:rPr>
        <w:t xml:space="preserve">      // int 33</w:t>
      </w:r>
    </w:p>
    <w:p w14:paraId="7D1FD21C" w14:textId="77777777" w:rsidR="008C2FC7" w:rsidRDefault="008C2FC7" w:rsidP="008C2FC7">
      <w:pPr>
        <w:pStyle w:val="Code"/>
        <w:rPr>
          <w:highlight w:val="white"/>
        </w:rPr>
      </w:pPr>
      <w:r w:rsidRPr="009070F3">
        <w:rPr>
          <w:highlight w:val="white"/>
        </w:rPr>
        <w:t xml:space="preserve">      else if ((operand0 is BigInteger) &amp;&amp; (operand1 == null) &amp;&amp;</w:t>
      </w:r>
    </w:p>
    <w:p w14:paraId="48CC6E96" w14:textId="77777777" w:rsidR="008C2FC7" w:rsidRPr="009070F3" w:rsidRDefault="008C2FC7" w:rsidP="008C2FC7">
      <w:pPr>
        <w:pStyle w:val="Code"/>
        <w:rPr>
          <w:highlight w:val="white"/>
        </w:rPr>
      </w:pPr>
      <w:r>
        <w:rPr>
          <w:highlight w:val="white"/>
        </w:rPr>
        <w:t xml:space="preserve">              </w:t>
      </w:r>
      <w:r w:rsidRPr="009070F3">
        <w:rPr>
          <w:highlight w:val="white"/>
        </w:rPr>
        <w:t xml:space="preserve"> (operand2 == null)) {</w:t>
      </w:r>
    </w:p>
    <w:p w14:paraId="65BB586A" w14:textId="77777777" w:rsidR="008C2FC7" w:rsidRPr="009070F3" w:rsidRDefault="008C2FC7" w:rsidP="008C2FC7">
      <w:pPr>
        <w:pStyle w:val="Code"/>
        <w:rPr>
          <w:highlight w:val="white"/>
        </w:rPr>
      </w:pPr>
      <w:r w:rsidRPr="009070F3">
        <w:rPr>
          <w:highlight w:val="white"/>
        </w:rPr>
        <w:t xml:space="preserve">        BigInteger value = (BigInteger) operand0;</w:t>
      </w:r>
    </w:p>
    <w:p w14:paraId="5F3BD83C" w14:textId="77777777" w:rsidR="008C2FC7" w:rsidRPr="009070F3" w:rsidRDefault="008C2FC7" w:rsidP="008C2FC7">
      <w:pPr>
        <w:pStyle w:val="Code"/>
        <w:rPr>
          <w:highlight w:val="white"/>
        </w:rPr>
      </w:pPr>
      <w:r w:rsidRPr="009070F3">
        <w:rPr>
          <w:highlight w:val="white"/>
        </w:rPr>
        <w:t xml:space="preserve">        int size = SizeOfValue(value);</w:t>
      </w:r>
    </w:p>
    <w:p w14:paraId="15E36E0F" w14:textId="77777777" w:rsidR="008C2FC7" w:rsidRPr="009070F3" w:rsidRDefault="008C2FC7" w:rsidP="008C2FC7">
      <w:pPr>
        <w:pStyle w:val="Code"/>
        <w:rPr>
          <w:highlight w:val="white"/>
        </w:rPr>
      </w:pPr>
      <w:r w:rsidRPr="009070F3">
        <w:rPr>
          <w:highlight w:val="white"/>
        </w:rPr>
        <w:t xml:space="preserve">        List&lt;byte&gt; byteList = LookupByteArray(Operator, size);</w:t>
      </w:r>
    </w:p>
    <w:p w14:paraId="5101FD61" w14:textId="77777777" w:rsidR="008C2FC7" w:rsidRPr="009070F3" w:rsidRDefault="008C2FC7" w:rsidP="008C2FC7">
      <w:pPr>
        <w:pStyle w:val="Code"/>
        <w:rPr>
          <w:highlight w:val="white"/>
        </w:rPr>
      </w:pPr>
      <w:r w:rsidRPr="009070F3">
        <w:rPr>
          <w:highlight w:val="white"/>
        </w:rPr>
        <w:t xml:space="preserve">        LoadByteList(byteList, byteList.Count - size, size, value);</w:t>
      </w:r>
    </w:p>
    <w:p w14:paraId="54625A76" w14:textId="77777777" w:rsidR="008C2FC7" w:rsidRPr="009070F3" w:rsidRDefault="008C2FC7" w:rsidP="008C2FC7">
      <w:pPr>
        <w:pStyle w:val="Code"/>
        <w:rPr>
          <w:highlight w:val="white"/>
        </w:rPr>
      </w:pPr>
      <w:r w:rsidRPr="009070F3">
        <w:rPr>
          <w:highlight w:val="white"/>
        </w:rPr>
        <w:t xml:space="preserve">        return byteList;</w:t>
      </w:r>
    </w:p>
    <w:p w14:paraId="5C35541B" w14:textId="77777777" w:rsidR="008C2FC7" w:rsidRDefault="008C2FC7" w:rsidP="008C2FC7">
      <w:pPr>
        <w:pStyle w:val="Code"/>
        <w:rPr>
          <w:highlight w:val="white"/>
        </w:rPr>
      </w:pPr>
      <w:r w:rsidRPr="009070F3">
        <w:rPr>
          <w:highlight w:val="white"/>
        </w:rPr>
        <w:t xml:space="preserve">      }</w:t>
      </w:r>
    </w:p>
    <w:p w14:paraId="04E87797" w14:textId="77777777" w:rsidR="008C2FC7" w:rsidRPr="00F00E1A" w:rsidRDefault="008C2FC7" w:rsidP="008C2FC7">
      <w:pPr>
        <w:rPr>
          <w:highlight w:val="white"/>
        </w:rPr>
      </w:pPr>
      <w:r>
        <w:rPr>
          <w:highlight w:val="white"/>
        </w:rPr>
        <w:t xml:space="preserve">In the third category of the unary operations the operand is an address, made up by a register and an offset or a static variable and an offset. For instance: </w:t>
      </w:r>
      <w:r w:rsidRPr="00FF530A">
        <w:rPr>
          <w:rStyle w:val="KeyWord0"/>
          <w:highlight w:val="white"/>
        </w:rPr>
        <w:t>inc</w:t>
      </w:r>
      <w:r w:rsidRPr="00F00E1A">
        <w:rPr>
          <w:highlight w:val="white"/>
        </w:rPr>
        <w:t xml:space="preserve"> </w:t>
      </w:r>
      <w:r w:rsidRPr="00FF530A">
        <w:rPr>
          <w:rStyle w:val="KeyWord0"/>
          <w:highlight w:val="white"/>
        </w:rPr>
        <w:t>[bp</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2]</w:t>
      </w:r>
      <w:r w:rsidRPr="00F00E1A">
        <w:rPr>
          <w:highlight w:val="white"/>
        </w:rPr>
        <w:t xml:space="preserve"> </w:t>
      </w:r>
      <w:r>
        <w:rPr>
          <w:highlight w:val="white"/>
        </w:rPr>
        <w:t>or</w:t>
      </w:r>
      <w:r w:rsidRPr="00F00E1A">
        <w:rPr>
          <w:highlight w:val="white"/>
        </w:rPr>
        <w:t xml:space="preserve"> </w:t>
      </w:r>
      <w:r w:rsidRPr="00FF530A">
        <w:rPr>
          <w:rStyle w:val="KeyWord0"/>
          <w:highlight w:val="white"/>
        </w:rPr>
        <w:t>inc</w:t>
      </w:r>
      <w:r w:rsidRPr="00F00E1A">
        <w:rPr>
          <w:highlight w:val="white"/>
        </w:rPr>
        <w:t xml:space="preserve"> </w:t>
      </w:r>
      <w:r w:rsidRPr="00FF530A">
        <w:rPr>
          <w:rStyle w:val="KeyWord0"/>
          <w:highlight w:val="white"/>
        </w:rPr>
        <w:t>[global</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4]</w:t>
      </w:r>
      <w:r>
        <w:rPr>
          <w:highlight w:val="white"/>
        </w:rPr>
        <w:t xml:space="preserve">. Note that offsets are always </w:t>
      </w:r>
      <w:r w:rsidRPr="00253670">
        <w:rPr>
          <w:rStyle w:val="KeyWord0"/>
          <w:highlight w:val="white"/>
        </w:rPr>
        <w:t>int</w:t>
      </w:r>
      <w:r>
        <w:rPr>
          <w:highlight w:val="white"/>
        </w:rPr>
        <w:t xml:space="preserve"> values. If the address includes a register, the size of the offset is determined by calling </w:t>
      </w:r>
      <w:r w:rsidRPr="00B41AFD">
        <w:rPr>
          <w:rStyle w:val="KeyWord0"/>
          <w:highlight w:val="white"/>
        </w:rPr>
        <w:t>SizeOfValue</w:t>
      </w:r>
      <w:r>
        <w:rPr>
          <w:highlight w:val="white"/>
        </w:rPr>
        <w:t>. If the address instead includes a static variable, the offset size is always the size of a pointer.</w:t>
      </w:r>
    </w:p>
    <w:p w14:paraId="65407EEC" w14:textId="77777777" w:rsidR="008C2FC7" w:rsidRPr="00236532" w:rsidRDefault="008C2FC7" w:rsidP="008C2FC7">
      <w:pPr>
        <w:pStyle w:val="Code"/>
        <w:rPr>
          <w:highlight w:val="white"/>
        </w:rPr>
      </w:pPr>
      <w:r w:rsidRPr="00236532">
        <w:rPr>
          <w:highlight w:val="white"/>
        </w:rPr>
        <w:t xml:space="preserve">      // inc [bp + 2]; inc [global + 4]</w:t>
      </w:r>
    </w:p>
    <w:p w14:paraId="7651FDDF" w14:textId="77777777" w:rsidR="008C2FC7" w:rsidRPr="00236532" w:rsidRDefault="008C2FC7" w:rsidP="008C2FC7">
      <w:pPr>
        <w:pStyle w:val="Code"/>
        <w:rPr>
          <w:highlight w:val="white"/>
        </w:rPr>
      </w:pPr>
      <w:r w:rsidRPr="00236532">
        <w:rPr>
          <w:highlight w:val="white"/>
        </w:rPr>
        <w:t xml:space="preserve">      else if (((operand0 is Register) || (operand0 is string)) &amp;&amp;</w:t>
      </w:r>
    </w:p>
    <w:p w14:paraId="4285418F" w14:textId="77777777" w:rsidR="008C2FC7" w:rsidRPr="00236532" w:rsidRDefault="008C2FC7" w:rsidP="008C2FC7">
      <w:pPr>
        <w:pStyle w:val="Code"/>
        <w:rPr>
          <w:highlight w:val="white"/>
        </w:rPr>
      </w:pPr>
      <w:r w:rsidRPr="00236532">
        <w:rPr>
          <w:highlight w:val="white"/>
        </w:rPr>
        <w:t xml:space="preserve">               (operand1 is int) &amp;&amp; (operand2 == null)) {</w:t>
      </w:r>
    </w:p>
    <w:p w14:paraId="0D30D402" w14:textId="77777777" w:rsidR="008C2FC7" w:rsidRPr="00236532" w:rsidRDefault="008C2FC7" w:rsidP="008C2FC7">
      <w:pPr>
        <w:pStyle w:val="Code"/>
        <w:rPr>
          <w:highlight w:val="white"/>
        </w:rPr>
      </w:pPr>
      <w:r w:rsidRPr="00236532">
        <w:rPr>
          <w:highlight w:val="white"/>
        </w:rPr>
        <w:t xml:space="preserve">        int offset = (int) operand1;</w:t>
      </w:r>
    </w:p>
    <w:p w14:paraId="25420807" w14:textId="77777777" w:rsidR="008C2FC7" w:rsidRPr="00236532" w:rsidRDefault="008C2FC7" w:rsidP="008C2FC7">
      <w:pPr>
        <w:pStyle w:val="Code"/>
        <w:rPr>
          <w:highlight w:val="white"/>
        </w:rPr>
      </w:pPr>
      <w:r w:rsidRPr="00236532">
        <w:rPr>
          <w:highlight w:val="white"/>
        </w:rPr>
        <w:t xml:space="preserve">        int size = (operand0 is Register) ? SizeOfValue(offset)</w:t>
      </w:r>
    </w:p>
    <w:p w14:paraId="713AA9F7" w14:textId="77777777" w:rsidR="008C2FC7" w:rsidRPr="00236532" w:rsidRDefault="008C2FC7" w:rsidP="008C2FC7">
      <w:pPr>
        <w:pStyle w:val="Code"/>
        <w:rPr>
          <w:highlight w:val="white"/>
        </w:rPr>
      </w:pPr>
      <w:r w:rsidRPr="00236532">
        <w:rPr>
          <w:highlight w:val="white"/>
        </w:rPr>
        <w:t xml:space="preserve">                                          : TypeSize.PointerSize;</w:t>
      </w:r>
    </w:p>
    <w:p w14:paraId="7297561F" w14:textId="77777777" w:rsidR="008C2FC7" w:rsidRPr="00236532" w:rsidRDefault="008C2FC7" w:rsidP="008C2FC7">
      <w:pPr>
        <w:pStyle w:val="Code"/>
        <w:rPr>
          <w:highlight w:val="white"/>
        </w:rPr>
      </w:pPr>
      <w:r w:rsidRPr="00236532">
        <w:rPr>
          <w:highlight w:val="white"/>
        </w:rPr>
        <w:t xml:space="preserve">        List&lt;byte&gt; byteList = LookupByteArray(Operator, operand0, size);</w:t>
      </w:r>
    </w:p>
    <w:p w14:paraId="32CFEAF5" w14:textId="77777777" w:rsidR="008C2FC7" w:rsidRPr="00236532" w:rsidRDefault="008C2FC7" w:rsidP="008C2FC7">
      <w:pPr>
        <w:pStyle w:val="Code"/>
        <w:rPr>
          <w:highlight w:val="white"/>
        </w:rPr>
      </w:pPr>
      <w:r w:rsidRPr="00236532">
        <w:rPr>
          <w:highlight w:val="white"/>
        </w:rPr>
        <w:t xml:space="preserve">        LoadByteList(byteList, byteList.Count - size, size, offset);</w:t>
      </w:r>
    </w:p>
    <w:p w14:paraId="6D75910B" w14:textId="77777777" w:rsidR="008C2FC7" w:rsidRPr="00236532" w:rsidRDefault="008C2FC7" w:rsidP="008C2FC7">
      <w:pPr>
        <w:pStyle w:val="Code"/>
        <w:rPr>
          <w:highlight w:val="white"/>
        </w:rPr>
      </w:pPr>
      <w:r w:rsidRPr="00236532">
        <w:rPr>
          <w:highlight w:val="white"/>
        </w:rPr>
        <w:t xml:space="preserve">        return byteList;</w:t>
      </w:r>
    </w:p>
    <w:p w14:paraId="524A3D3E" w14:textId="77777777" w:rsidR="008C2FC7" w:rsidRPr="00236532" w:rsidRDefault="008C2FC7" w:rsidP="008C2FC7">
      <w:pPr>
        <w:pStyle w:val="Code"/>
        <w:rPr>
          <w:highlight w:val="white"/>
        </w:rPr>
      </w:pPr>
      <w:r w:rsidRPr="00236532">
        <w:rPr>
          <w:highlight w:val="white"/>
        </w:rPr>
        <w:t xml:space="preserve">      }</w:t>
      </w:r>
    </w:p>
    <w:p w14:paraId="051C633F" w14:textId="77777777" w:rsidR="008C2FC7" w:rsidRPr="002B63B5" w:rsidRDefault="008C2FC7" w:rsidP="008C2FC7">
      <w:pPr>
        <w:rPr>
          <w:highlight w:val="white"/>
        </w:rPr>
      </w:pPr>
      <w:r>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E42FEE" w14:paraId="51258A5F" w14:textId="77777777" w:rsidTr="003D2653">
        <w:tc>
          <w:tcPr>
            <w:tcW w:w="1271" w:type="dxa"/>
          </w:tcPr>
          <w:p w14:paraId="2D1814B2" w14:textId="77777777" w:rsidR="008C2FC7" w:rsidRPr="00BF5180" w:rsidRDefault="008C2FC7" w:rsidP="003D2653">
            <w:pPr>
              <w:spacing w:before="0" w:after="40"/>
              <w:rPr>
                <w:b/>
                <w:bCs/>
                <w:highlight w:val="white"/>
              </w:rPr>
            </w:pPr>
            <w:bookmarkStart w:id="447" w:name="_Hlk50202926"/>
            <w:r w:rsidRPr="00BF5180">
              <w:rPr>
                <w:b/>
                <w:bCs/>
                <w:highlight w:val="white"/>
              </w:rPr>
              <w:t>Category</w:t>
            </w:r>
          </w:p>
        </w:tc>
        <w:tc>
          <w:tcPr>
            <w:tcW w:w="5245" w:type="dxa"/>
          </w:tcPr>
          <w:p w14:paraId="0FDEBBF8" w14:textId="77777777" w:rsidR="008C2FC7" w:rsidRPr="00BF5180" w:rsidRDefault="008C2FC7" w:rsidP="003D2653">
            <w:pPr>
              <w:spacing w:before="0" w:after="40"/>
              <w:rPr>
                <w:b/>
                <w:bCs/>
                <w:highlight w:val="white"/>
              </w:rPr>
            </w:pPr>
            <w:r w:rsidRPr="00BF5180">
              <w:rPr>
                <w:b/>
                <w:bCs/>
                <w:highlight w:val="white"/>
              </w:rPr>
              <w:t>Description</w:t>
            </w:r>
          </w:p>
        </w:tc>
        <w:tc>
          <w:tcPr>
            <w:tcW w:w="2834" w:type="dxa"/>
          </w:tcPr>
          <w:p w14:paraId="6EDDE19F" w14:textId="77777777" w:rsidR="008C2FC7" w:rsidRPr="00BF5180" w:rsidRDefault="008C2FC7" w:rsidP="003D2653">
            <w:pPr>
              <w:spacing w:before="0" w:after="40"/>
              <w:rPr>
                <w:b/>
                <w:bCs/>
                <w:highlight w:val="white"/>
              </w:rPr>
            </w:pPr>
            <w:r w:rsidRPr="00BF5180">
              <w:rPr>
                <w:b/>
                <w:bCs/>
                <w:highlight w:val="white"/>
              </w:rPr>
              <w:t>Examples</w:t>
            </w:r>
          </w:p>
        </w:tc>
      </w:tr>
      <w:tr w:rsidR="008C2FC7" w14:paraId="7BB55114" w14:textId="77777777" w:rsidTr="003D2653">
        <w:tc>
          <w:tcPr>
            <w:tcW w:w="1271" w:type="dxa"/>
          </w:tcPr>
          <w:p w14:paraId="283A30DC" w14:textId="77777777" w:rsidR="008C2FC7" w:rsidRDefault="008C2FC7" w:rsidP="003D2653">
            <w:pPr>
              <w:spacing w:before="0" w:after="40"/>
              <w:rPr>
                <w:highlight w:val="white"/>
              </w:rPr>
            </w:pPr>
            <w:r>
              <w:rPr>
                <w:highlight w:val="white"/>
              </w:rPr>
              <w:t>1</w:t>
            </w:r>
          </w:p>
        </w:tc>
        <w:tc>
          <w:tcPr>
            <w:tcW w:w="5245" w:type="dxa"/>
          </w:tcPr>
          <w:p w14:paraId="5B71334C" w14:textId="77777777" w:rsidR="008C2FC7" w:rsidRPr="00E5786A" w:rsidRDefault="008C2FC7" w:rsidP="003D2653">
            <w:pPr>
              <w:spacing w:before="0" w:after="40"/>
            </w:pPr>
            <w:r>
              <w:t>b</w:t>
            </w:r>
            <w:r w:rsidRPr="005D7FBB">
              <w:t>inary</w:t>
            </w:r>
            <w:r>
              <w:t xml:space="preserve"> </w:t>
            </w:r>
            <w:r w:rsidRPr="005D7FBB">
              <w:t xml:space="preserve">operator register, </w:t>
            </w:r>
            <w:r>
              <w:t>register</w:t>
            </w:r>
          </w:p>
        </w:tc>
        <w:tc>
          <w:tcPr>
            <w:tcW w:w="2834" w:type="dxa"/>
          </w:tcPr>
          <w:p w14:paraId="20C9E079" w14:textId="77777777" w:rsidR="008C2FC7" w:rsidRDefault="008C2FC7" w:rsidP="003D2653">
            <w:pPr>
              <w:spacing w:before="0" w:after="40"/>
              <w:rPr>
                <w:highlight w:val="white"/>
              </w:rPr>
            </w:pPr>
            <w:r>
              <w:rPr>
                <w:highlight w:val="white"/>
              </w:rPr>
              <w:t>mov ax, bx</w:t>
            </w:r>
          </w:p>
        </w:tc>
      </w:tr>
      <w:tr w:rsidR="008C2FC7" w14:paraId="5144503D" w14:textId="77777777" w:rsidTr="003D2653">
        <w:tc>
          <w:tcPr>
            <w:tcW w:w="1271" w:type="dxa"/>
          </w:tcPr>
          <w:p w14:paraId="75F46546" w14:textId="77777777" w:rsidR="008C2FC7" w:rsidRDefault="008C2FC7" w:rsidP="003D2653">
            <w:pPr>
              <w:spacing w:before="0" w:after="40"/>
              <w:rPr>
                <w:highlight w:val="white"/>
              </w:rPr>
            </w:pPr>
            <w:r>
              <w:rPr>
                <w:highlight w:val="white"/>
              </w:rPr>
              <w:t>2</w:t>
            </w:r>
          </w:p>
        </w:tc>
        <w:tc>
          <w:tcPr>
            <w:tcW w:w="5245" w:type="dxa"/>
          </w:tcPr>
          <w:p w14:paraId="3BDE15C2" w14:textId="77777777" w:rsidR="008C2FC7" w:rsidRDefault="008C2FC7" w:rsidP="003D2653">
            <w:pPr>
              <w:spacing w:before="0" w:after="40"/>
            </w:pPr>
            <w:r>
              <w:t>b</w:t>
            </w:r>
            <w:r w:rsidRPr="005D7FBB">
              <w:t>inary</w:t>
            </w:r>
            <w:r>
              <w:t xml:space="preserve"> </w:t>
            </w:r>
            <w:r w:rsidRPr="005D7FBB">
              <w:t xml:space="preserve">operator register, </w:t>
            </w:r>
            <w:r>
              <w:t>static name</w:t>
            </w:r>
          </w:p>
        </w:tc>
        <w:tc>
          <w:tcPr>
            <w:tcW w:w="2834" w:type="dxa"/>
          </w:tcPr>
          <w:p w14:paraId="51F57989" w14:textId="77777777" w:rsidR="008C2FC7" w:rsidRDefault="008C2FC7" w:rsidP="003D2653">
            <w:pPr>
              <w:spacing w:before="0" w:after="40"/>
              <w:rPr>
                <w:highlight w:val="white"/>
              </w:rPr>
            </w:pPr>
            <w:r>
              <w:rPr>
                <w:highlight w:val="white"/>
              </w:rPr>
              <w:t>add ax, stdin</w:t>
            </w:r>
          </w:p>
        </w:tc>
      </w:tr>
      <w:tr w:rsidR="008C2FC7" w14:paraId="061045B2" w14:textId="77777777" w:rsidTr="003D2653">
        <w:tc>
          <w:tcPr>
            <w:tcW w:w="1271" w:type="dxa"/>
          </w:tcPr>
          <w:p w14:paraId="44C71B56" w14:textId="77777777" w:rsidR="008C2FC7" w:rsidRDefault="008C2FC7" w:rsidP="003D2653">
            <w:pPr>
              <w:spacing w:before="0" w:after="40"/>
              <w:rPr>
                <w:highlight w:val="white"/>
              </w:rPr>
            </w:pPr>
            <w:r>
              <w:rPr>
                <w:highlight w:val="white"/>
              </w:rPr>
              <w:t>3</w:t>
            </w:r>
          </w:p>
        </w:tc>
        <w:tc>
          <w:tcPr>
            <w:tcW w:w="5245" w:type="dxa"/>
          </w:tcPr>
          <w:p w14:paraId="257090A7" w14:textId="77777777" w:rsidR="008C2FC7" w:rsidRDefault="008C2FC7" w:rsidP="003D2653">
            <w:pPr>
              <w:spacing w:before="0" w:after="40"/>
            </w:pPr>
            <w:r>
              <w:t>b</w:t>
            </w:r>
            <w:r w:rsidRPr="005D7FBB">
              <w:t>inary</w:t>
            </w:r>
            <w:r>
              <w:t xml:space="preserve"> </w:t>
            </w:r>
            <w:r w:rsidRPr="005D7FBB">
              <w:t>operator register,</w:t>
            </w:r>
            <w:r>
              <w:t xml:space="preserve"> integer value</w:t>
            </w:r>
          </w:p>
        </w:tc>
        <w:tc>
          <w:tcPr>
            <w:tcW w:w="2834" w:type="dxa"/>
          </w:tcPr>
          <w:p w14:paraId="6A6A2B69" w14:textId="77777777" w:rsidR="008C2FC7" w:rsidRDefault="008C2FC7" w:rsidP="003D2653">
            <w:pPr>
              <w:spacing w:before="0" w:after="40"/>
              <w:rPr>
                <w:highlight w:val="white"/>
              </w:rPr>
            </w:pPr>
            <w:r>
              <w:rPr>
                <w:highlight w:val="white"/>
              </w:rPr>
              <w:t>sub ax, 123</w:t>
            </w:r>
          </w:p>
        </w:tc>
      </w:tr>
      <w:tr w:rsidR="008C2FC7" w14:paraId="7C7A1709" w14:textId="77777777" w:rsidTr="003D2653">
        <w:tc>
          <w:tcPr>
            <w:tcW w:w="1271" w:type="dxa"/>
          </w:tcPr>
          <w:p w14:paraId="394E7C61" w14:textId="77777777" w:rsidR="008C2FC7" w:rsidRDefault="008C2FC7" w:rsidP="003D2653">
            <w:pPr>
              <w:spacing w:before="0" w:after="40"/>
              <w:rPr>
                <w:highlight w:val="white"/>
              </w:rPr>
            </w:pPr>
            <w:r>
              <w:rPr>
                <w:highlight w:val="white"/>
              </w:rPr>
              <w:t>4</w:t>
            </w:r>
          </w:p>
        </w:tc>
        <w:tc>
          <w:tcPr>
            <w:tcW w:w="5245" w:type="dxa"/>
          </w:tcPr>
          <w:p w14:paraId="1306705B"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register</w:t>
            </w:r>
          </w:p>
          <w:p w14:paraId="791101BC" w14:textId="77777777" w:rsidR="008C2FC7" w:rsidRPr="00A63B27" w:rsidRDefault="008C2FC7" w:rsidP="003D2653">
            <w:pPr>
              <w:spacing w:before="0" w:after="40"/>
            </w:pPr>
            <w:r>
              <w:t>b</w:t>
            </w:r>
            <w:r w:rsidRPr="005D7FBB">
              <w:t>inary</w:t>
            </w:r>
            <w:r>
              <w:t xml:space="preserve"> </w:t>
            </w:r>
            <w:r w:rsidRPr="005D7FBB">
              <w:t>operator [</w:t>
            </w:r>
            <w:r>
              <w:t>static name + offset</w:t>
            </w:r>
            <w:r w:rsidRPr="005D7FBB">
              <w:t xml:space="preserve">], </w:t>
            </w:r>
            <w:r>
              <w:t>register</w:t>
            </w:r>
          </w:p>
        </w:tc>
        <w:tc>
          <w:tcPr>
            <w:tcW w:w="2834" w:type="dxa"/>
          </w:tcPr>
          <w:p w14:paraId="1C7C8FB9" w14:textId="77777777" w:rsidR="008C2FC7" w:rsidRDefault="008C2FC7" w:rsidP="003D2653">
            <w:pPr>
              <w:spacing w:before="0" w:after="40"/>
              <w:rPr>
                <w:highlight w:val="white"/>
              </w:rPr>
            </w:pPr>
            <w:r>
              <w:rPr>
                <w:highlight w:val="white"/>
              </w:rPr>
              <w:t>mov [bp + 2], bx</w:t>
            </w:r>
          </w:p>
          <w:p w14:paraId="71A25A96" w14:textId="77777777" w:rsidR="008C2FC7" w:rsidRDefault="008C2FC7" w:rsidP="003D2653">
            <w:pPr>
              <w:spacing w:before="0" w:after="40"/>
              <w:rPr>
                <w:highlight w:val="white"/>
              </w:rPr>
            </w:pPr>
            <w:r>
              <w:rPr>
                <w:highlight w:val="white"/>
              </w:rPr>
              <w:t>mov [stdin + 4], bx</w:t>
            </w:r>
          </w:p>
        </w:tc>
      </w:tr>
      <w:tr w:rsidR="008C2FC7" w14:paraId="50D8C660" w14:textId="77777777" w:rsidTr="003D2653">
        <w:tc>
          <w:tcPr>
            <w:tcW w:w="1271" w:type="dxa"/>
          </w:tcPr>
          <w:p w14:paraId="72D2BFDC" w14:textId="77777777" w:rsidR="008C2FC7" w:rsidRDefault="008C2FC7" w:rsidP="003D2653">
            <w:pPr>
              <w:spacing w:before="0" w:after="40"/>
              <w:rPr>
                <w:highlight w:val="white"/>
              </w:rPr>
            </w:pPr>
            <w:r>
              <w:rPr>
                <w:highlight w:val="white"/>
              </w:rPr>
              <w:t>5</w:t>
            </w:r>
          </w:p>
        </w:tc>
        <w:tc>
          <w:tcPr>
            <w:tcW w:w="5245" w:type="dxa"/>
          </w:tcPr>
          <w:p w14:paraId="1A17440D"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static name</w:t>
            </w:r>
          </w:p>
          <w:p w14:paraId="099A5435"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static name</w:t>
            </w:r>
          </w:p>
        </w:tc>
        <w:tc>
          <w:tcPr>
            <w:tcW w:w="2834" w:type="dxa"/>
          </w:tcPr>
          <w:p w14:paraId="009D328D" w14:textId="77777777" w:rsidR="008C2FC7" w:rsidRDefault="008C2FC7" w:rsidP="003D2653">
            <w:pPr>
              <w:spacing w:before="0" w:after="40"/>
              <w:rPr>
                <w:highlight w:val="white"/>
              </w:rPr>
            </w:pPr>
            <w:r>
              <w:rPr>
                <w:highlight w:val="white"/>
              </w:rPr>
              <w:t>add word [bp + 2], stdin</w:t>
            </w:r>
          </w:p>
          <w:p w14:paraId="29A8EEAA" w14:textId="77777777" w:rsidR="008C2FC7" w:rsidRDefault="008C2FC7" w:rsidP="003D2653">
            <w:pPr>
              <w:spacing w:before="0" w:after="40"/>
              <w:rPr>
                <w:highlight w:val="white"/>
              </w:rPr>
            </w:pPr>
            <w:r>
              <w:rPr>
                <w:highlight w:val="white"/>
              </w:rPr>
              <w:t>add word [stdin + 4], stdin</w:t>
            </w:r>
          </w:p>
        </w:tc>
      </w:tr>
      <w:tr w:rsidR="008C2FC7" w14:paraId="35819C1D" w14:textId="77777777" w:rsidTr="003D2653">
        <w:tc>
          <w:tcPr>
            <w:tcW w:w="1271" w:type="dxa"/>
          </w:tcPr>
          <w:p w14:paraId="273F3551" w14:textId="77777777" w:rsidR="008C2FC7" w:rsidRDefault="008C2FC7" w:rsidP="003D2653">
            <w:pPr>
              <w:spacing w:before="0" w:after="40"/>
              <w:rPr>
                <w:highlight w:val="white"/>
              </w:rPr>
            </w:pPr>
            <w:r>
              <w:rPr>
                <w:highlight w:val="white"/>
              </w:rPr>
              <w:t>6</w:t>
            </w:r>
          </w:p>
        </w:tc>
        <w:tc>
          <w:tcPr>
            <w:tcW w:w="5245" w:type="dxa"/>
          </w:tcPr>
          <w:p w14:paraId="3EED3DE4"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integer value</w:t>
            </w:r>
          </w:p>
          <w:p w14:paraId="2E6C2906"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integer value</w:t>
            </w:r>
          </w:p>
          <w:p w14:paraId="066E92D1" w14:textId="77777777" w:rsidR="008C2FC7" w:rsidRDefault="008C2FC7" w:rsidP="003D2653">
            <w:pPr>
              <w:spacing w:before="0" w:after="40"/>
            </w:pPr>
            <w:r>
              <w:t>b</w:t>
            </w:r>
            <w:r w:rsidRPr="005D7FBB">
              <w:t>inary</w:t>
            </w:r>
            <w:r>
              <w:t xml:space="preserve"> </w:t>
            </w:r>
            <w:r w:rsidRPr="005D7FBB">
              <w:t>operator [</w:t>
            </w:r>
            <w:r>
              <w:t>offset</w:t>
            </w:r>
            <w:r w:rsidRPr="005D7FBB">
              <w:t xml:space="preserve">], </w:t>
            </w:r>
            <w:r>
              <w:t>integer value</w:t>
            </w:r>
          </w:p>
        </w:tc>
        <w:tc>
          <w:tcPr>
            <w:tcW w:w="2834" w:type="dxa"/>
          </w:tcPr>
          <w:p w14:paraId="5B0301EA" w14:textId="77777777" w:rsidR="008C2FC7" w:rsidRDefault="008C2FC7" w:rsidP="003D2653">
            <w:pPr>
              <w:spacing w:before="0" w:after="40"/>
              <w:rPr>
                <w:highlight w:val="white"/>
              </w:rPr>
            </w:pPr>
            <w:r>
              <w:rPr>
                <w:highlight w:val="white"/>
              </w:rPr>
              <w:t>sub word [bp + 2], 123</w:t>
            </w:r>
          </w:p>
          <w:p w14:paraId="1D6D4B5F" w14:textId="77777777" w:rsidR="008C2FC7" w:rsidRDefault="008C2FC7" w:rsidP="003D2653">
            <w:pPr>
              <w:spacing w:before="0" w:after="40"/>
              <w:rPr>
                <w:highlight w:val="white"/>
              </w:rPr>
            </w:pPr>
            <w:r>
              <w:rPr>
                <w:highlight w:val="white"/>
              </w:rPr>
              <w:t>sub word [stdin + 4], 123</w:t>
            </w:r>
          </w:p>
          <w:p w14:paraId="04F13B6E" w14:textId="77777777" w:rsidR="008C2FC7" w:rsidRDefault="008C2FC7" w:rsidP="003D2653">
            <w:pPr>
              <w:spacing w:before="0" w:after="0"/>
              <w:rPr>
                <w:highlight w:val="white"/>
              </w:rPr>
            </w:pPr>
            <w:proofErr w:type="spellStart"/>
            <w:r>
              <w:rPr>
                <w:highlight w:val="white"/>
                <w:lang w:val="sv-SE"/>
              </w:rPr>
              <w:t>mov</w:t>
            </w:r>
            <w:proofErr w:type="spellEnd"/>
            <w:r>
              <w:rPr>
                <w:highlight w:val="white"/>
                <w:lang w:val="sv-SE"/>
              </w:rPr>
              <w:t xml:space="preserve"> </w:t>
            </w:r>
            <w:proofErr w:type="spellStart"/>
            <w:r>
              <w:rPr>
                <w:highlight w:val="white"/>
                <w:lang w:val="sv-SE"/>
              </w:rPr>
              <w:t>word</w:t>
            </w:r>
            <w:proofErr w:type="spellEnd"/>
            <w:r>
              <w:rPr>
                <w:highlight w:val="white"/>
                <w:lang w:val="sv-SE"/>
              </w:rPr>
              <w:t xml:space="preserve"> [65534], 65534</w:t>
            </w:r>
          </w:p>
        </w:tc>
      </w:tr>
      <w:tr w:rsidR="008C2FC7" w14:paraId="5EE33C65" w14:textId="77777777" w:rsidTr="003D2653">
        <w:tc>
          <w:tcPr>
            <w:tcW w:w="1271" w:type="dxa"/>
          </w:tcPr>
          <w:p w14:paraId="484EE45E" w14:textId="77777777" w:rsidR="008C2FC7" w:rsidRDefault="008C2FC7" w:rsidP="003D2653">
            <w:pPr>
              <w:spacing w:before="0" w:after="40"/>
              <w:rPr>
                <w:highlight w:val="white"/>
              </w:rPr>
            </w:pPr>
            <w:r>
              <w:rPr>
                <w:highlight w:val="white"/>
              </w:rPr>
              <w:t>7</w:t>
            </w:r>
          </w:p>
        </w:tc>
        <w:tc>
          <w:tcPr>
            <w:tcW w:w="5245" w:type="dxa"/>
          </w:tcPr>
          <w:p w14:paraId="159BD034"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register + offset</w:t>
            </w:r>
            <w:r w:rsidRPr="005D7FBB">
              <w:t>]</w:t>
            </w:r>
          </w:p>
          <w:p w14:paraId="158F1D81"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static name + offset</w:t>
            </w:r>
            <w:r w:rsidRPr="005D7FBB">
              <w:t>]</w:t>
            </w:r>
          </w:p>
        </w:tc>
        <w:tc>
          <w:tcPr>
            <w:tcW w:w="2834" w:type="dxa"/>
          </w:tcPr>
          <w:p w14:paraId="2E6BA3B3" w14:textId="77777777" w:rsidR="008C2FC7" w:rsidRDefault="008C2FC7" w:rsidP="003D2653">
            <w:pPr>
              <w:spacing w:before="0" w:after="40"/>
              <w:rPr>
                <w:highlight w:val="white"/>
              </w:rPr>
            </w:pPr>
            <w:r>
              <w:rPr>
                <w:highlight w:val="white"/>
              </w:rPr>
              <w:t>mov ax, [bp + 2]</w:t>
            </w:r>
          </w:p>
          <w:p w14:paraId="7273C897" w14:textId="77777777" w:rsidR="008C2FC7" w:rsidRDefault="008C2FC7" w:rsidP="003D2653">
            <w:pPr>
              <w:spacing w:before="0" w:after="40"/>
              <w:rPr>
                <w:highlight w:val="white"/>
              </w:rPr>
            </w:pPr>
            <w:r>
              <w:rPr>
                <w:highlight w:val="white"/>
              </w:rPr>
              <w:t>add ax, [stdin +4]</w:t>
            </w:r>
          </w:p>
        </w:tc>
      </w:tr>
    </w:tbl>
    <w:bookmarkEnd w:id="447"/>
    <w:p w14:paraId="4E90CC20" w14:textId="77777777" w:rsidR="008C2FC7" w:rsidRPr="00345E40" w:rsidRDefault="008C2FC7" w:rsidP="008C2FC7">
      <w:pPr>
        <w:rPr>
          <w:highlight w:val="white"/>
        </w:rPr>
      </w:pPr>
      <w:r>
        <w:rPr>
          <w:highlight w:val="white"/>
        </w:rPr>
        <w:t>In category one, we assign a register the value of another register.</w:t>
      </w:r>
    </w:p>
    <w:p w14:paraId="23F3D4DF" w14:textId="77777777" w:rsidR="008C2FC7" w:rsidRPr="00345E40" w:rsidRDefault="008C2FC7" w:rsidP="008C2FC7">
      <w:pPr>
        <w:pStyle w:val="Code"/>
        <w:rPr>
          <w:highlight w:val="white"/>
        </w:rPr>
      </w:pPr>
      <w:r>
        <w:rPr>
          <w:highlight w:val="white"/>
        </w:rPr>
        <w:t xml:space="preserve"> </w:t>
      </w:r>
      <w:r w:rsidRPr="00345E40">
        <w:rPr>
          <w:highlight w:val="white"/>
        </w:rPr>
        <w:t xml:space="preserve">     // </w:t>
      </w:r>
      <w:r>
        <w:rPr>
          <w:highlight w:val="white"/>
        </w:rPr>
        <w:t xml:space="preserve">1: </w:t>
      </w:r>
      <w:r w:rsidRPr="00345E40">
        <w:rPr>
          <w:highlight w:val="white"/>
        </w:rPr>
        <w:t>mov ax, bx</w:t>
      </w:r>
    </w:p>
    <w:p w14:paraId="5C3A4268" w14:textId="77777777" w:rsidR="008C2FC7" w:rsidRDefault="008C2FC7" w:rsidP="008C2FC7">
      <w:pPr>
        <w:pStyle w:val="Code"/>
        <w:rPr>
          <w:highlight w:val="white"/>
        </w:rPr>
      </w:pPr>
      <w:r w:rsidRPr="00345E40">
        <w:rPr>
          <w:highlight w:val="white"/>
        </w:rPr>
        <w:t xml:space="preserve">      else if ((operand0 is Register) &amp;&amp; (operand1 is Register) &amp;&amp;</w:t>
      </w:r>
    </w:p>
    <w:p w14:paraId="42126FF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85F1F71" w14:textId="77777777" w:rsidR="008C2FC7" w:rsidRPr="00345E40" w:rsidRDefault="008C2FC7" w:rsidP="008C2FC7">
      <w:pPr>
        <w:pStyle w:val="Code"/>
        <w:rPr>
          <w:highlight w:val="white"/>
        </w:rPr>
      </w:pPr>
      <w:r w:rsidRPr="00345E40">
        <w:rPr>
          <w:highlight w:val="white"/>
        </w:rPr>
        <w:t xml:space="preserve">        Register toRegister = (Register) operand0,</w:t>
      </w:r>
    </w:p>
    <w:p w14:paraId="5446066B" w14:textId="77777777" w:rsidR="008C2FC7" w:rsidRPr="00345E40" w:rsidRDefault="008C2FC7" w:rsidP="008C2FC7">
      <w:pPr>
        <w:pStyle w:val="Code"/>
        <w:rPr>
          <w:highlight w:val="white"/>
        </w:rPr>
      </w:pPr>
      <w:r w:rsidRPr="00345E40">
        <w:rPr>
          <w:highlight w:val="white"/>
        </w:rPr>
        <w:t xml:space="preserve">                 fromRegister = (Register) operand1;</w:t>
      </w:r>
    </w:p>
    <w:p w14:paraId="1D7124F1" w14:textId="77777777" w:rsidR="008C2FC7" w:rsidRPr="00345E40" w:rsidRDefault="008C2FC7" w:rsidP="008C2FC7">
      <w:pPr>
        <w:pStyle w:val="Code"/>
        <w:rPr>
          <w:highlight w:val="white"/>
        </w:rPr>
      </w:pPr>
      <w:r w:rsidRPr="00345E40">
        <w:rPr>
          <w:highlight w:val="white"/>
        </w:rPr>
        <w:t xml:space="preserve">        return LookupByteArray(Operator, toRegister, fromRegister);</w:t>
      </w:r>
    </w:p>
    <w:p w14:paraId="18A304E0" w14:textId="77777777" w:rsidR="008C2FC7" w:rsidRPr="00345E40" w:rsidRDefault="008C2FC7" w:rsidP="008C2FC7">
      <w:pPr>
        <w:pStyle w:val="Code"/>
        <w:rPr>
          <w:highlight w:val="white"/>
        </w:rPr>
      </w:pPr>
      <w:r w:rsidRPr="00345E40">
        <w:rPr>
          <w:highlight w:val="white"/>
        </w:rPr>
        <w:t xml:space="preserve">      }</w:t>
      </w:r>
    </w:p>
    <w:p w14:paraId="40FEB840" w14:textId="77777777" w:rsidR="008C2FC7" w:rsidRPr="00345E40" w:rsidRDefault="008C2FC7" w:rsidP="008C2FC7">
      <w:pPr>
        <w:rPr>
          <w:highlight w:val="white"/>
        </w:rPr>
      </w:pPr>
      <w:r>
        <w:rPr>
          <w:highlight w:val="white"/>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345E40" w:rsidRDefault="008C2FC7" w:rsidP="008C2FC7">
      <w:pPr>
        <w:pStyle w:val="Code"/>
        <w:rPr>
          <w:highlight w:val="white"/>
        </w:rPr>
      </w:pPr>
      <w:r w:rsidRPr="00345E40">
        <w:rPr>
          <w:highlight w:val="white"/>
        </w:rPr>
        <w:t xml:space="preserve">      // </w:t>
      </w:r>
      <w:r>
        <w:rPr>
          <w:highlight w:val="white"/>
        </w:rPr>
        <w:t xml:space="preserve">2: </w:t>
      </w:r>
      <w:r w:rsidRPr="00345E40">
        <w:rPr>
          <w:highlight w:val="white"/>
        </w:rPr>
        <w:t>mov ax, global</w:t>
      </w:r>
    </w:p>
    <w:p w14:paraId="26BF52EA" w14:textId="77777777" w:rsidR="008C2FC7" w:rsidRDefault="008C2FC7" w:rsidP="008C2FC7">
      <w:pPr>
        <w:pStyle w:val="Code"/>
        <w:rPr>
          <w:highlight w:val="white"/>
        </w:rPr>
      </w:pPr>
      <w:r w:rsidRPr="00345E40">
        <w:rPr>
          <w:highlight w:val="white"/>
        </w:rPr>
        <w:t xml:space="preserve">      else if ((operand0 is Register) &amp;&amp; (operand1 is string) &amp;&amp;</w:t>
      </w:r>
    </w:p>
    <w:p w14:paraId="14DCA63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6FE233B8" w14:textId="77777777" w:rsidR="008C2FC7" w:rsidRPr="00B6563C" w:rsidRDefault="008C2FC7" w:rsidP="008C2FC7">
      <w:pPr>
        <w:pStyle w:val="Code"/>
        <w:rPr>
          <w:highlight w:val="white"/>
        </w:rPr>
      </w:pPr>
      <w:r w:rsidRPr="00B6563C">
        <w:rPr>
          <w:highlight w:val="white"/>
        </w:rPr>
        <w:t xml:space="preserve">        Register register = (Register) operand0;</w:t>
      </w:r>
    </w:p>
    <w:p w14:paraId="53E71793" w14:textId="77777777" w:rsidR="008C2FC7" w:rsidRDefault="008C2FC7" w:rsidP="008C2FC7">
      <w:pPr>
        <w:pStyle w:val="Code"/>
        <w:rPr>
          <w:highlight w:val="white"/>
        </w:rPr>
      </w:pPr>
      <w:r w:rsidRPr="00B6563C">
        <w:rPr>
          <w:highlight w:val="white"/>
        </w:rPr>
        <w:t xml:space="preserve">        List&lt;byte&gt; byteList =</w:t>
      </w:r>
    </w:p>
    <w:p w14:paraId="63803472" w14:textId="77777777" w:rsidR="008C2FC7" w:rsidRPr="00B6563C" w:rsidRDefault="008C2FC7" w:rsidP="008C2FC7">
      <w:pPr>
        <w:pStyle w:val="Code"/>
        <w:rPr>
          <w:highlight w:val="white"/>
        </w:rPr>
      </w:pPr>
      <w:r>
        <w:rPr>
          <w:highlight w:val="white"/>
        </w:rPr>
        <w:t xml:space="preserve">         </w:t>
      </w:r>
      <w:r w:rsidRPr="00B6563C">
        <w:rPr>
          <w:highlight w:val="white"/>
        </w:rPr>
        <w:t xml:space="preserve"> LookupByteArray(Operator, register, TypeSize.PointerSize);</w:t>
      </w:r>
    </w:p>
    <w:p w14:paraId="4868F5A5" w14:textId="77777777" w:rsidR="008C2FC7" w:rsidRDefault="008C2FC7" w:rsidP="008C2FC7">
      <w:pPr>
        <w:pStyle w:val="Code"/>
        <w:rPr>
          <w:highlight w:val="white"/>
        </w:rPr>
      </w:pPr>
      <w:r w:rsidRPr="00B6563C">
        <w:rPr>
          <w:highlight w:val="white"/>
        </w:rPr>
        <w:t xml:space="preserve">        LoadByteList(byteList, byteList.Count - TypeSize.PointerSize,</w:t>
      </w:r>
    </w:p>
    <w:p w14:paraId="7DA49AEC" w14:textId="77777777" w:rsidR="008C2FC7" w:rsidRPr="00B6563C" w:rsidRDefault="008C2FC7" w:rsidP="008C2FC7">
      <w:pPr>
        <w:pStyle w:val="Code"/>
        <w:rPr>
          <w:highlight w:val="white"/>
        </w:rPr>
      </w:pPr>
      <w:r>
        <w:rPr>
          <w:highlight w:val="white"/>
        </w:rPr>
        <w:t xml:space="preserve">                    </w:t>
      </w:r>
      <w:r w:rsidRPr="00B6563C">
        <w:rPr>
          <w:highlight w:val="white"/>
        </w:rPr>
        <w:t xml:space="preserve"> TypeSize.PointerSize, 0);</w:t>
      </w:r>
    </w:p>
    <w:p w14:paraId="2ED843BA" w14:textId="77777777" w:rsidR="008C2FC7" w:rsidRPr="00345E40" w:rsidRDefault="008C2FC7" w:rsidP="008C2FC7">
      <w:pPr>
        <w:pStyle w:val="Code"/>
        <w:rPr>
          <w:highlight w:val="white"/>
        </w:rPr>
      </w:pPr>
      <w:r w:rsidRPr="00345E40">
        <w:rPr>
          <w:highlight w:val="white"/>
        </w:rPr>
        <w:t xml:space="preserve">        return byteList;</w:t>
      </w:r>
    </w:p>
    <w:p w14:paraId="39AAF0F1" w14:textId="77777777" w:rsidR="008C2FC7" w:rsidRDefault="008C2FC7" w:rsidP="008C2FC7">
      <w:pPr>
        <w:pStyle w:val="Code"/>
        <w:rPr>
          <w:highlight w:val="white"/>
        </w:rPr>
      </w:pPr>
      <w:r w:rsidRPr="00345E40">
        <w:rPr>
          <w:highlight w:val="white"/>
        </w:rPr>
        <w:t xml:space="preserve">      }</w:t>
      </w:r>
    </w:p>
    <w:p w14:paraId="6DEA1421" w14:textId="77777777" w:rsidR="008C2FC7" w:rsidRPr="00345E40" w:rsidRDefault="008C2FC7" w:rsidP="008C2FC7">
      <w:pPr>
        <w:rPr>
          <w:highlight w:val="white"/>
        </w:rPr>
      </w:pPr>
      <w:r>
        <w:rPr>
          <w:highlight w:val="white"/>
        </w:rPr>
        <w:t xml:space="preserve">In category three, we load an integral value into a register. We must check the operator, in case of </w:t>
      </w:r>
      <w:r w:rsidRPr="004563DA">
        <w:rPr>
          <w:rStyle w:val="KeyWord0"/>
          <w:highlight w:val="white"/>
        </w:rPr>
        <w:t>mov</w:t>
      </w:r>
      <w:r>
        <w:rPr>
          <w:highlight w:val="white"/>
        </w:rPr>
        <w:t xml:space="preserve"> or </w:t>
      </w:r>
      <w:r w:rsidRPr="004563DA">
        <w:rPr>
          <w:rStyle w:val="KeyWord0"/>
          <w:highlight w:val="white"/>
        </w:rPr>
        <w:t>and</w:t>
      </w:r>
      <w:r>
        <w:rPr>
          <w:highlight w:val="white"/>
        </w:rPr>
        <w:t>, the size of the value is given by the register. Otherwise, the size is given by the value.</w:t>
      </w:r>
    </w:p>
    <w:p w14:paraId="48133A3D" w14:textId="77777777" w:rsidR="008C2FC7" w:rsidRPr="00345E40" w:rsidRDefault="008C2FC7" w:rsidP="008C2FC7">
      <w:pPr>
        <w:pStyle w:val="Code"/>
        <w:rPr>
          <w:highlight w:val="white"/>
        </w:rPr>
      </w:pPr>
      <w:r w:rsidRPr="00345E40">
        <w:rPr>
          <w:highlight w:val="white"/>
        </w:rPr>
        <w:t xml:space="preserve">      // </w:t>
      </w:r>
      <w:r>
        <w:rPr>
          <w:highlight w:val="white"/>
        </w:rPr>
        <w:t xml:space="preserve">3: </w:t>
      </w:r>
      <w:r w:rsidRPr="00345E40">
        <w:rPr>
          <w:highlight w:val="white"/>
        </w:rPr>
        <w:t>mov ax, 123</w:t>
      </w:r>
    </w:p>
    <w:p w14:paraId="24AE0091" w14:textId="77777777" w:rsidR="008C2FC7" w:rsidRDefault="008C2FC7" w:rsidP="008C2FC7">
      <w:pPr>
        <w:pStyle w:val="Code"/>
        <w:rPr>
          <w:highlight w:val="white"/>
        </w:rPr>
      </w:pPr>
      <w:r w:rsidRPr="00345E40">
        <w:rPr>
          <w:highlight w:val="white"/>
        </w:rPr>
        <w:t xml:space="preserve">      else if ((operand0 is Register) &amp;&amp; (operand1 is BigInteger) &amp;&amp;</w:t>
      </w:r>
    </w:p>
    <w:p w14:paraId="42587C50"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7A5E765" w14:textId="77777777" w:rsidR="008C2FC7" w:rsidRPr="00345E40" w:rsidRDefault="008C2FC7" w:rsidP="008C2FC7">
      <w:pPr>
        <w:pStyle w:val="Code"/>
        <w:rPr>
          <w:highlight w:val="white"/>
        </w:rPr>
      </w:pPr>
      <w:r w:rsidRPr="00345E40">
        <w:rPr>
          <w:highlight w:val="white"/>
        </w:rPr>
        <w:t xml:space="preserve">        Register register = (Register) operand0;</w:t>
      </w:r>
    </w:p>
    <w:p w14:paraId="12AB01D5" w14:textId="77777777" w:rsidR="008C2FC7" w:rsidRPr="00345E40" w:rsidRDefault="008C2FC7" w:rsidP="008C2FC7">
      <w:pPr>
        <w:pStyle w:val="Code"/>
        <w:rPr>
          <w:highlight w:val="white"/>
        </w:rPr>
      </w:pPr>
      <w:r w:rsidRPr="00345E40">
        <w:rPr>
          <w:highlight w:val="white"/>
        </w:rPr>
        <w:t xml:space="preserve">        BigInteger value = (BigInteger) operand1;</w:t>
      </w:r>
    </w:p>
    <w:p w14:paraId="457210AF" w14:textId="77777777" w:rsidR="008C2FC7" w:rsidRPr="00345E40" w:rsidRDefault="008C2FC7" w:rsidP="008C2FC7">
      <w:pPr>
        <w:pStyle w:val="Code"/>
        <w:rPr>
          <w:highlight w:val="white"/>
        </w:rPr>
      </w:pPr>
      <w:r w:rsidRPr="00345E40">
        <w:rPr>
          <w:highlight w:val="white"/>
        </w:rPr>
        <w:t xml:space="preserve">        int size = ((Operator == AssemblyOperator.mov) ||</w:t>
      </w:r>
    </w:p>
    <w:p w14:paraId="43F6EE47" w14:textId="77777777" w:rsidR="008C2FC7" w:rsidRPr="00345E40" w:rsidRDefault="008C2FC7" w:rsidP="008C2FC7">
      <w:pPr>
        <w:pStyle w:val="Code"/>
        <w:rPr>
          <w:highlight w:val="white"/>
        </w:rPr>
      </w:pPr>
      <w:r w:rsidRPr="00345E40">
        <w:rPr>
          <w:highlight w:val="white"/>
        </w:rPr>
        <w:t xml:space="preserve">                    (Operator == AssemblyOperator.and))</w:t>
      </w:r>
    </w:p>
    <w:p w14:paraId="731FF86D" w14:textId="77777777" w:rsidR="008C2FC7" w:rsidRPr="00345E40" w:rsidRDefault="008C2FC7" w:rsidP="008C2FC7">
      <w:pPr>
        <w:pStyle w:val="Code"/>
        <w:rPr>
          <w:highlight w:val="white"/>
        </w:rPr>
      </w:pPr>
      <w:r w:rsidRPr="00345E40">
        <w:rPr>
          <w:highlight w:val="white"/>
        </w:rPr>
        <w:t xml:space="preserve">                   ? SizeOfRegister(register) : SizeOfValue(value);</w:t>
      </w:r>
    </w:p>
    <w:p w14:paraId="2C8A5740" w14:textId="77777777" w:rsidR="008C2FC7" w:rsidRPr="00345E40" w:rsidRDefault="008C2FC7" w:rsidP="008C2FC7">
      <w:pPr>
        <w:pStyle w:val="Code"/>
        <w:rPr>
          <w:highlight w:val="white"/>
        </w:rPr>
      </w:pPr>
      <w:r w:rsidRPr="00345E40">
        <w:rPr>
          <w:highlight w:val="white"/>
        </w:rPr>
        <w:t xml:space="preserve">        List&lt;byte&gt; byteList = LookupByteArray(Operator, register, size);</w:t>
      </w:r>
    </w:p>
    <w:p w14:paraId="5241EA38" w14:textId="77777777" w:rsidR="008C2FC7" w:rsidRPr="00345E40" w:rsidRDefault="008C2FC7" w:rsidP="008C2FC7">
      <w:pPr>
        <w:pStyle w:val="Code"/>
        <w:rPr>
          <w:highlight w:val="white"/>
        </w:rPr>
      </w:pPr>
      <w:r w:rsidRPr="00345E40">
        <w:rPr>
          <w:highlight w:val="white"/>
        </w:rPr>
        <w:lastRenderedPageBreak/>
        <w:t xml:space="preserve">        LoadByteList(byteList, byteList.Count - size, size, value);</w:t>
      </w:r>
    </w:p>
    <w:p w14:paraId="45C35A7C" w14:textId="77777777" w:rsidR="008C2FC7" w:rsidRPr="00345E40" w:rsidRDefault="008C2FC7" w:rsidP="008C2FC7">
      <w:pPr>
        <w:pStyle w:val="Code"/>
        <w:rPr>
          <w:highlight w:val="white"/>
        </w:rPr>
      </w:pPr>
      <w:r w:rsidRPr="00345E40">
        <w:rPr>
          <w:highlight w:val="white"/>
        </w:rPr>
        <w:t xml:space="preserve">        return byteList;</w:t>
      </w:r>
    </w:p>
    <w:p w14:paraId="72730F5A" w14:textId="77777777" w:rsidR="008C2FC7" w:rsidRDefault="008C2FC7" w:rsidP="008C2FC7">
      <w:pPr>
        <w:pStyle w:val="Code"/>
        <w:rPr>
          <w:highlight w:val="white"/>
        </w:rPr>
      </w:pPr>
      <w:r w:rsidRPr="00345E40">
        <w:rPr>
          <w:highlight w:val="white"/>
        </w:rPr>
        <w:t xml:space="preserve">      }</w:t>
      </w:r>
    </w:p>
    <w:p w14:paraId="4320D466" w14:textId="77777777" w:rsidR="008C2FC7" w:rsidRPr="00345E40" w:rsidRDefault="008C2FC7" w:rsidP="008C2FC7">
      <w:pPr>
        <w:rPr>
          <w:highlight w:val="white"/>
        </w:rPr>
      </w:pPr>
      <w:r>
        <w:rPr>
          <w:highlight w:val="white"/>
        </w:rPr>
        <w:t xml:space="preserve">In category four, we assign the value of a register to an address, defined by a register and an offset or a static variable and an offset. Also in this case, we need to obtain the size of the offset. </w:t>
      </w:r>
      <w:proofErr w:type="spellStart"/>
      <w:r>
        <w:rPr>
          <w:highlight w:val="white"/>
        </w:rPr>
        <w:t>Its</w:t>
      </w:r>
      <w:proofErr w:type="spellEnd"/>
      <w:r>
        <w:rPr>
          <w:highlight w:val="white"/>
        </w:rPr>
        <w:t xml:space="preserve"> is given by </w:t>
      </w:r>
      <w:r w:rsidRPr="002F07C3">
        <w:rPr>
          <w:rStyle w:val="KeyWord0"/>
          <w:highlight w:val="white"/>
        </w:rPr>
        <w:t>SizeOfValue</w:t>
      </w:r>
      <w:r>
        <w:rPr>
          <w:highlight w:val="white"/>
        </w:rPr>
        <w:t xml:space="preserve"> in case of a register address. In case of a static variable address, the size is always the size of a pointer.</w:t>
      </w:r>
    </w:p>
    <w:p w14:paraId="5D812BB0" w14:textId="77777777" w:rsidR="008C2FC7" w:rsidRPr="009202CD" w:rsidRDefault="008C2FC7" w:rsidP="008C2FC7">
      <w:pPr>
        <w:pStyle w:val="Code"/>
        <w:rPr>
          <w:highlight w:val="white"/>
        </w:rPr>
      </w:pPr>
      <w:r w:rsidRPr="009202CD">
        <w:rPr>
          <w:highlight w:val="white"/>
        </w:rPr>
        <w:t xml:space="preserve">      // </w:t>
      </w:r>
      <w:r>
        <w:rPr>
          <w:highlight w:val="white"/>
        </w:rPr>
        <w:t xml:space="preserve">4: </w:t>
      </w:r>
      <w:r w:rsidRPr="009202CD">
        <w:rPr>
          <w:highlight w:val="white"/>
        </w:rPr>
        <w:t>mov [bp + 2], ax; mov [global + 4], ax</w:t>
      </w:r>
    </w:p>
    <w:p w14:paraId="3F75E896" w14:textId="77777777" w:rsidR="008C2FC7" w:rsidRPr="009202CD" w:rsidRDefault="008C2FC7" w:rsidP="008C2FC7">
      <w:pPr>
        <w:pStyle w:val="Code"/>
        <w:rPr>
          <w:highlight w:val="white"/>
        </w:rPr>
      </w:pPr>
      <w:r w:rsidRPr="009202CD">
        <w:rPr>
          <w:highlight w:val="white"/>
        </w:rPr>
        <w:t xml:space="preserve">      else if (((operand0 is Register) || (operand0 is string)) &amp;&amp;</w:t>
      </w:r>
    </w:p>
    <w:p w14:paraId="2968A0AE" w14:textId="77777777" w:rsidR="008C2FC7" w:rsidRPr="009202CD" w:rsidRDefault="008C2FC7" w:rsidP="008C2FC7">
      <w:pPr>
        <w:pStyle w:val="Code"/>
        <w:rPr>
          <w:highlight w:val="white"/>
        </w:rPr>
      </w:pPr>
      <w:r w:rsidRPr="009202CD">
        <w:rPr>
          <w:highlight w:val="white"/>
        </w:rPr>
        <w:t xml:space="preserve">               (operand1 is int) &amp;&amp; (operand2 is Register)) {</w:t>
      </w:r>
    </w:p>
    <w:p w14:paraId="2DE8F30D" w14:textId="77777777" w:rsidR="008C2FC7" w:rsidRPr="009202CD" w:rsidRDefault="008C2FC7" w:rsidP="008C2FC7">
      <w:pPr>
        <w:pStyle w:val="Code"/>
        <w:rPr>
          <w:highlight w:val="white"/>
        </w:rPr>
      </w:pPr>
      <w:r w:rsidRPr="009202CD">
        <w:rPr>
          <w:highlight w:val="white"/>
        </w:rPr>
        <w:t xml:space="preserve">        Register register = (Register) operand2;</w:t>
      </w:r>
    </w:p>
    <w:p w14:paraId="5CC10A45" w14:textId="77777777" w:rsidR="008C2FC7" w:rsidRPr="009202CD" w:rsidRDefault="008C2FC7" w:rsidP="008C2FC7">
      <w:pPr>
        <w:pStyle w:val="Code"/>
        <w:rPr>
          <w:highlight w:val="white"/>
        </w:rPr>
      </w:pPr>
      <w:r w:rsidRPr="009202CD">
        <w:rPr>
          <w:highlight w:val="white"/>
        </w:rPr>
        <w:t xml:space="preserve">        int offset = (int) operand1;</w:t>
      </w:r>
    </w:p>
    <w:p w14:paraId="74B3DD05" w14:textId="77777777" w:rsidR="008C2FC7" w:rsidRPr="009202CD" w:rsidRDefault="008C2FC7" w:rsidP="008C2FC7">
      <w:pPr>
        <w:pStyle w:val="Code"/>
        <w:rPr>
          <w:highlight w:val="white"/>
        </w:rPr>
      </w:pPr>
      <w:r w:rsidRPr="009202CD">
        <w:rPr>
          <w:highlight w:val="white"/>
        </w:rPr>
        <w:t xml:space="preserve">        int size = (operand0 is Register) ? SizeOfValue(offset)</w:t>
      </w:r>
    </w:p>
    <w:p w14:paraId="3332EE7F" w14:textId="77777777" w:rsidR="008C2FC7" w:rsidRPr="009202CD" w:rsidRDefault="008C2FC7" w:rsidP="008C2FC7">
      <w:pPr>
        <w:pStyle w:val="Code"/>
        <w:rPr>
          <w:highlight w:val="white"/>
        </w:rPr>
      </w:pPr>
      <w:r w:rsidRPr="009202CD">
        <w:rPr>
          <w:highlight w:val="white"/>
        </w:rPr>
        <w:t xml:space="preserve">                                          : TypeSize.PointerSize;</w:t>
      </w:r>
    </w:p>
    <w:p w14:paraId="43F44458" w14:textId="77777777" w:rsidR="008C2FC7" w:rsidRPr="009202CD" w:rsidRDefault="008C2FC7" w:rsidP="008C2FC7">
      <w:pPr>
        <w:pStyle w:val="Code"/>
        <w:rPr>
          <w:highlight w:val="white"/>
        </w:rPr>
      </w:pPr>
      <w:r w:rsidRPr="009202CD">
        <w:rPr>
          <w:highlight w:val="white"/>
        </w:rPr>
        <w:t xml:space="preserve">        List&lt;byte&gt; byteList =</w:t>
      </w:r>
    </w:p>
    <w:p w14:paraId="0CEEC561" w14:textId="77777777" w:rsidR="008C2FC7" w:rsidRPr="009202CD" w:rsidRDefault="008C2FC7" w:rsidP="008C2FC7">
      <w:pPr>
        <w:pStyle w:val="Code"/>
        <w:rPr>
          <w:highlight w:val="white"/>
        </w:rPr>
      </w:pPr>
      <w:r w:rsidRPr="009202CD">
        <w:rPr>
          <w:highlight w:val="white"/>
        </w:rPr>
        <w:t xml:space="preserve">          LookupByteArray(Operator, operand0, size, register);</w:t>
      </w:r>
    </w:p>
    <w:p w14:paraId="3F16D2CF" w14:textId="77777777" w:rsidR="008C2FC7" w:rsidRPr="009202CD" w:rsidRDefault="008C2FC7" w:rsidP="008C2FC7">
      <w:pPr>
        <w:pStyle w:val="Code"/>
        <w:rPr>
          <w:highlight w:val="white"/>
        </w:rPr>
      </w:pPr>
      <w:r w:rsidRPr="009202CD">
        <w:rPr>
          <w:highlight w:val="white"/>
        </w:rPr>
        <w:t xml:space="preserve">        LoadByteList(byteList, byteList.Count - size, size, offset);</w:t>
      </w:r>
    </w:p>
    <w:p w14:paraId="69A22E5B" w14:textId="77777777" w:rsidR="008C2FC7" w:rsidRPr="009202CD" w:rsidRDefault="008C2FC7" w:rsidP="008C2FC7">
      <w:pPr>
        <w:pStyle w:val="Code"/>
        <w:rPr>
          <w:highlight w:val="white"/>
        </w:rPr>
      </w:pPr>
      <w:r w:rsidRPr="009202CD">
        <w:rPr>
          <w:highlight w:val="white"/>
        </w:rPr>
        <w:t xml:space="preserve">        return byteList; </w:t>
      </w:r>
    </w:p>
    <w:p w14:paraId="0DD94D20" w14:textId="77777777" w:rsidR="008C2FC7" w:rsidRPr="009202CD" w:rsidRDefault="008C2FC7" w:rsidP="008C2FC7">
      <w:pPr>
        <w:pStyle w:val="Code"/>
        <w:rPr>
          <w:highlight w:val="white"/>
        </w:rPr>
      </w:pPr>
      <w:r w:rsidRPr="009202CD">
        <w:rPr>
          <w:highlight w:val="white"/>
        </w:rPr>
        <w:t xml:space="preserve">      }</w:t>
      </w:r>
    </w:p>
    <w:p w14:paraId="647085F6" w14:textId="77777777" w:rsidR="008C2FC7" w:rsidRDefault="008C2FC7" w:rsidP="008C2FC7">
      <w:pPr>
        <w:rPr>
          <w:highlight w:val="white"/>
        </w:rPr>
      </w:pPr>
      <w:r>
        <w:rPr>
          <w:highlight w:val="white"/>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AB4CE0" w:rsidRDefault="008C2FC7" w:rsidP="008C2FC7">
      <w:pPr>
        <w:pStyle w:val="Code"/>
        <w:rPr>
          <w:highlight w:val="white"/>
        </w:rPr>
      </w:pPr>
      <w:r w:rsidRPr="00AB4CE0">
        <w:rPr>
          <w:highlight w:val="white"/>
        </w:rPr>
        <w:t xml:space="preserve">      // 5: mov [bp + 2], global; mov [global + 4], global</w:t>
      </w:r>
    </w:p>
    <w:p w14:paraId="09169110" w14:textId="77777777" w:rsidR="008C2FC7" w:rsidRPr="00AB4CE0" w:rsidRDefault="008C2FC7" w:rsidP="008C2FC7">
      <w:pPr>
        <w:pStyle w:val="Code"/>
        <w:rPr>
          <w:highlight w:val="white"/>
        </w:rPr>
      </w:pPr>
      <w:r w:rsidRPr="00AB4CE0">
        <w:rPr>
          <w:highlight w:val="white"/>
        </w:rPr>
        <w:t xml:space="preserve">      else if (((operand0 is Register) || (operand0 is string)) &amp;&amp;</w:t>
      </w:r>
    </w:p>
    <w:p w14:paraId="41C7D99F" w14:textId="77777777" w:rsidR="008C2FC7" w:rsidRPr="00AB4CE0" w:rsidRDefault="008C2FC7" w:rsidP="008C2FC7">
      <w:pPr>
        <w:pStyle w:val="Code"/>
        <w:rPr>
          <w:highlight w:val="white"/>
        </w:rPr>
      </w:pPr>
      <w:r w:rsidRPr="00AB4CE0">
        <w:rPr>
          <w:highlight w:val="white"/>
        </w:rPr>
        <w:t xml:space="preserve">               (operand1 is int) &amp;&amp; (operand2 is string)) {</w:t>
      </w:r>
    </w:p>
    <w:p w14:paraId="2AF47531" w14:textId="77777777" w:rsidR="008C2FC7" w:rsidRPr="00AB4CE0" w:rsidRDefault="008C2FC7" w:rsidP="008C2FC7">
      <w:pPr>
        <w:pStyle w:val="Code"/>
        <w:rPr>
          <w:highlight w:val="white"/>
        </w:rPr>
      </w:pPr>
      <w:r w:rsidRPr="00AB4CE0">
        <w:rPr>
          <w:highlight w:val="white"/>
        </w:rPr>
        <w:t xml:space="preserve">        int offset = (int) operand1;</w:t>
      </w:r>
    </w:p>
    <w:p w14:paraId="7F4096C3" w14:textId="77777777" w:rsidR="008C2FC7" w:rsidRPr="00AB4CE0" w:rsidRDefault="008C2FC7" w:rsidP="008C2FC7">
      <w:pPr>
        <w:pStyle w:val="Code"/>
        <w:rPr>
          <w:highlight w:val="white"/>
        </w:rPr>
      </w:pPr>
      <w:r w:rsidRPr="00AB4CE0">
        <w:rPr>
          <w:highlight w:val="white"/>
        </w:rPr>
        <w:t xml:space="preserve">        int size = (operand0 is Register) ? SizeOfValue(offset)</w:t>
      </w:r>
    </w:p>
    <w:p w14:paraId="6BE4BF5B" w14:textId="77777777" w:rsidR="008C2FC7" w:rsidRPr="00AB4CE0" w:rsidRDefault="008C2FC7" w:rsidP="008C2FC7">
      <w:pPr>
        <w:pStyle w:val="Code"/>
        <w:rPr>
          <w:highlight w:val="white"/>
        </w:rPr>
      </w:pPr>
      <w:r w:rsidRPr="00AB4CE0">
        <w:rPr>
          <w:highlight w:val="white"/>
        </w:rPr>
        <w:t xml:space="preserve">                                          : TypeSize.PointerSize;</w:t>
      </w:r>
    </w:p>
    <w:p w14:paraId="418E0476" w14:textId="77777777" w:rsidR="008C2FC7" w:rsidRDefault="008C2FC7" w:rsidP="008C2FC7">
      <w:pPr>
        <w:pStyle w:val="Code"/>
        <w:rPr>
          <w:highlight w:val="white"/>
        </w:rPr>
      </w:pPr>
      <w:r w:rsidRPr="00AB4CE0">
        <w:rPr>
          <w:highlight w:val="white"/>
        </w:rPr>
        <w:t xml:space="preserve">        List&lt;byte&gt; byteList =</w:t>
      </w:r>
      <w:r>
        <w:rPr>
          <w:highlight w:val="white"/>
        </w:rPr>
        <w:t xml:space="preserve"> </w:t>
      </w:r>
      <w:r w:rsidRPr="00AB4CE0">
        <w:rPr>
          <w:highlight w:val="white"/>
        </w:rPr>
        <w:t>LookupByteArray(Operator, operand0,</w:t>
      </w:r>
    </w:p>
    <w:p w14:paraId="004E0D32" w14:textId="77777777" w:rsidR="008C2FC7" w:rsidRPr="00AB4CE0" w:rsidRDefault="008C2FC7" w:rsidP="008C2FC7">
      <w:pPr>
        <w:pStyle w:val="Code"/>
        <w:rPr>
          <w:highlight w:val="white"/>
        </w:rPr>
      </w:pPr>
      <w:r>
        <w:rPr>
          <w:highlight w:val="white"/>
        </w:rPr>
        <w:t xml:space="preserve">                                             </w:t>
      </w:r>
      <w:r w:rsidRPr="00AB4CE0">
        <w:rPr>
          <w:highlight w:val="white"/>
        </w:rPr>
        <w:t xml:space="preserve"> size, TypeSize.PointerSize);</w:t>
      </w:r>
    </w:p>
    <w:p w14:paraId="4D5CE0F9" w14:textId="77777777" w:rsidR="008C2FC7" w:rsidRPr="00AB4CE0" w:rsidRDefault="008C2FC7" w:rsidP="008C2FC7">
      <w:pPr>
        <w:pStyle w:val="Code"/>
        <w:rPr>
          <w:highlight w:val="white"/>
        </w:rPr>
      </w:pPr>
      <w:r w:rsidRPr="00AB4CE0">
        <w:rPr>
          <w:highlight w:val="white"/>
        </w:rPr>
        <w:t xml:space="preserve">        LoadByteList(byteList, byteList.Count -</w:t>
      </w:r>
    </w:p>
    <w:p w14:paraId="7F2F97EE" w14:textId="77777777" w:rsidR="008C2FC7" w:rsidRPr="00AB4CE0" w:rsidRDefault="008C2FC7" w:rsidP="008C2FC7">
      <w:pPr>
        <w:pStyle w:val="Code"/>
        <w:rPr>
          <w:highlight w:val="white"/>
        </w:rPr>
      </w:pPr>
      <w:r w:rsidRPr="00AB4CE0">
        <w:rPr>
          <w:highlight w:val="white"/>
        </w:rPr>
        <w:t xml:space="preserve">                    (size + TypeSize.PointerSize), size, offset);</w:t>
      </w:r>
    </w:p>
    <w:p w14:paraId="5FE48E21" w14:textId="77777777" w:rsidR="008C2FC7" w:rsidRPr="00AB4CE0" w:rsidRDefault="008C2FC7" w:rsidP="008C2FC7">
      <w:pPr>
        <w:pStyle w:val="Code"/>
        <w:rPr>
          <w:highlight w:val="white"/>
        </w:rPr>
      </w:pPr>
      <w:r w:rsidRPr="00AB4CE0">
        <w:rPr>
          <w:highlight w:val="white"/>
        </w:rPr>
        <w:t xml:space="preserve">        LoadByteList(byteList, byteList.Count - TypeSize.PointerSize,</w:t>
      </w:r>
    </w:p>
    <w:p w14:paraId="5E2D6DD0" w14:textId="77777777" w:rsidR="008C2FC7" w:rsidRPr="00AB4CE0" w:rsidRDefault="008C2FC7" w:rsidP="008C2FC7">
      <w:pPr>
        <w:pStyle w:val="Code"/>
        <w:rPr>
          <w:highlight w:val="white"/>
        </w:rPr>
      </w:pPr>
      <w:r w:rsidRPr="00AB4CE0">
        <w:rPr>
          <w:highlight w:val="white"/>
        </w:rPr>
        <w:t xml:space="preserve">                     TypeSize.PointerSize, 0);</w:t>
      </w:r>
    </w:p>
    <w:p w14:paraId="0FDABF00" w14:textId="77777777" w:rsidR="008C2FC7" w:rsidRPr="00AB4CE0" w:rsidRDefault="008C2FC7" w:rsidP="008C2FC7">
      <w:pPr>
        <w:pStyle w:val="Code"/>
        <w:rPr>
          <w:highlight w:val="white"/>
        </w:rPr>
      </w:pPr>
      <w:r w:rsidRPr="00AB4CE0">
        <w:rPr>
          <w:highlight w:val="white"/>
        </w:rPr>
        <w:t xml:space="preserve">        return byteList; </w:t>
      </w:r>
    </w:p>
    <w:p w14:paraId="55DE0ED5" w14:textId="77777777" w:rsidR="008C2FC7" w:rsidRPr="00AB4CE0" w:rsidRDefault="008C2FC7" w:rsidP="008C2FC7">
      <w:pPr>
        <w:pStyle w:val="Code"/>
        <w:rPr>
          <w:highlight w:val="white"/>
        </w:rPr>
      </w:pPr>
      <w:r w:rsidRPr="00AB4CE0">
        <w:rPr>
          <w:highlight w:val="white"/>
        </w:rPr>
        <w:t xml:space="preserve">      }</w:t>
      </w:r>
    </w:p>
    <w:p w14:paraId="42EBE52F" w14:textId="77777777" w:rsidR="008C2FC7" w:rsidRPr="00345E40" w:rsidRDefault="008C2FC7" w:rsidP="008C2FC7">
      <w:pPr>
        <w:rPr>
          <w:highlight w:val="white"/>
        </w:rPr>
      </w:pPr>
      <w:r>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w:t>
      </w:r>
      <w:r w:rsidRPr="00263882">
        <w:rPr>
          <w:highlight w:val="white"/>
        </w:rPr>
        <w:t xml:space="preserve">of the code, such as </w:t>
      </w:r>
      <w:r w:rsidRPr="00263882">
        <w:rPr>
          <w:rStyle w:val="KeyWord0"/>
          <w:highlight w:val="white"/>
        </w:rPr>
        <w:t>mov</w:t>
      </w:r>
      <w:r w:rsidRPr="00263882">
        <w:rPr>
          <w:highlight w:val="white"/>
        </w:rPr>
        <w:t xml:space="preserve"> </w:t>
      </w:r>
      <w:r w:rsidRPr="00263882">
        <w:rPr>
          <w:rStyle w:val="KeyWord0"/>
          <w:highlight w:val="white"/>
        </w:rPr>
        <w:t>word</w:t>
      </w:r>
      <w:r w:rsidRPr="00263882">
        <w:rPr>
          <w:highlight w:val="white"/>
        </w:rPr>
        <w:t xml:space="preserve"> </w:t>
      </w:r>
      <w:r w:rsidRPr="00263882">
        <w:rPr>
          <w:rStyle w:val="KeyWord0"/>
          <w:highlight w:val="white"/>
        </w:rPr>
        <w:t>[65534],</w:t>
      </w:r>
      <w:r w:rsidRPr="00263882">
        <w:rPr>
          <w:highlight w:val="white"/>
        </w:rPr>
        <w:t xml:space="preserve"> </w:t>
      </w:r>
      <w:r w:rsidRPr="00263882">
        <w:rPr>
          <w:rStyle w:val="KeyWord0"/>
          <w:highlight w:val="white"/>
        </w:rPr>
        <w:t>65534</w:t>
      </w:r>
      <w:r w:rsidRPr="00263882">
        <w:rPr>
          <w:highlight w:val="white"/>
        </w:rPr>
        <w:t>.</w:t>
      </w:r>
    </w:p>
    <w:p w14:paraId="6EC413D0" w14:textId="77777777" w:rsidR="008C2FC7" w:rsidRDefault="008C2FC7" w:rsidP="008C2FC7">
      <w:pPr>
        <w:pStyle w:val="Code"/>
        <w:rPr>
          <w:highlight w:val="white"/>
        </w:rPr>
      </w:pPr>
      <w:r w:rsidRPr="00E148F7">
        <w:rPr>
          <w:highlight w:val="white"/>
        </w:rPr>
        <w:t xml:space="preserve">      // 6: mov [bp + 2], 123; mov [global + 4], 123</w:t>
      </w:r>
    </w:p>
    <w:p w14:paraId="7339074C" w14:textId="77777777" w:rsidR="008C2FC7" w:rsidRPr="00E148F7" w:rsidRDefault="008C2FC7" w:rsidP="008C2FC7">
      <w:pPr>
        <w:pStyle w:val="Code"/>
        <w:rPr>
          <w:highlight w:val="white"/>
        </w:rPr>
      </w:pPr>
      <w:r>
        <w:rPr>
          <w:highlight w:val="white"/>
        </w:rPr>
        <w:t xml:space="preserve">      //</w:t>
      </w:r>
      <w:r w:rsidRPr="00E148F7">
        <w:rPr>
          <w:highlight w:val="white"/>
        </w:rPr>
        <w:t xml:space="preserve"> mov [null + 4], 123; Special case</w:t>
      </w:r>
    </w:p>
    <w:p w14:paraId="6DD9EECF" w14:textId="77777777" w:rsidR="008C2FC7" w:rsidRDefault="008C2FC7" w:rsidP="008C2FC7">
      <w:pPr>
        <w:pStyle w:val="Code"/>
        <w:rPr>
          <w:highlight w:val="white"/>
        </w:rPr>
      </w:pPr>
      <w:r w:rsidRPr="00E148F7">
        <w:rPr>
          <w:highlight w:val="white"/>
        </w:rPr>
        <w:t xml:space="preserve">      else if (((operand0 is Register) || (operand0 is string) ||</w:t>
      </w:r>
    </w:p>
    <w:p w14:paraId="5CAB734F" w14:textId="77777777" w:rsidR="008C2FC7" w:rsidRDefault="008C2FC7" w:rsidP="008C2FC7">
      <w:pPr>
        <w:pStyle w:val="Code"/>
        <w:rPr>
          <w:highlight w:val="white"/>
        </w:rPr>
      </w:pPr>
      <w:r>
        <w:rPr>
          <w:highlight w:val="white"/>
        </w:rPr>
        <w:t xml:space="preserve">               </w:t>
      </w:r>
      <w:r w:rsidRPr="00E148F7">
        <w:rPr>
          <w:highlight w:val="white"/>
        </w:rPr>
        <w:t xml:space="preserve"> (operand0 == null)) &amp;&amp;</w:t>
      </w:r>
      <w:r>
        <w:rPr>
          <w:highlight w:val="white"/>
        </w:rPr>
        <w:t xml:space="preserve"> </w:t>
      </w:r>
      <w:r w:rsidRPr="00E148F7">
        <w:rPr>
          <w:highlight w:val="white"/>
        </w:rPr>
        <w:t>(operand1 is int) &amp;&amp;</w:t>
      </w:r>
    </w:p>
    <w:p w14:paraId="38737E22" w14:textId="77777777" w:rsidR="008C2FC7" w:rsidRPr="00E148F7" w:rsidRDefault="008C2FC7" w:rsidP="008C2FC7">
      <w:pPr>
        <w:pStyle w:val="Code"/>
        <w:rPr>
          <w:highlight w:val="white"/>
        </w:rPr>
      </w:pPr>
      <w:r>
        <w:rPr>
          <w:highlight w:val="white"/>
        </w:rPr>
        <w:t xml:space="preserve">              </w:t>
      </w:r>
      <w:r w:rsidRPr="00E148F7">
        <w:rPr>
          <w:highlight w:val="white"/>
        </w:rPr>
        <w:t xml:space="preserve"> (operand2 is BigInteger)) {</w:t>
      </w:r>
    </w:p>
    <w:p w14:paraId="41BAAF6D" w14:textId="77777777" w:rsidR="008C2FC7" w:rsidRPr="00E148F7" w:rsidRDefault="008C2FC7" w:rsidP="008C2FC7">
      <w:pPr>
        <w:pStyle w:val="Code"/>
        <w:rPr>
          <w:highlight w:val="white"/>
        </w:rPr>
      </w:pPr>
      <w:r w:rsidRPr="00E148F7">
        <w:rPr>
          <w:highlight w:val="white"/>
        </w:rPr>
        <w:t xml:space="preserve">        int offset = (int) operand1;</w:t>
      </w:r>
    </w:p>
    <w:p w14:paraId="31E8B09B" w14:textId="77777777" w:rsidR="008C2FC7" w:rsidRPr="00E148F7" w:rsidRDefault="008C2FC7" w:rsidP="008C2FC7">
      <w:pPr>
        <w:pStyle w:val="Code"/>
        <w:rPr>
          <w:highlight w:val="white"/>
        </w:rPr>
      </w:pPr>
      <w:r w:rsidRPr="00E148F7">
        <w:rPr>
          <w:highlight w:val="white"/>
        </w:rPr>
        <w:t xml:space="preserve">        BigInteger value = (BigInteger) operand2;</w:t>
      </w:r>
    </w:p>
    <w:p w14:paraId="46CBF324" w14:textId="77777777" w:rsidR="008C2FC7" w:rsidRPr="00E148F7" w:rsidRDefault="008C2FC7" w:rsidP="008C2FC7">
      <w:pPr>
        <w:pStyle w:val="Code"/>
        <w:rPr>
          <w:highlight w:val="white"/>
        </w:rPr>
      </w:pPr>
      <w:r w:rsidRPr="00E148F7">
        <w:rPr>
          <w:highlight w:val="white"/>
        </w:rPr>
        <w:t xml:space="preserve">        int offsetSize = (operand0 is Register) ? SizeOfValue(offset)</w:t>
      </w:r>
    </w:p>
    <w:p w14:paraId="193B74D6" w14:textId="77777777" w:rsidR="008C2FC7" w:rsidRPr="00E148F7" w:rsidRDefault="008C2FC7" w:rsidP="008C2FC7">
      <w:pPr>
        <w:pStyle w:val="Code"/>
        <w:rPr>
          <w:highlight w:val="white"/>
        </w:rPr>
      </w:pPr>
      <w:r w:rsidRPr="00E148F7">
        <w:rPr>
          <w:highlight w:val="white"/>
        </w:rPr>
        <w:t xml:space="preserve">                                                : TypeSize.PointerSize,</w:t>
      </w:r>
    </w:p>
    <w:p w14:paraId="18FDF788" w14:textId="77777777" w:rsidR="008C2FC7" w:rsidRPr="00E148F7" w:rsidRDefault="008C2FC7" w:rsidP="008C2FC7">
      <w:pPr>
        <w:pStyle w:val="Code"/>
        <w:rPr>
          <w:highlight w:val="white"/>
        </w:rPr>
      </w:pPr>
      <w:r w:rsidRPr="00E148F7">
        <w:rPr>
          <w:highlight w:val="white"/>
        </w:rPr>
        <w:t xml:space="preserve">            valueSize = SizeOfValue(value, Operator);</w:t>
      </w:r>
    </w:p>
    <w:p w14:paraId="620DE250" w14:textId="77777777" w:rsidR="008C2FC7" w:rsidRPr="00E148F7" w:rsidRDefault="008C2FC7" w:rsidP="008C2FC7">
      <w:pPr>
        <w:pStyle w:val="Code"/>
        <w:rPr>
          <w:highlight w:val="white"/>
        </w:rPr>
      </w:pPr>
      <w:r w:rsidRPr="00E148F7">
        <w:rPr>
          <w:highlight w:val="white"/>
        </w:rPr>
        <w:lastRenderedPageBreak/>
        <w:t xml:space="preserve">        List&lt;byte&gt; byteList =</w:t>
      </w:r>
    </w:p>
    <w:p w14:paraId="49B002F5" w14:textId="77777777" w:rsidR="008C2FC7" w:rsidRPr="00E148F7" w:rsidRDefault="008C2FC7" w:rsidP="008C2FC7">
      <w:pPr>
        <w:pStyle w:val="Code"/>
        <w:rPr>
          <w:highlight w:val="white"/>
        </w:rPr>
      </w:pPr>
      <w:r w:rsidRPr="00E148F7">
        <w:rPr>
          <w:highlight w:val="white"/>
        </w:rPr>
        <w:t xml:space="preserve">          LookupByteArray(Operator, operand0, offsetSize, valueSize);</w:t>
      </w:r>
    </w:p>
    <w:p w14:paraId="006E606D" w14:textId="77777777" w:rsidR="008C2FC7" w:rsidRPr="00E148F7" w:rsidRDefault="008C2FC7" w:rsidP="008C2FC7">
      <w:pPr>
        <w:pStyle w:val="Code"/>
        <w:rPr>
          <w:highlight w:val="white"/>
        </w:rPr>
      </w:pPr>
      <w:r w:rsidRPr="00E148F7">
        <w:rPr>
          <w:highlight w:val="white"/>
        </w:rPr>
        <w:t xml:space="preserve">        LoadByteList(byteList, byteList.Count - (offsetSize + valueSize),</w:t>
      </w:r>
    </w:p>
    <w:p w14:paraId="2575ECE6" w14:textId="77777777" w:rsidR="008C2FC7" w:rsidRPr="00E148F7" w:rsidRDefault="008C2FC7" w:rsidP="008C2FC7">
      <w:pPr>
        <w:pStyle w:val="Code"/>
        <w:rPr>
          <w:highlight w:val="white"/>
        </w:rPr>
      </w:pPr>
      <w:r w:rsidRPr="00E148F7">
        <w:rPr>
          <w:highlight w:val="white"/>
        </w:rPr>
        <w:t xml:space="preserve">                     offsetSize, offset);</w:t>
      </w:r>
    </w:p>
    <w:p w14:paraId="380DE8FB" w14:textId="77777777" w:rsidR="008C2FC7" w:rsidRPr="00E148F7" w:rsidRDefault="008C2FC7" w:rsidP="008C2FC7">
      <w:pPr>
        <w:pStyle w:val="Code"/>
        <w:rPr>
          <w:highlight w:val="white"/>
        </w:rPr>
      </w:pPr>
      <w:r w:rsidRPr="00E148F7">
        <w:rPr>
          <w:highlight w:val="white"/>
        </w:rPr>
        <w:t xml:space="preserve">        LoadByteList(byteList, byteList.Count - valueSize,</w:t>
      </w:r>
    </w:p>
    <w:p w14:paraId="08AFB7B9" w14:textId="77777777" w:rsidR="008C2FC7" w:rsidRPr="00E148F7" w:rsidRDefault="008C2FC7" w:rsidP="008C2FC7">
      <w:pPr>
        <w:pStyle w:val="Code"/>
        <w:rPr>
          <w:highlight w:val="white"/>
        </w:rPr>
      </w:pPr>
      <w:r w:rsidRPr="00E148F7">
        <w:rPr>
          <w:highlight w:val="white"/>
        </w:rPr>
        <w:t xml:space="preserve">                     valueSize, value);</w:t>
      </w:r>
    </w:p>
    <w:p w14:paraId="5827D76C" w14:textId="77777777" w:rsidR="008C2FC7" w:rsidRPr="00E148F7" w:rsidRDefault="008C2FC7" w:rsidP="008C2FC7">
      <w:pPr>
        <w:pStyle w:val="Code"/>
        <w:rPr>
          <w:highlight w:val="white"/>
        </w:rPr>
      </w:pPr>
      <w:r w:rsidRPr="00E148F7">
        <w:rPr>
          <w:highlight w:val="white"/>
        </w:rPr>
        <w:t xml:space="preserve">        return byteList;</w:t>
      </w:r>
    </w:p>
    <w:p w14:paraId="0B803250" w14:textId="77777777" w:rsidR="008C2FC7" w:rsidRDefault="008C2FC7" w:rsidP="008C2FC7">
      <w:pPr>
        <w:pStyle w:val="Code"/>
        <w:rPr>
          <w:highlight w:val="white"/>
        </w:rPr>
      </w:pPr>
      <w:r w:rsidRPr="00E148F7">
        <w:rPr>
          <w:highlight w:val="white"/>
        </w:rPr>
        <w:t xml:space="preserve">      }</w:t>
      </w:r>
    </w:p>
    <w:p w14:paraId="5016E600" w14:textId="77777777" w:rsidR="008C2FC7" w:rsidRPr="00E148F7" w:rsidRDefault="008C2FC7" w:rsidP="008C2FC7">
      <w:pPr>
        <w:rPr>
          <w:highlight w:val="white"/>
        </w:rPr>
      </w:pPr>
      <w:r>
        <w:rPr>
          <w:highlight w:val="white"/>
        </w:rPr>
        <w:t>In category seven, we assign a register the value stored on an address, defined by a register and an offset or a static variable and an offset.</w:t>
      </w:r>
    </w:p>
    <w:p w14:paraId="19827E05" w14:textId="77777777" w:rsidR="008C2FC7" w:rsidRPr="00E148F7" w:rsidRDefault="008C2FC7" w:rsidP="008C2FC7">
      <w:pPr>
        <w:pStyle w:val="Code"/>
        <w:rPr>
          <w:highlight w:val="white"/>
        </w:rPr>
      </w:pPr>
      <w:r w:rsidRPr="00E148F7">
        <w:rPr>
          <w:highlight w:val="white"/>
        </w:rPr>
        <w:t xml:space="preserve">      // 7: mov ax, [bp + 2]; mov ax, [global + 4]</w:t>
      </w:r>
    </w:p>
    <w:p w14:paraId="3E294E7F" w14:textId="77777777" w:rsidR="008C2FC7" w:rsidRPr="00E148F7" w:rsidRDefault="008C2FC7" w:rsidP="008C2FC7">
      <w:pPr>
        <w:pStyle w:val="Code"/>
        <w:rPr>
          <w:highlight w:val="white"/>
        </w:rPr>
      </w:pPr>
      <w:r w:rsidRPr="00E148F7">
        <w:rPr>
          <w:highlight w:val="white"/>
        </w:rPr>
        <w:t xml:space="preserve">      else if ((operand0 is Register) &amp;&amp; ((operand1 is Register) ||</w:t>
      </w:r>
    </w:p>
    <w:p w14:paraId="51B53F51" w14:textId="77777777" w:rsidR="008C2FC7" w:rsidRPr="00E148F7" w:rsidRDefault="008C2FC7" w:rsidP="008C2FC7">
      <w:pPr>
        <w:pStyle w:val="Code"/>
        <w:rPr>
          <w:highlight w:val="white"/>
        </w:rPr>
      </w:pPr>
      <w:r w:rsidRPr="00E148F7">
        <w:rPr>
          <w:highlight w:val="white"/>
        </w:rPr>
        <w:t xml:space="preserve">               (operand1 is string)) &amp;&amp; (operand2 is int)) {</w:t>
      </w:r>
    </w:p>
    <w:p w14:paraId="314AF6D2" w14:textId="77777777" w:rsidR="008C2FC7" w:rsidRPr="00E148F7" w:rsidRDefault="008C2FC7" w:rsidP="008C2FC7">
      <w:pPr>
        <w:pStyle w:val="Code"/>
        <w:rPr>
          <w:highlight w:val="white"/>
        </w:rPr>
      </w:pPr>
      <w:r w:rsidRPr="00E148F7">
        <w:rPr>
          <w:highlight w:val="white"/>
        </w:rPr>
        <w:t xml:space="preserve">        Register register = (Register) operand0;</w:t>
      </w:r>
    </w:p>
    <w:p w14:paraId="23EB9B73" w14:textId="77777777" w:rsidR="008C2FC7" w:rsidRPr="00E148F7" w:rsidRDefault="008C2FC7" w:rsidP="008C2FC7">
      <w:pPr>
        <w:pStyle w:val="Code"/>
        <w:rPr>
          <w:highlight w:val="white"/>
        </w:rPr>
      </w:pPr>
      <w:r w:rsidRPr="00E148F7">
        <w:rPr>
          <w:highlight w:val="white"/>
        </w:rPr>
        <w:t xml:space="preserve">        int offset = (int) operand2;</w:t>
      </w:r>
    </w:p>
    <w:p w14:paraId="20B7575B" w14:textId="77777777" w:rsidR="008C2FC7" w:rsidRPr="00E148F7" w:rsidRDefault="008C2FC7" w:rsidP="008C2FC7">
      <w:pPr>
        <w:pStyle w:val="Code"/>
        <w:rPr>
          <w:highlight w:val="white"/>
        </w:rPr>
      </w:pPr>
      <w:r w:rsidRPr="00E148F7">
        <w:rPr>
          <w:highlight w:val="white"/>
        </w:rPr>
        <w:t xml:space="preserve">        int size = (operand1 is Register) ? SizeOfValue(offset)</w:t>
      </w:r>
    </w:p>
    <w:p w14:paraId="349F09F6" w14:textId="77777777" w:rsidR="008C2FC7" w:rsidRPr="00E148F7" w:rsidRDefault="008C2FC7" w:rsidP="008C2FC7">
      <w:pPr>
        <w:pStyle w:val="Code"/>
        <w:rPr>
          <w:highlight w:val="white"/>
        </w:rPr>
      </w:pPr>
      <w:r w:rsidRPr="00E148F7">
        <w:rPr>
          <w:highlight w:val="white"/>
        </w:rPr>
        <w:t xml:space="preserve">                                          : TypeSize.PointerSize;</w:t>
      </w:r>
    </w:p>
    <w:p w14:paraId="544DFC48" w14:textId="77777777" w:rsidR="008C2FC7" w:rsidRPr="00E148F7" w:rsidRDefault="008C2FC7" w:rsidP="008C2FC7">
      <w:pPr>
        <w:pStyle w:val="Code"/>
        <w:rPr>
          <w:highlight w:val="white"/>
        </w:rPr>
      </w:pPr>
      <w:r w:rsidRPr="00E148F7">
        <w:rPr>
          <w:highlight w:val="white"/>
        </w:rPr>
        <w:t xml:space="preserve">        List&lt;byte&gt; byteList =</w:t>
      </w:r>
    </w:p>
    <w:p w14:paraId="4ED42ECC" w14:textId="77777777" w:rsidR="008C2FC7" w:rsidRPr="00E148F7" w:rsidRDefault="008C2FC7" w:rsidP="008C2FC7">
      <w:pPr>
        <w:pStyle w:val="Code"/>
        <w:rPr>
          <w:highlight w:val="white"/>
        </w:rPr>
      </w:pPr>
      <w:r w:rsidRPr="00E148F7">
        <w:rPr>
          <w:highlight w:val="white"/>
        </w:rPr>
        <w:t xml:space="preserve">          LookupByteArray(Operator, register, operand1, size);</w:t>
      </w:r>
    </w:p>
    <w:p w14:paraId="3D141D61" w14:textId="77777777" w:rsidR="008C2FC7" w:rsidRPr="00E148F7" w:rsidRDefault="008C2FC7" w:rsidP="008C2FC7">
      <w:pPr>
        <w:pStyle w:val="Code"/>
        <w:rPr>
          <w:highlight w:val="white"/>
        </w:rPr>
      </w:pPr>
      <w:r w:rsidRPr="00E148F7">
        <w:rPr>
          <w:highlight w:val="white"/>
        </w:rPr>
        <w:t xml:space="preserve">        LoadByteList(byteList, byteList.Count - size, size, offset);</w:t>
      </w:r>
    </w:p>
    <w:p w14:paraId="47B7E0D7" w14:textId="77777777" w:rsidR="008C2FC7" w:rsidRPr="00E148F7" w:rsidRDefault="008C2FC7" w:rsidP="008C2FC7">
      <w:pPr>
        <w:pStyle w:val="Code"/>
        <w:rPr>
          <w:highlight w:val="white"/>
        </w:rPr>
      </w:pPr>
      <w:r w:rsidRPr="00E148F7">
        <w:rPr>
          <w:highlight w:val="white"/>
        </w:rPr>
        <w:t xml:space="preserve">        return byteList; </w:t>
      </w:r>
    </w:p>
    <w:p w14:paraId="74396055" w14:textId="77777777" w:rsidR="008C2FC7" w:rsidRPr="00E148F7" w:rsidRDefault="008C2FC7" w:rsidP="008C2FC7">
      <w:pPr>
        <w:pStyle w:val="Code"/>
        <w:rPr>
          <w:highlight w:val="white"/>
        </w:rPr>
      </w:pPr>
      <w:r w:rsidRPr="00E148F7">
        <w:rPr>
          <w:highlight w:val="white"/>
        </w:rPr>
        <w:t xml:space="preserve">      }</w:t>
      </w:r>
    </w:p>
    <w:p w14:paraId="5831A0FA" w14:textId="77777777" w:rsidR="008C2FC7" w:rsidRPr="002B63B5" w:rsidRDefault="008C2FC7" w:rsidP="008C2FC7">
      <w:pPr>
        <w:pStyle w:val="Code"/>
        <w:rPr>
          <w:highlight w:val="white"/>
        </w:rPr>
      </w:pPr>
      <w:r w:rsidRPr="002B63B5">
        <w:rPr>
          <w:highlight w:val="white"/>
        </w:rPr>
        <w:t xml:space="preserve">    }</w:t>
      </w:r>
    </w:p>
    <w:p w14:paraId="02F979A8" w14:textId="77777777" w:rsidR="008C2FC7" w:rsidRPr="002B63B5" w:rsidRDefault="008C2FC7" w:rsidP="008C2FC7">
      <w:pPr>
        <w:rPr>
          <w:highlight w:val="white"/>
        </w:rPr>
      </w:pPr>
      <w:r>
        <w:rPr>
          <w:highlight w:val="white"/>
        </w:rPr>
        <w:t xml:space="preserve">The </w:t>
      </w:r>
      <w:r w:rsidRPr="006C7AAC">
        <w:rPr>
          <w:rStyle w:val="KeyWord0"/>
          <w:highlight w:val="white"/>
        </w:rPr>
        <w:t>LoadByteList</w:t>
      </w:r>
      <w:r>
        <w:rPr>
          <w:highlight w:val="white"/>
        </w:rPr>
        <w:t xml:space="preserve"> method load the byte list with a value.</w:t>
      </w:r>
    </w:p>
    <w:p w14:paraId="37BCC58C" w14:textId="77777777" w:rsidR="008C2FC7" w:rsidRPr="002B63B5" w:rsidRDefault="008C2FC7" w:rsidP="008C2FC7">
      <w:pPr>
        <w:pStyle w:val="Code"/>
        <w:rPr>
          <w:highlight w:val="white"/>
        </w:rPr>
      </w:pPr>
      <w:r w:rsidRPr="002B63B5">
        <w:rPr>
          <w:highlight w:val="white"/>
        </w:rPr>
        <w:t xml:space="preserve">    public static void LoadByteList(IList&lt;byte&gt; byteList, int index,</w:t>
      </w:r>
    </w:p>
    <w:p w14:paraId="5FF36972" w14:textId="77777777" w:rsidR="008C2FC7" w:rsidRPr="002B63B5" w:rsidRDefault="008C2FC7" w:rsidP="008C2FC7">
      <w:pPr>
        <w:pStyle w:val="Code"/>
        <w:rPr>
          <w:highlight w:val="white"/>
        </w:rPr>
      </w:pPr>
      <w:r w:rsidRPr="002B63B5">
        <w:rPr>
          <w:highlight w:val="white"/>
        </w:rPr>
        <w:t xml:space="preserve">                                    int size, BigInteger value) {</w:t>
      </w:r>
    </w:p>
    <w:p w14:paraId="1821263D" w14:textId="77777777" w:rsidR="008C2FC7" w:rsidRPr="002B63B5" w:rsidRDefault="008C2FC7" w:rsidP="008C2FC7">
      <w:pPr>
        <w:pStyle w:val="Code"/>
        <w:rPr>
          <w:highlight w:val="white"/>
        </w:rPr>
      </w:pPr>
      <w:r w:rsidRPr="002B63B5">
        <w:rPr>
          <w:highlight w:val="white"/>
        </w:rPr>
        <w:t xml:space="preserve">      switch (size) {</w:t>
      </w:r>
    </w:p>
    <w:p w14:paraId="4AC4B43F" w14:textId="77777777" w:rsidR="008C2FC7" w:rsidRPr="002B63B5" w:rsidRDefault="008C2FC7" w:rsidP="008C2FC7">
      <w:pPr>
        <w:pStyle w:val="Code"/>
        <w:rPr>
          <w:highlight w:val="white"/>
        </w:rPr>
      </w:pPr>
      <w:r w:rsidRPr="002B63B5">
        <w:rPr>
          <w:highlight w:val="white"/>
        </w:rPr>
        <w:t xml:space="preserve">        case 1: {</w:t>
      </w:r>
    </w:p>
    <w:p w14:paraId="7743B6AA" w14:textId="77777777" w:rsidR="008C2FC7" w:rsidRPr="002B63B5" w:rsidRDefault="008C2FC7" w:rsidP="008C2FC7">
      <w:pPr>
        <w:pStyle w:val="Code"/>
        <w:rPr>
          <w:highlight w:val="white"/>
        </w:rPr>
      </w:pPr>
      <w:r w:rsidRPr="002B63B5">
        <w:rPr>
          <w:highlight w:val="white"/>
        </w:rPr>
        <w:t xml:space="preserve">            if (value &lt; 0) {</w:t>
      </w:r>
    </w:p>
    <w:p w14:paraId="7BC39988" w14:textId="77777777" w:rsidR="008C2FC7" w:rsidRPr="002B63B5" w:rsidRDefault="008C2FC7" w:rsidP="008C2FC7">
      <w:pPr>
        <w:pStyle w:val="Code"/>
        <w:rPr>
          <w:highlight w:val="white"/>
        </w:rPr>
      </w:pPr>
      <w:r w:rsidRPr="002B63B5">
        <w:rPr>
          <w:highlight w:val="white"/>
        </w:rPr>
        <w:t xml:space="preserve">              byteList[index] = (byte) ((sbyte) value);</w:t>
      </w:r>
    </w:p>
    <w:p w14:paraId="19E5E753" w14:textId="77777777" w:rsidR="008C2FC7" w:rsidRPr="002B63B5" w:rsidRDefault="008C2FC7" w:rsidP="008C2FC7">
      <w:pPr>
        <w:pStyle w:val="Code"/>
        <w:rPr>
          <w:highlight w:val="white"/>
        </w:rPr>
      </w:pPr>
      <w:r w:rsidRPr="002B63B5">
        <w:rPr>
          <w:highlight w:val="white"/>
        </w:rPr>
        <w:t xml:space="preserve">            }</w:t>
      </w:r>
    </w:p>
    <w:p w14:paraId="23E82ACE" w14:textId="77777777" w:rsidR="008C2FC7" w:rsidRPr="002B63B5" w:rsidRDefault="008C2FC7" w:rsidP="008C2FC7">
      <w:pPr>
        <w:pStyle w:val="Code"/>
        <w:rPr>
          <w:highlight w:val="white"/>
        </w:rPr>
      </w:pPr>
      <w:r w:rsidRPr="002B63B5">
        <w:rPr>
          <w:highlight w:val="white"/>
        </w:rPr>
        <w:t xml:space="preserve">            else {</w:t>
      </w:r>
    </w:p>
    <w:p w14:paraId="1CBED789" w14:textId="77777777" w:rsidR="008C2FC7" w:rsidRPr="002B63B5" w:rsidRDefault="008C2FC7" w:rsidP="008C2FC7">
      <w:pPr>
        <w:pStyle w:val="Code"/>
        <w:rPr>
          <w:highlight w:val="white"/>
        </w:rPr>
      </w:pPr>
      <w:r w:rsidRPr="002B63B5">
        <w:rPr>
          <w:highlight w:val="white"/>
        </w:rPr>
        <w:t xml:space="preserve">              byteList[index] = (byte) value;</w:t>
      </w:r>
    </w:p>
    <w:p w14:paraId="605F6D2C" w14:textId="77777777" w:rsidR="008C2FC7" w:rsidRPr="002B63B5" w:rsidRDefault="008C2FC7" w:rsidP="008C2FC7">
      <w:pPr>
        <w:pStyle w:val="Code"/>
        <w:rPr>
          <w:highlight w:val="white"/>
        </w:rPr>
      </w:pPr>
      <w:r w:rsidRPr="002B63B5">
        <w:rPr>
          <w:highlight w:val="white"/>
        </w:rPr>
        <w:t xml:space="preserve">            }</w:t>
      </w:r>
    </w:p>
    <w:p w14:paraId="47EC18FC" w14:textId="77777777" w:rsidR="008C2FC7" w:rsidRPr="002B63B5" w:rsidRDefault="008C2FC7" w:rsidP="008C2FC7">
      <w:pPr>
        <w:pStyle w:val="Code"/>
        <w:rPr>
          <w:highlight w:val="white"/>
        </w:rPr>
      </w:pPr>
      <w:r w:rsidRPr="002B63B5">
        <w:rPr>
          <w:highlight w:val="white"/>
        </w:rPr>
        <w:t xml:space="preserve">          }</w:t>
      </w:r>
    </w:p>
    <w:p w14:paraId="478759E2" w14:textId="77777777" w:rsidR="008C2FC7" w:rsidRPr="002B63B5" w:rsidRDefault="008C2FC7" w:rsidP="008C2FC7">
      <w:pPr>
        <w:pStyle w:val="Code"/>
        <w:rPr>
          <w:highlight w:val="white"/>
        </w:rPr>
      </w:pPr>
      <w:r w:rsidRPr="002B63B5">
        <w:rPr>
          <w:highlight w:val="white"/>
        </w:rPr>
        <w:t xml:space="preserve">          break;</w:t>
      </w:r>
    </w:p>
    <w:p w14:paraId="2E9000E1" w14:textId="77777777" w:rsidR="008C2FC7" w:rsidRPr="002B63B5" w:rsidRDefault="008C2FC7" w:rsidP="008C2FC7">
      <w:pPr>
        <w:pStyle w:val="Code"/>
        <w:rPr>
          <w:highlight w:val="white"/>
        </w:rPr>
      </w:pPr>
    </w:p>
    <w:p w14:paraId="657E800B" w14:textId="77777777" w:rsidR="008C2FC7" w:rsidRPr="002B63B5" w:rsidRDefault="008C2FC7" w:rsidP="008C2FC7">
      <w:pPr>
        <w:pStyle w:val="Code"/>
        <w:rPr>
          <w:highlight w:val="white"/>
        </w:rPr>
      </w:pPr>
      <w:r w:rsidRPr="002B63B5">
        <w:rPr>
          <w:highlight w:val="white"/>
        </w:rPr>
        <w:t xml:space="preserve">        case 2: {</w:t>
      </w:r>
    </w:p>
    <w:p w14:paraId="41030AB3" w14:textId="77777777" w:rsidR="008C2FC7" w:rsidRPr="002B63B5" w:rsidRDefault="008C2FC7" w:rsidP="008C2FC7">
      <w:pPr>
        <w:pStyle w:val="Code"/>
        <w:rPr>
          <w:highlight w:val="white"/>
        </w:rPr>
      </w:pPr>
      <w:r w:rsidRPr="002B63B5">
        <w:rPr>
          <w:highlight w:val="white"/>
        </w:rPr>
        <w:t xml:space="preserve">            if (value &lt; 0) {</w:t>
      </w:r>
    </w:p>
    <w:p w14:paraId="2CBE53AA" w14:textId="77777777" w:rsidR="008C2FC7" w:rsidRPr="002B63B5" w:rsidRDefault="008C2FC7" w:rsidP="008C2FC7">
      <w:pPr>
        <w:pStyle w:val="Code"/>
        <w:rPr>
          <w:highlight w:val="white"/>
        </w:rPr>
      </w:pPr>
      <w:r w:rsidRPr="002B63B5">
        <w:rPr>
          <w:highlight w:val="white"/>
        </w:rPr>
        <w:t xml:space="preserve">              short shortValue = (short) value; </w:t>
      </w:r>
    </w:p>
    <w:p w14:paraId="1C9C640C" w14:textId="77777777" w:rsidR="008C2FC7" w:rsidRPr="002B63B5" w:rsidRDefault="008C2FC7" w:rsidP="008C2FC7">
      <w:pPr>
        <w:pStyle w:val="Code"/>
        <w:rPr>
          <w:highlight w:val="white"/>
        </w:rPr>
      </w:pPr>
      <w:r w:rsidRPr="002B63B5">
        <w:rPr>
          <w:highlight w:val="white"/>
        </w:rPr>
        <w:t xml:space="preserve">              byteList[index] = (byte) ((sbyte) shortValue);</w:t>
      </w:r>
    </w:p>
    <w:p w14:paraId="36B6D82F" w14:textId="77777777" w:rsidR="008C2FC7" w:rsidRPr="002B63B5" w:rsidRDefault="008C2FC7" w:rsidP="008C2FC7">
      <w:pPr>
        <w:pStyle w:val="Code"/>
        <w:rPr>
          <w:highlight w:val="white"/>
        </w:rPr>
      </w:pPr>
      <w:r w:rsidRPr="002B63B5">
        <w:rPr>
          <w:highlight w:val="white"/>
        </w:rPr>
        <w:t xml:space="preserve">              byteList[index + 1] = (byte) ((sbyte) (shortValue &gt;&gt; 8));</w:t>
      </w:r>
    </w:p>
    <w:p w14:paraId="1F9042EA" w14:textId="77777777" w:rsidR="008C2FC7" w:rsidRPr="002B63B5" w:rsidRDefault="008C2FC7" w:rsidP="008C2FC7">
      <w:pPr>
        <w:pStyle w:val="Code"/>
        <w:rPr>
          <w:highlight w:val="white"/>
        </w:rPr>
      </w:pPr>
      <w:r w:rsidRPr="002B63B5">
        <w:rPr>
          <w:highlight w:val="white"/>
        </w:rPr>
        <w:t xml:space="preserve">            }</w:t>
      </w:r>
    </w:p>
    <w:p w14:paraId="7C63DB8D" w14:textId="77777777" w:rsidR="008C2FC7" w:rsidRPr="002B63B5" w:rsidRDefault="008C2FC7" w:rsidP="008C2FC7">
      <w:pPr>
        <w:pStyle w:val="Code"/>
        <w:rPr>
          <w:highlight w:val="white"/>
        </w:rPr>
      </w:pPr>
      <w:r w:rsidRPr="002B63B5">
        <w:rPr>
          <w:highlight w:val="white"/>
        </w:rPr>
        <w:t xml:space="preserve">            else {</w:t>
      </w:r>
    </w:p>
    <w:p w14:paraId="1DEABA8B" w14:textId="77777777" w:rsidR="008C2FC7" w:rsidRPr="002B63B5" w:rsidRDefault="008C2FC7" w:rsidP="008C2FC7">
      <w:pPr>
        <w:pStyle w:val="Code"/>
        <w:rPr>
          <w:highlight w:val="white"/>
        </w:rPr>
      </w:pPr>
      <w:r w:rsidRPr="002B63B5">
        <w:rPr>
          <w:highlight w:val="white"/>
        </w:rPr>
        <w:t xml:space="preserve">              ushort ushortValue = (ushort) value; </w:t>
      </w:r>
    </w:p>
    <w:p w14:paraId="510325F6" w14:textId="77777777" w:rsidR="008C2FC7" w:rsidRPr="002B63B5" w:rsidRDefault="008C2FC7" w:rsidP="008C2FC7">
      <w:pPr>
        <w:pStyle w:val="Code"/>
        <w:rPr>
          <w:highlight w:val="white"/>
        </w:rPr>
      </w:pPr>
      <w:r w:rsidRPr="002B63B5">
        <w:rPr>
          <w:highlight w:val="white"/>
        </w:rPr>
        <w:t xml:space="preserve">              byteList[index] = (byte) ushortValue;</w:t>
      </w:r>
    </w:p>
    <w:p w14:paraId="00D42271" w14:textId="77777777" w:rsidR="008C2FC7" w:rsidRPr="002B63B5" w:rsidRDefault="008C2FC7" w:rsidP="008C2FC7">
      <w:pPr>
        <w:pStyle w:val="Code"/>
        <w:rPr>
          <w:highlight w:val="white"/>
        </w:rPr>
      </w:pPr>
      <w:r w:rsidRPr="002B63B5">
        <w:rPr>
          <w:highlight w:val="white"/>
        </w:rPr>
        <w:t xml:space="preserve">              byteList[index + 1] = (byte) (ushortValue &gt;&gt; 8);</w:t>
      </w:r>
    </w:p>
    <w:p w14:paraId="6539F4E2" w14:textId="77777777" w:rsidR="008C2FC7" w:rsidRPr="002B63B5" w:rsidRDefault="008C2FC7" w:rsidP="008C2FC7">
      <w:pPr>
        <w:pStyle w:val="Code"/>
        <w:rPr>
          <w:highlight w:val="white"/>
        </w:rPr>
      </w:pPr>
      <w:r w:rsidRPr="002B63B5">
        <w:rPr>
          <w:highlight w:val="white"/>
        </w:rPr>
        <w:t xml:space="preserve">            }</w:t>
      </w:r>
    </w:p>
    <w:p w14:paraId="7B7465E7" w14:textId="77777777" w:rsidR="008C2FC7" w:rsidRPr="002B63B5" w:rsidRDefault="008C2FC7" w:rsidP="008C2FC7">
      <w:pPr>
        <w:pStyle w:val="Code"/>
        <w:rPr>
          <w:highlight w:val="white"/>
        </w:rPr>
      </w:pPr>
      <w:r w:rsidRPr="002B63B5">
        <w:rPr>
          <w:highlight w:val="white"/>
        </w:rPr>
        <w:t xml:space="preserve">          }</w:t>
      </w:r>
    </w:p>
    <w:p w14:paraId="3B76587D" w14:textId="77777777" w:rsidR="008C2FC7" w:rsidRPr="002B63B5" w:rsidRDefault="008C2FC7" w:rsidP="008C2FC7">
      <w:pPr>
        <w:pStyle w:val="Code"/>
        <w:rPr>
          <w:highlight w:val="white"/>
        </w:rPr>
      </w:pPr>
      <w:r w:rsidRPr="002B63B5">
        <w:rPr>
          <w:highlight w:val="white"/>
        </w:rPr>
        <w:t xml:space="preserve">          break;</w:t>
      </w:r>
    </w:p>
    <w:p w14:paraId="462D79C5" w14:textId="77777777" w:rsidR="008C2FC7" w:rsidRPr="002B63B5" w:rsidRDefault="008C2FC7" w:rsidP="008C2FC7">
      <w:pPr>
        <w:pStyle w:val="Code"/>
        <w:rPr>
          <w:highlight w:val="white"/>
        </w:rPr>
      </w:pPr>
    </w:p>
    <w:p w14:paraId="59A5438C" w14:textId="77777777" w:rsidR="008C2FC7" w:rsidRPr="002B63B5" w:rsidRDefault="008C2FC7" w:rsidP="008C2FC7">
      <w:pPr>
        <w:pStyle w:val="Code"/>
        <w:rPr>
          <w:highlight w:val="white"/>
        </w:rPr>
      </w:pPr>
      <w:r w:rsidRPr="002B63B5">
        <w:rPr>
          <w:highlight w:val="white"/>
        </w:rPr>
        <w:t xml:space="preserve">        case 4: {</w:t>
      </w:r>
    </w:p>
    <w:p w14:paraId="341D288D" w14:textId="77777777" w:rsidR="008C2FC7" w:rsidRPr="002B63B5" w:rsidRDefault="008C2FC7" w:rsidP="008C2FC7">
      <w:pPr>
        <w:pStyle w:val="Code"/>
        <w:rPr>
          <w:highlight w:val="white"/>
        </w:rPr>
      </w:pPr>
      <w:r w:rsidRPr="002B63B5">
        <w:rPr>
          <w:highlight w:val="white"/>
        </w:rPr>
        <w:t xml:space="preserve">            if (value &lt; 0) {</w:t>
      </w:r>
    </w:p>
    <w:p w14:paraId="5DA98921" w14:textId="77777777" w:rsidR="008C2FC7" w:rsidRPr="002B63B5" w:rsidRDefault="008C2FC7" w:rsidP="008C2FC7">
      <w:pPr>
        <w:pStyle w:val="Code"/>
        <w:rPr>
          <w:highlight w:val="white"/>
        </w:rPr>
      </w:pPr>
      <w:r w:rsidRPr="002B63B5">
        <w:rPr>
          <w:highlight w:val="white"/>
        </w:rPr>
        <w:t xml:space="preserve">              int intValue = (int) value; </w:t>
      </w:r>
    </w:p>
    <w:p w14:paraId="4BFEA402" w14:textId="77777777" w:rsidR="008C2FC7" w:rsidRPr="002B63B5" w:rsidRDefault="008C2FC7" w:rsidP="008C2FC7">
      <w:pPr>
        <w:pStyle w:val="Code"/>
        <w:rPr>
          <w:highlight w:val="white"/>
        </w:rPr>
      </w:pPr>
      <w:r w:rsidRPr="002B63B5">
        <w:rPr>
          <w:highlight w:val="white"/>
        </w:rPr>
        <w:lastRenderedPageBreak/>
        <w:t xml:space="preserve">              byteList[index] = (byte) ((sbyte) intValue);</w:t>
      </w:r>
    </w:p>
    <w:p w14:paraId="02E6C596" w14:textId="77777777" w:rsidR="008C2FC7" w:rsidRPr="002B63B5" w:rsidRDefault="008C2FC7" w:rsidP="008C2FC7">
      <w:pPr>
        <w:pStyle w:val="Code"/>
        <w:rPr>
          <w:highlight w:val="white"/>
        </w:rPr>
      </w:pPr>
      <w:r w:rsidRPr="002B63B5">
        <w:rPr>
          <w:highlight w:val="white"/>
        </w:rPr>
        <w:t xml:space="preserve">              byteList[index + 1] = (byte) ((sbyte) (intValue &gt;&gt; 8));</w:t>
      </w:r>
    </w:p>
    <w:p w14:paraId="6A36AB56" w14:textId="77777777" w:rsidR="008C2FC7" w:rsidRPr="002B63B5" w:rsidRDefault="008C2FC7" w:rsidP="008C2FC7">
      <w:pPr>
        <w:pStyle w:val="Code"/>
        <w:rPr>
          <w:highlight w:val="white"/>
        </w:rPr>
      </w:pPr>
      <w:r w:rsidRPr="002B63B5">
        <w:rPr>
          <w:highlight w:val="white"/>
        </w:rPr>
        <w:t xml:space="preserve">              byteList[index + 2] = (byte) ((sbyte) (intValue &gt;&gt; 16));</w:t>
      </w:r>
    </w:p>
    <w:p w14:paraId="4E57E3A7" w14:textId="77777777" w:rsidR="008C2FC7" w:rsidRPr="002B63B5" w:rsidRDefault="008C2FC7" w:rsidP="008C2FC7">
      <w:pPr>
        <w:pStyle w:val="Code"/>
        <w:rPr>
          <w:highlight w:val="white"/>
        </w:rPr>
      </w:pPr>
      <w:r w:rsidRPr="002B63B5">
        <w:rPr>
          <w:highlight w:val="white"/>
        </w:rPr>
        <w:t xml:space="preserve">              byteList[index + 3] = (byte) ((sbyte) (intValue &gt;&gt; 24));</w:t>
      </w:r>
    </w:p>
    <w:p w14:paraId="1CC54D3F" w14:textId="77777777" w:rsidR="008C2FC7" w:rsidRPr="002B63B5" w:rsidRDefault="008C2FC7" w:rsidP="008C2FC7">
      <w:pPr>
        <w:pStyle w:val="Code"/>
        <w:rPr>
          <w:highlight w:val="white"/>
        </w:rPr>
      </w:pPr>
      <w:r w:rsidRPr="002B63B5">
        <w:rPr>
          <w:highlight w:val="white"/>
        </w:rPr>
        <w:t xml:space="preserve">            }</w:t>
      </w:r>
    </w:p>
    <w:p w14:paraId="5831199D" w14:textId="77777777" w:rsidR="008C2FC7" w:rsidRPr="002B63B5" w:rsidRDefault="008C2FC7" w:rsidP="008C2FC7">
      <w:pPr>
        <w:pStyle w:val="Code"/>
        <w:rPr>
          <w:highlight w:val="white"/>
        </w:rPr>
      </w:pPr>
      <w:r w:rsidRPr="002B63B5">
        <w:rPr>
          <w:highlight w:val="white"/>
        </w:rPr>
        <w:t xml:space="preserve">            else {</w:t>
      </w:r>
    </w:p>
    <w:p w14:paraId="6EB090EC" w14:textId="77777777" w:rsidR="008C2FC7" w:rsidRPr="002B63B5" w:rsidRDefault="008C2FC7" w:rsidP="008C2FC7">
      <w:pPr>
        <w:pStyle w:val="Code"/>
        <w:rPr>
          <w:highlight w:val="white"/>
        </w:rPr>
      </w:pPr>
      <w:r w:rsidRPr="002B63B5">
        <w:rPr>
          <w:highlight w:val="white"/>
        </w:rPr>
        <w:t xml:space="preserve">              uint uintValue = (uint) value; </w:t>
      </w:r>
    </w:p>
    <w:p w14:paraId="06B4955D" w14:textId="77777777" w:rsidR="008C2FC7" w:rsidRPr="002B63B5" w:rsidRDefault="008C2FC7" w:rsidP="008C2FC7">
      <w:pPr>
        <w:pStyle w:val="Code"/>
        <w:rPr>
          <w:highlight w:val="white"/>
        </w:rPr>
      </w:pPr>
      <w:r w:rsidRPr="002B63B5">
        <w:rPr>
          <w:highlight w:val="white"/>
        </w:rPr>
        <w:t xml:space="preserve">              byteList[index] = (byte) uintValue;</w:t>
      </w:r>
    </w:p>
    <w:p w14:paraId="58D2CC5A" w14:textId="77777777" w:rsidR="008C2FC7" w:rsidRPr="002B63B5" w:rsidRDefault="008C2FC7" w:rsidP="008C2FC7">
      <w:pPr>
        <w:pStyle w:val="Code"/>
        <w:rPr>
          <w:highlight w:val="white"/>
        </w:rPr>
      </w:pPr>
      <w:r w:rsidRPr="002B63B5">
        <w:rPr>
          <w:highlight w:val="white"/>
        </w:rPr>
        <w:t xml:space="preserve">              byteList[index + 1] = (byte) (uintValue &gt;&gt; 8);</w:t>
      </w:r>
    </w:p>
    <w:p w14:paraId="29F6820C" w14:textId="77777777" w:rsidR="008C2FC7" w:rsidRPr="002B63B5" w:rsidRDefault="008C2FC7" w:rsidP="008C2FC7">
      <w:pPr>
        <w:pStyle w:val="Code"/>
        <w:rPr>
          <w:highlight w:val="white"/>
        </w:rPr>
      </w:pPr>
      <w:r w:rsidRPr="002B63B5">
        <w:rPr>
          <w:highlight w:val="white"/>
        </w:rPr>
        <w:t xml:space="preserve">              byteList[index + 2] = (byte) (uintValue &gt;&gt; 16);</w:t>
      </w:r>
    </w:p>
    <w:p w14:paraId="70E7C8AB" w14:textId="77777777" w:rsidR="008C2FC7" w:rsidRPr="002B63B5" w:rsidRDefault="008C2FC7" w:rsidP="008C2FC7">
      <w:pPr>
        <w:pStyle w:val="Code"/>
        <w:rPr>
          <w:highlight w:val="white"/>
        </w:rPr>
      </w:pPr>
      <w:r w:rsidRPr="002B63B5">
        <w:rPr>
          <w:highlight w:val="white"/>
        </w:rPr>
        <w:t xml:space="preserve">              byteList[index + 3] = (byte) (uintValue &gt;&gt; 24);</w:t>
      </w:r>
    </w:p>
    <w:p w14:paraId="070A3ED0" w14:textId="77777777" w:rsidR="008C2FC7" w:rsidRPr="002B63B5" w:rsidRDefault="008C2FC7" w:rsidP="008C2FC7">
      <w:pPr>
        <w:pStyle w:val="Code"/>
        <w:rPr>
          <w:highlight w:val="white"/>
        </w:rPr>
      </w:pPr>
      <w:r w:rsidRPr="002B63B5">
        <w:rPr>
          <w:highlight w:val="white"/>
        </w:rPr>
        <w:t xml:space="preserve">            }</w:t>
      </w:r>
    </w:p>
    <w:p w14:paraId="2F185A40" w14:textId="77777777" w:rsidR="008C2FC7" w:rsidRPr="002B63B5" w:rsidRDefault="008C2FC7" w:rsidP="008C2FC7">
      <w:pPr>
        <w:pStyle w:val="Code"/>
        <w:rPr>
          <w:highlight w:val="white"/>
        </w:rPr>
      </w:pPr>
      <w:r w:rsidRPr="002B63B5">
        <w:rPr>
          <w:highlight w:val="white"/>
        </w:rPr>
        <w:t xml:space="preserve">          }</w:t>
      </w:r>
    </w:p>
    <w:p w14:paraId="544B14ED" w14:textId="77777777" w:rsidR="008C2FC7" w:rsidRPr="002B63B5" w:rsidRDefault="008C2FC7" w:rsidP="008C2FC7">
      <w:pPr>
        <w:pStyle w:val="Code"/>
        <w:rPr>
          <w:highlight w:val="white"/>
        </w:rPr>
      </w:pPr>
      <w:r w:rsidRPr="002B63B5">
        <w:rPr>
          <w:highlight w:val="white"/>
        </w:rPr>
        <w:t xml:space="preserve">          break;</w:t>
      </w:r>
    </w:p>
    <w:p w14:paraId="5F6EB378" w14:textId="77777777" w:rsidR="008C2FC7" w:rsidRPr="002B63B5" w:rsidRDefault="008C2FC7" w:rsidP="008C2FC7">
      <w:pPr>
        <w:pStyle w:val="Code"/>
        <w:rPr>
          <w:highlight w:val="white"/>
        </w:rPr>
      </w:pPr>
      <w:r w:rsidRPr="002B63B5">
        <w:rPr>
          <w:highlight w:val="white"/>
        </w:rPr>
        <w:t xml:space="preserve">      }</w:t>
      </w:r>
    </w:p>
    <w:p w14:paraId="34E7E799" w14:textId="77777777" w:rsidR="008C2FC7" w:rsidRPr="002B63B5" w:rsidRDefault="008C2FC7" w:rsidP="008C2FC7">
      <w:pPr>
        <w:pStyle w:val="Code"/>
        <w:rPr>
          <w:highlight w:val="white"/>
        </w:rPr>
      </w:pPr>
      <w:r w:rsidRPr="002B63B5">
        <w:rPr>
          <w:highlight w:val="white"/>
        </w:rPr>
        <w:t xml:space="preserve">    }</w:t>
      </w:r>
    </w:p>
    <w:p w14:paraId="3FACACBA" w14:textId="77777777" w:rsidR="008C2FC7" w:rsidRPr="002B63B5" w:rsidRDefault="008C2FC7" w:rsidP="008C2FC7">
      <w:pPr>
        <w:rPr>
          <w:highlight w:val="white"/>
        </w:rPr>
      </w:pPr>
      <w:r>
        <w:rPr>
          <w:highlight w:val="white"/>
        </w:rPr>
        <w:t xml:space="preserve">The </w:t>
      </w:r>
      <w:r w:rsidRPr="0039569B">
        <w:rPr>
          <w:rStyle w:val="KeyWord0"/>
          <w:highlight w:val="white"/>
        </w:rPr>
        <w:t>LookupByteArray</w:t>
      </w:r>
      <w:r>
        <w:rPr>
          <w:highlight w:val="white"/>
        </w:rPr>
        <w:t xml:space="preserve"> method looks up the assembly code instruction in the </w:t>
      </w:r>
      <w:r w:rsidRPr="006C0BDC">
        <w:rPr>
          <w:rStyle w:val="KeyWord0"/>
          <w:highlight w:val="white"/>
        </w:rPr>
        <w:t>MainArrayMap</w:t>
      </w:r>
      <w:r>
        <w:rPr>
          <w:highlight w:val="white"/>
        </w:rPr>
        <w:t xml:space="preserve"> map in </w:t>
      </w:r>
      <w:r w:rsidRPr="006C0BDC">
        <w:rPr>
          <w:rStyle w:val="KeyWord0"/>
          <w:highlight w:val="white"/>
        </w:rPr>
        <w:t>ObjectCodeTable</w:t>
      </w:r>
      <w:r>
        <w:rPr>
          <w:highlight w:val="white"/>
        </w:rPr>
        <w:t>.</w:t>
      </w:r>
    </w:p>
    <w:p w14:paraId="5E6B34BC" w14:textId="77777777" w:rsidR="008C2FC7" w:rsidRPr="002B63B5" w:rsidRDefault="008C2FC7" w:rsidP="008C2FC7">
      <w:pPr>
        <w:pStyle w:val="Code"/>
        <w:rPr>
          <w:highlight w:val="white"/>
        </w:rPr>
      </w:pPr>
      <w:r w:rsidRPr="002B63B5">
        <w:rPr>
          <w:highlight w:val="white"/>
        </w:rPr>
        <w:t xml:space="preserve">    public static List&lt;byte&gt; LookupByteArray(AssemblyOperator objectOp,</w:t>
      </w:r>
    </w:p>
    <w:p w14:paraId="51D2EFFB" w14:textId="77777777" w:rsidR="008C2FC7" w:rsidRPr="002B63B5" w:rsidRDefault="008C2FC7" w:rsidP="008C2FC7">
      <w:pPr>
        <w:pStyle w:val="Code"/>
        <w:rPr>
          <w:highlight w:val="white"/>
        </w:rPr>
      </w:pPr>
      <w:r w:rsidRPr="002B63B5">
        <w:rPr>
          <w:highlight w:val="white"/>
        </w:rPr>
        <w:t xml:space="preserve">                      object operand1 = null, object operand2 = null,</w:t>
      </w:r>
    </w:p>
    <w:p w14:paraId="244D484D" w14:textId="77777777" w:rsidR="008C2FC7" w:rsidRPr="002B63B5" w:rsidRDefault="008C2FC7" w:rsidP="008C2FC7">
      <w:pPr>
        <w:pStyle w:val="Code"/>
        <w:rPr>
          <w:highlight w:val="white"/>
        </w:rPr>
      </w:pPr>
      <w:r w:rsidRPr="002B63B5">
        <w:rPr>
          <w:highlight w:val="white"/>
        </w:rPr>
        <w:t xml:space="preserve">                      object operand3 = null) {</w:t>
      </w:r>
    </w:p>
    <w:p w14:paraId="43DB7CD3" w14:textId="77777777" w:rsidR="008C2FC7" w:rsidRPr="002B63B5" w:rsidRDefault="008C2FC7" w:rsidP="008C2FC7">
      <w:pPr>
        <w:pStyle w:val="Code"/>
        <w:rPr>
          <w:highlight w:val="white"/>
        </w:rPr>
      </w:pPr>
      <w:r w:rsidRPr="002B63B5">
        <w:rPr>
          <w:highlight w:val="white"/>
        </w:rPr>
        <w:t xml:space="preserve">      if ((objectOp == AssemblyOperator.shl) ||</w:t>
      </w:r>
    </w:p>
    <w:p w14:paraId="56509619" w14:textId="77777777" w:rsidR="008C2FC7" w:rsidRPr="002B63B5" w:rsidRDefault="008C2FC7" w:rsidP="008C2FC7">
      <w:pPr>
        <w:pStyle w:val="Code"/>
        <w:rPr>
          <w:highlight w:val="white"/>
        </w:rPr>
      </w:pPr>
      <w:r w:rsidRPr="002B63B5">
        <w:rPr>
          <w:highlight w:val="white"/>
        </w:rPr>
        <w:t xml:space="preserve">          (objectOp == AssemblyOperator.shr)) {</w:t>
      </w:r>
    </w:p>
    <w:p w14:paraId="6C9B290D" w14:textId="77777777" w:rsidR="008C2FC7" w:rsidRPr="002B63B5" w:rsidRDefault="008C2FC7" w:rsidP="008C2FC7">
      <w:pPr>
        <w:pStyle w:val="Code"/>
        <w:rPr>
          <w:highlight w:val="white"/>
        </w:rPr>
      </w:pPr>
      <w:r w:rsidRPr="002B63B5">
        <w:rPr>
          <w:highlight w:val="white"/>
        </w:rPr>
        <w:t xml:space="preserve">        operand1 = (operand1 is BigInteger) ? 0L : operand1;</w:t>
      </w:r>
    </w:p>
    <w:p w14:paraId="1782CE1D" w14:textId="77777777" w:rsidR="008C2FC7" w:rsidRPr="002B63B5" w:rsidRDefault="008C2FC7" w:rsidP="008C2FC7">
      <w:pPr>
        <w:pStyle w:val="Code"/>
        <w:rPr>
          <w:highlight w:val="white"/>
        </w:rPr>
      </w:pPr>
      <w:r w:rsidRPr="002B63B5">
        <w:rPr>
          <w:highlight w:val="white"/>
        </w:rPr>
        <w:t xml:space="preserve">        operand2 = (operand2 is BigInteger) ? 0L : operand2;</w:t>
      </w:r>
    </w:p>
    <w:p w14:paraId="1029E1B7" w14:textId="77777777" w:rsidR="008C2FC7" w:rsidRPr="002B63B5" w:rsidRDefault="008C2FC7" w:rsidP="008C2FC7">
      <w:pPr>
        <w:pStyle w:val="Code"/>
        <w:rPr>
          <w:highlight w:val="white"/>
        </w:rPr>
      </w:pPr>
      <w:r w:rsidRPr="002B63B5">
        <w:rPr>
          <w:highlight w:val="white"/>
        </w:rPr>
        <w:t xml:space="preserve">        operand3 = (operand3 is BigInteger) ? 0L : operand3;</w:t>
      </w:r>
    </w:p>
    <w:p w14:paraId="31C4DF48" w14:textId="77777777" w:rsidR="008C2FC7" w:rsidRPr="002B63B5" w:rsidRDefault="008C2FC7" w:rsidP="008C2FC7">
      <w:pPr>
        <w:pStyle w:val="Code"/>
        <w:rPr>
          <w:highlight w:val="white"/>
        </w:rPr>
      </w:pPr>
      <w:r w:rsidRPr="002B63B5">
        <w:rPr>
          <w:highlight w:val="white"/>
        </w:rPr>
        <w:t xml:space="preserve">      }</w:t>
      </w:r>
    </w:p>
    <w:p w14:paraId="68B690AA" w14:textId="6B5BDCEC" w:rsidR="008C2FC7" w:rsidRPr="00F72222" w:rsidRDefault="008C2FC7" w:rsidP="008C2FC7">
      <w:pPr>
        <w:rPr>
          <w:highlight w:val="white"/>
        </w:rPr>
      </w:pPr>
      <w:r>
        <w:rPr>
          <w:highlight w:val="white"/>
        </w:rPr>
        <w:t>If any of the operands is a string, it shall be changed to null.</w:t>
      </w:r>
    </w:p>
    <w:p w14:paraId="3ED8BCD9" w14:textId="77777777" w:rsidR="008C2FC7" w:rsidRPr="00F72222" w:rsidRDefault="008C2FC7" w:rsidP="008C2FC7">
      <w:pPr>
        <w:pStyle w:val="Code"/>
        <w:rPr>
          <w:highlight w:val="white"/>
        </w:rPr>
      </w:pPr>
      <w:r w:rsidRPr="00F72222">
        <w:rPr>
          <w:highlight w:val="white"/>
        </w:rPr>
        <w:t xml:space="preserve">      operand0 = (operand0 is string) ? null : operand0;</w:t>
      </w:r>
    </w:p>
    <w:p w14:paraId="1BD1AAAC" w14:textId="77777777" w:rsidR="008C2FC7" w:rsidRPr="00F72222" w:rsidRDefault="008C2FC7" w:rsidP="008C2FC7">
      <w:pPr>
        <w:pStyle w:val="Code"/>
        <w:rPr>
          <w:highlight w:val="white"/>
        </w:rPr>
      </w:pPr>
      <w:r w:rsidRPr="00F72222">
        <w:rPr>
          <w:highlight w:val="white"/>
        </w:rPr>
        <w:t xml:space="preserve">      operand1 = (operand1 is string) ? null : operand1;</w:t>
      </w:r>
    </w:p>
    <w:p w14:paraId="558D5A28" w14:textId="77777777" w:rsidR="008C2FC7" w:rsidRPr="00F72222" w:rsidRDefault="008C2FC7" w:rsidP="008C2FC7">
      <w:pPr>
        <w:pStyle w:val="Code"/>
        <w:rPr>
          <w:highlight w:val="white"/>
        </w:rPr>
      </w:pPr>
      <w:r w:rsidRPr="00F72222">
        <w:rPr>
          <w:highlight w:val="white"/>
        </w:rPr>
        <w:t xml:space="preserve">      operand2 = (operand2 is string) ? null : operand2;</w:t>
      </w:r>
    </w:p>
    <w:p w14:paraId="2AC889EC" w14:textId="77777777" w:rsidR="008C2FC7" w:rsidRPr="00F72222" w:rsidRDefault="008C2FC7" w:rsidP="008C2FC7">
      <w:pPr>
        <w:pStyle w:val="Code"/>
        <w:rPr>
          <w:highlight w:val="white"/>
        </w:rPr>
      </w:pPr>
    </w:p>
    <w:p w14:paraId="6A5FF0F5" w14:textId="77777777" w:rsidR="008C2FC7" w:rsidRPr="002B63B5" w:rsidRDefault="008C2FC7" w:rsidP="008C2FC7">
      <w:pPr>
        <w:pStyle w:val="Code"/>
        <w:rPr>
          <w:highlight w:val="white"/>
        </w:rPr>
      </w:pPr>
      <w:r w:rsidRPr="002B63B5">
        <w:rPr>
          <w:highlight w:val="white"/>
        </w:rPr>
        <w:t xml:space="preserve">      ObjectCodeInfo info =</w:t>
      </w:r>
    </w:p>
    <w:p w14:paraId="7DABD91E" w14:textId="77777777" w:rsidR="008C2FC7" w:rsidRPr="002B63B5" w:rsidRDefault="008C2FC7" w:rsidP="008C2FC7">
      <w:pPr>
        <w:pStyle w:val="Code"/>
        <w:rPr>
          <w:highlight w:val="white"/>
        </w:rPr>
      </w:pPr>
      <w:r w:rsidRPr="002B63B5">
        <w:rPr>
          <w:highlight w:val="white"/>
        </w:rPr>
        <w:t xml:space="preserve">        new ObjectCodeInfo(objectOp, operand1, operand2, operand3);</w:t>
      </w:r>
    </w:p>
    <w:p w14:paraId="44B5463D" w14:textId="77777777" w:rsidR="008C2FC7" w:rsidRPr="002B63B5" w:rsidRDefault="008C2FC7" w:rsidP="008C2FC7">
      <w:pPr>
        <w:pStyle w:val="Code"/>
        <w:rPr>
          <w:highlight w:val="white"/>
        </w:rPr>
      </w:pPr>
      <w:r w:rsidRPr="002B63B5">
        <w:rPr>
          <w:highlight w:val="white"/>
        </w:rPr>
        <w:t xml:space="preserve">      byte[] byteArray = ObjectCodeTable.MainArrayMap[info];</w:t>
      </w:r>
    </w:p>
    <w:p w14:paraId="79547330" w14:textId="77777777" w:rsidR="008C2FC7" w:rsidRPr="002B63B5" w:rsidRDefault="008C2FC7" w:rsidP="008C2FC7">
      <w:pPr>
        <w:pStyle w:val="Code"/>
        <w:rPr>
          <w:highlight w:val="white"/>
        </w:rPr>
      </w:pPr>
      <w:r w:rsidRPr="002B63B5">
        <w:rPr>
          <w:highlight w:val="white"/>
        </w:rPr>
        <w:t xml:space="preserve">      Assert.ErrorXXX(byteArray != null);</w:t>
      </w:r>
    </w:p>
    <w:p w14:paraId="37D40142" w14:textId="77777777" w:rsidR="008C2FC7" w:rsidRPr="002B63B5" w:rsidRDefault="008C2FC7" w:rsidP="008C2FC7">
      <w:pPr>
        <w:pStyle w:val="Code"/>
        <w:rPr>
          <w:highlight w:val="white"/>
        </w:rPr>
      </w:pPr>
      <w:r w:rsidRPr="002B63B5">
        <w:rPr>
          <w:highlight w:val="white"/>
        </w:rPr>
        <w:t xml:space="preserve">      List&lt;byte&gt; byteList = new List&lt;byte&gt;();</w:t>
      </w:r>
    </w:p>
    <w:p w14:paraId="5B410E87" w14:textId="77777777" w:rsidR="008C2FC7" w:rsidRPr="002B63B5" w:rsidRDefault="008C2FC7" w:rsidP="008C2FC7">
      <w:pPr>
        <w:pStyle w:val="Code"/>
        <w:rPr>
          <w:highlight w:val="white"/>
        </w:rPr>
      </w:pPr>
    </w:p>
    <w:p w14:paraId="69D72ACE" w14:textId="77777777" w:rsidR="008C2FC7" w:rsidRPr="002B63B5" w:rsidRDefault="008C2FC7" w:rsidP="008C2FC7">
      <w:pPr>
        <w:pStyle w:val="Code"/>
        <w:rPr>
          <w:highlight w:val="white"/>
        </w:rPr>
      </w:pPr>
      <w:r w:rsidRPr="002B63B5">
        <w:rPr>
          <w:highlight w:val="white"/>
        </w:rPr>
        <w:t xml:space="preserve">      foreach (byte b in byteArray) {</w:t>
      </w:r>
    </w:p>
    <w:p w14:paraId="7E9211E6" w14:textId="77777777" w:rsidR="008C2FC7" w:rsidRPr="002B63B5" w:rsidRDefault="008C2FC7" w:rsidP="008C2FC7">
      <w:pPr>
        <w:pStyle w:val="Code"/>
        <w:rPr>
          <w:highlight w:val="white"/>
        </w:rPr>
      </w:pPr>
      <w:r w:rsidRPr="002B63B5">
        <w:rPr>
          <w:highlight w:val="white"/>
        </w:rPr>
        <w:t xml:space="preserve">        byteList.Add(b);</w:t>
      </w:r>
    </w:p>
    <w:p w14:paraId="44C5A86E" w14:textId="77777777" w:rsidR="008C2FC7" w:rsidRPr="002B63B5" w:rsidRDefault="008C2FC7" w:rsidP="008C2FC7">
      <w:pPr>
        <w:pStyle w:val="Code"/>
        <w:rPr>
          <w:highlight w:val="white"/>
        </w:rPr>
      </w:pPr>
      <w:r w:rsidRPr="002B63B5">
        <w:rPr>
          <w:highlight w:val="white"/>
        </w:rPr>
        <w:t xml:space="preserve">      }</w:t>
      </w:r>
    </w:p>
    <w:p w14:paraId="6DDB51CF" w14:textId="77777777" w:rsidR="008C2FC7" w:rsidRPr="002B63B5" w:rsidRDefault="008C2FC7" w:rsidP="008C2FC7">
      <w:pPr>
        <w:pStyle w:val="Code"/>
        <w:rPr>
          <w:highlight w:val="white"/>
        </w:rPr>
      </w:pPr>
    </w:p>
    <w:p w14:paraId="11DE67D7" w14:textId="77777777" w:rsidR="008C2FC7" w:rsidRPr="002B63B5" w:rsidRDefault="008C2FC7" w:rsidP="008C2FC7">
      <w:pPr>
        <w:pStyle w:val="Code"/>
        <w:rPr>
          <w:highlight w:val="white"/>
        </w:rPr>
      </w:pPr>
      <w:r w:rsidRPr="002B63B5">
        <w:rPr>
          <w:highlight w:val="white"/>
        </w:rPr>
        <w:t xml:space="preserve">      return byteList;</w:t>
      </w:r>
    </w:p>
    <w:p w14:paraId="238A5906" w14:textId="3908D7E7" w:rsidR="00CC21E0" w:rsidRPr="008C2FC7" w:rsidRDefault="008C2FC7" w:rsidP="008C2FC7">
      <w:pPr>
        <w:pStyle w:val="Code"/>
        <w:rPr>
          <w:highlight w:val="white"/>
        </w:rPr>
      </w:pPr>
      <w:r w:rsidRPr="002B63B5">
        <w:rPr>
          <w:highlight w:val="white"/>
        </w:rPr>
        <w:t xml:space="preserve">    }</w:t>
      </w:r>
    </w:p>
    <w:p w14:paraId="2A558C14" w14:textId="74DED918" w:rsidR="00BF5F11" w:rsidRPr="00EC76D5" w:rsidRDefault="00BF5F11" w:rsidP="00BF5F11">
      <w:pPr>
        <w:pStyle w:val="Rubrik2"/>
      </w:pPr>
      <w:bookmarkStart w:id="448" w:name="_Ref419646553"/>
      <w:bookmarkStart w:id="449" w:name="_Toc53473610"/>
      <w:r>
        <w:t>Linking</w:t>
      </w:r>
      <w:bookmarkEnd w:id="448"/>
      <w:bookmarkEnd w:id="449"/>
    </w:p>
    <w:bookmarkEnd w:id="434"/>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4484476A" w:rsidR="00092532" w:rsidRDefault="00092532" w:rsidP="00092532">
      <w:pPr>
        <w:pStyle w:val="Liststycke"/>
        <w:numPr>
          <w:ilvl w:val="0"/>
          <w:numId w:val="140"/>
        </w:numPr>
      </w:pPr>
      <w:r>
        <w:t>To resolve return addresses.</w:t>
      </w:r>
    </w:p>
    <w:p w14:paraId="21B495BC" w14:textId="13578280" w:rsidR="00EE4EC9" w:rsidRDefault="00EE4EC9" w:rsidP="00EE4EC9">
      <w:pPr>
        <w:pStyle w:val="Rubrik3"/>
      </w:pPr>
      <w:bookmarkStart w:id="450" w:name="_Toc53473611"/>
      <w:r>
        <w:lastRenderedPageBreak/>
        <w:t>The Linker Class</w:t>
      </w:r>
      <w:bookmarkEnd w:id="450"/>
    </w:p>
    <w:p w14:paraId="6E403FB9" w14:textId="7D798A20" w:rsidR="007503AC" w:rsidRPr="00EC76D5" w:rsidRDefault="007503AC" w:rsidP="007503AC">
      <w:r w:rsidRPr="00EC76D5">
        <w:t xml:space="preserve">The </w:t>
      </w:r>
      <w:proofErr w:type="spellStart"/>
      <w:r w:rsidRPr="00EC76D5">
        <w:rPr>
          <w:rStyle w:val="CodeInText"/>
        </w:rPr>
        <w:t>LinkerInfo</w:t>
      </w:r>
      <w:proofErr w:type="spellEnd"/>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proofErr w:type="spellStart"/>
      <w:r w:rsidRPr="00EC76D5">
        <w:rPr>
          <w:rStyle w:val="CodeInText"/>
        </w:rPr>
        <w:t>m</w:t>
      </w:r>
      <w:r w:rsidR="00D21DFD" w:rsidRPr="00EC76D5">
        <w:rPr>
          <w:rStyle w:val="CodeInText"/>
        </w:rPr>
        <w:t>_fullName</w:t>
      </w:r>
      <w:proofErr w:type="spellEnd"/>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proofErr w:type="spellStart"/>
      <w:r w:rsidRPr="00EC76D5">
        <w:rPr>
          <w:rStyle w:val="CodeInText"/>
        </w:rPr>
        <w:t>m_entryPoint</w:t>
      </w:r>
      <w:proofErr w:type="spellEnd"/>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3"/>
      </w:r>
      <w:r w:rsidR="006A5F1A" w:rsidRPr="00EC76D5">
        <w:t>.</w:t>
      </w:r>
    </w:p>
    <w:p w14:paraId="00EAEA11" w14:textId="77777777" w:rsidR="006B074A" w:rsidRPr="00EC76D5" w:rsidRDefault="006B074A" w:rsidP="0076353F">
      <w:pPr>
        <w:pStyle w:val="Liststycke"/>
        <w:numPr>
          <w:ilvl w:val="0"/>
          <w:numId w:val="99"/>
        </w:numPr>
      </w:pPr>
      <w:proofErr w:type="spellStart"/>
      <w:r w:rsidRPr="00EC76D5">
        <w:rPr>
          <w:rStyle w:val="CodeInText"/>
        </w:rPr>
        <w:t>m_accessMap</w:t>
      </w:r>
      <w:proofErr w:type="spellEnd"/>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callMap</w:t>
      </w:r>
      <w:proofErr w:type="spellEnd"/>
      <w:r w:rsidR="00BC5E1E" w:rsidRPr="00EC76D5">
        <w:t>:</w:t>
      </w:r>
      <w:r w:rsidR="00344BE1" w:rsidRPr="00EC76D5">
        <w:t xml:space="preserve"> the map of all function calls. The reason we </w:t>
      </w:r>
      <w:r w:rsidR="00FF63D6" w:rsidRPr="00EC76D5">
        <w:t>distinguish</w:t>
      </w:r>
      <w:r w:rsidR="00344BE1" w:rsidRPr="00EC76D5">
        <w:t xml:space="preserve"> between </w:t>
      </w:r>
      <w:proofErr w:type="spellStart"/>
      <w:r w:rsidR="00344BE1" w:rsidRPr="00EC76D5">
        <w:rPr>
          <w:rStyle w:val="CodeInText"/>
        </w:rPr>
        <w:t>m_accessMap</w:t>
      </w:r>
      <w:proofErr w:type="spellEnd"/>
      <w:r w:rsidR="00344BE1" w:rsidRPr="00EC76D5">
        <w:t xml:space="preserve"> and </w:t>
      </w:r>
      <w:proofErr w:type="spellStart"/>
      <w:r w:rsidR="00344BE1" w:rsidRPr="00EC76D5">
        <w:rPr>
          <w:rStyle w:val="CodeInText"/>
        </w:rPr>
        <w:t>m_callMap</w:t>
      </w:r>
      <w:proofErr w:type="spellEnd"/>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returnSet</w:t>
      </w:r>
      <w:proofErr w:type="spellEnd"/>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byteList</w:t>
      </w:r>
      <w:proofErr w:type="spellEnd"/>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proofErr w:type="spellStart"/>
      <w:r w:rsidRPr="00EC76D5">
        <w:rPr>
          <w:rStyle w:val="CodeInText"/>
        </w:rPr>
        <w:t>m_globalMap</w:t>
      </w:r>
      <w:proofErr w:type="spellEnd"/>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proofErr w:type="spellStart"/>
      <w:r w:rsidRPr="00EC76D5">
        <w:rPr>
          <w:rStyle w:val="CodeInText"/>
        </w:rPr>
        <w:t>m_globalList</w:t>
      </w:r>
      <w:proofErr w:type="spellEnd"/>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proofErr w:type="spellStart"/>
      <w:r w:rsidRPr="00EC76D5">
        <w:rPr>
          <w:rStyle w:val="CodeInText"/>
        </w:rPr>
        <w:t>m_addressMap</w:t>
      </w:r>
      <w:proofErr w:type="spellEnd"/>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proofErr w:type="spellStart"/>
      <w:r w:rsidRPr="00EC76D5">
        <w:rPr>
          <w:rStyle w:val="CodeInText"/>
        </w:rPr>
        <w:t>m_entryMap</w:t>
      </w:r>
      <w:proofErr w:type="spellEnd"/>
      <w:r w:rsidRPr="00EC76D5">
        <w:t xml:space="preserve"> holds the entry point of each function.</w:t>
      </w:r>
      <w:r w:rsidR="00DB458B" w:rsidRPr="00EC76D5">
        <w:rPr>
          <w:rStyle w:val="Fotnotsreferens"/>
        </w:rPr>
        <w:footnoteReference w:id="4"/>
      </w:r>
    </w:p>
    <w:p w14:paraId="0BA3F6F8" w14:textId="1A5FBB4F" w:rsidR="001D1BEE" w:rsidRDefault="001D1BEE" w:rsidP="00666E2F">
      <w:pPr>
        <w:pStyle w:val="CodeHeader"/>
      </w:pPr>
      <w:proofErr w:type="spellStart"/>
      <w:r w:rsidRPr="00EC76D5">
        <w:t>Linker.</w:t>
      </w:r>
      <w:r w:rsidR="00E1579E">
        <w:t>cs</w:t>
      </w:r>
      <w:proofErr w:type="spellEnd"/>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lastRenderedPageBreak/>
        <w:t>namespace CCompiler {</w:t>
      </w:r>
    </w:p>
    <w:p w14:paraId="7313CB78" w14:textId="0530195C" w:rsidR="00E1579E" w:rsidRDefault="00E1579E" w:rsidP="00FD0C59">
      <w:pPr>
        <w:pStyle w:val="Code"/>
        <w:rPr>
          <w:highlight w:val="white"/>
        </w:rPr>
      </w:pPr>
      <w:r w:rsidRPr="00FD0C59">
        <w:rPr>
          <w:highlight w:val="white"/>
        </w:rPr>
        <w:t xml:space="preserve">  public class 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451" w:name="_Hlk48420241"/>
    </w:p>
    <w:p w14:paraId="58D689F6" w14:textId="77777777"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451"/>
    <w:p w14:paraId="4046E1C2" w14:textId="29F087D2" w:rsidR="003475AA" w:rsidRDefault="003475AA" w:rsidP="003475AA">
      <w:pPr>
        <w:rPr>
          <w:highlight w:val="white"/>
        </w:rPr>
      </w:pPr>
      <w:r>
        <w:rPr>
          <w:highlight w:val="white"/>
        </w:rPr>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lastRenderedPageBreak/>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lastRenderedPageBreak/>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6BD88B87" w:rsid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D40F0E">
        <w:rPr>
          <w:highlight w:val="white"/>
        </w:rPr>
        <w:t xml:space="preserve"> not yet present in the </w:t>
      </w:r>
      <w:r w:rsidR="00D40F0E" w:rsidRPr="00D40F0E">
        <w:rPr>
          <w:rStyle w:val="KeyWord0"/>
          <w:highlight w:val="white"/>
        </w:rPr>
        <w:t>m_globalList</w:t>
      </w:r>
      <w:r w:rsidR="00D40F0E">
        <w:rPr>
          <w:highlight w:val="white"/>
        </w:rPr>
        <w:t>.</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095EAEA2" w:rsid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0984CBC7" w14:textId="7D8C9C1B" w:rsidR="00187D3B" w:rsidRPr="00065634" w:rsidRDefault="00187D3B" w:rsidP="00187D3B">
      <w:r w:rsidRPr="00A97227">
        <w:t xml:space="preserve">For each element, reachable from </w:t>
      </w:r>
      <w:r w:rsidRPr="00A97227">
        <w:rPr>
          <w:rStyle w:val="KeyWord0"/>
        </w:rPr>
        <w:t>main</w:t>
      </w:r>
      <w:r w:rsidRPr="00A97227">
        <w:t xml:space="preserve">, </w:t>
      </w:r>
      <w:r w:rsidRPr="00EC76D5">
        <w:t xml:space="preserve">we need to modify its </w:t>
      </w:r>
      <w:r w:rsidR="00065634">
        <w:t xml:space="preserve">static </w:t>
      </w:r>
      <w:r w:rsidRPr="00EC76D5">
        <w:t>accesses, function calls and return assignment</w:t>
      </w:r>
      <w:r w:rsidR="00065634">
        <w:t>s</w:t>
      </w:r>
      <w:r w:rsidR="00FC0187">
        <w:t xml:space="preserve"> (f</w:t>
      </w:r>
      <w:r w:rsidRPr="00EC76D5">
        <w:t>or a global variable the call map and return set are empty</w:t>
      </w:r>
      <w:r w:rsidR="00FC0187">
        <w:t>)</w:t>
      </w:r>
      <w:r w:rsidRPr="00EC76D5">
        <w:t xml:space="preserve"> by calling</w:t>
      </w:r>
      <w:r w:rsidRPr="00065634">
        <w:t xml:space="preserve"> </w:t>
      </w:r>
      <w:r w:rsidR="00065634" w:rsidRPr="00065634">
        <w:rPr>
          <w:rStyle w:val="KeyWord0"/>
        </w:rPr>
        <w:t>G</w:t>
      </w:r>
      <w:r w:rsidRPr="00065634">
        <w:rPr>
          <w:rStyle w:val="KeyWord0"/>
        </w:rPr>
        <w:t>enerateAccess</w:t>
      </w:r>
      <w:r w:rsidRPr="00065634">
        <w:t xml:space="preserve">, </w:t>
      </w:r>
      <w:r w:rsidR="00065634" w:rsidRPr="00065634">
        <w:rPr>
          <w:rStyle w:val="KeyWord0"/>
        </w:rPr>
        <w:t>G</w:t>
      </w:r>
      <w:r w:rsidRPr="00065634">
        <w:rPr>
          <w:rStyle w:val="KeyWord0"/>
        </w:rPr>
        <w:t>enerateCall</w:t>
      </w:r>
      <w:r w:rsidRPr="00065634">
        <w:t xml:space="preserve">, and </w:t>
      </w:r>
      <w:r w:rsidR="00065634" w:rsidRPr="00065634">
        <w:rPr>
          <w:rStyle w:val="KeyWord0"/>
        </w:rPr>
        <w:t>G</w:t>
      </w:r>
      <w:r w:rsidRPr="00065634">
        <w:rPr>
          <w:rStyle w:val="KeyWord0"/>
        </w:rPr>
        <w:t>enerateReturn</w:t>
      </w:r>
      <w:r w:rsidR="00065634">
        <w:t>.</w:t>
      </w:r>
    </w:p>
    <w:p w14:paraId="2C0887B6" w14:textId="77777777" w:rsidR="00E1579E" w:rsidRPr="00E1579E" w:rsidRDefault="00E1579E" w:rsidP="00E1579E">
      <w:pPr>
        <w:pStyle w:val="Code"/>
        <w:rPr>
          <w:highlight w:val="white"/>
        </w:rPr>
      </w:pPr>
      <w:r w:rsidRPr="00E1579E">
        <w:rPr>
          <w:highlight w:val="white"/>
        </w:rPr>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lastRenderedPageBreak/>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01AC27B3" w:rsid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w:t>
      </w:r>
      <w:r w:rsidR="005912E1">
        <w:rPr>
          <w:highlight w:val="white"/>
        </w:rPr>
        <w:t xml:space="preserve">inspect </w:t>
      </w:r>
      <w:r w:rsidR="0015781E">
        <w:rPr>
          <w:highlight w:val="white"/>
        </w:rPr>
        <w:t xml:space="preserve">the </w:t>
      </w:r>
      <w:r w:rsidR="00067F4A">
        <w:rPr>
          <w:highlight w:val="white"/>
        </w:rPr>
        <w:t xml:space="preserve">original </w:t>
      </w:r>
      <w:r w:rsidR="008F2431">
        <w:rPr>
          <w:highlight w:val="white"/>
        </w:rPr>
        <w:t>address of the function</w:t>
      </w:r>
      <w:r w:rsidR="00067F4A">
        <w:rPr>
          <w:highlight w:val="white"/>
        </w:rPr>
        <w:t xml:space="preserve">. It is always </w:t>
      </w:r>
      <w:r w:rsidR="00BB6AC9">
        <w:rPr>
          <w:highlight w:val="white"/>
        </w:rPr>
        <w:t>zero since</w:t>
      </w:r>
      <w:r w:rsidR="008F2431">
        <w:rPr>
          <w:highlight w:val="white"/>
        </w:rPr>
        <w:t xml:space="preserve"> it is not possible to </w:t>
      </w:r>
      <w:r w:rsidR="00EB4BEC">
        <w:rPr>
          <w:highlight w:val="white"/>
        </w:rPr>
        <w:t xml:space="preserve">add an offset to a function call. Second, the address of the call is </w:t>
      </w:r>
      <w:r w:rsidR="00067F4A">
        <w:rPr>
          <w:highlight w:val="white"/>
        </w:rPr>
        <w:t xml:space="preserve">not absolute, it is </w:t>
      </w:r>
      <w:r w:rsidR="00EB4BEC">
        <w:rPr>
          <w:highlight w:val="white"/>
        </w:rPr>
        <w:t>relative the next assembly code instruction</w:t>
      </w:r>
      <w:r w:rsidR="00775C28">
        <w:rPr>
          <w:highlight w:val="white"/>
        </w:rPr>
        <w:t>.</w:t>
      </w:r>
    </w:p>
    <w:p w14:paraId="380528A6" w14:textId="651987CB" w:rsidR="00B513F2" w:rsidRDefault="00B513F2" w:rsidP="00B513F2">
      <w:r>
        <w:t xml:space="preserve">We could </w:t>
      </w:r>
      <w:r w:rsidR="005618F9">
        <w:t xml:space="preserve">change the calls where the address is eight bytes </w:t>
      </w:r>
      <w:r w:rsidR="003B46D3">
        <w:t xml:space="preserve">from long jump </w:t>
      </w:r>
      <w:r w:rsidR="005618F9">
        <w:t xml:space="preserve">to short jumps. However, </w:t>
      </w:r>
      <w:r w:rsidR="00067F4A">
        <w:t>this may cause local jumps</w:t>
      </w:r>
      <w:r w:rsidR="003B46D3">
        <w:t xml:space="preserve"> in the function</w:t>
      </w:r>
      <w:r w:rsidR="00067F4A">
        <w:t xml:space="preserve"> to be changed from short </w:t>
      </w:r>
      <w:r w:rsidR="003B46D3">
        <w:t xml:space="preserve">jumps </w:t>
      </w:r>
      <w:r w:rsidR="00067F4A">
        <w:t>to long jumps.</w:t>
      </w:r>
    </w:p>
    <w:p w14:paraId="2B02E8D8" w14:textId="37544C70"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7F4FF9A6" w:rsid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w:t>
      </w:r>
      <w:r w:rsidR="008341B9">
        <w:rPr>
          <w:highlight w:val="white"/>
        </w:rPr>
        <w:t>from</w:t>
      </w:r>
      <w:r w:rsidR="00670599">
        <w:rPr>
          <w:highlight w:val="white"/>
        </w:rPr>
        <w:t xml:space="preserve"> the address relative</w:t>
      </w:r>
      <w:r w:rsidR="00B01423">
        <w:rPr>
          <w:highlight w:val="white"/>
        </w:rPr>
        <w:t xml:space="preserve"> the beginning of the function</w:t>
      </w:r>
      <w:r w:rsidR="008341B9">
        <w:rPr>
          <w:highlight w:val="white"/>
        </w:rPr>
        <w:t xml:space="preserve"> to the address relative the beginning of the executable code.</w:t>
      </w:r>
      <w:r w:rsidR="007C214D">
        <w:rPr>
          <w:highlight w:val="white"/>
        </w:rPr>
        <w:t xml:space="preserve"> Similar to the </w:t>
      </w:r>
      <w:r w:rsidR="007C214D" w:rsidRPr="007C214D">
        <w:rPr>
          <w:rStyle w:val="KeyWord0"/>
          <w:highlight w:val="white"/>
        </w:rPr>
        <w:t>GenerateAccess</w:t>
      </w:r>
      <w:r w:rsidR="007C214D">
        <w:rPr>
          <w:highlight w:val="white"/>
        </w:rPr>
        <w:t xml:space="preserve"> case above, we need to inspect the original address, and add the address of the beginning function.</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lastRenderedPageBreak/>
        <w:t xml:space="preserve">      }</w:t>
      </w:r>
    </w:p>
    <w:p w14:paraId="324EF32E" w14:textId="303C9C49" w:rsidR="00F4455B" w:rsidRPr="00F4455B" w:rsidRDefault="00F4455B" w:rsidP="00F4455B">
      <w:pPr>
        <w:pStyle w:val="Code"/>
        <w:rPr>
          <w:highlight w:val="white"/>
        </w:rPr>
      </w:pPr>
      <w:r w:rsidRPr="00F4455B">
        <w:rPr>
          <w:highlight w:val="white"/>
        </w:rPr>
        <w:t xml:space="preserve">    }</w:t>
      </w:r>
    </w:p>
    <w:p w14:paraId="73F2B3E5" w14:textId="00729748"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w:t>
      </w:r>
      <w:r w:rsidR="008341B9">
        <w:rPr>
          <w:highlight w:val="white"/>
        </w:rPr>
        <w:t xml:space="preserve">part to the left of the </w:t>
      </w:r>
      <w:r>
        <w:rPr>
          <w:highlight w:val="white"/>
        </w:rPr>
        <w:t>left</w:t>
      </w:r>
      <w:r w:rsidR="008341B9">
        <w:rPr>
          <w:highlight w:val="white"/>
        </w:rPr>
        <w:t>most</w:t>
      </w:r>
      <w:r>
        <w:rPr>
          <w:highlight w:val="white"/>
        </w:rPr>
        <w:t xml:space="preserve"> separator identity character</w:t>
      </w:r>
      <w:r w:rsidR="008341B9">
        <w:rPr>
          <w:highlight w:val="white"/>
        </w:rPr>
        <w:t>s</w:t>
      </w:r>
      <w:r>
        <w:rPr>
          <w:highlight w:val="white"/>
        </w:rPr>
        <w:t xml:space="preserve"> (‘$’)</w:t>
      </w:r>
      <w:r w:rsidR="00482740">
        <w:rPr>
          <w:highlight w:val="white"/>
        </w:rPr>
        <w:t>, if present. Otherwise, the whole string is returned.</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4FED1F55" w14:textId="75F4BDE0" w:rsidR="00C65C7A" w:rsidRPr="00B21BB5" w:rsidRDefault="00E1579E" w:rsidP="00B21BB5">
      <w:pPr>
        <w:pStyle w:val="Code"/>
        <w:rPr>
          <w:highlight w:val="white"/>
        </w:rPr>
      </w:pPr>
      <w:r w:rsidRPr="00E1579E">
        <w:rPr>
          <w:highlight w:val="white"/>
        </w:rPr>
        <w:t>}</w:t>
      </w:r>
    </w:p>
    <w:p w14:paraId="3CC66250" w14:textId="72CDF337" w:rsidR="00AD7B52" w:rsidRPr="00EC76D5" w:rsidRDefault="006A31DF" w:rsidP="00536BFB">
      <w:pPr>
        <w:pStyle w:val="Rubrik1"/>
      </w:pPr>
      <w:bookmarkStart w:id="452" w:name="_Toc53473612"/>
      <w:r w:rsidRPr="00EC76D5">
        <w:lastRenderedPageBreak/>
        <w:t xml:space="preserve">The </w:t>
      </w:r>
      <w:r w:rsidR="002554E1" w:rsidRPr="00EC76D5">
        <w:t>Standard Library</w:t>
      </w:r>
      <w:bookmarkEnd w:id="452"/>
    </w:p>
    <w:p w14:paraId="21B660CB" w14:textId="0EAC07D4" w:rsidR="00EE220E" w:rsidRPr="00EC76D5" w:rsidRDefault="00503728" w:rsidP="00265BDF">
      <w:pPr>
        <w:pStyle w:val="Rubrik2"/>
      </w:pPr>
      <w:bookmarkStart w:id="453" w:name="_Toc53473613"/>
      <w:r w:rsidRPr="00EC76D5">
        <w:t>Integral and Floating Limits</w:t>
      </w:r>
      <w:bookmarkEnd w:id="453"/>
    </w:p>
    <w:p w14:paraId="2F6FA423" w14:textId="3F5C7578" w:rsidR="003D1398" w:rsidRPr="00EC76D5" w:rsidRDefault="008D6750" w:rsidP="003D1398">
      <w:pPr>
        <w:pStyle w:val="CodeListing"/>
        <w:rPr>
          <w:highlight w:val="white"/>
        </w:rPr>
      </w:pPr>
      <w:proofErr w:type="spellStart"/>
      <w:r>
        <w:rPr>
          <w:highlight w:val="white"/>
        </w:rPr>
        <w:t>l</w:t>
      </w:r>
      <w:r w:rsidR="003D1398" w:rsidRPr="00EC76D5">
        <w:rPr>
          <w:highlight w:val="white"/>
        </w:rPr>
        <w:t>imits.h</w:t>
      </w:r>
      <w:proofErr w:type="spellEnd"/>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4BF9F51" w:rsidR="003D1398" w:rsidRPr="00EC76D5" w:rsidRDefault="008D6750" w:rsidP="003D1398">
      <w:pPr>
        <w:pStyle w:val="CodeListing"/>
      </w:pPr>
      <w:proofErr w:type="spellStart"/>
      <w:r>
        <w:t>f</w:t>
      </w:r>
      <w:r w:rsidR="003D1398" w:rsidRPr="00EC76D5">
        <w:t>loat.h</w:t>
      </w:r>
      <w:proofErr w:type="spellEnd"/>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454" w:name="_Toc53473614"/>
      <w:r w:rsidRPr="00EC76D5">
        <w:lastRenderedPageBreak/>
        <w:t>The A</w:t>
      </w:r>
      <w:r w:rsidR="00EE220E" w:rsidRPr="00EC76D5">
        <w:t>sser</w:t>
      </w:r>
      <w:r w:rsidR="008E5D1A" w:rsidRPr="00EC76D5">
        <w:t>t</w:t>
      </w:r>
      <w:r w:rsidRPr="00EC76D5">
        <w:t xml:space="preserve"> Macro</w:t>
      </w:r>
      <w:bookmarkEnd w:id="454"/>
    </w:p>
    <w:p w14:paraId="492C07C6" w14:textId="55099267" w:rsidR="00F65771" w:rsidRPr="00EC76D5" w:rsidRDefault="008D6750" w:rsidP="00F65771">
      <w:pPr>
        <w:pStyle w:val="CodeListing"/>
      </w:pPr>
      <w:proofErr w:type="spellStart"/>
      <w:r>
        <w:t>a</w:t>
      </w:r>
      <w:r w:rsidR="00F65771" w:rsidRPr="00EC76D5">
        <w:t>ssert.h</w:t>
      </w:r>
      <w:proofErr w:type="spellEnd"/>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D5F0262" w:rsidR="00E94004" w:rsidRPr="00EC76D5" w:rsidRDefault="00E94004" w:rsidP="00E94004">
      <w:pPr>
        <w:pStyle w:val="Code"/>
        <w:rPr>
          <w:highlight w:val="white"/>
        </w:rPr>
      </w:pPr>
      <w:r w:rsidRPr="00EC76D5">
        <w:rPr>
          <w:highlight w:val="white"/>
        </w:rPr>
        <w:t xml:space="preserve">#include </w:t>
      </w:r>
      <w:r w:rsidR="00294181">
        <w:rPr>
          <w:highlight w:val="white"/>
        </w:rPr>
        <w:t>&lt;stdio.h&gt;</w:t>
      </w:r>
    </w:p>
    <w:p w14:paraId="68CD8F33" w14:textId="377FA440" w:rsidR="00E94004" w:rsidRPr="00EC76D5" w:rsidRDefault="00E94004" w:rsidP="00E94004">
      <w:pPr>
        <w:pStyle w:val="Code"/>
        <w:rPr>
          <w:highlight w:val="white"/>
        </w:rPr>
      </w:pPr>
      <w:r w:rsidRPr="00EC76D5">
        <w:rPr>
          <w:highlight w:val="white"/>
        </w:rPr>
        <w:t xml:space="preserve">#include </w:t>
      </w:r>
      <w:r w:rsidR="00EF337F">
        <w:rPr>
          <w:highlight w:val="white"/>
        </w:rPr>
        <w:t>&lt;stdlib.h&gt;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455" w:name="_Toc53473615"/>
      <w:r w:rsidRPr="00EC76D5">
        <w:t>Locale Data</w:t>
      </w:r>
      <w:bookmarkEnd w:id="455"/>
    </w:p>
    <w:p w14:paraId="21A3CEC1" w14:textId="6B63F26E" w:rsidR="00265BDF" w:rsidRPr="00EC76D5" w:rsidRDefault="008D6750" w:rsidP="0062113D">
      <w:pPr>
        <w:pStyle w:val="CodeListing"/>
      </w:pPr>
      <w:proofErr w:type="spellStart"/>
      <w:r>
        <w:t>l</w:t>
      </w:r>
      <w:r w:rsidR="00265BDF" w:rsidRPr="00EC76D5">
        <w:t>ocale.h</w:t>
      </w:r>
      <w:proofErr w:type="spellEnd"/>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7B7A0BDA" w:rsidR="0062113D" w:rsidRPr="00EC76D5" w:rsidRDefault="008D6750" w:rsidP="0062113D">
      <w:pPr>
        <w:pStyle w:val="CodeListing"/>
      </w:pPr>
      <w:proofErr w:type="spellStart"/>
      <w:r>
        <w:t>l</w:t>
      </w:r>
      <w:r w:rsidR="0062113D" w:rsidRPr="00EC76D5">
        <w:t>ocale.c</w:t>
      </w:r>
      <w:proofErr w:type="spellEnd"/>
    </w:p>
    <w:p w14:paraId="017C0213" w14:textId="1AE4C0E4" w:rsidR="008A4984" w:rsidRPr="00EC76D5" w:rsidRDefault="008A4984" w:rsidP="008A4984">
      <w:pPr>
        <w:pStyle w:val="Code"/>
        <w:rPr>
          <w:highlight w:val="white"/>
        </w:rPr>
      </w:pPr>
      <w:r w:rsidRPr="00EC76D5">
        <w:rPr>
          <w:highlight w:val="white"/>
        </w:rPr>
        <w:t xml:space="preserve">#include </w:t>
      </w:r>
      <w:r w:rsidR="00294181">
        <w:rPr>
          <w:highlight w:val="white"/>
        </w:rPr>
        <w:t>&lt;stdio.h&gt;</w:t>
      </w:r>
    </w:p>
    <w:p w14:paraId="0D684E79" w14:textId="70DC0573" w:rsidR="008A4984" w:rsidRPr="00EC76D5" w:rsidRDefault="008A4984" w:rsidP="008A4984">
      <w:pPr>
        <w:pStyle w:val="Code"/>
        <w:rPr>
          <w:highlight w:val="white"/>
        </w:rPr>
      </w:pPr>
      <w:r w:rsidRPr="00EC76D5">
        <w:rPr>
          <w:highlight w:val="white"/>
        </w:rPr>
        <w:t xml:space="preserve">#include </w:t>
      </w:r>
      <w:r w:rsidR="00EF337F">
        <w:rPr>
          <w:highlight w:val="white"/>
        </w:rPr>
        <w:t>&lt;stdlib.h&gt;</w:t>
      </w:r>
    </w:p>
    <w:p w14:paraId="75973AF1" w14:textId="2370C2DB" w:rsidR="008A4984" w:rsidRPr="00EC76D5" w:rsidRDefault="008A4984" w:rsidP="008A4984">
      <w:pPr>
        <w:pStyle w:val="Code"/>
        <w:rPr>
          <w:highlight w:val="white"/>
        </w:rPr>
      </w:pPr>
      <w:r w:rsidRPr="00EC76D5">
        <w:rPr>
          <w:highlight w:val="white"/>
        </w:rPr>
        <w:t xml:space="preserve">#include </w:t>
      </w:r>
      <w:r w:rsidR="00C1714A">
        <w:rPr>
          <w:highlight w:val="white"/>
        </w:rPr>
        <w:t>&lt;string.h&gt;</w:t>
      </w:r>
    </w:p>
    <w:p w14:paraId="45BD23BA" w14:textId="0ACC8DEB" w:rsidR="008A4984" w:rsidRPr="00EC76D5" w:rsidRDefault="008A4984" w:rsidP="008A4984">
      <w:pPr>
        <w:pStyle w:val="Code"/>
        <w:rPr>
          <w:highlight w:val="white"/>
        </w:rPr>
      </w:pPr>
      <w:r w:rsidRPr="00EC76D5">
        <w:rPr>
          <w:highlight w:val="white"/>
        </w:rPr>
        <w:t xml:space="preserve">#include </w:t>
      </w:r>
      <w:r w:rsidR="00C1714A">
        <w:rPr>
          <w:highlight w:val="white"/>
        </w:rPr>
        <w:t>&lt;locale.h&gt;</w:t>
      </w:r>
    </w:p>
    <w:p w14:paraId="041075A9" w14:textId="77777777" w:rsidR="008A4984" w:rsidRPr="00EC76D5" w:rsidRDefault="008A4984" w:rsidP="008A4984">
      <w:pPr>
        <w:pStyle w:val="Code"/>
        <w:rPr>
          <w:highlight w:val="white"/>
        </w:rPr>
      </w:pPr>
    </w:p>
    <w:p w14:paraId="6DBE5B0D" w14:textId="77777777" w:rsidR="00C1714A" w:rsidRDefault="008A4984" w:rsidP="008A4984">
      <w:pPr>
        <w:pStyle w:val="Code"/>
        <w:rPr>
          <w:highlight w:val="white"/>
        </w:rPr>
      </w:pPr>
      <w:r w:rsidRPr="00EC76D5">
        <w:rPr>
          <w:highlight w:val="white"/>
        </w:rPr>
        <w:lastRenderedPageBreak/>
        <w:t>static char* enShortDayList[] =</w:t>
      </w:r>
    </w:p>
    <w:p w14:paraId="280AAE03" w14:textId="2A9FA3AE" w:rsidR="008A4984" w:rsidRPr="00EC76D5" w:rsidRDefault="00C1714A" w:rsidP="008A4984">
      <w:pPr>
        <w:pStyle w:val="Code"/>
        <w:rPr>
          <w:highlight w:val="white"/>
        </w:rPr>
      </w:pPr>
      <w:r>
        <w:rPr>
          <w:highlight w:val="white"/>
        </w:rPr>
        <w:t xml:space="preserve">               </w:t>
      </w:r>
      <w:r w:rsidR="008A4984" w:rsidRPr="00EC76D5">
        <w:rPr>
          <w:highlight w:val="white"/>
        </w:rPr>
        <w:t>{ "Sun", "Mon", "Tue", "Wed", "Thu", "Fri", "Sat" };</w:t>
      </w:r>
    </w:p>
    <w:p w14:paraId="2F2E76F9" w14:textId="77777777" w:rsidR="00C1714A" w:rsidRDefault="008A4984" w:rsidP="008A4984">
      <w:pPr>
        <w:pStyle w:val="Code"/>
        <w:rPr>
          <w:highlight w:val="white"/>
        </w:rPr>
      </w:pPr>
      <w:r w:rsidRPr="00EC76D5">
        <w:rPr>
          <w:highlight w:val="white"/>
        </w:rPr>
        <w:t>static char* enLongDayList[] =</w:t>
      </w:r>
    </w:p>
    <w:p w14:paraId="511096BA" w14:textId="77777777" w:rsidR="00C1714A" w:rsidRDefault="00C1714A" w:rsidP="008A4984">
      <w:pPr>
        <w:pStyle w:val="Code"/>
        <w:rPr>
          <w:highlight w:val="white"/>
        </w:rPr>
      </w:pPr>
      <w:r>
        <w:rPr>
          <w:highlight w:val="white"/>
        </w:rPr>
        <w:t xml:space="preserve">              </w:t>
      </w:r>
      <w:r w:rsidR="008A4984" w:rsidRPr="00EC76D5">
        <w:rPr>
          <w:highlight w:val="white"/>
        </w:rPr>
        <w:t xml:space="preserve"> { "Sunday", "Monday", "Tuesday", "Wednesday",</w:t>
      </w:r>
    </w:p>
    <w:p w14:paraId="3CC26C14" w14:textId="6B3C99BE" w:rsidR="008A4984" w:rsidRPr="00EC76D5" w:rsidRDefault="00C1714A" w:rsidP="008A4984">
      <w:pPr>
        <w:pStyle w:val="Code"/>
        <w:rPr>
          <w:highlight w:val="white"/>
        </w:rPr>
      </w:pPr>
      <w:r>
        <w:rPr>
          <w:highlight w:val="white"/>
        </w:rPr>
        <w:t xml:space="preserve">                </w:t>
      </w:r>
      <w:r w:rsidR="008A4984" w:rsidRPr="00EC76D5">
        <w:rPr>
          <w:highlight w:val="white"/>
        </w:rPr>
        <w:t xml:space="preserve"> "Thursday", "Friday", "Saturday" };</w:t>
      </w:r>
    </w:p>
    <w:p w14:paraId="379FD914" w14:textId="77777777" w:rsidR="00C1714A" w:rsidRDefault="008A4984" w:rsidP="008A4984">
      <w:pPr>
        <w:pStyle w:val="Code"/>
        <w:rPr>
          <w:highlight w:val="white"/>
        </w:rPr>
      </w:pPr>
      <w:r w:rsidRPr="00EC76D5">
        <w:rPr>
          <w:highlight w:val="white"/>
        </w:rPr>
        <w:t>static char* enShortMonthList[] =</w:t>
      </w:r>
    </w:p>
    <w:p w14:paraId="458A5641" w14:textId="77777777" w:rsidR="00C1714A" w:rsidRDefault="00C1714A" w:rsidP="008A4984">
      <w:pPr>
        <w:pStyle w:val="Code"/>
        <w:rPr>
          <w:highlight w:val="white"/>
        </w:rPr>
      </w:pPr>
      <w:r>
        <w:rPr>
          <w:highlight w:val="white"/>
        </w:rPr>
        <w:t xml:space="preserve">              </w:t>
      </w:r>
      <w:r w:rsidR="008A4984" w:rsidRPr="00EC76D5">
        <w:rPr>
          <w:highlight w:val="white"/>
        </w:rPr>
        <w:t xml:space="preserve"> {"Jan", "Feb", "Mar", "Apr", "May", "Jun",</w:t>
      </w:r>
    </w:p>
    <w:p w14:paraId="09B8FD95" w14:textId="555C21AD" w:rsidR="008A4984" w:rsidRPr="00EC76D5" w:rsidRDefault="00C1714A" w:rsidP="008A4984">
      <w:pPr>
        <w:pStyle w:val="Code"/>
        <w:rPr>
          <w:highlight w:val="white"/>
        </w:rPr>
      </w:pPr>
      <w:r>
        <w:rPr>
          <w:highlight w:val="white"/>
        </w:rPr>
        <w:t xml:space="preserve">               </w:t>
      </w:r>
      <w:r w:rsidR="008A4984" w:rsidRPr="00EC76D5">
        <w:rPr>
          <w:highlight w:val="white"/>
        </w:rPr>
        <w:t xml:space="preserve"> "Jul", "Aug", "Sep", "Oct", "Nov", "Dec"};</w:t>
      </w:r>
    </w:p>
    <w:p w14:paraId="631D3F8E" w14:textId="77777777" w:rsidR="00C1714A" w:rsidRDefault="008A4984" w:rsidP="008A4984">
      <w:pPr>
        <w:pStyle w:val="Code"/>
        <w:rPr>
          <w:highlight w:val="white"/>
        </w:rPr>
      </w:pPr>
      <w:r w:rsidRPr="00EC76D5">
        <w:rPr>
          <w:highlight w:val="white"/>
        </w:rPr>
        <w:t>static char* enLongMonthList[] =</w:t>
      </w:r>
    </w:p>
    <w:p w14:paraId="18E4E717" w14:textId="2C498493" w:rsidR="008A4984" w:rsidRPr="00EC76D5" w:rsidRDefault="00C1714A" w:rsidP="008A4984">
      <w:pPr>
        <w:pStyle w:val="Code"/>
        <w:rPr>
          <w:highlight w:val="white"/>
        </w:rPr>
      </w:pPr>
      <w:r>
        <w:rPr>
          <w:highlight w:val="white"/>
        </w:rPr>
        <w:t xml:space="preserve">              </w:t>
      </w:r>
      <w:r w:rsidR="008A4984" w:rsidRPr="00EC76D5">
        <w:rPr>
          <w:highlight w:val="white"/>
        </w:rPr>
        <w:t xml:space="preserve"> {"January", "February", "March", "April", "May", "June",</w:t>
      </w:r>
    </w:p>
    <w:p w14:paraId="236BA8C9" w14:textId="77777777" w:rsidR="00C1714A" w:rsidRDefault="008A4984" w:rsidP="008A4984">
      <w:pPr>
        <w:pStyle w:val="Code"/>
        <w:rPr>
          <w:highlight w:val="white"/>
        </w:rPr>
      </w:pPr>
      <w:r w:rsidRPr="00EC76D5">
        <w:rPr>
          <w:highlight w:val="white"/>
        </w:rPr>
        <w:t xml:space="preserve">                "July", "August", "September", "October", "November",</w:t>
      </w:r>
    </w:p>
    <w:p w14:paraId="20822C68" w14:textId="5D8F8576" w:rsidR="008A4984" w:rsidRPr="00EC76D5" w:rsidRDefault="00C1714A" w:rsidP="008A4984">
      <w:pPr>
        <w:pStyle w:val="Code"/>
        <w:rPr>
          <w:highlight w:val="white"/>
        </w:rPr>
      </w:pPr>
      <w:r>
        <w:rPr>
          <w:highlight w:val="white"/>
        </w:rPr>
        <w:t xml:space="preserve">               </w:t>
      </w:r>
      <w:r w:rsidR="008A4984" w:rsidRPr="00EC76D5">
        <w:rPr>
          <w:highlight w:val="white"/>
        </w:rPr>
        <w:t xml:space="preserve">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lastRenderedPageBreak/>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456" w:name="_Toc53473616"/>
      <w:r w:rsidRPr="00EC76D5">
        <w:t>Character Types</w:t>
      </w:r>
      <w:bookmarkEnd w:id="456"/>
    </w:p>
    <w:p w14:paraId="243F8CAB" w14:textId="3B82911E" w:rsidR="00EE220E" w:rsidRPr="00EC76D5" w:rsidRDefault="008D6750" w:rsidP="00B15CBB">
      <w:pPr>
        <w:pStyle w:val="CodeListing"/>
      </w:pPr>
      <w:proofErr w:type="spellStart"/>
      <w:r>
        <w:t>ct</w:t>
      </w:r>
      <w:r w:rsidR="00EE220E" w:rsidRPr="00EC76D5">
        <w:t>ype.h</w:t>
      </w:r>
      <w:proofErr w:type="spellEnd"/>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1A478855" w:rsidR="00FD2002" w:rsidRPr="00EC76D5" w:rsidRDefault="008D6750" w:rsidP="00FD2002">
      <w:pPr>
        <w:pStyle w:val="CodeListing"/>
      </w:pPr>
      <w:proofErr w:type="spellStart"/>
      <w:r>
        <w:t>ct</w:t>
      </w:r>
      <w:r w:rsidR="00FD2002" w:rsidRPr="00EC76D5">
        <w:t>ype.c</w:t>
      </w:r>
      <w:proofErr w:type="spellEnd"/>
    </w:p>
    <w:p w14:paraId="30889FF4" w14:textId="2A4E604D" w:rsidR="00FD2002" w:rsidRPr="00EC76D5" w:rsidRDefault="00FD2002" w:rsidP="00DF2FAB">
      <w:pPr>
        <w:pStyle w:val="Code"/>
        <w:rPr>
          <w:highlight w:val="white"/>
        </w:rPr>
      </w:pPr>
      <w:r w:rsidRPr="00EC76D5">
        <w:rPr>
          <w:highlight w:val="white"/>
        </w:rPr>
        <w:t xml:space="preserve">#include </w:t>
      </w:r>
      <w:r w:rsidR="006F1D75">
        <w:rPr>
          <w:highlight w:val="white"/>
        </w:rPr>
        <w:t>&lt;ctype.h&gt;</w:t>
      </w:r>
    </w:p>
    <w:p w14:paraId="046D0F5D" w14:textId="2ECCEF40" w:rsidR="00FD2002" w:rsidRPr="00EC76D5" w:rsidRDefault="00FD2002" w:rsidP="00DF2FAB">
      <w:pPr>
        <w:pStyle w:val="Code"/>
        <w:rPr>
          <w:highlight w:val="white"/>
        </w:rPr>
      </w:pPr>
      <w:r w:rsidRPr="00EC76D5">
        <w:rPr>
          <w:highlight w:val="white"/>
        </w:rPr>
        <w:t xml:space="preserve">#include </w:t>
      </w:r>
      <w:r w:rsidR="00294181">
        <w:rPr>
          <w:highlight w:val="white"/>
        </w:rPr>
        <w:t>&lt;stdio.h&gt;</w:t>
      </w:r>
    </w:p>
    <w:p w14:paraId="66F30D58" w14:textId="48336274" w:rsidR="00FD2002" w:rsidRPr="00EC76D5" w:rsidRDefault="00FD2002" w:rsidP="00DF2FAB">
      <w:pPr>
        <w:pStyle w:val="Code"/>
        <w:rPr>
          <w:highlight w:val="white"/>
        </w:rPr>
      </w:pPr>
      <w:r w:rsidRPr="00EC76D5">
        <w:rPr>
          <w:highlight w:val="white"/>
        </w:rPr>
        <w:t xml:space="preserve">#include </w:t>
      </w:r>
      <w:r w:rsidR="00C1714A">
        <w:rPr>
          <w:highlight w:val="white"/>
        </w:rPr>
        <w:t>&lt;locale.h&gt;</w:t>
      </w:r>
    </w:p>
    <w:p w14:paraId="1553C968" w14:textId="0DEC8460" w:rsidR="00FD2002" w:rsidRPr="00EC76D5" w:rsidRDefault="00FD2002" w:rsidP="00DF2FAB">
      <w:pPr>
        <w:pStyle w:val="Code"/>
        <w:rPr>
          <w:highlight w:val="white"/>
        </w:rPr>
      </w:pPr>
      <w:r w:rsidRPr="00EC76D5">
        <w:rPr>
          <w:highlight w:val="white"/>
        </w:rPr>
        <w:t xml:space="preserve">#include </w:t>
      </w:r>
      <w:r w:rsidR="00C1714A">
        <w:rPr>
          <w:highlight w:val="white"/>
        </w:rPr>
        <w:t>&lt;string.h&gt;</w:t>
      </w:r>
    </w:p>
    <w:p w14:paraId="4A62457D" w14:textId="20B0F346" w:rsidR="00FD2002" w:rsidRPr="00EC76D5" w:rsidRDefault="00FD2002" w:rsidP="00DF2FAB">
      <w:pPr>
        <w:pStyle w:val="Code"/>
        <w:rPr>
          <w:highlight w:val="white"/>
        </w:rPr>
      </w:pPr>
      <w:r w:rsidRPr="00EC76D5">
        <w:rPr>
          <w:highlight w:val="white"/>
        </w:rPr>
        <w:t xml:space="preserve">#include </w:t>
      </w:r>
      <w:r w:rsidR="006F1D75">
        <w:rPr>
          <w:highlight w:val="white"/>
        </w:rPr>
        <w:t>&lt;stddef.h&gt;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lastRenderedPageBreak/>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457" w:name="_Toc53473617"/>
      <w:r w:rsidRPr="00EC76D5">
        <w:t>S</w:t>
      </w:r>
      <w:r w:rsidR="00EE220E" w:rsidRPr="00EC76D5">
        <w:t>tring</w:t>
      </w:r>
      <w:r w:rsidRPr="00EC76D5">
        <w:t>s</w:t>
      </w:r>
      <w:bookmarkEnd w:id="457"/>
    </w:p>
    <w:p w14:paraId="14ACCA1E" w14:textId="235BEECD" w:rsidR="0078214F" w:rsidRPr="00EC76D5" w:rsidRDefault="008D6750" w:rsidP="0078214F">
      <w:pPr>
        <w:pStyle w:val="CodeListing"/>
      </w:pPr>
      <w:proofErr w:type="spellStart"/>
      <w:r>
        <w:t>s</w:t>
      </w:r>
      <w:r w:rsidR="0078214F" w:rsidRPr="00EC76D5">
        <w:t>tring.h</w:t>
      </w:r>
      <w:proofErr w:type="spellEnd"/>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lastRenderedPageBreak/>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3CD8A23" w:rsidR="0078214F" w:rsidRPr="00EC76D5" w:rsidRDefault="008D6750" w:rsidP="0078214F">
      <w:pPr>
        <w:pStyle w:val="CodeListing"/>
      </w:pPr>
      <w:proofErr w:type="spellStart"/>
      <w:r>
        <w:t>s</w:t>
      </w:r>
      <w:r w:rsidR="0078214F" w:rsidRPr="00EC76D5">
        <w:t>tring.c</w:t>
      </w:r>
      <w:proofErr w:type="spellEnd"/>
    </w:p>
    <w:p w14:paraId="16E6CB7B" w14:textId="78A4D6CA" w:rsidR="0078214F" w:rsidRPr="00EC76D5" w:rsidRDefault="0078214F" w:rsidP="0078214F">
      <w:pPr>
        <w:pStyle w:val="Code"/>
        <w:rPr>
          <w:highlight w:val="white"/>
        </w:rPr>
      </w:pPr>
      <w:r w:rsidRPr="00EC76D5">
        <w:rPr>
          <w:highlight w:val="white"/>
        </w:rPr>
        <w:t xml:space="preserve">#include </w:t>
      </w:r>
      <w:r w:rsidR="00EF337F">
        <w:rPr>
          <w:highlight w:val="white"/>
        </w:rPr>
        <w:t>&lt;errno.h&gt;</w:t>
      </w:r>
    </w:p>
    <w:p w14:paraId="2F18FB16" w14:textId="235DB7C5" w:rsidR="0078214F" w:rsidRPr="00EC76D5" w:rsidRDefault="0078214F" w:rsidP="0078214F">
      <w:pPr>
        <w:pStyle w:val="Code"/>
        <w:rPr>
          <w:highlight w:val="white"/>
        </w:rPr>
      </w:pPr>
      <w:r w:rsidRPr="00EC76D5">
        <w:rPr>
          <w:highlight w:val="white"/>
        </w:rPr>
        <w:t xml:space="preserve">#include </w:t>
      </w:r>
      <w:r w:rsidR="00294181">
        <w:rPr>
          <w:highlight w:val="white"/>
        </w:rPr>
        <w:t>&lt;stdio.h&gt;</w:t>
      </w:r>
    </w:p>
    <w:p w14:paraId="6C6546D1" w14:textId="0133F863" w:rsidR="0078214F" w:rsidRPr="00EC76D5" w:rsidRDefault="0078214F" w:rsidP="0078214F">
      <w:pPr>
        <w:pStyle w:val="Code"/>
        <w:rPr>
          <w:highlight w:val="white"/>
        </w:rPr>
      </w:pPr>
      <w:r w:rsidRPr="00EC76D5">
        <w:rPr>
          <w:highlight w:val="white"/>
        </w:rPr>
        <w:t xml:space="preserve">#include </w:t>
      </w:r>
      <w:r w:rsidR="006F1D75">
        <w:rPr>
          <w:highlight w:val="white"/>
        </w:rPr>
        <w:t>&lt;stddef.h&gt;</w:t>
      </w:r>
    </w:p>
    <w:p w14:paraId="045AB93D" w14:textId="01966DC9" w:rsidR="0078214F" w:rsidRPr="00EC76D5" w:rsidRDefault="0078214F" w:rsidP="0078214F">
      <w:pPr>
        <w:pStyle w:val="Code"/>
        <w:rPr>
          <w:highlight w:val="white"/>
        </w:rPr>
      </w:pPr>
      <w:r w:rsidRPr="00EC76D5">
        <w:rPr>
          <w:highlight w:val="white"/>
        </w:rPr>
        <w:t xml:space="preserve">#include </w:t>
      </w:r>
      <w:r w:rsidR="00C1714A">
        <w:rPr>
          <w:highlight w:val="white"/>
        </w:rPr>
        <w:t>&lt;string.h&gt;</w:t>
      </w:r>
    </w:p>
    <w:p w14:paraId="27810FA3" w14:textId="31E0B5FE" w:rsidR="0078214F" w:rsidRPr="00EC76D5" w:rsidRDefault="0078214F" w:rsidP="0078214F">
      <w:pPr>
        <w:pStyle w:val="Code"/>
        <w:rPr>
          <w:highlight w:val="white"/>
        </w:rPr>
      </w:pPr>
      <w:r w:rsidRPr="00EC76D5">
        <w:rPr>
          <w:highlight w:val="white"/>
        </w:rPr>
        <w:t xml:space="preserve">#include </w:t>
      </w:r>
      <w:r w:rsidR="00C1714A">
        <w:rPr>
          <w:highlight w:val="white"/>
        </w:rPr>
        <w:t>&lt;locale.h&gt;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lastRenderedPageBreak/>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lastRenderedPageBreak/>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lastRenderedPageBreak/>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lastRenderedPageBreak/>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lastRenderedPageBreak/>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458" w:name="_Toc53473618"/>
      <w:r w:rsidRPr="00EC76D5">
        <w:lastRenderedPageBreak/>
        <w:t>Long Jumps</w:t>
      </w:r>
      <w:bookmarkEnd w:id="458"/>
    </w:p>
    <w:p w14:paraId="00D8C1C3" w14:textId="25F4332E" w:rsidR="00D62A8B" w:rsidRPr="00EC76D5" w:rsidRDefault="008D6750" w:rsidP="0004451D">
      <w:pPr>
        <w:pStyle w:val="CodeListing"/>
      </w:pPr>
      <w:proofErr w:type="spellStart"/>
      <w:r>
        <w:t>s</w:t>
      </w:r>
      <w:r w:rsidR="0004451D" w:rsidRPr="00EC76D5">
        <w:t>et</w:t>
      </w:r>
      <w:r>
        <w:t>j</w:t>
      </w:r>
      <w:r w:rsidR="00D62A8B" w:rsidRPr="00EC76D5">
        <w:t>mp.h</w:t>
      </w:r>
      <w:proofErr w:type="spellEnd"/>
    </w:p>
    <w:p w14:paraId="6EFB224F" w14:textId="77777777" w:rsidR="0004451D" w:rsidRPr="00EC76D5" w:rsidRDefault="0004451D" w:rsidP="0004451D">
      <w:pPr>
        <w:pStyle w:val="Code"/>
        <w:rPr>
          <w:highlight w:val="white"/>
        </w:rPr>
      </w:pPr>
      <w:r w:rsidRPr="00EC76D5">
        <w:rPr>
          <w:highlight w:val="white"/>
        </w:rPr>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3E29EBF2" w:rsidR="0004451D" w:rsidRPr="00EC76D5" w:rsidRDefault="008D6750" w:rsidP="0004451D">
      <w:pPr>
        <w:pStyle w:val="CodeListing"/>
      </w:pPr>
      <w:proofErr w:type="spellStart"/>
      <w:r>
        <w:t>s</w:t>
      </w:r>
      <w:r w:rsidR="0004451D" w:rsidRPr="00EC76D5">
        <w:t>et</w:t>
      </w:r>
      <w:r>
        <w:t>j</w:t>
      </w:r>
      <w:r w:rsidR="0004451D" w:rsidRPr="00EC76D5">
        <w:t>mp.c</w:t>
      </w:r>
      <w:proofErr w:type="spellEnd"/>
    </w:p>
    <w:p w14:paraId="667576CC" w14:textId="1C158F0C" w:rsidR="000F4BAA" w:rsidRPr="00EC76D5" w:rsidRDefault="000F4BAA" w:rsidP="000F4BAA">
      <w:pPr>
        <w:pStyle w:val="Code"/>
        <w:rPr>
          <w:highlight w:val="white"/>
        </w:rPr>
      </w:pPr>
      <w:r w:rsidRPr="00EC76D5">
        <w:rPr>
          <w:highlight w:val="white"/>
        </w:rPr>
        <w:t xml:space="preserve">#include </w:t>
      </w:r>
      <w:r w:rsidR="00EF337F">
        <w:rPr>
          <w:highlight w:val="white"/>
        </w:rPr>
        <w:t>&lt;setjmp.h&gt;</w:t>
      </w:r>
    </w:p>
    <w:p w14:paraId="435B4B39" w14:textId="3FFD2875" w:rsidR="000F4BAA" w:rsidRPr="00EC76D5" w:rsidRDefault="000F4BAA" w:rsidP="000F4BAA">
      <w:pPr>
        <w:pStyle w:val="Code"/>
        <w:rPr>
          <w:highlight w:val="white"/>
        </w:rPr>
      </w:pPr>
      <w:r w:rsidRPr="00EC76D5">
        <w:rPr>
          <w:highlight w:val="white"/>
        </w:rPr>
        <w:t xml:space="preserve">#include </w:t>
      </w:r>
      <w:r w:rsidR="00294181">
        <w:rPr>
          <w:highlight w:val="white"/>
        </w:rPr>
        <w:t>&lt;stdio.h&gt;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459" w:name="_Toc53473619"/>
      <w:r w:rsidRPr="00EC76D5">
        <w:t>Mathematical Functions</w:t>
      </w:r>
      <w:bookmarkEnd w:id="459"/>
    </w:p>
    <w:p w14:paraId="168DFE01" w14:textId="5D1C6542" w:rsidR="00D62A8B" w:rsidRPr="00EC76D5" w:rsidRDefault="008D6750" w:rsidP="00555D55">
      <w:pPr>
        <w:pStyle w:val="CodeListing"/>
      </w:pPr>
      <w:proofErr w:type="spellStart"/>
      <w:r>
        <w:t>m</w:t>
      </w:r>
      <w:r w:rsidR="00D62A8B" w:rsidRPr="00EC76D5">
        <w:t>ath.h</w:t>
      </w:r>
      <w:proofErr w:type="spellEnd"/>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lastRenderedPageBreak/>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40A96A77" w:rsidR="00555D55" w:rsidRPr="00EC76D5" w:rsidRDefault="008D6750" w:rsidP="00555D55">
      <w:pPr>
        <w:pStyle w:val="CodeListing"/>
        <w:rPr>
          <w:highlight w:val="white"/>
        </w:rPr>
      </w:pPr>
      <w:proofErr w:type="spellStart"/>
      <w:r>
        <w:rPr>
          <w:highlight w:val="white"/>
        </w:rPr>
        <w:t>m</w:t>
      </w:r>
      <w:r w:rsidR="00555D55" w:rsidRPr="00EC76D5">
        <w:rPr>
          <w:highlight w:val="white"/>
        </w:rPr>
        <w:t>ath.c</w:t>
      </w:r>
      <w:proofErr w:type="spellEnd"/>
    </w:p>
    <w:p w14:paraId="36499265" w14:textId="60A35711" w:rsidR="00555D55" w:rsidRPr="00EC76D5" w:rsidRDefault="00555D55" w:rsidP="00555D55">
      <w:pPr>
        <w:pStyle w:val="Code"/>
        <w:rPr>
          <w:highlight w:val="white"/>
        </w:rPr>
      </w:pPr>
      <w:r w:rsidRPr="00EC76D5">
        <w:rPr>
          <w:highlight w:val="white"/>
        </w:rPr>
        <w:t xml:space="preserve">#include </w:t>
      </w:r>
      <w:r w:rsidR="00EF337F">
        <w:rPr>
          <w:highlight w:val="white"/>
        </w:rPr>
        <w:t>&lt;math.h&gt;</w:t>
      </w:r>
    </w:p>
    <w:p w14:paraId="3F8204BC" w14:textId="7BEADE94" w:rsidR="00555D55" w:rsidRPr="00EC76D5" w:rsidRDefault="00555D55" w:rsidP="00555D55">
      <w:pPr>
        <w:pStyle w:val="Code"/>
        <w:rPr>
          <w:highlight w:val="white"/>
        </w:rPr>
      </w:pPr>
      <w:r w:rsidRPr="00EC76D5">
        <w:rPr>
          <w:highlight w:val="white"/>
        </w:rPr>
        <w:t xml:space="preserve">#include </w:t>
      </w:r>
      <w:r w:rsidR="00EF337F">
        <w:rPr>
          <w:highlight w:val="white"/>
        </w:rPr>
        <w:t>&lt;errno.h&gt;</w:t>
      </w:r>
    </w:p>
    <w:p w14:paraId="79FC642E" w14:textId="70D1681C" w:rsidR="00555D55" w:rsidRPr="00EC76D5" w:rsidRDefault="00555D55" w:rsidP="00555D55">
      <w:pPr>
        <w:pStyle w:val="Code"/>
        <w:rPr>
          <w:highlight w:val="white"/>
        </w:rPr>
      </w:pPr>
      <w:r w:rsidRPr="00EC76D5">
        <w:rPr>
          <w:highlight w:val="white"/>
        </w:rPr>
        <w:t xml:space="preserve">#include </w:t>
      </w:r>
      <w:r w:rsidR="00294181">
        <w:rPr>
          <w:highlight w:val="white"/>
        </w:rPr>
        <w:t>&lt;stdio.h&gt;</w:t>
      </w:r>
    </w:p>
    <w:p w14:paraId="629C2847" w14:textId="5FED59A8" w:rsidR="00555D55" w:rsidRPr="00EC76D5" w:rsidRDefault="00555D55" w:rsidP="00555D55">
      <w:pPr>
        <w:pStyle w:val="Code"/>
        <w:rPr>
          <w:highlight w:val="white"/>
        </w:rPr>
      </w:pPr>
      <w:r w:rsidRPr="00EC76D5">
        <w:rPr>
          <w:highlight w:val="white"/>
        </w:rPr>
        <w:t xml:space="preserve">#include </w:t>
      </w:r>
      <w:r w:rsidR="006F1D75">
        <w:rPr>
          <w:highlight w:val="white"/>
        </w:rPr>
        <w:t>&lt;stddef.h&gt;</w:t>
      </w:r>
    </w:p>
    <w:p w14:paraId="1BC21778" w14:textId="7F1F3F0A" w:rsidR="00555D55" w:rsidRPr="00EC76D5" w:rsidRDefault="00555D55" w:rsidP="00555D55">
      <w:pPr>
        <w:pStyle w:val="Code"/>
        <w:rPr>
          <w:highlight w:val="white"/>
        </w:rPr>
      </w:pPr>
      <w:r w:rsidRPr="00EC76D5">
        <w:rPr>
          <w:highlight w:val="white"/>
        </w:rPr>
        <w:t xml:space="preserve">#include </w:t>
      </w:r>
      <w:r w:rsidR="00EF337F">
        <w:rPr>
          <w:highlight w:val="white"/>
        </w:rPr>
        <w:t>&lt;stdlib.h&gt;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lastRenderedPageBreak/>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lastRenderedPageBreak/>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E92687">
      <w:pPr>
        <w:pStyle w:val="Code"/>
        <w:rPr>
          <w:highlight w:val="white"/>
        </w:rPr>
      </w:pPr>
      <w:r w:rsidRPr="00EC76D5">
        <w:rPr>
          <w:highlight w:val="white"/>
        </w:rPr>
        <w:t xml:space="preserve">  }</w:t>
      </w:r>
    </w:p>
    <w:p w14:paraId="1182162D" w14:textId="77777777" w:rsidR="00555D55" w:rsidRPr="00E92687" w:rsidRDefault="00555D55" w:rsidP="00E92687">
      <w:pPr>
        <w:pStyle w:val="Code"/>
        <w:rPr>
          <w:highlight w:val="white"/>
        </w:rPr>
      </w:pPr>
      <w:r w:rsidRPr="00EC76D5">
        <w:rPr>
          <w:highlight w:val="white"/>
        </w:rPr>
        <w:t>}</w:t>
      </w:r>
    </w:p>
    <w:p w14:paraId="4699778A" w14:textId="77777777" w:rsidR="00555D55" w:rsidRPr="00E92687" w:rsidRDefault="00555D55" w:rsidP="00E92687">
      <w:pPr>
        <w:pStyle w:val="Code"/>
        <w:rPr>
          <w:highlight w:val="white"/>
        </w:rPr>
      </w:pPr>
    </w:p>
    <w:p w14:paraId="088BD602" w14:textId="77777777" w:rsidR="00555D55" w:rsidRPr="00E92687" w:rsidRDefault="00555D55" w:rsidP="00E92687">
      <w:pPr>
        <w:pStyle w:val="Code"/>
        <w:rPr>
          <w:highlight w:val="white"/>
        </w:rPr>
      </w:pPr>
      <w:r w:rsidRPr="00E92687">
        <w:rPr>
          <w:highlight w:val="white"/>
        </w:rPr>
        <w:t>double pow_int(double x, int y) {</w:t>
      </w:r>
    </w:p>
    <w:p w14:paraId="779DBB47" w14:textId="77777777" w:rsidR="00555D55" w:rsidRPr="00E92687" w:rsidRDefault="00555D55" w:rsidP="00E92687">
      <w:pPr>
        <w:pStyle w:val="Code"/>
        <w:rPr>
          <w:highlight w:val="white"/>
        </w:rPr>
      </w:pPr>
      <w:r w:rsidRPr="00E92687">
        <w:rPr>
          <w:highlight w:val="white"/>
        </w:rPr>
        <w:t xml:space="preserve">  BOOL minus = FALSE;</w:t>
      </w:r>
    </w:p>
    <w:p w14:paraId="7926879A" w14:textId="77777777" w:rsidR="00555D55" w:rsidRPr="00E92687" w:rsidRDefault="00555D55" w:rsidP="00E92687">
      <w:pPr>
        <w:pStyle w:val="Code"/>
        <w:rPr>
          <w:highlight w:val="white"/>
        </w:rPr>
      </w:pPr>
    </w:p>
    <w:p w14:paraId="562D260A" w14:textId="77777777" w:rsidR="00555D55" w:rsidRPr="00E92687" w:rsidRDefault="00555D55" w:rsidP="00E92687">
      <w:pPr>
        <w:pStyle w:val="Code"/>
        <w:rPr>
          <w:highlight w:val="white"/>
        </w:rPr>
      </w:pPr>
      <w:r w:rsidRPr="00E92687">
        <w:rPr>
          <w:highlight w:val="white"/>
        </w:rPr>
        <w:t xml:space="preserve">  if (y &lt; 0) {</w:t>
      </w:r>
    </w:p>
    <w:p w14:paraId="1D193AA8" w14:textId="77777777" w:rsidR="00555D55" w:rsidRPr="00E92687" w:rsidRDefault="00555D55" w:rsidP="00E92687">
      <w:pPr>
        <w:pStyle w:val="Code"/>
        <w:rPr>
          <w:highlight w:val="white"/>
        </w:rPr>
      </w:pPr>
      <w:r w:rsidRPr="00E92687">
        <w:rPr>
          <w:highlight w:val="white"/>
        </w:rPr>
        <w:t xml:space="preserve">    y = -y;</w:t>
      </w:r>
    </w:p>
    <w:p w14:paraId="6BEBFD85" w14:textId="77777777" w:rsidR="00555D55" w:rsidRPr="00E92687" w:rsidRDefault="00555D55" w:rsidP="00E92687">
      <w:pPr>
        <w:pStyle w:val="Code"/>
        <w:rPr>
          <w:highlight w:val="white"/>
        </w:rPr>
      </w:pPr>
      <w:r w:rsidRPr="00E92687">
        <w:rPr>
          <w:highlight w:val="white"/>
        </w:rPr>
        <w:t xml:space="preserve">    minus = TRUE;</w:t>
      </w:r>
    </w:p>
    <w:p w14:paraId="5769C3E3" w14:textId="77777777" w:rsidR="00555D55" w:rsidRPr="00E92687" w:rsidRDefault="00555D55" w:rsidP="00E92687">
      <w:pPr>
        <w:pStyle w:val="Code"/>
        <w:rPr>
          <w:highlight w:val="white"/>
        </w:rPr>
      </w:pPr>
      <w:r w:rsidRPr="00E92687">
        <w:rPr>
          <w:highlight w:val="white"/>
        </w:rPr>
        <w:t xml:space="preserve">  }</w:t>
      </w:r>
    </w:p>
    <w:p w14:paraId="0F8CBCF3" w14:textId="77777777" w:rsidR="00555D55" w:rsidRPr="00E92687" w:rsidRDefault="00555D55" w:rsidP="00E92687">
      <w:pPr>
        <w:pStyle w:val="Code"/>
        <w:rPr>
          <w:highlight w:val="white"/>
        </w:rPr>
      </w:pPr>
    </w:p>
    <w:p w14:paraId="253975D2" w14:textId="77777777" w:rsidR="00555D55" w:rsidRPr="00E92687" w:rsidRDefault="00555D55" w:rsidP="00E92687">
      <w:pPr>
        <w:pStyle w:val="Code"/>
        <w:rPr>
          <w:highlight w:val="white"/>
        </w:rPr>
      </w:pPr>
      <w:r w:rsidRPr="00E92687">
        <w:rPr>
          <w:highlight w:val="white"/>
        </w:rPr>
        <w:t xml:space="preserve">  double product = 1;</w:t>
      </w:r>
    </w:p>
    <w:p w14:paraId="2869ADF7" w14:textId="77777777" w:rsidR="00555D55" w:rsidRPr="00E92687" w:rsidRDefault="00555D55" w:rsidP="00E92687">
      <w:pPr>
        <w:pStyle w:val="Code"/>
        <w:rPr>
          <w:highlight w:val="white"/>
        </w:rPr>
      </w:pPr>
      <w:r w:rsidRPr="00E92687">
        <w:rPr>
          <w:highlight w:val="white"/>
        </w:rPr>
        <w:t xml:space="preserve">  int index;</w:t>
      </w:r>
    </w:p>
    <w:p w14:paraId="7943AACD" w14:textId="77777777" w:rsidR="00555D55" w:rsidRPr="00E92687" w:rsidRDefault="00555D55" w:rsidP="00E92687">
      <w:pPr>
        <w:pStyle w:val="Code"/>
        <w:rPr>
          <w:highlight w:val="white"/>
        </w:rPr>
      </w:pPr>
      <w:r w:rsidRPr="00E92687">
        <w:rPr>
          <w:highlight w:val="white"/>
        </w:rPr>
        <w:t xml:space="preserve">  for (index = 0; index &lt; y; ++index) {</w:t>
      </w:r>
    </w:p>
    <w:p w14:paraId="33FC8504" w14:textId="77777777" w:rsidR="00555D55" w:rsidRPr="00E92687" w:rsidRDefault="00555D55" w:rsidP="00E92687">
      <w:pPr>
        <w:pStyle w:val="Code"/>
        <w:rPr>
          <w:highlight w:val="white"/>
        </w:rPr>
      </w:pPr>
      <w:r w:rsidRPr="00E92687">
        <w:rPr>
          <w:highlight w:val="white"/>
        </w:rPr>
        <w:t xml:space="preserve">    product *= x;</w:t>
      </w:r>
    </w:p>
    <w:p w14:paraId="7987BEBF" w14:textId="77777777" w:rsidR="00555D55" w:rsidRPr="00E92687" w:rsidRDefault="00555D55" w:rsidP="00E92687">
      <w:pPr>
        <w:pStyle w:val="Code"/>
        <w:rPr>
          <w:highlight w:val="white"/>
        </w:rPr>
      </w:pPr>
      <w:r w:rsidRPr="00E92687">
        <w:rPr>
          <w:highlight w:val="white"/>
        </w:rPr>
        <w:t xml:space="preserve">  }</w:t>
      </w:r>
    </w:p>
    <w:p w14:paraId="67AD8C7C" w14:textId="77777777" w:rsidR="00555D55" w:rsidRPr="00E92687" w:rsidRDefault="00555D55" w:rsidP="00E92687">
      <w:pPr>
        <w:pStyle w:val="Code"/>
        <w:rPr>
          <w:highlight w:val="white"/>
        </w:rPr>
      </w:pPr>
    </w:p>
    <w:p w14:paraId="07F36EDB" w14:textId="77777777" w:rsidR="00555D55" w:rsidRPr="00E92687" w:rsidRDefault="00555D55" w:rsidP="00E92687">
      <w:pPr>
        <w:pStyle w:val="Code"/>
        <w:rPr>
          <w:highlight w:val="white"/>
        </w:rPr>
      </w:pPr>
      <w:r w:rsidRPr="00E92687">
        <w:rPr>
          <w:highlight w:val="white"/>
        </w:rPr>
        <w:t xml:space="preserve">  return minus ? (1 / product) : product;</w:t>
      </w:r>
    </w:p>
    <w:p w14:paraId="20F07A10" w14:textId="77777777" w:rsidR="00555D55" w:rsidRPr="00E92687" w:rsidRDefault="00555D55" w:rsidP="00E92687">
      <w:pPr>
        <w:pStyle w:val="Code"/>
        <w:rPr>
          <w:highlight w:val="white"/>
        </w:rPr>
      </w:pPr>
      <w:r w:rsidRPr="00E92687">
        <w:rPr>
          <w:highlight w:val="white"/>
        </w:rPr>
        <w:t>}</w:t>
      </w:r>
    </w:p>
    <w:p w14:paraId="44877B9F" w14:textId="77777777" w:rsidR="00555D55" w:rsidRPr="00E92687" w:rsidRDefault="00555D55" w:rsidP="00E92687">
      <w:pPr>
        <w:pStyle w:val="Code"/>
        <w:rPr>
          <w:highlight w:val="white"/>
        </w:rPr>
      </w:pPr>
    </w:p>
    <w:p w14:paraId="1C9E6B5D" w14:textId="77777777" w:rsidR="00555D55" w:rsidRPr="00E92687" w:rsidRDefault="00555D55" w:rsidP="00E92687">
      <w:pPr>
        <w:pStyle w:val="Code"/>
        <w:rPr>
          <w:highlight w:val="white"/>
        </w:rPr>
      </w:pPr>
      <w:r w:rsidRPr="00E92687">
        <w:rPr>
          <w:highlight w:val="white"/>
        </w:rPr>
        <w:t>double pow(double x, double y) {</w:t>
      </w:r>
    </w:p>
    <w:p w14:paraId="04899825" w14:textId="77777777" w:rsidR="00555D55" w:rsidRPr="00E92687" w:rsidRDefault="00555D55" w:rsidP="00E92687">
      <w:pPr>
        <w:pStyle w:val="Code"/>
        <w:rPr>
          <w:highlight w:val="white"/>
        </w:rPr>
      </w:pPr>
      <w:r w:rsidRPr="00E92687">
        <w:rPr>
          <w:highlight w:val="white"/>
        </w:rPr>
        <w:t xml:space="preserve">  if (x &gt; 0)  {</w:t>
      </w:r>
    </w:p>
    <w:p w14:paraId="57B212DC" w14:textId="77777777" w:rsidR="00555D55" w:rsidRPr="00E92687" w:rsidRDefault="00555D55" w:rsidP="00E92687">
      <w:pPr>
        <w:pStyle w:val="Code"/>
        <w:rPr>
          <w:highlight w:val="white"/>
        </w:rPr>
      </w:pPr>
      <w:r w:rsidRPr="00E92687">
        <w:rPr>
          <w:highlight w:val="white"/>
        </w:rPr>
        <w:t xml:space="preserve">    return exp(y * log(x));</w:t>
      </w:r>
    </w:p>
    <w:p w14:paraId="658A619A" w14:textId="77777777" w:rsidR="00555D55" w:rsidRPr="00E92687" w:rsidRDefault="00555D55" w:rsidP="00E92687">
      <w:pPr>
        <w:pStyle w:val="Code"/>
        <w:rPr>
          <w:highlight w:val="white"/>
        </w:rPr>
      </w:pPr>
      <w:r w:rsidRPr="00E92687">
        <w:rPr>
          <w:highlight w:val="white"/>
        </w:rPr>
        <w:t xml:space="preserve">  }</w:t>
      </w:r>
    </w:p>
    <w:p w14:paraId="08CF4F6E" w14:textId="77777777" w:rsidR="00555D55" w:rsidRPr="00E92687" w:rsidRDefault="00555D55" w:rsidP="00E92687">
      <w:pPr>
        <w:pStyle w:val="Code"/>
        <w:rPr>
          <w:highlight w:val="white"/>
        </w:rPr>
      </w:pPr>
      <w:r w:rsidRPr="00E92687">
        <w:rPr>
          <w:highlight w:val="white"/>
        </w:rPr>
        <w:t xml:space="preserve">  else {</w:t>
      </w:r>
    </w:p>
    <w:p w14:paraId="308ACE3A" w14:textId="77777777" w:rsidR="00555D55" w:rsidRPr="00E92687" w:rsidRDefault="00555D55" w:rsidP="00E92687">
      <w:pPr>
        <w:pStyle w:val="Code"/>
        <w:rPr>
          <w:highlight w:val="white"/>
        </w:rPr>
      </w:pPr>
      <w:r w:rsidRPr="00E92687">
        <w:rPr>
          <w:highlight w:val="white"/>
        </w:rPr>
        <w:t xml:space="preserve">    errno = EDOM;</w:t>
      </w:r>
    </w:p>
    <w:p w14:paraId="58164CAD" w14:textId="77777777" w:rsidR="00555D55" w:rsidRPr="00E92687" w:rsidRDefault="00555D55" w:rsidP="00E92687">
      <w:pPr>
        <w:pStyle w:val="Code"/>
        <w:rPr>
          <w:highlight w:val="white"/>
        </w:rPr>
      </w:pPr>
      <w:r w:rsidRPr="00E92687">
        <w:rPr>
          <w:highlight w:val="white"/>
        </w:rPr>
        <w:t xml:space="preserve">    exit(-1);</w:t>
      </w:r>
    </w:p>
    <w:p w14:paraId="6A887F3B" w14:textId="77777777" w:rsidR="00555D55" w:rsidRPr="00E92687" w:rsidRDefault="00555D55" w:rsidP="00E92687">
      <w:pPr>
        <w:pStyle w:val="Code"/>
        <w:rPr>
          <w:highlight w:val="white"/>
        </w:rPr>
      </w:pPr>
      <w:r w:rsidRPr="00E92687">
        <w:rPr>
          <w:highlight w:val="white"/>
        </w:rPr>
        <w:t xml:space="preserve">    return 0;</w:t>
      </w:r>
    </w:p>
    <w:p w14:paraId="1185FA57" w14:textId="77777777" w:rsidR="00555D55" w:rsidRPr="00E92687" w:rsidRDefault="00555D55" w:rsidP="00E92687">
      <w:pPr>
        <w:pStyle w:val="Code"/>
        <w:rPr>
          <w:highlight w:val="white"/>
        </w:rPr>
      </w:pPr>
      <w:r w:rsidRPr="00E92687">
        <w:rPr>
          <w:highlight w:val="white"/>
        </w:rPr>
        <w:t xml:space="preserve">  }</w:t>
      </w:r>
    </w:p>
    <w:p w14:paraId="5BE19167" w14:textId="77777777" w:rsidR="00555D55" w:rsidRPr="00E92687" w:rsidRDefault="00555D55" w:rsidP="00E92687">
      <w:pPr>
        <w:pStyle w:val="Code"/>
        <w:rPr>
          <w:highlight w:val="white"/>
        </w:rPr>
      </w:pPr>
      <w:r w:rsidRPr="00E92687">
        <w:rPr>
          <w:highlight w:val="white"/>
        </w:rPr>
        <w:t>}</w:t>
      </w:r>
    </w:p>
    <w:p w14:paraId="7794064A" w14:textId="77777777" w:rsidR="00555D55" w:rsidRPr="00E92687" w:rsidRDefault="00555D55" w:rsidP="00E92687">
      <w:pPr>
        <w:pStyle w:val="Code"/>
        <w:rPr>
          <w:highlight w:val="white"/>
        </w:rPr>
      </w:pPr>
    </w:p>
    <w:p w14:paraId="04C237FA" w14:textId="77777777" w:rsidR="00555D55" w:rsidRPr="00E92687" w:rsidRDefault="00555D55" w:rsidP="00E92687">
      <w:pPr>
        <w:pStyle w:val="Code"/>
        <w:rPr>
          <w:highlight w:val="white"/>
        </w:rPr>
      </w:pPr>
      <w:r w:rsidRPr="00E92687">
        <w:rPr>
          <w:highlight w:val="white"/>
        </w:rPr>
        <w:t>double ldexp(double x, int n) {</w:t>
      </w:r>
    </w:p>
    <w:p w14:paraId="29EA254C" w14:textId="77777777" w:rsidR="00555D55" w:rsidRPr="00E92687" w:rsidRDefault="00555D55" w:rsidP="00E92687">
      <w:pPr>
        <w:pStyle w:val="Code"/>
        <w:rPr>
          <w:highlight w:val="white"/>
        </w:rPr>
      </w:pPr>
      <w:r w:rsidRPr="00E92687">
        <w:rPr>
          <w:highlight w:val="white"/>
        </w:rPr>
        <w:t xml:space="preserve">  return x * pow(2, (double)n);</w:t>
      </w:r>
    </w:p>
    <w:p w14:paraId="16A5A649" w14:textId="77777777" w:rsidR="00555D55" w:rsidRPr="00EC76D5" w:rsidRDefault="00555D55" w:rsidP="00E92687">
      <w:pPr>
        <w:pStyle w:val="Code"/>
        <w:rPr>
          <w:highlight w:val="white"/>
        </w:rPr>
      </w:pPr>
      <w:r w:rsidRPr="00E92687">
        <w:rPr>
          <w:highlight w:val="white"/>
        </w:rPr>
        <w:t>}</w:t>
      </w:r>
    </w:p>
    <w:p w14:paraId="6BE8F18B" w14:textId="77777777" w:rsidR="00555D55" w:rsidRPr="00E92687" w:rsidRDefault="00555D55" w:rsidP="00E92687">
      <w:pPr>
        <w:pStyle w:val="Code"/>
        <w:rPr>
          <w:highlight w:val="white"/>
        </w:rPr>
      </w:pPr>
    </w:p>
    <w:p w14:paraId="62875615" w14:textId="77777777" w:rsidR="00555D55" w:rsidRPr="00E92687" w:rsidRDefault="00555D55" w:rsidP="00E92687">
      <w:pPr>
        <w:pStyle w:val="Code"/>
        <w:rPr>
          <w:highlight w:val="white"/>
        </w:rPr>
      </w:pPr>
      <w:r w:rsidRPr="00E92687">
        <w:rPr>
          <w:highlight w:val="white"/>
        </w:rPr>
        <w:t>double frexp(double x, int* p) {</w:t>
      </w:r>
    </w:p>
    <w:p w14:paraId="7CFE55BE" w14:textId="77777777" w:rsidR="00555D55" w:rsidRPr="00E92687" w:rsidRDefault="00555D55" w:rsidP="00E92687">
      <w:pPr>
        <w:pStyle w:val="Code"/>
        <w:rPr>
          <w:highlight w:val="white"/>
        </w:rPr>
      </w:pPr>
      <w:r w:rsidRPr="00E92687">
        <w:rPr>
          <w:highlight w:val="white"/>
        </w:rPr>
        <w:t xml:space="preserve">  if (p != NULL) {</w:t>
      </w:r>
    </w:p>
    <w:p w14:paraId="442C4C5D" w14:textId="77777777" w:rsidR="00555D55" w:rsidRPr="00E92687" w:rsidRDefault="00555D55" w:rsidP="00E92687">
      <w:pPr>
        <w:pStyle w:val="Code"/>
        <w:rPr>
          <w:highlight w:val="white"/>
        </w:rPr>
      </w:pPr>
      <w:r w:rsidRPr="00E92687">
        <w:rPr>
          <w:highlight w:val="white"/>
        </w:rPr>
        <w:t xml:space="preserve">    if (x == 0)  {</w:t>
      </w:r>
    </w:p>
    <w:p w14:paraId="727A6CD1" w14:textId="77777777" w:rsidR="00555D55" w:rsidRPr="00E92687" w:rsidRDefault="00555D55" w:rsidP="00E92687">
      <w:pPr>
        <w:pStyle w:val="Code"/>
        <w:rPr>
          <w:highlight w:val="white"/>
        </w:rPr>
      </w:pPr>
      <w:r w:rsidRPr="00E92687">
        <w:rPr>
          <w:highlight w:val="white"/>
        </w:rPr>
        <w:t xml:space="preserve">      *p = 0;</w:t>
      </w:r>
    </w:p>
    <w:p w14:paraId="5DAD7061" w14:textId="77777777" w:rsidR="00555D55" w:rsidRPr="00E92687" w:rsidRDefault="00555D55" w:rsidP="00E92687">
      <w:pPr>
        <w:pStyle w:val="Code"/>
        <w:rPr>
          <w:highlight w:val="white"/>
        </w:rPr>
      </w:pPr>
      <w:r w:rsidRPr="00E92687">
        <w:rPr>
          <w:highlight w:val="white"/>
        </w:rPr>
        <w:t xml:space="preserve">      return 0;</w:t>
      </w:r>
    </w:p>
    <w:p w14:paraId="61BD2D27" w14:textId="77777777" w:rsidR="00555D55" w:rsidRPr="00E92687" w:rsidRDefault="00555D55" w:rsidP="00E92687">
      <w:pPr>
        <w:pStyle w:val="Code"/>
        <w:rPr>
          <w:highlight w:val="white"/>
        </w:rPr>
      </w:pPr>
      <w:r w:rsidRPr="00E92687">
        <w:rPr>
          <w:highlight w:val="white"/>
        </w:rPr>
        <w:t xml:space="preserve">    }</w:t>
      </w:r>
    </w:p>
    <w:p w14:paraId="317A0AEF" w14:textId="77777777" w:rsidR="00555D55" w:rsidRPr="00E92687" w:rsidRDefault="00555D55" w:rsidP="00E92687">
      <w:pPr>
        <w:pStyle w:val="Code"/>
        <w:rPr>
          <w:highlight w:val="white"/>
        </w:rPr>
      </w:pPr>
      <w:r w:rsidRPr="00E92687">
        <w:rPr>
          <w:highlight w:val="white"/>
        </w:rPr>
        <w:t xml:space="preserve">    else {</w:t>
      </w:r>
    </w:p>
    <w:p w14:paraId="1AFF418E" w14:textId="77777777" w:rsidR="00555D55" w:rsidRPr="00E92687" w:rsidRDefault="00555D55" w:rsidP="00E92687">
      <w:pPr>
        <w:pStyle w:val="Code"/>
        <w:rPr>
          <w:highlight w:val="white"/>
        </w:rPr>
      </w:pPr>
      <w:r w:rsidRPr="00E92687">
        <w:rPr>
          <w:highlight w:val="white"/>
        </w:rPr>
        <w:t xml:space="preserve">      *p = (int) (log(fabs(x)) / log(2)) + 1;</w:t>
      </w:r>
    </w:p>
    <w:p w14:paraId="7EA4FB48" w14:textId="77777777" w:rsidR="00555D55" w:rsidRPr="00E92687" w:rsidRDefault="00555D55" w:rsidP="00E92687">
      <w:pPr>
        <w:pStyle w:val="Code"/>
        <w:rPr>
          <w:highlight w:val="white"/>
        </w:rPr>
      </w:pPr>
      <w:r w:rsidRPr="00E92687">
        <w:rPr>
          <w:highlight w:val="white"/>
        </w:rPr>
        <w:t xml:space="preserve">      double quotient = fabs(x) / pow(2, *p);</w:t>
      </w:r>
    </w:p>
    <w:p w14:paraId="1A4905A7" w14:textId="77777777" w:rsidR="00555D55" w:rsidRPr="00E92687" w:rsidRDefault="00555D55" w:rsidP="00E92687">
      <w:pPr>
        <w:pStyle w:val="Code"/>
        <w:rPr>
          <w:highlight w:val="white"/>
        </w:rPr>
      </w:pPr>
      <w:r w:rsidRPr="00E92687">
        <w:rPr>
          <w:highlight w:val="white"/>
        </w:rPr>
        <w:t xml:space="preserve">      return (x &lt; 0) ? -quotient : quotient;</w:t>
      </w:r>
    </w:p>
    <w:p w14:paraId="7E6A8958" w14:textId="77777777" w:rsidR="00555D55" w:rsidRPr="00E92687" w:rsidRDefault="00555D55" w:rsidP="00E92687">
      <w:pPr>
        <w:pStyle w:val="Code"/>
        <w:rPr>
          <w:highlight w:val="white"/>
        </w:rPr>
      </w:pPr>
      <w:r w:rsidRPr="00E92687">
        <w:rPr>
          <w:highlight w:val="white"/>
        </w:rPr>
        <w:t xml:space="preserve">    }</w:t>
      </w:r>
    </w:p>
    <w:p w14:paraId="5823DF37" w14:textId="77777777" w:rsidR="00555D55" w:rsidRPr="00E92687" w:rsidRDefault="00555D55" w:rsidP="00E92687">
      <w:pPr>
        <w:pStyle w:val="Code"/>
        <w:rPr>
          <w:highlight w:val="white"/>
        </w:rPr>
      </w:pPr>
      <w:r w:rsidRPr="00E92687">
        <w:rPr>
          <w:highlight w:val="white"/>
        </w:rPr>
        <w:t xml:space="preserve">  }</w:t>
      </w:r>
    </w:p>
    <w:p w14:paraId="733730B2" w14:textId="77777777" w:rsidR="00555D55" w:rsidRPr="00E92687" w:rsidRDefault="00555D55" w:rsidP="00E92687">
      <w:pPr>
        <w:pStyle w:val="Code"/>
        <w:rPr>
          <w:highlight w:val="white"/>
        </w:rPr>
      </w:pPr>
      <w:r w:rsidRPr="00E92687">
        <w:rPr>
          <w:highlight w:val="white"/>
        </w:rPr>
        <w:t xml:space="preserve">  else {</w:t>
      </w:r>
    </w:p>
    <w:p w14:paraId="27541633" w14:textId="77777777" w:rsidR="00555D55" w:rsidRPr="00E92687" w:rsidRDefault="00555D55" w:rsidP="00E92687">
      <w:pPr>
        <w:pStyle w:val="Code"/>
        <w:rPr>
          <w:highlight w:val="white"/>
        </w:rPr>
      </w:pPr>
      <w:r w:rsidRPr="00E92687">
        <w:rPr>
          <w:highlight w:val="white"/>
        </w:rPr>
        <w:t xml:space="preserve">    if (x == 0)  {</w:t>
      </w:r>
    </w:p>
    <w:p w14:paraId="5FE46DFA" w14:textId="77777777" w:rsidR="00555D55" w:rsidRPr="00E92687" w:rsidRDefault="00555D55" w:rsidP="00E92687">
      <w:pPr>
        <w:pStyle w:val="Code"/>
        <w:rPr>
          <w:highlight w:val="white"/>
        </w:rPr>
      </w:pPr>
      <w:r w:rsidRPr="00E92687">
        <w:rPr>
          <w:highlight w:val="white"/>
        </w:rPr>
        <w:t xml:space="preserve">      return 0;</w:t>
      </w:r>
    </w:p>
    <w:p w14:paraId="595C0CA6" w14:textId="77777777" w:rsidR="00555D55" w:rsidRPr="00E92687" w:rsidRDefault="00555D55" w:rsidP="00E92687">
      <w:pPr>
        <w:pStyle w:val="Code"/>
        <w:rPr>
          <w:highlight w:val="white"/>
        </w:rPr>
      </w:pPr>
      <w:r w:rsidRPr="00E92687">
        <w:rPr>
          <w:highlight w:val="white"/>
        </w:rPr>
        <w:t xml:space="preserve">    }</w:t>
      </w:r>
    </w:p>
    <w:p w14:paraId="3B5E2DAC" w14:textId="77777777" w:rsidR="00555D55" w:rsidRPr="00E92687" w:rsidRDefault="00555D55" w:rsidP="00E92687">
      <w:pPr>
        <w:pStyle w:val="Code"/>
        <w:rPr>
          <w:highlight w:val="white"/>
        </w:rPr>
      </w:pPr>
      <w:r w:rsidRPr="00E92687">
        <w:rPr>
          <w:highlight w:val="white"/>
        </w:rPr>
        <w:t xml:space="preserve">    else {</w:t>
      </w:r>
    </w:p>
    <w:p w14:paraId="270AF282" w14:textId="77777777" w:rsidR="00555D55" w:rsidRPr="00E92687" w:rsidRDefault="00555D55" w:rsidP="00E92687">
      <w:pPr>
        <w:pStyle w:val="Code"/>
        <w:rPr>
          <w:highlight w:val="white"/>
        </w:rPr>
      </w:pPr>
      <w:r w:rsidRPr="00E92687">
        <w:rPr>
          <w:highlight w:val="white"/>
        </w:rPr>
        <w:t xml:space="preserve">      int n = (int)(log(fabs(x)) / log(2)) + 1;</w:t>
      </w:r>
    </w:p>
    <w:p w14:paraId="6A062297" w14:textId="77777777" w:rsidR="00555D55" w:rsidRPr="00E92687" w:rsidRDefault="00555D55" w:rsidP="00E92687">
      <w:pPr>
        <w:pStyle w:val="Code"/>
        <w:rPr>
          <w:highlight w:val="white"/>
        </w:rPr>
      </w:pPr>
      <w:r w:rsidRPr="00E92687">
        <w:rPr>
          <w:highlight w:val="white"/>
        </w:rPr>
        <w:lastRenderedPageBreak/>
        <w:t xml:space="preserve">      double a = fabs(x) / pow(2, n);</w:t>
      </w:r>
    </w:p>
    <w:p w14:paraId="0869F1FF" w14:textId="77777777" w:rsidR="00555D55" w:rsidRPr="00E92687" w:rsidRDefault="00555D55" w:rsidP="00E92687">
      <w:pPr>
        <w:pStyle w:val="Code"/>
        <w:rPr>
          <w:highlight w:val="white"/>
        </w:rPr>
      </w:pPr>
      <w:r w:rsidRPr="00E92687">
        <w:rPr>
          <w:highlight w:val="white"/>
        </w:rPr>
        <w:t xml:space="preserve">      return (x &lt; 0) ? -a : a;</w:t>
      </w:r>
    </w:p>
    <w:p w14:paraId="63756FC5" w14:textId="77777777" w:rsidR="00555D55" w:rsidRPr="00E92687" w:rsidRDefault="00555D55" w:rsidP="00E92687">
      <w:pPr>
        <w:pStyle w:val="Code"/>
        <w:rPr>
          <w:highlight w:val="white"/>
        </w:rPr>
      </w:pPr>
      <w:r w:rsidRPr="00E92687">
        <w:rPr>
          <w:highlight w:val="white"/>
        </w:rPr>
        <w:t xml:space="preserve">    }</w:t>
      </w:r>
    </w:p>
    <w:p w14:paraId="2B4DB1E2" w14:textId="77777777" w:rsidR="00555D55" w:rsidRPr="00E92687" w:rsidRDefault="00555D55" w:rsidP="00E92687">
      <w:pPr>
        <w:pStyle w:val="Code"/>
        <w:rPr>
          <w:highlight w:val="white"/>
        </w:rPr>
      </w:pPr>
      <w:r w:rsidRPr="00E92687">
        <w:rPr>
          <w:highlight w:val="white"/>
        </w:rPr>
        <w:t xml:space="preserve">  }</w:t>
      </w:r>
    </w:p>
    <w:p w14:paraId="5EADF25B" w14:textId="77777777" w:rsidR="00555D55" w:rsidRPr="00E92687" w:rsidRDefault="00555D55" w:rsidP="00E92687">
      <w:pPr>
        <w:pStyle w:val="Code"/>
        <w:rPr>
          <w:highlight w:val="white"/>
        </w:rPr>
      </w:pPr>
      <w:r w:rsidRPr="00E92687">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lastRenderedPageBreak/>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lastRenderedPageBreak/>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lastRenderedPageBreak/>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lastRenderedPageBreak/>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460" w:name="_Toc53473620"/>
      <w:r w:rsidRPr="00EC76D5">
        <w:t>Standard Input/Output</w:t>
      </w:r>
      <w:bookmarkEnd w:id="460"/>
    </w:p>
    <w:p w14:paraId="3C220EF3" w14:textId="1BD57CBB" w:rsidR="00F67D04" w:rsidRPr="00EC76D5" w:rsidRDefault="008D6750" w:rsidP="00F67D04">
      <w:pPr>
        <w:pStyle w:val="CodeListing"/>
      </w:pPr>
      <w:proofErr w:type="spellStart"/>
      <w:r>
        <w:t>s</w:t>
      </w:r>
      <w:r w:rsidR="00F67D04" w:rsidRPr="00EC76D5">
        <w:t>td</w:t>
      </w:r>
      <w:r>
        <w:t>io</w:t>
      </w:r>
      <w:r w:rsidR="00F67D04" w:rsidRPr="00EC76D5">
        <w:t>.h</w:t>
      </w:r>
      <w:proofErr w:type="spellEnd"/>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1A8E5941" w:rsidR="00924A64" w:rsidRPr="00EC76D5" w:rsidRDefault="00924A64" w:rsidP="00924A64">
      <w:pPr>
        <w:pStyle w:val="Code"/>
        <w:rPr>
          <w:highlight w:val="white"/>
        </w:rPr>
      </w:pPr>
      <w:r w:rsidRPr="00EC76D5">
        <w:rPr>
          <w:highlight w:val="white"/>
        </w:rPr>
        <w:t xml:space="preserve">#include </w:t>
      </w:r>
      <w:r w:rsidR="00EF337F">
        <w:rPr>
          <w:highlight w:val="white"/>
        </w:rPr>
        <w:t>&lt;math.h&gt;</w:t>
      </w:r>
    </w:p>
    <w:p w14:paraId="69836BFC" w14:textId="444BE972" w:rsidR="00924A64" w:rsidRPr="00EC76D5" w:rsidRDefault="00924A64" w:rsidP="00924A64">
      <w:pPr>
        <w:pStyle w:val="Code"/>
        <w:rPr>
          <w:highlight w:val="white"/>
        </w:rPr>
      </w:pPr>
      <w:r w:rsidRPr="00EC76D5">
        <w:rPr>
          <w:highlight w:val="white"/>
        </w:rPr>
        <w:t xml:space="preserve">#include </w:t>
      </w:r>
      <w:r w:rsidR="006F1D75">
        <w:rPr>
          <w:highlight w:val="white"/>
        </w:rPr>
        <w:t>&lt;ctype.h&gt;</w:t>
      </w:r>
    </w:p>
    <w:p w14:paraId="71D2823A" w14:textId="675C9F5A" w:rsidR="00924A64" w:rsidRPr="00EC76D5" w:rsidRDefault="00924A64" w:rsidP="00924A64">
      <w:pPr>
        <w:pStyle w:val="Code"/>
        <w:rPr>
          <w:highlight w:val="white"/>
        </w:rPr>
      </w:pPr>
      <w:r w:rsidRPr="00EC76D5">
        <w:rPr>
          <w:highlight w:val="white"/>
        </w:rPr>
        <w:t xml:space="preserve">#include </w:t>
      </w:r>
      <w:r w:rsidR="00EF337F">
        <w:rPr>
          <w:highlight w:val="white"/>
        </w:rPr>
        <w:t>&lt;stdarg.h&gt;</w:t>
      </w:r>
    </w:p>
    <w:p w14:paraId="33DAE98D" w14:textId="12C3CB3A" w:rsidR="00924A64" w:rsidRPr="00EC76D5" w:rsidRDefault="00924A64" w:rsidP="00924A64">
      <w:pPr>
        <w:pStyle w:val="Code"/>
        <w:rPr>
          <w:highlight w:val="white"/>
        </w:rPr>
      </w:pPr>
      <w:r w:rsidRPr="00EC76D5">
        <w:rPr>
          <w:highlight w:val="white"/>
        </w:rPr>
        <w:t xml:space="preserve">#include </w:t>
      </w:r>
      <w:r w:rsidR="006F1D75">
        <w:rPr>
          <w:highlight w:val="white"/>
        </w:rPr>
        <w:t>&lt;stddef.h&gt;</w:t>
      </w:r>
    </w:p>
    <w:p w14:paraId="703E9113" w14:textId="0ECF87A2" w:rsidR="00924A64" w:rsidRPr="00EC76D5" w:rsidRDefault="00924A64" w:rsidP="00924A64">
      <w:pPr>
        <w:pStyle w:val="Code"/>
        <w:rPr>
          <w:highlight w:val="white"/>
        </w:rPr>
      </w:pPr>
      <w:r w:rsidRPr="00EC76D5">
        <w:rPr>
          <w:highlight w:val="white"/>
        </w:rPr>
        <w:t xml:space="preserve">#include </w:t>
      </w:r>
      <w:r w:rsidR="00EF337F">
        <w:rPr>
          <w:highlight w:val="white"/>
        </w:rPr>
        <w:t>&lt;file.h&gt;</w:t>
      </w:r>
    </w:p>
    <w:p w14:paraId="2B50715A" w14:textId="057F7659" w:rsidR="00924A64" w:rsidRPr="00EC76D5" w:rsidRDefault="00924A64" w:rsidP="00924A64">
      <w:pPr>
        <w:pStyle w:val="Code"/>
        <w:rPr>
          <w:highlight w:val="white"/>
        </w:rPr>
      </w:pPr>
      <w:r w:rsidRPr="00EC76D5">
        <w:rPr>
          <w:highlight w:val="white"/>
        </w:rPr>
        <w:t xml:space="preserve">#include </w:t>
      </w:r>
      <w:r w:rsidR="00EF337F">
        <w:rPr>
          <w:highlight w:val="white"/>
        </w:rPr>
        <w:t>&lt;temp.h&gt;</w:t>
      </w:r>
    </w:p>
    <w:p w14:paraId="48194F74" w14:textId="4400DAB4" w:rsidR="00924A64" w:rsidRPr="00EC76D5" w:rsidRDefault="00924A64" w:rsidP="00924A64">
      <w:pPr>
        <w:pStyle w:val="Code"/>
        <w:rPr>
          <w:highlight w:val="white"/>
        </w:rPr>
      </w:pPr>
      <w:r w:rsidRPr="00EC76D5">
        <w:rPr>
          <w:highlight w:val="white"/>
        </w:rPr>
        <w:t xml:space="preserve">#include </w:t>
      </w:r>
      <w:r w:rsidR="00EF337F">
        <w:rPr>
          <w:highlight w:val="white"/>
        </w:rPr>
        <w:t>&lt;scanf.h&gt;</w:t>
      </w:r>
    </w:p>
    <w:p w14:paraId="0E09F31B" w14:textId="65916126" w:rsidR="00924A64" w:rsidRPr="00EC76D5" w:rsidRDefault="00924A64" w:rsidP="00924A64">
      <w:pPr>
        <w:pStyle w:val="Code"/>
        <w:rPr>
          <w:highlight w:val="white"/>
        </w:rPr>
      </w:pPr>
      <w:r w:rsidRPr="00EC76D5">
        <w:rPr>
          <w:highlight w:val="white"/>
        </w:rPr>
        <w:t xml:space="preserve">#include </w:t>
      </w:r>
      <w:r w:rsidR="00EF337F">
        <w:rPr>
          <w:highlight w:val="white"/>
        </w:rPr>
        <w:t>&lt;printf.h&gt;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461" w:name="_Toc53473621"/>
      <w:r w:rsidRPr="00EC76D5">
        <w:t>Printing</w:t>
      </w:r>
      <w:bookmarkEnd w:id="461"/>
    </w:p>
    <w:p w14:paraId="07321D9D" w14:textId="007993F5" w:rsidR="00F67D04" w:rsidRPr="00EC76D5" w:rsidRDefault="008D6750" w:rsidP="00957919">
      <w:pPr>
        <w:pStyle w:val="CodeListing"/>
      </w:pPr>
      <w:proofErr w:type="spellStart"/>
      <w:r>
        <w:t>p</w:t>
      </w:r>
      <w:r w:rsidR="00957919" w:rsidRPr="00EC76D5">
        <w:t>rintf.h</w:t>
      </w:r>
      <w:proofErr w:type="spellEnd"/>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lastRenderedPageBreak/>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1F966FB0" w:rsidR="006048AF" w:rsidRPr="00EC76D5" w:rsidRDefault="008D6750" w:rsidP="006048AF">
      <w:pPr>
        <w:pStyle w:val="CodeListing"/>
      </w:pPr>
      <w:proofErr w:type="spellStart"/>
      <w:r>
        <w:t>p</w:t>
      </w:r>
      <w:r w:rsidR="006048AF" w:rsidRPr="00EC76D5">
        <w:t>rintf.c</w:t>
      </w:r>
      <w:proofErr w:type="spellEnd"/>
    </w:p>
    <w:p w14:paraId="5D57311F" w14:textId="231F47DF" w:rsidR="006048AF" w:rsidRPr="00EC76D5" w:rsidRDefault="006048AF" w:rsidP="00D85475">
      <w:pPr>
        <w:pStyle w:val="Code"/>
        <w:rPr>
          <w:highlight w:val="white"/>
        </w:rPr>
      </w:pPr>
      <w:r w:rsidRPr="00EC76D5">
        <w:rPr>
          <w:highlight w:val="white"/>
        </w:rPr>
        <w:t xml:space="preserve">#include </w:t>
      </w:r>
      <w:r w:rsidR="00EF337F">
        <w:rPr>
          <w:highlight w:val="white"/>
        </w:rPr>
        <w:t>&lt;math.h&gt;</w:t>
      </w:r>
    </w:p>
    <w:p w14:paraId="75045B9C" w14:textId="65CAAD68" w:rsidR="006048AF" w:rsidRPr="00EC76D5" w:rsidRDefault="006048AF" w:rsidP="00D85475">
      <w:pPr>
        <w:pStyle w:val="Code"/>
        <w:rPr>
          <w:highlight w:val="white"/>
        </w:rPr>
      </w:pPr>
      <w:r w:rsidRPr="00EC76D5">
        <w:rPr>
          <w:highlight w:val="white"/>
        </w:rPr>
        <w:t xml:space="preserve">#include </w:t>
      </w:r>
      <w:r w:rsidR="006F1D75">
        <w:rPr>
          <w:highlight w:val="white"/>
        </w:rPr>
        <w:t>&lt;ctype.h&gt;</w:t>
      </w:r>
    </w:p>
    <w:p w14:paraId="433B5859" w14:textId="3FD73637" w:rsidR="006048AF" w:rsidRPr="00EC76D5" w:rsidRDefault="006048AF" w:rsidP="00D85475">
      <w:pPr>
        <w:pStyle w:val="Code"/>
        <w:rPr>
          <w:highlight w:val="white"/>
        </w:rPr>
      </w:pPr>
      <w:r w:rsidRPr="00EC76D5">
        <w:rPr>
          <w:highlight w:val="white"/>
        </w:rPr>
        <w:t xml:space="preserve">#include </w:t>
      </w:r>
      <w:r w:rsidR="00294181">
        <w:rPr>
          <w:highlight w:val="white"/>
        </w:rPr>
        <w:t>&lt;stdio.h&gt;</w:t>
      </w:r>
    </w:p>
    <w:p w14:paraId="56B91EBB" w14:textId="5C7DE1D9" w:rsidR="006048AF" w:rsidRPr="00EC76D5" w:rsidRDefault="006048AF" w:rsidP="00D85475">
      <w:pPr>
        <w:pStyle w:val="Code"/>
        <w:rPr>
          <w:highlight w:val="white"/>
        </w:rPr>
      </w:pPr>
      <w:r w:rsidRPr="00EC76D5">
        <w:rPr>
          <w:highlight w:val="white"/>
        </w:rPr>
        <w:t xml:space="preserve">#include </w:t>
      </w:r>
      <w:r w:rsidR="006F1D75">
        <w:rPr>
          <w:highlight w:val="white"/>
        </w:rPr>
        <w:t>&lt;stddef.h&gt;</w:t>
      </w:r>
    </w:p>
    <w:p w14:paraId="16DCC1F4" w14:textId="0A3B8449" w:rsidR="006048AF" w:rsidRPr="00EC76D5" w:rsidRDefault="006048AF" w:rsidP="00D85475">
      <w:pPr>
        <w:pStyle w:val="Code"/>
        <w:rPr>
          <w:highlight w:val="white"/>
        </w:rPr>
      </w:pPr>
      <w:r w:rsidRPr="00EC76D5">
        <w:rPr>
          <w:highlight w:val="white"/>
        </w:rPr>
        <w:t xml:space="preserve">#include </w:t>
      </w:r>
      <w:r w:rsidR="00EF337F">
        <w:rPr>
          <w:highlight w:val="white"/>
        </w:rPr>
        <w:t>&lt;stdarg.h&gt;</w:t>
      </w:r>
    </w:p>
    <w:p w14:paraId="2E097533" w14:textId="778786CC" w:rsidR="006048AF" w:rsidRPr="00EC76D5" w:rsidRDefault="006048AF" w:rsidP="00D85475">
      <w:pPr>
        <w:pStyle w:val="Code"/>
        <w:rPr>
          <w:highlight w:val="white"/>
        </w:rPr>
      </w:pPr>
      <w:r w:rsidRPr="00EC76D5">
        <w:rPr>
          <w:highlight w:val="white"/>
        </w:rPr>
        <w:t xml:space="preserve">#include </w:t>
      </w:r>
      <w:r w:rsidR="00EF337F">
        <w:rPr>
          <w:highlight w:val="white"/>
        </w:rPr>
        <w:t>&lt;stdlib.h&gt;</w:t>
      </w:r>
    </w:p>
    <w:p w14:paraId="3BE1EAE9" w14:textId="0B4353B7" w:rsidR="006048AF" w:rsidRPr="00EC76D5" w:rsidRDefault="006048AF" w:rsidP="00D85475">
      <w:pPr>
        <w:pStyle w:val="Code"/>
        <w:rPr>
          <w:highlight w:val="white"/>
        </w:rPr>
      </w:pPr>
      <w:r w:rsidRPr="00EC76D5">
        <w:rPr>
          <w:highlight w:val="white"/>
        </w:rPr>
        <w:t xml:space="preserve">#include </w:t>
      </w:r>
      <w:r w:rsidR="00EF337F">
        <w:rPr>
          <w:highlight w:val="white"/>
        </w:rPr>
        <w:t>&lt;scanf.h&gt;</w:t>
      </w:r>
    </w:p>
    <w:p w14:paraId="64FDCE20" w14:textId="273D1179" w:rsidR="006048AF" w:rsidRPr="00EC76D5" w:rsidRDefault="006048AF" w:rsidP="00D85475">
      <w:pPr>
        <w:pStyle w:val="Code"/>
        <w:rPr>
          <w:highlight w:val="white"/>
        </w:rPr>
      </w:pPr>
      <w:r w:rsidRPr="00EC76D5">
        <w:rPr>
          <w:highlight w:val="white"/>
        </w:rPr>
        <w:t xml:space="preserve">#include </w:t>
      </w:r>
      <w:r w:rsidR="00EF337F">
        <w:rPr>
          <w:highlight w:val="white"/>
        </w:rPr>
        <w:t>&lt;printf.h&gt;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lastRenderedPageBreak/>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lastRenderedPageBreak/>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lastRenderedPageBreak/>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lastRenderedPageBreak/>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lastRenderedPageBreak/>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lastRenderedPageBreak/>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lastRenderedPageBreak/>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lastRenderedPageBreak/>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lastRenderedPageBreak/>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462" w:name="_Toc53473622"/>
      <w:r w:rsidRPr="00EC76D5">
        <w:t>Scanning</w:t>
      </w:r>
      <w:bookmarkEnd w:id="462"/>
    </w:p>
    <w:p w14:paraId="29AFA940" w14:textId="74759390" w:rsidR="00594DB0" w:rsidRPr="00EC76D5" w:rsidRDefault="008D6750" w:rsidP="00594DB0">
      <w:pPr>
        <w:pStyle w:val="CodeListing"/>
      </w:pPr>
      <w:proofErr w:type="spellStart"/>
      <w:r>
        <w:t>s</w:t>
      </w:r>
      <w:r w:rsidR="00594DB0" w:rsidRPr="00EC76D5">
        <w:t>canf.h</w:t>
      </w:r>
      <w:proofErr w:type="spellEnd"/>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2A272BD" w:rsidR="008361EE" w:rsidRPr="00EC76D5" w:rsidRDefault="008D6750" w:rsidP="008361EE">
      <w:pPr>
        <w:pStyle w:val="CodeListing"/>
      </w:pPr>
      <w:proofErr w:type="spellStart"/>
      <w:r>
        <w:lastRenderedPageBreak/>
        <w:t>s</w:t>
      </w:r>
      <w:r w:rsidR="008361EE" w:rsidRPr="00EC76D5">
        <w:t>canf.c</w:t>
      </w:r>
      <w:proofErr w:type="spellEnd"/>
    </w:p>
    <w:p w14:paraId="537110DC" w14:textId="77203426" w:rsidR="008361EE" w:rsidRPr="00EC76D5" w:rsidRDefault="008361EE" w:rsidP="00835C72">
      <w:pPr>
        <w:pStyle w:val="Code"/>
        <w:rPr>
          <w:highlight w:val="white"/>
        </w:rPr>
      </w:pPr>
      <w:r w:rsidRPr="00EC76D5">
        <w:rPr>
          <w:highlight w:val="white"/>
        </w:rPr>
        <w:t xml:space="preserve">#include </w:t>
      </w:r>
      <w:r w:rsidR="00EF337F">
        <w:rPr>
          <w:highlight w:val="white"/>
        </w:rPr>
        <w:t>&lt;math.h&gt;</w:t>
      </w:r>
    </w:p>
    <w:p w14:paraId="33A0ADFA" w14:textId="51C19FE9" w:rsidR="008361EE" w:rsidRPr="00EC76D5" w:rsidRDefault="008361EE" w:rsidP="00835C72">
      <w:pPr>
        <w:pStyle w:val="Code"/>
        <w:rPr>
          <w:highlight w:val="white"/>
        </w:rPr>
      </w:pPr>
      <w:r w:rsidRPr="00EC76D5">
        <w:rPr>
          <w:highlight w:val="white"/>
        </w:rPr>
        <w:t xml:space="preserve">#include </w:t>
      </w:r>
      <w:r w:rsidR="006F1D75">
        <w:rPr>
          <w:highlight w:val="white"/>
        </w:rPr>
        <w:t>&lt;ctype.h&gt;</w:t>
      </w:r>
    </w:p>
    <w:p w14:paraId="363F126F" w14:textId="5E5F3EBF" w:rsidR="008361EE" w:rsidRPr="00EC76D5" w:rsidRDefault="008361EE" w:rsidP="00835C72">
      <w:pPr>
        <w:pStyle w:val="Code"/>
        <w:rPr>
          <w:highlight w:val="white"/>
        </w:rPr>
      </w:pPr>
      <w:r w:rsidRPr="00EC76D5">
        <w:rPr>
          <w:highlight w:val="white"/>
        </w:rPr>
        <w:t xml:space="preserve">#include </w:t>
      </w:r>
      <w:r w:rsidR="00294181">
        <w:rPr>
          <w:highlight w:val="white"/>
        </w:rPr>
        <w:t>&lt;stdio.h&gt;</w:t>
      </w:r>
    </w:p>
    <w:p w14:paraId="2CB2F229" w14:textId="26F23FD8" w:rsidR="008361EE" w:rsidRPr="00EC76D5" w:rsidRDefault="008361EE" w:rsidP="00835C72">
      <w:pPr>
        <w:pStyle w:val="Code"/>
        <w:rPr>
          <w:highlight w:val="white"/>
        </w:rPr>
      </w:pPr>
      <w:r w:rsidRPr="00EC76D5">
        <w:rPr>
          <w:highlight w:val="white"/>
        </w:rPr>
        <w:t xml:space="preserve">#include </w:t>
      </w:r>
      <w:r w:rsidR="006F1D75">
        <w:rPr>
          <w:highlight w:val="white"/>
        </w:rPr>
        <w:t>&lt;stddef.h&gt;</w:t>
      </w:r>
    </w:p>
    <w:p w14:paraId="6800CD75" w14:textId="69FBE560" w:rsidR="008361EE" w:rsidRPr="00EC76D5" w:rsidRDefault="008361EE" w:rsidP="00835C72">
      <w:pPr>
        <w:pStyle w:val="Code"/>
        <w:rPr>
          <w:highlight w:val="white"/>
        </w:rPr>
      </w:pPr>
      <w:r w:rsidRPr="00EC76D5">
        <w:rPr>
          <w:highlight w:val="white"/>
        </w:rPr>
        <w:t xml:space="preserve">#include </w:t>
      </w:r>
      <w:r w:rsidR="00EF337F">
        <w:rPr>
          <w:highlight w:val="white"/>
        </w:rPr>
        <w:t>&lt;stdarg.h&gt;</w:t>
      </w:r>
    </w:p>
    <w:p w14:paraId="01D6F50C" w14:textId="74830369" w:rsidR="008361EE" w:rsidRPr="00EC76D5" w:rsidRDefault="008361EE" w:rsidP="00835C72">
      <w:pPr>
        <w:pStyle w:val="Code"/>
        <w:rPr>
          <w:highlight w:val="white"/>
        </w:rPr>
      </w:pPr>
      <w:r w:rsidRPr="00EC76D5">
        <w:rPr>
          <w:highlight w:val="white"/>
        </w:rPr>
        <w:t xml:space="preserve">#include </w:t>
      </w:r>
      <w:r w:rsidR="00C1714A">
        <w:rPr>
          <w:highlight w:val="white"/>
        </w:rPr>
        <w:t>&lt;string.h&gt;</w:t>
      </w:r>
    </w:p>
    <w:p w14:paraId="2E838449" w14:textId="67FD659A" w:rsidR="008361EE" w:rsidRPr="00EC76D5" w:rsidRDefault="008361EE" w:rsidP="00835C72">
      <w:pPr>
        <w:pStyle w:val="Code"/>
        <w:rPr>
          <w:highlight w:val="white"/>
        </w:rPr>
      </w:pPr>
      <w:r w:rsidRPr="00EC76D5">
        <w:rPr>
          <w:highlight w:val="white"/>
        </w:rPr>
        <w:t xml:space="preserve">#include </w:t>
      </w:r>
      <w:r w:rsidR="00EF337F">
        <w:rPr>
          <w:highlight w:val="white"/>
        </w:rPr>
        <w:t>&lt;scanf.h&gt;</w:t>
      </w:r>
    </w:p>
    <w:p w14:paraId="06769D79" w14:textId="200BC45B" w:rsidR="008361EE" w:rsidRPr="00EC76D5" w:rsidRDefault="008361EE" w:rsidP="00835C72">
      <w:pPr>
        <w:pStyle w:val="Code"/>
        <w:rPr>
          <w:highlight w:val="white"/>
        </w:rPr>
      </w:pPr>
      <w:r w:rsidRPr="00EC76D5">
        <w:rPr>
          <w:highlight w:val="white"/>
        </w:rPr>
        <w:t xml:space="preserve">#include </w:t>
      </w:r>
      <w:r w:rsidR="00EF337F">
        <w:rPr>
          <w:highlight w:val="white"/>
        </w:rPr>
        <w:t>&lt;printf.h&gt;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lastRenderedPageBreak/>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lastRenderedPageBreak/>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lastRenderedPageBreak/>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lastRenderedPageBreak/>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lastRenderedPageBreak/>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lastRenderedPageBreak/>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lastRenderedPageBreak/>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lastRenderedPageBreak/>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463" w:name="_Toc53473623"/>
      <w:r w:rsidRPr="00EC76D5">
        <w:t>F</w:t>
      </w:r>
      <w:r w:rsidR="00AF06D6" w:rsidRPr="00EC76D5">
        <w:t xml:space="preserve">ile </w:t>
      </w:r>
      <w:r w:rsidRPr="00EC76D5">
        <w:t>H</w:t>
      </w:r>
      <w:r w:rsidR="00AF06D6" w:rsidRPr="00EC76D5">
        <w:t>andling</w:t>
      </w:r>
      <w:bookmarkEnd w:id="463"/>
    </w:p>
    <w:p w14:paraId="174C04F8" w14:textId="1B67F95A" w:rsidR="00577582" w:rsidRPr="00EC76D5" w:rsidRDefault="008D6750" w:rsidP="006217C5">
      <w:pPr>
        <w:pStyle w:val="CodeListing"/>
      </w:pPr>
      <w:proofErr w:type="spellStart"/>
      <w:r>
        <w:t>f</w:t>
      </w:r>
      <w:r w:rsidR="006217C5" w:rsidRPr="00EC76D5">
        <w:t>ile.h</w:t>
      </w:r>
      <w:proofErr w:type="spellEnd"/>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lastRenderedPageBreak/>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705C572" w:rsidR="000644C3" w:rsidRPr="00EC76D5" w:rsidRDefault="008D6750" w:rsidP="000644C3">
      <w:pPr>
        <w:pStyle w:val="CodeListing"/>
      </w:pPr>
      <w:proofErr w:type="spellStart"/>
      <w:r>
        <w:t>f</w:t>
      </w:r>
      <w:r w:rsidR="000644C3" w:rsidRPr="00EC76D5">
        <w:t>ile.c</w:t>
      </w:r>
      <w:proofErr w:type="spellEnd"/>
    </w:p>
    <w:p w14:paraId="6FDE10A2" w14:textId="4F19E9AE" w:rsidR="000644C3" w:rsidRPr="00EC76D5" w:rsidRDefault="000644C3" w:rsidP="00390D2A">
      <w:pPr>
        <w:pStyle w:val="Code"/>
        <w:rPr>
          <w:highlight w:val="white"/>
        </w:rPr>
      </w:pPr>
      <w:r w:rsidRPr="00EC76D5">
        <w:rPr>
          <w:highlight w:val="white"/>
        </w:rPr>
        <w:t xml:space="preserve">#include </w:t>
      </w:r>
      <w:r w:rsidR="00294181">
        <w:rPr>
          <w:highlight w:val="white"/>
        </w:rPr>
        <w:t>&lt;stdio.h&gt;</w:t>
      </w:r>
    </w:p>
    <w:p w14:paraId="3531091F" w14:textId="04B32EE0" w:rsidR="000644C3" w:rsidRPr="00EC76D5" w:rsidRDefault="000644C3" w:rsidP="00390D2A">
      <w:pPr>
        <w:pStyle w:val="Code"/>
        <w:rPr>
          <w:highlight w:val="white"/>
        </w:rPr>
      </w:pPr>
      <w:r w:rsidRPr="00EC76D5">
        <w:rPr>
          <w:highlight w:val="white"/>
        </w:rPr>
        <w:t xml:space="preserve">#include </w:t>
      </w:r>
      <w:r w:rsidR="00EF337F">
        <w:rPr>
          <w:highlight w:val="white"/>
        </w:rPr>
        <w:t>&lt;errno.h&gt;</w:t>
      </w:r>
    </w:p>
    <w:p w14:paraId="3537B4D1" w14:textId="2286E9CD" w:rsidR="000644C3" w:rsidRPr="00EC76D5" w:rsidRDefault="000644C3" w:rsidP="00390D2A">
      <w:pPr>
        <w:pStyle w:val="Code"/>
        <w:rPr>
          <w:highlight w:val="white"/>
        </w:rPr>
      </w:pPr>
      <w:r w:rsidRPr="00EC76D5">
        <w:rPr>
          <w:highlight w:val="white"/>
        </w:rPr>
        <w:lastRenderedPageBreak/>
        <w:t xml:space="preserve">#include </w:t>
      </w:r>
      <w:r w:rsidR="00C1714A">
        <w:rPr>
          <w:highlight w:val="white"/>
        </w:rPr>
        <w:t>&lt;locale.h&gt;</w:t>
      </w:r>
    </w:p>
    <w:p w14:paraId="35208580" w14:textId="2A1501A3" w:rsidR="000644C3" w:rsidRPr="00EC76D5" w:rsidRDefault="000644C3" w:rsidP="00390D2A">
      <w:pPr>
        <w:pStyle w:val="Code"/>
        <w:rPr>
          <w:highlight w:val="white"/>
        </w:rPr>
      </w:pPr>
      <w:r w:rsidRPr="00EC76D5">
        <w:rPr>
          <w:highlight w:val="white"/>
        </w:rPr>
        <w:t xml:space="preserve">#include </w:t>
      </w:r>
      <w:r w:rsidR="00C1714A">
        <w:rPr>
          <w:highlight w:val="white"/>
        </w:rPr>
        <w:t>&lt;string.h&gt;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lastRenderedPageBreak/>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lastRenderedPageBreak/>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lastRenderedPageBreak/>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A95198" w:rsidRDefault="000644C3" w:rsidP="00A95198">
      <w:pPr>
        <w:pStyle w:val="Code"/>
        <w:rPr>
          <w:highlight w:val="white"/>
        </w:rPr>
      </w:pPr>
    </w:p>
    <w:p w14:paraId="09D63825" w14:textId="77777777" w:rsidR="000644C3" w:rsidRPr="00A95198" w:rsidRDefault="000644C3" w:rsidP="00A95198">
      <w:pPr>
        <w:pStyle w:val="Code"/>
        <w:rPr>
          <w:highlight w:val="white"/>
        </w:rPr>
      </w:pPr>
      <w:r w:rsidRPr="00A95198">
        <w:rPr>
          <w:highlight w:val="white"/>
        </w:rPr>
        <w:lastRenderedPageBreak/>
        <w:t>size_t fread(void* ptr, size_t size, size_t nobj, FILE* stream) {</w:t>
      </w:r>
    </w:p>
    <w:p w14:paraId="7A34865B" w14:textId="77777777" w:rsidR="000644C3" w:rsidRPr="00A95198" w:rsidRDefault="000644C3" w:rsidP="00A95198">
      <w:pPr>
        <w:pStyle w:val="Code"/>
        <w:rPr>
          <w:highlight w:val="white"/>
        </w:rPr>
      </w:pPr>
      <w:r w:rsidRPr="00A95198">
        <w:rPr>
          <w:highlight w:val="white"/>
        </w:rPr>
        <w:t>/*  if (((size * nobj) &gt; 0) &amp;&amp; (stream-&gt;ungetc != EOF)) {</w:t>
      </w:r>
    </w:p>
    <w:p w14:paraId="4C1343A0" w14:textId="77777777" w:rsidR="000644C3" w:rsidRPr="004B0675" w:rsidRDefault="000644C3" w:rsidP="004B0675">
      <w:pPr>
        <w:pStyle w:val="Code"/>
        <w:rPr>
          <w:highlight w:val="white"/>
        </w:rPr>
      </w:pPr>
      <w:r w:rsidRPr="00A95198">
        <w:rPr>
          <w:highlight w:val="white"/>
        </w:rPr>
        <w:t xml:space="preserve"> </w:t>
      </w:r>
      <w:r w:rsidRPr="004B0675">
        <w:rPr>
          <w:highlight w:val="white"/>
        </w:rPr>
        <w:t xml:space="preserve">   char c = stream-&gt;ungetc;</w:t>
      </w:r>
    </w:p>
    <w:p w14:paraId="1A1620A0" w14:textId="77777777" w:rsidR="000644C3" w:rsidRPr="004B0675" w:rsidRDefault="000644C3" w:rsidP="004B0675">
      <w:pPr>
        <w:pStyle w:val="Code"/>
        <w:rPr>
          <w:highlight w:val="white"/>
        </w:rPr>
      </w:pPr>
      <w:r w:rsidRPr="004B0675">
        <w:rPr>
          <w:highlight w:val="white"/>
        </w:rPr>
        <w:t xml:space="preserve">    memcpy(ptr, &amp;c, 1);</w:t>
      </w:r>
    </w:p>
    <w:p w14:paraId="5DEE693F" w14:textId="77777777" w:rsidR="000644C3" w:rsidRPr="004B0675" w:rsidRDefault="000644C3" w:rsidP="004B0675">
      <w:pPr>
        <w:pStyle w:val="Code"/>
        <w:rPr>
          <w:highlight w:val="white"/>
        </w:rPr>
      </w:pPr>
      <w:r w:rsidRPr="004B0675">
        <w:rPr>
          <w:highlight w:val="white"/>
        </w:rPr>
        <w:t xml:space="preserve">    stream-&gt;ungetc = EOF;</w:t>
      </w:r>
    </w:p>
    <w:p w14:paraId="1E488EE6" w14:textId="77777777" w:rsidR="000644C3" w:rsidRPr="004B0675" w:rsidRDefault="000644C3" w:rsidP="004B0675">
      <w:pPr>
        <w:pStyle w:val="Code"/>
        <w:rPr>
          <w:highlight w:val="white"/>
        </w:rPr>
      </w:pPr>
      <w:r w:rsidRPr="004B0675">
        <w:rPr>
          <w:highlight w:val="white"/>
        </w:rPr>
        <w:t xml:space="preserve">    return fread(((char*) ptr) + 1, (size * nobj) - 1, 1, stream);</w:t>
      </w:r>
    </w:p>
    <w:p w14:paraId="609ECE71" w14:textId="77777777" w:rsidR="000644C3" w:rsidRPr="004B0675" w:rsidRDefault="000644C3" w:rsidP="004B0675">
      <w:pPr>
        <w:pStyle w:val="Code"/>
        <w:rPr>
          <w:highlight w:val="white"/>
        </w:rPr>
      </w:pPr>
      <w:r w:rsidRPr="004B0675">
        <w:rPr>
          <w:highlight w:val="white"/>
        </w:rPr>
        <w:t xml:space="preserve">  }*/</w:t>
      </w:r>
    </w:p>
    <w:p w14:paraId="4762AA6E" w14:textId="77777777" w:rsidR="000644C3" w:rsidRPr="004B0675" w:rsidRDefault="000644C3" w:rsidP="004B0675">
      <w:pPr>
        <w:pStyle w:val="Code"/>
        <w:rPr>
          <w:highlight w:val="white"/>
        </w:rPr>
      </w:pPr>
    </w:p>
    <w:p w14:paraId="2F310E96"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0809550E" w14:textId="77777777" w:rsidR="000644C3" w:rsidRPr="004B0675" w:rsidRDefault="000644C3" w:rsidP="004B0675">
      <w:pPr>
        <w:pStyle w:val="Code"/>
        <w:rPr>
          <w:highlight w:val="white"/>
        </w:rPr>
      </w:pPr>
    </w:p>
    <w:p w14:paraId="6910B547" w14:textId="77777777" w:rsidR="000644C3" w:rsidRPr="004B0675" w:rsidRDefault="000644C3" w:rsidP="004B0675">
      <w:pPr>
        <w:pStyle w:val="Code"/>
        <w:rPr>
          <w:highlight w:val="white"/>
        </w:rPr>
      </w:pPr>
      <w:r w:rsidRPr="004B0675">
        <w:rPr>
          <w:highlight w:val="white"/>
        </w:rPr>
        <w:t xml:space="preserve">  load_register(ah, 0x3Fs);</w:t>
      </w:r>
    </w:p>
    <w:p w14:paraId="410751AA" w14:textId="77777777" w:rsidR="000644C3" w:rsidRPr="004B0675" w:rsidRDefault="000644C3" w:rsidP="004B0675">
      <w:pPr>
        <w:pStyle w:val="Code"/>
        <w:rPr>
          <w:highlight w:val="white"/>
        </w:rPr>
      </w:pPr>
      <w:r w:rsidRPr="004B0675">
        <w:rPr>
          <w:highlight w:val="white"/>
        </w:rPr>
        <w:t xml:space="preserve">  load_register(bx, handle);</w:t>
      </w:r>
    </w:p>
    <w:p w14:paraId="50D4BDAD" w14:textId="77777777" w:rsidR="000644C3" w:rsidRPr="004B0675" w:rsidRDefault="000644C3" w:rsidP="004B0675">
      <w:pPr>
        <w:pStyle w:val="Code"/>
        <w:rPr>
          <w:highlight w:val="white"/>
        </w:rPr>
      </w:pPr>
      <w:r w:rsidRPr="004B0675">
        <w:rPr>
          <w:highlight w:val="white"/>
        </w:rPr>
        <w:t xml:space="preserve">  load_register(cx, total);</w:t>
      </w:r>
    </w:p>
    <w:p w14:paraId="0C7D644D" w14:textId="77777777" w:rsidR="000644C3" w:rsidRPr="004B0675" w:rsidRDefault="000644C3" w:rsidP="004B0675">
      <w:pPr>
        <w:pStyle w:val="Code"/>
        <w:rPr>
          <w:highlight w:val="white"/>
        </w:rPr>
      </w:pPr>
      <w:r w:rsidRPr="004B0675">
        <w:rPr>
          <w:highlight w:val="white"/>
        </w:rPr>
        <w:t xml:space="preserve">  load_register(dx, ptr);</w:t>
      </w:r>
    </w:p>
    <w:p w14:paraId="417D9844" w14:textId="77777777" w:rsidR="000644C3" w:rsidRPr="004B0675" w:rsidRDefault="000644C3" w:rsidP="004B0675">
      <w:pPr>
        <w:pStyle w:val="Code"/>
        <w:rPr>
          <w:highlight w:val="white"/>
        </w:rPr>
      </w:pPr>
      <w:r w:rsidRPr="004B0675">
        <w:rPr>
          <w:highlight w:val="white"/>
        </w:rPr>
        <w:t xml:space="preserve">  interrupt(0x21s);</w:t>
      </w:r>
    </w:p>
    <w:p w14:paraId="0A474EAF" w14:textId="77777777" w:rsidR="000644C3" w:rsidRPr="004B0675" w:rsidRDefault="000644C3" w:rsidP="004B0675">
      <w:pPr>
        <w:pStyle w:val="Code"/>
        <w:rPr>
          <w:highlight w:val="white"/>
        </w:rPr>
      </w:pPr>
    </w:p>
    <w:p w14:paraId="6CA24B37" w14:textId="77777777" w:rsidR="000644C3" w:rsidRPr="004B0675" w:rsidRDefault="000644C3" w:rsidP="004B0675">
      <w:pPr>
        <w:pStyle w:val="Code"/>
        <w:rPr>
          <w:highlight w:val="white"/>
        </w:rPr>
      </w:pPr>
      <w:r w:rsidRPr="004B0675">
        <w:rPr>
          <w:highlight w:val="white"/>
        </w:rPr>
        <w:t xml:space="preserve">  { short flagbyte;</w:t>
      </w:r>
    </w:p>
    <w:p w14:paraId="292C6D4D" w14:textId="77777777" w:rsidR="000644C3" w:rsidRPr="004B0675" w:rsidRDefault="000644C3" w:rsidP="004B0675">
      <w:pPr>
        <w:pStyle w:val="Code"/>
        <w:rPr>
          <w:highlight w:val="white"/>
        </w:rPr>
      </w:pPr>
      <w:r w:rsidRPr="004B0675">
        <w:rPr>
          <w:highlight w:val="white"/>
        </w:rPr>
        <w:t xml:space="preserve">    store_flagbyte(flagbyte);</w:t>
      </w:r>
    </w:p>
    <w:p w14:paraId="2869E13D" w14:textId="77777777" w:rsidR="000644C3" w:rsidRPr="004B0675" w:rsidRDefault="000644C3" w:rsidP="004B0675">
      <w:pPr>
        <w:pStyle w:val="Code"/>
        <w:rPr>
          <w:highlight w:val="white"/>
        </w:rPr>
      </w:pPr>
    </w:p>
    <w:p w14:paraId="00F2B8D5" w14:textId="77777777" w:rsidR="000644C3" w:rsidRPr="004B0675" w:rsidRDefault="000644C3" w:rsidP="004B0675">
      <w:pPr>
        <w:pStyle w:val="Code"/>
        <w:rPr>
          <w:highlight w:val="white"/>
        </w:rPr>
      </w:pPr>
      <w:r w:rsidRPr="004B0675">
        <w:rPr>
          <w:highlight w:val="white"/>
        </w:rPr>
        <w:t xml:space="preserve">    if (flagbyte &amp; CARRY_FLAG) {</w:t>
      </w:r>
    </w:p>
    <w:p w14:paraId="7AA9646B" w14:textId="77777777" w:rsidR="000644C3" w:rsidRPr="004B0675" w:rsidRDefault="000644C3" w:rsidP="004B0675">
      <w:pPr>
        <w:pStyle w:val="Code"/>
        <w:rPr>
          <w:highlight w:val="white"/>
        </w:rPr>
      </w:pPr>
      <w:r w:rsidRPr="004B0675">
        <w:rPr>
          <w:highlight w:val="white"/>
        </w:rPr>
        <w:t xml:space="preserve">      stream-&gt;errno = errno = FREAD;</w:t>
      </w:r>
    </w:p>
    <w:p w14:paraId="4F7E610C" w14:textId="77777777" w:rsidR="000644C3" w:rsidRPr="004B0675" w:rsidRDefault="000644C3" w:rsidP="004B0675">
      <w:pPr>
        <w:pStyle w:val="Code"/>
        <w:rPr>
          <w:highlight w:val="white"/>
        </w:rPr>
      </w:pPr>
      <w:r w:rsidRPr="004B0675">
        <w:rPr>
          <w:highlight w:val="white"/>
        </w:rPr>
        <w:t xml:space="preserve">      return 0;</w:t>
      </w:r>
    </w:p>
    <w:p w14:paraId="3E5DD842" w14:textId="77777777" w:rsidR="000644C3" w:rsidRPr="004B0675" w:rsidRDefault="000644C3" w:rsidP="004B0675">
      <w:pPr>
        <w:pStyle w:val="Code"/>
        <w:rPr>
          <w:highlight w:val="white"/>
        </w:rPr>
      </w:pPr>
      <w:r w:rsidRPr="004B0675">
        <w:rPr>
          <w:highlight w:val="white"/>
        </w:rPr>
        <w:t xml:space="preserve">    }</w:t>
      </w:r>
    </w:p>
    <w:p w14:paraId="313E4015" w14:textId="77777777" w:rsidR="000644C3" w:rsidRPr="004B0675" w:rsidRDefault="000644C3" w:rsidP="004B0675">
      <w:pPr>
        <w:pStyle w:val="Code"/>
        <w:rPr>
          <w:highlight w:val="white"/>
        </w:rPr>
      </w:pPr>
      <w:r w:rsidRPr="004B0675">
        <w:rPr>
          <w:highlight w:val="white"/>
        </w:rPr>
        <w:t xml:space="preserve">    else {</w:t>
      </w:r>
    </w:p>
    <w:p w14:paraId="3C2D32E1" w14:textId="77777777" w:rsidR="000644C3" w:rsidRPr="004B0675" w:rsidRDefault="000644C3" w:rsidP="004B0675">
      <w:pPr>
        <w:pStyle w:val="Code"/>
        <w:rPr>
          <w:highlight w:val="white"/>
        </w:rPr>
      </w:pPr>
      <w:r w:rsidRPr="004B0675">
        <w:rPr>
          <w:highlight w:val="white"/>
        </w:rPr>
        <w:t xml:space="preserve">      int count;</w:t>
      </w:r>
    </w:p>
    <w:p w14:paraId="2D05C5FE" w14:textId="77777777" w:rsidR="000644C3" w:rsidRPr="004B0675" w:rsidRDefault="000644C3" w:rsidP="004B0675">
      <w:pPr>
        <w:pStyle w:val="Code"/>
        <w:rPr>
          <w:highlight w:val="white"/>
        </w:rPr>
      </w:pPr>
      <w:r w:rsidRPr="004B0675">
        <w:rPr>
          <w:highlight w:val="white"/>
        </w:rPr>
        <w:t xml:space="preserve">      store_register(ax, count);</w:t>
      </w:r>
    </w:p>
    <w:p w14:paraId="51897C76" w14:textId="77777777" w:rsidR="000644C3" w:rsidRPr="004B0675" w:rsidRDefault="000644C3" w:rsidP="004B0675">
      <w:pPr>
        <w:pStyle w:val="Code"/>
        <w:rPr>
          <w:highlight w:val="white"/>
        </w:rPr>
      </w:pPr>
      <w:r w:rsidRPr="004B0675">
        <w:rPr>
          <w:highlight w:val="white"/>
        </w:rPr>
        <w:t>//      stream-&gt;position += count;</w:t>
      </w:r>
    </w:p>
    <w:p w14:paraId="227896E2" w14:textId="77777777" w:rsidR="000644C3" w:rsidRPr="004B0675" w:rsidRDefault="000644C3" w:rsidP="004B0675">
      <w:pPr>
        <w:pStyle w:val="Code"/>
        <w:rPr>
          <w:highlight w:val="white"/>
        </w:rPr>
      </w:pPr>
      <w:r w:rsidRPr="004B0675">
        <w:rPr>
          <w:highlight w:val="white"/>
        </w:rPr>
        <w:t xml:space="preserve">      return count;</w:t>
      </w:r>
    </w:p>
    <w:p w14:paraId="074111AE" w14:textId="77777777" w:rsidR="000644C3" w:rsidRPr="004B0675" w:rsidRDefault="000644C3" w:rsidP="004B0675">
      <w:pPr>
        <w:pStyle w:val="Code"/>
        <w:rPr>
          <w:highlight w:val="white"/>
        </w:rPr>
      </w:pPr>
      <w:r w:rsidRPr="004B0675">
        <w:rPr>
          <w:highlight w:val="white"/>
        </w:rPr>
        <w:t xml:space="preserve">    }</w:t>
      </w:r>
    </w:p>
    <w:p w14:paraId="664FEED0" w14:textId="77777777" w:rsidR="000644C3" w:rsidRPr="004B0675" w:rsidRDefault="000644C3" w:rsidP="004B0675">
      <w:pPr>
        <w:pStyle w:val="Code"/>
        <w:rPr>
          <w:highlight w:val="white"/>
        </w:rPr>
      </w:pPr>
      <w:r w:rsidRPr="004B0675">
        <w:rPr>
          <w:highlight w:val="white"/>
        </w:rPr>
        <w:t xml:space="preserve">  }</w:t>
      </w:r>
    </w:p>
    <w:p w14:paraId="2389A105" w14:textId="77777777" w:rsidR="000644C3" w:rsidRPr="004B0675" w:rsidRDefault="000644C3" w:rsidP="004B0675">
      <w:pPr>
        <w:pStyle w:val="Code"/>
        <w:rPr>
          <w:highlight w:val="white"/>
        </w:rPr>
      </w:pPr>
      <w:r w:rsidRPr="004B0675">
        <w:rPr>
          <w:highlight w:val="white"/>
        </w:rPr>
        <w:t>}</w:t>
      </w:r>
    </w:p>
    <w:p w14:paraId="71F2EF2A" w14:textId="77777777" w:rsidR="000644C3" w:rsidRPr="004B0675" w:rsidRDefault="000644C3" w:rsidP="004B0675">
      <w:pPr>
        <w:pStyle w:val="Code"/>
        <w:rPr>
          <w:highlight w:val="white"/>
        </w:rPr>
      </w:pPr>
    </w:p>
    <w:p w14:paraId="0FCE20DC" w14:textId="77777777" w:rsidR="000644C3" w:rsidRPr="004B0675" w:rsidRDefault="000644C3" w:rsidP="004B0675">
      <w:pPr>
        <w:pStyle w:val="Code"/>
        <w:rPr>
          <w:highlight w:val="white"/>
        </w:rPr>
      </w:pPr>
      <w:r w:rsidRPr="004B0675">
        <w:rPr>
          <w:highlight w:val="white"/>
        </w:rPr>
        <w:t>size_t fwrite(const void* ptr, size_t size, size_t nobj, FILE* stream) {</w:t>
      </w:r>
    </w:p>
    <w:p w14:paraId="71CF6279"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3C01B1E5" w14:textId="77777777" w:rsidR="000644C3" w:rsidRPr="004B0675" w:rsidRDefault="000644C3" w:rsidP="004B0675">
      <w:pPr>
        <w:pStyle w:val="Code"/>
        <w:rPr>
          <w:highlight w:val="white"/>
        </w:rPr>
      </w:pPr>
    </w:p>
    <w:p w14:paraId="28127470" w14:textId="77777777" w:rsidR="000644C3" w:rsidRPr="004B0675" w:rsidRDefault="000644C3" w:rsidP="004B0675">
      <w:pPr>
        <w:pStyle w:val="Code"/>
        <w:rPr>
          <w:highlight w:val="white"/>
        </w:rPr>
      </w:pPr>
      <w:r w:rsidRPr="004B0675">
        <w:rPr>
          <w:highlight w:val="white"/>
        </w:rPr>
        <w:t xml:space="preserve">  load_register(ah, 0x40s);</w:t>
      </w:r>
    </w:p>
    <w:p w14:paraId="6709A2C9" w14:textId="77777777" w:rsidR="000644C3" w:rsidRPr="004B0675" w:rsidRDefault="000644C3" w:rsidP="004B0675">
      <w:pPr>
        <w:pStyle w:val="Code"/>
        <w:rPr>
          <w:highlight w:val="white"/>
        </w:rPr>
      </w:pPr>
      <w:r w:rsidRPr="004B0675">
        <w:rPr>
          <w:highlight w:val="white"/>
        </w:rPr>
        <w:t xml:space="preserve">  load_register(bx, handle);</w:t>
      </w:r>
    </w:p>
    <w:p w14:paraId="77B6D866" w14:textId="77777777" w:rsidR="000644C3" w:rsidRPr="004B0675" w:rsidRDefault="000644C3" w:rsidP="004B0675">
      <w:pPr>
        <w:pStyle w:val="Code"/>
        <w:rPr>
          <w:highlight w:val="white"/>
        </w:rPr>
      </w:pPr>
      <w:r w:rsidRPr="004B0675">
        <w:rPr>
          <w:highlight w:val="white"/>
        </w:rPr>
        <w:t xml:space="preserve">  load_register(cx, total);</w:t>
      </w:r>
    </w:p>
    <w:p w14:paraId="3C98CA06" w14:textId="77777777" w:rsidR="000644C3" w:rsidRPr="004B0675" w:rsidRDefault="000644C3" w:rsidP="004B0675">
      <w:pPr>
        <w:pStyle w:val="Code"/>
        <w:rPr>
          <w:highlight w:val="white"/>
        </w:rPr>
      </w:pPr>
      <w:r w:rsidRPr="004B0675">
        <w:rPr>
          <w:highlight w:val="white"/>
        </w:rPr>
        <w:t xml:space="preserve">  load_register(dx, ptr);</w:t>
      </w:r>
    </w:p>
    <w:p w14:paraId="4C8B2384" w14:textId="77777777" w:rsidR="000644C3" w:rsidRPr="004B0675" w:rsidRDefault="000644C3" w:rsidP="004B0675">
      <w:pPr>
        <w:pStyle w:val="Code"/>
        <w:rPr>
          <w:highlight w:val="white"/>
        </w:rPr>
      </w:pPr>
      <w:r w:rsidRPr="004B0675">
        <w:rPr>
          <w:highlight w:val="white"/>
        </w:rPr>
        <w:t xml:space="preserve">  interrupt(0x21s);</w:t>
      </w:r>
    </w:p>
    <w:p w14:paraId="10DE68E8" w14:textId="77777777" w:rsidR="000644C3" w:rsidRPr="004B0675" w:rsidRDefault="000644C3" w:rsidP="004B0675">
      <w:pPr>
        <w:pStyle w:val="Code"/>
        <w:rPr>
          <w:highlight w:val="white"/>
        </w:rPr>
      </w:pPr>
      <w:r w:rsidRPr="004B0675">
        <w:rPr>
          <w:highlight w:val="white"/>
        </w:rPr>
        <w:t xml:space="preserve"> </w:t>
      </w:r>
    </w:p>
    <w:p w14:paraId="3F6B399D" w14:textId="77777777" w:rsidR="000644C3" w:rsidRPr="004B0675" w:rsidRDefault="000644C3" w:rsidP="004B0675">
      <w:pPr>
        <w:pStyle w:val="Code"/>
        <w:rPr>
          <w:highlight w:val="white"/>
        </w:rPr>
      </w:pPr>
      <w:r w:rsidRPr="004B0675">
        <w:rPr>
          <w:highlight w:val="white"/>
        </w:rPr>
        <w:t xml:space="preserve">  { short flagbyte;</w:t>
      </w:r>
    </w:p>
    <w:p w14:paraId="0F8E11C2" w14:textId="77777777" w:rsidR="000644C3" w:rsidRPr="004B0675" w:rsidRDefault="000644C3" w:rsidP="004B0675">
      <w:pPr>
        <w:pStyle w:val="Code"/>
        <w:rPr>
          <w:highlight w:val="white"/>
        </w:rPr>
      </w:pPr>
      <w:r w:rsidRPr="004B0675">
        <w:rPr>
          <w:highlight w:val="white"/>
        </w:rPr>
        <w:t xml:space="preserve">    store_flagbyte(flagbyte);</w:t>
      </w:r>
    </w:p>
    <w:p w14:paraId="584BEB29" w14:textId="77777777" w:rsidR="000644C3" w:rsidRPr="004B0675" w:rsidRDefault="000644C3" w:rsidP="004B0675">
      <w:pPr>
        <w:pStyle w:val="Code"/>
        <w:rPr>
          <w:highlight w:val="white"/>
        </w:rPr>
      </w:pPr>
    </w:p>
    <w:p w14:paraId="738959C2" w14:textId="77777777" w:rsidR="000644C3" w:rsidRPr="004B0675" w:rsidRDefault="000644C3" w:rsidP="004B0675">
      <w:pPr>
        <w:pStyle w:val="Code"/>
        <w:rPr>
          <w:highlight w:val="white"/>
        </w:rPr>
      </w:pPr>
      <w:r w:rsidRPr="004B0675">
        <w:rPr>
          <w:highlight w:val="white"/>
        </w:rPr>
        <w:t xml:space="preserve">    if (flagbyte &amp; CARRY_FLAG) {</w:t>
      </w:r>
    </w:p>
    <w:p w14:paraId="77456DD2" w14:textId="77777777" w:rsidR="000644C3" w:rsidRPr="004B0675" w:rsidRDefault="000644C3" w:rsidP="004B0675">
      <w:pPr>
        <w:pStyle w:val="Code"/>
        <w:rPr>
          <w:highlight w:val="white"/>
        </w:rPr>
      </w:pPr>
      <w:r w:rsidRPr="004B0675">
        <w:rPr>
          <w:highlight w:val="white"/>
        </w:rPr>
        <w:t xml:space="preserve">      stream-&gt;errno = errno = FWRITE;</w:t>
      </w:r>
    </w:p>
    <w:p w14:paraId="3D93055A" w14:textId="77777777" w:rsidR="000644C3" w:rsidRPr="004B0675" w:rsidRDefault="000644C3" w:rsidP="004B0675">
      <w:pPr>
        <w:pStyle w:val="Code"/>
        <w:rPr>
          <w:highlight w:val="white"/>
        </w:rPr>
      </w:pPr>
      <w:r w:rsidRPr="004B0675">
        <w:rPr>
          <w:highlight w:val="white"/>
        </w:rPr>
        <w:t xml:space="preserve">      return 0;</w:t>
      </w:r>
    </w:p>
    <w:p w14:paraId="4C413578" w14:textId="77777777" w:rsidR="000644C3" w:rsidRPr="004B0675" w:rsidRDefault="000644C3" w:rsidP="004B0675">
      <w:pPr>
        <w:pStyle w:val="Code"/>
        <w:rPr>
          <w:highlight w:val="white"/>
        </w:rPr>
      </w:pPr>
      <w:r w:rsidRPr="004B0675">
        <w:rPr>
          <w:highlight w:val="white"/>
        </w:rPr>
        <w:t xml:space="preserve">    }</w:t>
      </w:r>
    </w:p>
    <w:p w14:paraId="7CAD2C62" w14:textId="77777777" w:rsidR="000644C3" w:rsidRPr="004B0675" w:rsidRDefault="000644C3" w:rsidP="004B0675">
      <w:pPr>
        <w:pStyle w:val="Code"/>
        <w:rPr>
          <w:highlight w:val="white"/>
        </w:rPr>
      </w:pPr>
      <w:r w:rsidRPr="004B0675">
        <w:rPr>
          <w:highlight w:val="white"/>
        </w:rPr>
        <w:t xml:space="preserve">    else {</w:t>
      </w:r>
    </w:p>
    <w:p w14:paraId="1A8CAC1B" w14:textId="77777777" w:rsidR="000644C3" w:rsidRPr="004B0675" w:rsidRDefault="000644C3" w:rsidP="004B0675">
      <w:pPr>
        <w:pStyle w:val="Code"/>
        <w:rPr>
          <w:highlight w:val="white"/>
        </w:rPr>
      </w:pPr>
      <w:r w:rsidRPr="004B0675">
        <w:rPr>
          <w:highlight w:val="white"/>
        </w:rPr>
        <w:t xml:space="preserve">      int count;</w:t>
      </w:r>
    </w:p>
    <w:p w14:paraId="21B34F11" w14:textId="77777777" w:rsidR="000644C3" w:rsidRPr="00A95198" w:rsidRDefault="000644C3" w:rsidP="004B0675">
      <w:pPr>
        <w:pStyle w:val="Code"/>
        <w:rPr>
          <w:highlight w:val="white"/>
        </w:rPr>
      </w:pPr>
      <w:r w:rsidRPr="004B0675">
        <w:rPr>
          <w:highlight w:val="white"/>
        </w:rPr>
        <w:t xml:space="preserve"> </w:t>
      </w:r>
      <w:r w:rsidRPr="00EC76D5">
        <w:rPr>
          <w:highlight w:val="white"/>
        </w:rPr>
        <w:t xml:space="preserve">     store_register(ax, count);</w:t>
      </w:r>
    </w:p>
    <w:p w14:paraId="76ED0F0C" w14:textId="77777777" w:rsidR="000644C3" w:rsidRPr="00A95198" w:rsidRDefault="000644C3" w:rsidP="00A95198">
      <w:pPr>
        <w:pStyle w:val="Code"/>
        <w:rPr>
          <w:highlight w:val="white"/>
        </w:rPr>
      </w:pPr>
      <w:r w:rsidRPr="00A95198">
        <w:rPr>
          <w:highlight w:val="white"/>
        </w:rPr>
        <w:t>//      stream-&gt;position += count;</w:t>
      </w:r>
    </w:p>
    <w:p w14:paraId="7F673152" w14:textId="77777777" w:rsidR="000644C3" w:rsidRPr="00A95198" w:rsidRDefault="000644C3" w:rsidP="00A95198">
      <w:pPr>
        <w:pStyle w:val="Code"/>
        <w:rPr>
          <w:highlight w:val="white"/>
        </w:rPr>
      </w:pPr>
      <w:r w:rsidRPr="00A95198">
        <w:rPr>
          <w:highlight w:val="white"/>
        </w:rPr>
        <w:t>//      stream-&gt;size = MAX(stream-&gt;size, stream-&gt;position);</w:t>
      </w:r>
    </w:p>
    <w:p w14:paraId="34DC21A2" w14:textId="77777777" w:rsidR="000644C3" w:rsidRPr="00A95198" w:rsidRDefault="000644C3" w:rsidP="00A95198">
      <w:pPr>
        <w:pStyle w:val="Code"/>
        <w:rPr>
          <w:highlight w:val="white"/>
        </w:rPr>
      </w:pPr>
      <w:r w:rsidRPr="00A95198">
        <w:rPr>
          <w:highlight w:val="white"/>
        </w:rPr>
        <w:t xml:space="preserve">      return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lastRenderedPageBreak/>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464" w:name="_Toc53473624"/>
      <w:r w:rsidRPr="00EC76D5">
        <w:t>The Standard Library</w:t>
      </w:r>
      <w:bookmarkEnd w:id="464"/>
    </w:p>
    <w:p w14:paraId="6289FDFB" w14:textId="4B5A32CA" w:rsidR="003420EA" w:rsidRPr="00EC76D5" w:rsidRDefault="004B0675" w:rsidP="003420EA">
      <w:pPr>
        <w:pStyle w:val="CodeListing"/>
      </w:pPr>
      <w:proofErr w:type="spellStart"/>
      <w:r>
        <w:t>s</w:t>
      </w:r>
      <w:r w:rsidR="003420EA" w:rsidRPr="00EC76D5">
        <w:t>td</w:t>
      </w:r>
      <w:r>
        <w:t>l</w:t>
      </w:r>
      <w:r w:rsidR="003420EA" w:rsidRPr="00EC76D5">
        <w:t>ib.h</w:t>
      </w:r>
      <w:proofErr w:type="spellEnd"/>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0D9E79D9" w:rsidR="008977FB" w:rsidRPr="00EC76D5" w:rsidRDefault="004B0675" w:rsidP="008977FB">
      <w:pPr>
        <w:pStyle w:val="CodeListing"/>
      </w:pPr>
      <w:proofErr w:type="spellStart"/>
      <w:r>
        <w:t>s</w:t>
      </w:r>
      <w:r w:rsidR="008977FB" w:rsidRPr="00EC76D5">
        <w:t>td</w:t>
      </w:r>
      <w:r>
        <w:t>l</w:t>
      </w:r>
      <w:r w:rsidR="008977FB" w:rsidRPr="00EC76D5">
        <w:t>ib.c</w:t>
      </w:r>
      <w:proofErr w:type="spellEnd"/>
    </w:p>
    <w:p w14:paraId="2FA31B4D" w14:textId="504186CD" w:rsidR="008977FB" w:rsidRPr="00EC76D5" w:rsidRDefault="008977FB" w:rsidP="00F836A8">
      <w:pPr>
        <w:pStyle w:val="Code"/>
        <w:rPr>
          <w:highlight w:val="white"/>
        </w:rPr>
      </w:pPr>
      <w:r w:rsidRPr="00EC76D5">
        <w:rPr>
          <w:highlight w:val="white"/>
        </w:rPr>
        <w:t xml:space="preserve">#include </w:t>
      </w:r>
      <w:r w:rsidR="00EF337F">
        <w:rPr>
          <w:highlight w:val="white"/>
        </w:rPr>
        <w:t>&lt;math.h&gt;</w:t>
      </w:r>
    </w:p>
    <w:p w14:paraId="1F5B1A9D" w14:textId="57FD2614" w:rsidR="008977FB" w:rsidRPr="00EC76D5" w:rsidRDefault="008977FB" w:rsidP="00F836A8">
      <w:pPr>
        <w:pStyle w:val="Code"/>
        <w:rPr>
          <w:highlight w:val="white"/>
        </w:rPr>
      </w:pPr>
      <w:r w:rsidRPr="00EC76D5">
        <w:rPr>
          <w:highlight w:val="white"/>
        </w:rPr>
        <w:t xml:space="preserve">#include </w:t>
      </w:r>
      <w:r w:rsidR="006F1D75">
        <w:rPr>
          <w:highlight w:val="white"/>
        </w:rPr>
        <w:t>&lt;ctype.h&gt;</w:t>
      </w:r>
    </w:p>
    <w:p w14:paraId="0518B103" w14:textId="23046287" w:rsidR="008977FB" w:rsidRPr="00EC76D5" w:rsidRDefault="008977FB" w:rsidP="00F836A8">
      <w:pPr>
        <w:pStyle w:val="Code"/>
        <w:rPr>
          <w:highlight w:val="white"/>
        </w:rPr>
      </w:pPr>
      <w:r w:rsidRPr="00EC76D5">
        <w:rPr>
          <w:highlight w:val="white"/>
        </w:rPr>
        <w:t xml:space="preserve">#include </w:t>
      </w:r>
      <w:r w:rsidR="00EF337F">
        <w:rPr>
          <w:highlight w:val="white"/>
        </w:rPr>
        <w:t>&lt;errno.h&gt;</w:t>
      </w:r>
    </w:p>
    <w:p w14:paraId="1F4B6781" w14:textId="0CDD6857" w:rsidR="008977FB" w:rsidRPr="00EC76D5" w:rsidRDefault="008977FB" w:rsidP="00F836A8">
      <w:pPr>
        <w:pStyle w:val="Code"/>
        <w:rPr>
          <w:highlight w:val="white"/>
        </w:rPr>
      </w:pPr>
      <w:r w:rsidRPr="00EC76D5">
        <w:rPr>
          <w:highlight w:val="white"/>
        </w:rPr>
        <w:t xml:space="preserve">#include </w:t>
      </w:r>
      <w:r w:rsidR="00EF337F">
        <w:rPr>
          <w:highlight w:val="white"/>
        </w:rPr>
        <w:t>&lt;stdarg.h&gt;</w:t>
      </w:r>
    </w:p>
    <w:p w14:paraId="2ACE882C" w14:textId="1AB5639A" w:rsidR="008977FB" w:rsidRPr="00EC76D5" w:rsidRDefault="008977FB" w:rsidP="00F836A8">
      <w:pPr>
        <w:pStyle w:val="Code"/>
        <w:rPr>
          <w:highlight w:val="white"/>
        </w:rPr>
      </w:pPr>
      <w:r w:rsidRPr="00EC76D5">
        <w:rPr>
          <w:highlight w:val="white"/>
        </w:rPr>
        <w:t xml:space="preserve">#include </w:t>
      </w:r>
      <w:r w:rsidR="006F1D75">
        <w:rPr>
          <w:highlight w:val="white"/>
        </w:rPr>
        <w:t>&lt;stddef.h&gt;</w:t>
      </w:r>
    </w:p>
    <w:p w14:paraId="504ABE53" w14:textId="4B5B9EE3" w:rsidR="008977FB" w:rsidRPr="00EC76D5" w:rsidRDefault="008977FB" w:rsidP="00F836A8">
      <w:pPr>
        <w:pStyle w:val="Code"/>
        <w:rPr>
          <w:highlight w:val="white"/>
        </w:rPr>
      </w:pPr>
      <w:r w:rsidRPr="00EC76D5">
        <w:rPr>
          <w:highlight w:val="white"/>
        </w:rPr>
        <w:t xml:space="preserve">#include </w:t>
      </w:r>
      <w:r w:rsidR="00C1714A">
        <w:rPr>
          <w:highlight w:val="white"/>
        </w:rPr>
        <w:t>&lt;string.h&gt;</w:t>
      </w:r>
    </w:p>
    <w:p w14:paraId="5E7454C9" w14:textId="52651504" w:rsidR="008977FB" w:rsidRPr="00EC76D5" w:rsidRDefault="008977FB" w:rsidP="00F836A8">
      <w:pPr>
        <w:pStyle w:val="Code"/>
        <w:rPr>
          <w:highlight w:val="white"/>
        </w:rPr>
      </w:pPr>
      <w:r w:rsidRPr="00EC76D5">
        <w:rPr>
          <w:highlight w:val="white"/>
        </w:rPr>
        <w:t xml:space="preserve">#include </w:t>
      </w:r>
      <w:r w:rsidR="00EF337F">
        <w:rPr>
          <w:highlight w:val="white"/>
        </w:rPr>
        <w:t>&lt;stdlib.h&gt;</w:t>
      </w:r>
    </w:p>
    <w:p w14:paraId="2FE58CAB" w14:textId="50E383BC" w:rsidR="008977FB" w:rsidRPr="00EC76D5" w:rsidRDefault="008977FB" w:rsidP="00F836A8">
      <w:pPr>
        <w:pStyle w:val="Code"/>
        <w:rPr>
          <w:highlight w:val="white"/>
        </w:rPr>
      </w:pPr>
      <w:r w:rsidRPr="00EC76D5">
        <w:rPr>
          <w:highlight w:val="white"/>
        </w:rPr>
        <w:t xml:space="preserve">#include </w:t>
      </w:r>
      <w:r w:rsidR="00294181">
        <w:rPr>
          <w:highlight w:val="white"/>
        </w:rPr>
        <w:t>&lt;stdio.h&gt;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lastRenderedPageBreak/>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lastRenderedPageBreak/>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7705ED"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465" w:name="_Toc53473625"/>
      <w:r w:rsidRPr="00EC76D5">
        <w:t>T</w:t>
      </w:r>
      <w:r w:rsidR="00D62A8B" w:rsidRPr="00EC76D5">
        <w:t>ime</w:t>
      </w:r>
      <w:bookmarkEnd w:id="465"/>
    </w:p>
    <w:p w14:paraId="4B568326" w14:textId="26EBB4A4" w:rsidR="00487292" w:rsidRPr="00EC76D5" w:rsidRDefault="004B0675" w:rsidP="00733EAC">
      <w:pPr>
        <w:pStyle w:val="CodeListing"/>
      </w:pPr>
      <w:proofErr w:type="spellStart"/>
      <w:r>
        <w:t>t</w:t>
      </w:r>
      <w:r w:rsidR="00487292" w:rsidRPr="00EC76D5">
        <w:t>ime</w:t>
      </w:r>
      <w:r w:rsidR="00966D02" w:rsidRPr="00EC76D5">
        <w:t>.h</w:t>
      </w:r>
      <w:proofErr w:type="spellEnd"/>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7705ED"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lastRenderedPageBreak/>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7F2B8036" w:rsidR="003211B0" w:rsidRPr="00EC76D5" w:rsidRDefault="004B0675" w:rsidP="003211B0">
      <w:pPr>
        <w:pStyle w:val="CodeListing"/>
      </w:pPr>
      <w:proofErr w:type="spellStart"/>
      <w:r>
        <w:t>t</w:t>
      </w:r>
      <w:r w:rsidR="003211B0" w:rsidRPr="00EC76D5">
        <w:t>ime.c</w:t>
      </w:r>
      <w:proofErr w:type="spellEnd"/>
    </w:p>
    <w:p w14:paraId="02B75ED5" w14:textId="4B654AC6" w:rsidR="003211B0" w:rsidRPr="00EC76D5" w:rsidRDefault="003211B0" w:rsidP="00F206C0">
      <w:pPr>
        <w:pStyle w:val="Code"/>
        <w:rPr>
          <w:highlight w:val="white"/>
        </w:rPr>
      </w:pPr>
      <w:r w:rsidRPr="00EC76D5">
        <w:rPr>
          <w:highlight w:val="white"/>
        </w:rPr>
        <w:t xml:space="preserve">#include </w:t>
      </w:r>
      <w:r w:rsidR="007705ED">
        <w:rPr>
          <w:highlight w:val="white"/>
        </w:rPr>
        <w:t>&lt;time.h&gt;</w:t>
      </w:r>
    </w:p>
    <w:p w14:paraId="4FBDD56A" w14:textId="458F8C66" w:rsidR="003211B0" w:rsidRPr="00EC76D5" w:rsidRDefault="003211B0" w:rsidP="00F206C0">
      <w:pPr>
        <w:pStyle w:val="Code"/>
        <w:rPr>
          <w:highlight w:val="white"/>
        </w:rPr>
      </w:pPr>
      <w:r w:rsidRPr="00EC76D5">
        <w:rPr>
          <w:highlight w:val="white"/>
        </w:rPr>
        <w:t xml:space="preserve">#include </w:t>
      </w:r>
      <w:r w:rsidR="00294181">
        <w:rPr>
          <w:highlight w:val="white"/>
        </w:rPr>
        <w:t>&lt;stdio.h&gt;</w:t>
      </w:r>
    </w:p>
    <w:p w14:paraId="40B11AA7" w14:textId="6CCB5D51" w:rsidR="003211B0" w:rsidRPr="00EC76D5" w:rsidRDefault="003211B0" w:rsidP="00F206C0">
      <w:pPr>
        <w:pStyle w:val="Code"/>
        <w:rPr>
          <w:highlight w:val="white"/>
        </w:rPr>
      </w:pPr>
      <w:r w:rsidRPr="00EC76D5">
        <w:rPr>
          <w:highlight w:val="white"/>
        </w:rPr>
        <w:t xml:space="preserve">#include </w:t>
      </w:r>
      <w:r w:rsidR="00EF337F">
        <w:rPr>
          <w:highlight w:val="white"/>
        </w:rPr>
        <w:t>&lt;stdlib.h&gt;</w:t>
      </w:r>
    </w:p>
    <w:p w14:paraId="65584CA9" w14:textId="213526AD" w:rsidR="003211B0" w:rsidRPr="00EC76D5" w:rsidRDefault="003211B0" w:rsidP="00F206C0">
      <w:pPr>
        <w:pStyle w:val="Code"/>
        <w:rPr>
          <w:highlight w:val="white"/>
        </w:rPr>
      </w:pPr>
      <w:r w:rsidRPr="00EC76D5">
        <w:rPr>
          <w:highlight w:val="white"/>
        </w:rPr>
        <w:t xml:space="preserve">#include </w:t>
      </w:r>
      <w:r w:rsidR="00C1714A">
        <w:rPr>
          <w:highlight w:val="white"/>
        </w:rPr>
        <w:t>&lt;string.h&gt;</w:t>
      </w:r>
    </w:p>
    <w:p w14:paraId="0781E0FD" w14:textId="79214811" w:rsidR="003211B0" w:rsidRPr="00EC76D5" w:rsidRDefault="003211B0" w:rsidP="00F206C0">
      <w:pPr>
        <w:pStyle w:val="Code"/>
        <w:rPr>
          <w:highlight w:val="white"/>
        </w:rPr>
      </w:pPr>
      <w:r w:rsidRPr="00EC76D5">
        <w:rPr>
          <w:highlight w:val="white"/>
        </w:rPr>
        <w:t xml:space="preserve">#include </w:t>
      </w:r>
      <w:r w:rsidR="00C1714A">
        <w:rPr>
          <w:highlight w:val="white"/>
        </w:rPr>
        <w:t>&lt;locale.h&gt;</w:t>
      </w:r>
    </w:p>
    <w:p w14:paraId="1CA10B7A" w14:textId="354E268B" w:rsidR="003211B0" w:rsidRPr="00EC76D5" w:rsidRDefault="003211B0" w:rsidP="00F206C0">
      <w:pPr>
        <w:pStyle w:val="Code"/>
        <w:rPr>
          <w:highlight w:val="white"/>
        </w:rPr>
      </w:pPr>
      <w:r w:rsidRPr="00EC76D5">
        <w:rPr>
          <w:highlight w:val="white"/>
        </w:rPr>
        <w:t xml:space="preserve">#include </w:t>
      </w:r>
      <w:r w:rsidR="00694AB8">
        <w:rPr>
          <w:highlight w:val="white"/>
        </w:rPr>
        <w:t>&lt;assert.h&gt;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lastRenderedPageBreak/>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lastRenderedPageBreak/>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lastRenderedPageBreak/>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lastRenderedPageBreak/>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lastRenderedPageBreak/>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lastRenderedPageBreak/>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lastRenderedPageBreak/>
        <w:t>}</w:t>
      </w:r>
    </w:p>
    <w:p w14:paraId="091577D2" w14:textId="77777777" w:rsidR="005B1C6D" w:rsidRPr="00EC76D5" w:rsidRDefault="005B1C6D" w:rsidP="005B1C6D">
      <w:pPr>
        <w:pStyle w:val="Rubrik1"/>
      </w:pPr>
      <w:bookmarkStart w:id="466" w:name="_Toc53473626"/>
      <w:bookmarkStart w:id="467" w:name="_Ref417644950"/>
      <w:r w:rsidRPr="00EC76D5">
        <w:lastRenderedPageBreak/>
        <w:t>The Preprocessor</w:t>
      </w:r>
      <w:bookmarkEnd w:id="466"/>
    </w:p>
    <w:p w14:paraId="17A25FF3" w14:textId="2693ADE5" w:rsidR="005B1C6D" w:rsidRPr="00EC76D5" w:rsidRDefault="005B1C6D" w:rsidP="005B1C6D">
      <w:r w:rsidRPr="00EC76D5">
        <w:t xml:space="preserve">Basically, the </w:t>
      </w:r>
      <w:r w:rsidR="001B227C">
        <w:t xml:space="preserve">implementation of the </w:t>
      </w:r>
      <w:r w:rsidRPr="00EC76D5">
        <w:t xml:space="preserve">preprocessor </w:t>
      </w:r>
      <w:r w:rsidR="001B227C">
        <w:t>can be divided into two</w:t>
      </w:r>
      <w:r w:rsidRPr="00EC76D5">
        <w:t xml:space="preserve"> parts, where the first part is a scanner and a </w:t>
      </w:r>
      <w:r w:rsidR="00CA1912" w:rsidRPr="00EC76D5">
        <w:t>parser,</w:t>
      </w:r>
      <w:r w:rsidRPr="00EC76D5">
        <w:t xml:space="preserve"> and the second part takes care of comments, string, and characters as well as handling macros and conditional programming.</w:t>
      </w:r>
    </w:p>
    <w:p w14:paraId="4B47AAA5" w14:textId="77777777" w:rsidR="005B1C6D" w:rsidRPr="00EC76D5" w:rsidRDefault="005B1C6D" w:rsidP="005B1C6D">
      <w:pPr>
        <w:pStyle w:val="Rubrik2"/>
      </w:pPr>
      <w:bookmarkStart w:id="468" w:name="_Ref418256130"/>
      <w:bookmarkStart w:id="469" w:name="_Toc53473627"/>
      <w:r w:rsidRPr="00EC76D5">
        <w:t>The Expression Parser</w:t>
      </w:r>
      <w:bookmarkEnd w:id="468"/>
      <w:bookmarkEnd w:id="469"/>
    </w:p>
    <w:p w14:paraId="176A4CB8" w14:textId="77777777" w:rsidR="005B1C6D" w:rsidRPr="00EC76D5" w:rsidRDefault="005B1C6D" w:rsidP="005B1C6D">
      <w:pPr>
        <w:pStyle w:val="Rubrik3"/>
      </w:pPr>
      <w:bookmarkStart w:id="470" w:name="_Toc53473628"/>
      <w:r w:rsidRPr="00EC76D5">
        <w:t>The Grammar</w:t>
      </w:r>
      <w:bookmarkEnd w:id="470"/>
    </w:p>
    <w:p w14:paraId="640DDAFA" w14:textId="5B0C5796" w:rsidR="005B1C6D" w:rsidRPr="00EC76D5" w:rsidRDefault="005B1C6D" w:rsidP="005B1C6D">
      <w:r w:rsidRPr="00EC76D5">
        <w:t>Before we consider the preprocessor itself, we need to find a way to decide the whether the expressions given in the #</w:t>
      </w:r>
      <w:r w:rsidRPr="00EC76D5">
        <w:rPr>
          <w:rStyle w:val="CodeInText"/>
        </w:rPr>
        <w:t>if</w:t>
      </w:r>
      <w:r w:rsidRPr="00EC76D5">
        <w:t xml:space="preserve"> or #</w:t>
      </w:r>
      <w:proofErr w:type="spellStart"/>
      <w:r w:rsidRPr="00EC76D5">
        <w:rPr>
          <w:rStyle w:val="CodeInText"/>
        </w:rPr>
        <w:t>elif</w:t>
      </w:r>
      <w:proofErr w:type="spellEnd"/>
      <w:r w:rsidRPr="00EC76D5">
        <w:t xml:space="preserve"> directives equals zero. To do so, we need a parser and a scanner, and we use </w:t>
      </w:r>
      <w:proofErr w:type="spellStart"/>
      <w:r>
        <w:t>GPLEX</w:t>
      </w:r>
      <w:proofErr w:type="spellEnd"/>
      <w:r w:rsidRPr="00EC76D5">
        <w:t xml:space="preserve"> and </w:t>
      </w:r>
      <w:proofErr w:type="spellStart"/>
      <w:r>
        <w:t>GPPG</w:t>
      </w:r>
      <w:proofErr w:type="spellEnd"/>
      <w:r w:rsidRPr="00EC76D5">
        <w:t xml:space="preserve"> from Chapter </w:t>
      </w:r>
      <w:r w:rsidR="006A4F01">
        <w:t>XXX</w:t>
      </w:r>
      <w:r w:rsidRPr="00EC76D5">
        <w:t>. The grammar of an expression follows below.</w:t>
      </w:r>
    </w:p>
    <w:p w14:paraId="02968224" w14:textId="77777777" w:rsidR="005B1C6D" w:rsidRPr="00EC76D5" w:rsidRDefault="005B1C6D" w:rsidP="005B1C6D">
      <w:pPr>
        <w:pStyle w:val="Code"/>
      </w:pPr>
      <w:r w:rsidRPr="00EC76D5">
        <w:t>expression ::=</w:t>
      </w:r>
    </w:p>
    <w:p w14:paraId="630B3FF8" w14:textId="77777777" w:rsidR="005B1C6D" w:rsidRPr="00EC76D5" w:rsidRDefault="005B1C6D" w:rsidP="005B1C6D">
      <w:pPr>
        <w:pStyle w:val="Code"/>
      </w:pPr>
      <w:r w:rsidRPr="00EC76D5">
        <w:t xml:space="preserve">    logical_or_expression</w:t>
      </w:r>
    </w:p>
    <w:p w14:paraId="41A20355" w14:textId="77777777" w:rsidR="005B1C6D" w:rsidRPr="00EC76D5" w:rsidRDefault="005B1C6D" w:rsidP="005B1C6D">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7F66B67B" w14:textId="77777777" w:rsidR="005B1C6D" w:rsidRPr="00EC76D5" w:rsidRDefault="005B1C6D" w:rsidP="005B1C6D">
      <w:pPr>
        <w:pStyle w:val="Code"/>
      </w:pPr>
    </w:p>
    <w:p w14:paraId="22738E63" w14:textId="77777777" w:rsidR="005B1C6D" w:rsidRPr="00EC76D5" w:rsidRDefault="005B1C6D" w:rsidP="005B1C6D">
      <w:pPr>
        <w:pStyle w:val="Code"/>
      </w:pPr>
      <w:r w:rsidRPr="00EC76D5">
        <w:t>logical_or_expression ::=</w:t>
      </w:r>
    </w:p>
    <w:p w14:paraId="462A2FA0" w14:textId="77777777" w:rsidR="005B1C6D" w:rsidRPr="00EC76D5" w:rsidRDefault="005B1C6D" w:rsidP="005B1C6D">
      <w:pPr>
        <w:pStyle w:val="Code"/>
      </w:pPr>
      <w:r w:rsidRPr="00EC76D5">
        <w:t xml:space="preserve">    logical_and_expression</w:t>
      </w:r>
    </w:p>
    <w:p w14:paraId="5B71E7C9" w14:textId="77777777" w:rsidR="005B1C6D" w:rsidRPr="00EC76D5" w:rsidRDefault="005B1C6D" w:rsidP="005B1C6D">
      <w:pPr>
        <w:pStyle w:val="Code"/>
      </w:pPr>
      <w:r w:rsidRPr="00EC76D5">
        <w:t xml:space="preserve">  | logical_or_expression </w:t>
      </w:r>
      <w:r w:rsidRPr="00EC76D5">
        <w:rPr>
          <w:b/>
        </w:rPr>
        <w:t>||</w:t>
      </w:r>
      <w:r w:rsidRPr="00EC76D5">
        <w:t xml:space="preserve"> logical_and_expression</w:t>
      </w:r>
    </w:p>
    <w:p w14:paraId="3BD601FB" w14:textId="77777777" w:rsidR="005B1C6D" w:rsidRPr="00EC76D5" w:rsidRDefault="005B1C6D" w:rsidP="005B1C6D">
      <w:pPr>
        <w:pStyle w:val="Code"/>
      </w:pPr>
    </w:p>
    <w:p w14:paraId="1C16CC9B" w14:textId="77777777" w:rsidR="005B1C6D" w:rsidRPr="00EC76D5" w:rsidRDefault="005B1C6D" w:rsidP="005B1C6D">
      <w:pPr>
        <w:pStyle w:val="Code"/>
      </w:pPr>
      <w:r w:rsidRPr="00EC76D5">
        <w:t>logical_and_expression ::=</w:t>
      </w:r>
    </w:p>
    <w:p w14:paraId="31B428A8" w14:textId="77777777" w:rsidR="005B1C6D" w:rsidRPr="00EC76D5" w:rsidRDefault="005B1C6D" w:rsidP="005B1C6D">
      <w:pPr>
        <w:pStyle w:val="Code"/>
      </w:pPr>
      <w:r w:rsidRPr="00EC76D5">
        <w:t xml:space="preserve">    </w:t>
      </w:r>
      <w:r>
        <w:t>BITWISE_OR</w:t>
      </w:r>
      <w:r w:rsidRPr="00EC76D5">
        <w:t>_expression</w:t>
      </w:r>
    </w:p>
    <w:p w14:paraId="67888068" w14:textId="77777777" w:rsidR="005B1C6D" w:rsidRPr="00EC76D5" w:rsidRDefault="005B1C6D" w:rsidP="005B1C6D">
      <w:pPr>
        <w:pStyle w:val="Code"/>
      </w:pPr>
      <w:r w:rsidRPr="00EC76D5">
        <w:t xml:space="preserve">  | bitwise_and_expression </w:t>
      </w:r>
      <w:r w:rsidRPr="00EC76D5">
        <w:rPr>
          <w:b/>
        </w:rPr>
        <w:t>&amp;&amp;</w:t>
      </w:r>
      <w:r w:rsidRPr="00EC76D5">
        <w:t xml:space="preserve"> </w:t>
      </w:r>
      <w:r>
        <w:t>BITWISE_OR</w:t>
      </w:r>
      <w:r w:rsidRPr="00EC76D5">
        <w:t>_expression</w:t>
      </w:r>
    </w:p>
    <w:p w14:paraId="7AB30BA4" w14:textId="77777777" w:rsidR="005B1C6D" w:rsidRPr="00EC76D5" w:rsidRDefault="005B1C6D" w:rsidP="005B1C6D">
      <w:pPr>
        <w:pStyle w:val="Code"/>
      </w:pPr>
    </w:p>
    <w:p w14:paraId="41D28811" w14:textId="77777777" w:rsidR="005B1C6D" w:rsidRPr="00EC76D5" w:rsidRDefault="005B1C6D" w:rsidP="005B1C6D">
      <w:pPr>
        <w:pStyle w:val="Code"/>
      </w:pPr>
      <w:r>
        <w:t>BITWISE_OR</w:t>
      </w:r>
      <w:r w:rsidRPr="00EC76D5">
        <w:t>_expression ::=</w:t>
      </w:r>
    </w:p>
    <w:p w14:paraId="44BAC6D2" w14:textId="77777777" w:rsidR="005B1C6D" w:rsidRPr="00EC76D5" w:rsidRDefault="005B1C6D" w:rsidP="005B1C6D">
      <w:pPr>
        <w:pStyle w:val="Code"/>
      </w:pPr>
      <w:r w:rsidRPr="00EC76D5">
        <w:t xml:space="preserve">    bitwise_xor_expression</w:t>
      </w:r>
    </w:p>
    <w:p w14:paraId="4C6A4D8A" w14:textId="77777777" w:rsidR="005B1C6D" w:rsidRPr="00EC76D5" w:rsidRDefault="005B1C6D" w:rsidP="005B1C6D">
      <w:pPr>
        <w:pStyle w:val="Code"/>
      </w:pPr>
      <w:r w:rsidRPr="00EC76D5">
        <w:t xml:space="preserve">  | </w:t>
      </w:r>
      <w:r>
        <w:t>BITWISE_OR</w:t>
      </w:r>
      <w:r w:rsidRPr="00EC76D5">
        <w:t xml:space="preserve">_expression </w:t>
      </w:r>
      <w:r w:rsidRPr="00EC76D5">
        <w:rPr>
          <w:b/>
        </w:rPr>
        <w:t>|</w:t>
      </w:r>
      <w:r w:rsidRPr="00EC76D5">
        <w:t xml:space="preserve"> bitwise_xor_expression</w:t>
      </w:r>
    </w:p>
    <w:p w14:paraId="252D8C83" w14:textId="77777777" w:rsidR="005B1C6D" w:rsidRPr="00EC76D5" w:rsidRDefault="005B1C6D" w:rsidP="005B1C6D">
      <w:pPr>
        <w:pStyle w:val="Code"/>
      </w:pPr>
    </w:p>
    <w:p w14:paraId="5F744E36" w14:textId="77777777" w:rsidR="005B1C6D" w:rsidRPr="00EC76D5" w:rsidRDefault="005B1C6D" w:rsidP="005B1C6D">
      <w:pPr>
        <w:pStyle w:val="Code"/>
      </w:pPr>
      <w:r w:rsidRPr="00EC76D5">
        <w:t>bitwise_xor_expression ::=</w:t>
      </w:r>
    </w:p>
    <w:p w14:paraId="0BE9588B" w14:textId="77777777" w:rsidR="005B1C6D" w:rsidRPr="00EC76D5" w:rsidRDefault="005B1C6D" w:rsidP="005B1C6D">
      <w:pPr>
        <w:pStyle w:val="Code"/>
      </w:pPr>
      <w:r w:rsidRPr="00EC76D5">
        <w:t xml:space="preserve">    bitwise_and_expression</w:t>
      </w:r>
    </w:p>
    <w:p w14:paraId="11F687B1" w14:textId="77777777" w:rsidR="005B1C6D" w:rsidRPr="00EC76D5" w:rsidRDefault="005B1C6D" w:rsidP="005B1C6D">
      <w:pPr>
        <w:pStyle w:val="Code"/>
      </w:pPr>
      <w:r w:rsidRPr="00EC76D5">
        <w:t xml:space="preserve">  | bitwise_xor_expression </w:t>
      </w:r>
      <w:r w:rsidRPr="00EC76D5">
        <w:rPr>
          <w:b/>
        </w:rPr>
        <w:t>^</w:t>
      </w:r>
      <w:r w:rsidRPr="00EC76D5">
        <w:t xml:space="preserve"> bitwise_and_expression</w:t>
      </w:r>
    </w:p>
    <w:p w14:paraId="39C057CF" w14:textId="77777777" w:rsidR="005B1C6D" w:rsidRPr="00EC76D5" w:rsidRDefault="005B1C6D" w:rsidP="005B1C6D">
      <w:pPr>
        <w:pStyle w:val="Code"/>
      </w:pPr>
    </w:p>
    <w:p w14:paraId="22F5771E" w14:textId="77777777" w:rsidR="005B1C6D" w:rsidRPr="00EC76D5" w:rsidRDefault="005B1C6D" w:rsidP="005B1C6D">
      <w:pPr>
        <w:pStyle w:val="Code"/>
      </w:pPr>
      <w:r w:rsidRPr="00EC76D5">
        <w:t>bitwise_and_expression ::=</w:t>
      </w:r>
    </w:p>
    <w:p w14:paraId="3DE78859" w14:textId="77777777" w:rsidR="005B1C6D" w:rsidRPr="00EC76D5" w:rsidRDefault="005B1C6D" w:rsidP="005B1C6D">
      <w:pPr>
        <w:pStyle w:val="Code"/>
      </w:pPr>
      <w:r w:rsidRPr="00EC76D5">
        <w:t xml:space="preserve">    equality_expression</w:t>
      </w:r>
    </w:p>
    <w:p w14:paraId="76669EFD" w14:textId="77777777" w:rsidR="005B1C6D" w:rsidRPr="00EC76D5" w:rsidRDefault="005B1C6D" w:rsidP="005B1C6D">
      <w:pPr>
        <w:pStyle w:val="Code"/>
      </w:pPr>
      <w:r w:rsidRPr="00EC76D5">
        <w:t xml:space="preserve">  | bitwise_and_expression </w:t>
      </w:r>
      <w:r w:rsidRPr="00EC76D5">
        <w:rPr>
          <w:b/>
        </w:rPr>
        <w:t>&amp;</w:t>
      </w:r>
      <w:r w:rsidRPr="00EC76D5">
        <w:t xml:space="preserve"> equality_expression</w:t>
      </w:r>
    </w:p>
    <w:p w14:paraId="59EE35E3" w14:textId="77777777" w:rsidR="005B1C6D" w:rsidRPr="00EC76D5" w:rsidRDefault="005B1C6D" w:rsidP="005B1C6D">
      <w:pPr>
        <w:pStyle w:val="Code"/>
      </w:pPr>
    </w:p>
    <w:p w14:paraId="2296278C" w14:textId="77777777" w:rsidR="005B1C6D" w:rsidRPr="00EC76D5" w:rsidRDefault="005B1C6D" w:rsidP="005B1C6D">
      <w:pPr>
        <w:pStyle w:val="Code"/>
      </w:pPr>
      <w:r w:rsidRPr="00EC76D5">
        <w:t>equality_expression ::=</w:t>
      </w:r>
    </w:p>
    <w:p w14:paraId="7577F6C7" w14:textId="77777777" w:rsidR="005B1C6D" w:rsidRPr="00EC76D5" w:rsidRDefault="005B1C6D" w:rsidP="005B1C6D">
      <w:pPr>
        <w:pStyle w:val="Code"/>
      </w:pPr>
      <w:r w:rsidRPr="00EC76D5">
        <w:t xml:space="preserve">    relation_expression</w:t>
      </w:r>
    </w:p>
    <w:p w14:paraId="16433718"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 </w:t>
      </w:r>
    </w:p>
    <w:p w14:paraId="2BA53E81"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w:t>
      </w:r>
    </w:p>
    <w:p w14:paraId="7D5BA9D6" w14:textId="77777777" w:rsidR="005B1C6D" w:rsidRPr="00EC76D5" w:rsidRDefault="005B1C6D" w:rsidP="005B1C6D">
      <w:pPr>
        <w:pStyle w:val="Code"/>
      </w:pPr>
    </w:p>
    <w:p w14:paraId="408F61D1" w14:textId="77777777" w:rsidR="005B1C6D" w:rsidRPr="00EC76D5" w:rsidRDefault="005B1C6D" w:rsidP="005B1C6D">
      <w:pPr>
        <w:pStyle w:val="Code"/>
      </w:pPr>
      <w:r w:rsidRPr="00EC76D5">
        <w:t>relation_expression ::=</w:t>
      </w:r>
    </w:p>
    <w:p w14:paraId="57A85821" w14:textId="77777777" w:rsidR="005B1C6D" w:rsidRPr="00EC76D5" w:rsidRDefault="005B1C6D" w:rsidP="005B1C6D">
      <w:pPr>
        <w:pStyle w:val="Code"/>
      </w:pPr>
      <w:r w:rsidRPr="00EC76D5">
        <w:t xml:space="preserve">    shift_expression</w:t>
      </w:r>
    </w:p>
    <w:p w14:paraId="7049D595"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5B93AF09"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4BAEDA7D"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 </w:t>
      </w:r>
    </w:p>
    <w:p w14:paraId="0E00CEAC"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w:t>
      </w:r>
    </w:p>
    <w:p w14:paraId="5005471E" w14:textId="77777777" w:rsidR="005B1C6D" w:rsidRPr="00EC76D5" w:rsidRDefault="005B1C6D" w:rsidP="005B1C6D">
      <w:pPr>
        <w:pStyle w:val="Code"/>
      </w:pPr>
    </w:p>
    <w:p w14:paraId="7586314C" w14:textId="77777777" w:rsidR="005B1C6D" w:rsidRPr="00EC76D5" w:rsidRDefault="005B1C6D" w:rsidP="005B1C6D">
      <w:pPr>
        <w:pStyle w:val="Code"/>
      </w:pPr>
      <w:r w:rsidRPr="00EC76D5">
        <w:t>shift_expression ::=</w:t>
      </w:r>
    </w:p>
    <w:p w14:paraId="381E23ED" w14:textId="77777777" w:rsidR="005B1C6D" w:rsidRPr="00EC76D5" w:rsidRDefault="005B1C6D" w:rsidP="005B1C6D">
      <w:pPr>
        <w:pStyle w:val="Code"/>
      </w:pPr>
      <w:r w:rsidRPr="00EC76D5">
        <w:t xml:space="preserve">    add_expression</w:t>
      </w:r>
    </w:p>
    <w:p w14:paraId="7755038D" w14:textId="77777777" w:rsidR="005B1C6D" w:rsidRPr="00EC76D5" w:rsidRDefault="005B1C6D" w:rsidP="005B1C6D">
      <w:pPr>
        <w:pStyle w:val="Code"/>
      </w:pPr>
      <w:r w:rsidRPr="00EC76D5">
        <w:t xml:space="preserve">  | shift_expression </w:t>
      </w:r>
      <w:r w:rsidRPr="00EC76D5">
        <w:rPr>
          <w:b/>
        </w:rPr>
        <w:t>&lt;&lt;</w:t>
      </w:r>
      <w:r w:rsidRPr="00EC76D5">
        <w:t xml:space="preserve"> add_expression</w:t>
      </w:r>
    </w:p>
    <w:p w14:paraId="13762ADE" w14:textId="77777777" w:rsidR="005B1C6D" w:rsidRPr="00EC76D5" w:rsidRDefault="005B1C6D" w:rsidP="005B1C6D">
      <w:pPr>
        <w:pStyle w:val="Code"/>
      </w:pPr>
      <w:r w:rsidRPr="00EC76D5">
        <w:t xml:space="preserve">  | shift_expression </w:t>
      </w:r>
      <w:r w:rsidRPr="00EC76D5">
        <w:rPr>
          <w:b/>
        </w:rPr>
        <w:t>&gt;&gt;</w:t>
      </w:r>
      <w:r w:rsidRPr="00EC76D5">
        <w:t xml:space="preserve"> add_expression</w:t>
      </w:r>
    </w:p>
    <w:p w14:paraId="375736D4" w14:textId="77777777" w:rsidR="005B1C6D" w:rsidRPr="00EC76D5" w:rsidRDefault="005B1C6D" w:rsidP="005B1C6D">
      <w:pPr>
        <w:pStyle w:val="Code"/>
      </w:pPr>
    </w:p>
    <w:p w14:paraId="27DF34FD" w14:textId="77777777" w:rsidR="005B1C6D" w:rsidRPr="00EC76D5" w:rsidRDefault="005B1C6D" w:rsidP="005B1C6D">
      <w:pPr>
        <w:pStyle w:val="Code"/>
      </w:pPr>
      <w:r w:rsidRPr="00EC76D5">
        <w:t>add_expression ::=</w:t>
      </w:r>
    </w:p>
    <w:p w14:paraId="39009CCF" w14:textId="77777777" w:rsidR="005B1C6D" w:rsidRPr="00EC76D5" w:rsidRDefault="005B1C6D" w:rsidP="005B1C6D">
      <w:pPr>
        <w:pStyle w:val="Code"/>
      </w:pPr>
      <w:r w:rsidRPr="00EC76D5">
        <w:t xml:space="preserve">    multiply_expression</w:t>
      </w:r>
    </w:p>
    <w:p w14:paraId="678C954D" w14:textId="77777777" w:rsidR="005B1C6D" w:rsidRPr="00EC76D5" w:rsidRDefault="005B1C6D" w:rsidP="005B1C6D">
      <w:pPr>
        <w:pStyle w:val="Code"/>
      </w:pPr>
      <w:r w:rsidRPr="00EC76D5">
        <w:t xml:space="preserve">  | add_expression </w:t>
      </w:r>
      <w:r w:rsidRPr="00EC76D5">
        <w:rPr>
          <w:b/>
        </w:rPr>
        <w:t>+</w:t>
      </w:r>
      <w:r w:rsidRPr="00EC76D5">
        <w:t xml:space="preserve"> multiply_expression </w:t>
      </w:r>
    </w:p>
    <w:p w14:paraId="17489E97" w14:textId="77777777" w:rsidR="005B1C6D" w:rsidRPr="00EC76D5" w:rsidRDefault="005B1C6D" w:rsidP="005B1C6D">
      <w:pPr>
        <w:pStyle w:val="Code"/>
      </w:pPr>
      <w:r w:rsidRPr="00EC76D5">
        <w:t xml:space="preserve">  | add_expression </w:t>
      </w:r>
      <w:r w:rsidRPr="00EC76D5">
        <w:rPr>
          <w:b/>
        </w:rPr>
        <w:t>-</w:t>
      </w:r>
      <w:r w:rsidRPr="00EC76D5">
        <w:t xml:space="preserve"> multiply_expression</w:t>
      </w:r>
    </w:p>
    <w:p w14:paraId="57F8C4BF" w14:textId="77777777" w:rsidR="005B1C6D" w:rsidRPr="00EC76D5" w:rsidRDefault="005B1C6D" w:rsidP="005B1C6D">
      <w:pPr>
        <w:pStyle w:val="Code"/>
      </w:pPr>
    </w:p>
    <w:p w14:paraId="7DA0AE92" w14:textId="77777777" w:rsidR="005B1C6D" w:rsidRPr="00EC76D5" w:rsidRDefault="005B1C6D" w:rsidP="005B1C6D">
      <w:pPr>
        <w:pStyle w:val="Code"/>
      </w:pPr>
      <w:r w:rsidRPr="00EC76D5">
        <w:t>multiply_expression ::=</w:t>
      </w:r>
    </w:p>
    <w:p w14:paraId="1856196B" w14:textId="77777777" w:rsidR="005B1C6D" w:rsidRPr="00EC76D5" w:rsidRDefault="005B1C6D" w:rsidP="005B1C6D">
      <w:pPr>
        <w:pStyle w:val="Code"/>
      </w:pPr>
      <w:r w:rsidRPr="00EC76D5">
        <w:t xml:space="preserve">    prefix_expression</w:t>
      </w:r>
    </w:p>
    <w:p w14:paraId="3A19D37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BD19163"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1C335B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w:t>
      </w:r>
    </w:p>
    <w:p w14:paraId="38EFA004" w14:textId="77777777" w:rsidR="005B1C6D" w:rsidRPr="00EC76D5" w:rsidRDefault="005B1C6D" w:rsidP="005B1C6D">
      <w:pPr>
        <w:pStyle w:val="Code"/>
      </w:pPr>
    </w:p>
    <w:p w14:paraId="5BDA95B1" w14:textId="77777777" w:rsidR="005B1C6D" w:rsidRPr="00EC76D5" w:rsidRDefault="005B1C6D" w:rsidP="005B1C6D">
      <w:pPr>
        <w:pStyle w:val="Code"/>
      </w:pPr>
      <w:r w:rsidRPr="00EC76D5">
        <w:t>prefix_expression ::=</w:t>
      </w:r>
    </w:p>
    <w:p w14:paraId="6BAD88C8" w14:textId="77777777" w:rsidR="005B1C6D" w:rsidRPr="00EC76D5" w:rsidRDefault="005B1C6D" w:rsidP="005B1C6D">
      <w:pPr>
        <w:pStyle w:val="Code"/>
      </w:pPr>
      <w:r w:rsidRPr="00EC76D5">
        <w:t xml:space="preserve">    primary_expression</w:t>
      </w:r>
    </w:p>
    <w:p w14:paraId="7B65468E"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7750B6FC"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6E88D60F"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1288E8AD"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2952E5A1" w14:textId="77777777" w:rsidR="005B1C6D" w:rsidRPr="00EC76D5" w:rsidRDefault="005B1C6D" w:rsidP="005B1C6D">
      <w:pPr>
        <w:pStyle w:val="Code"/>
      </w:pPr>
    </w:p>
    <w:p w14:paraId="6C400E7A" w14:textId="77777777" w:rsidR="005B1C6D" w:rsidRPr="00EC76D5" w:rsidRDefault="005B1C6D" w:rsidP="005B1C6D">
      <w:pPr>
        <w:pStyle w:val="Code"/>
      </w:pPr>
      <w:r w:rsidRPr="00EC76D5">
        <w:t>primary_expression ::=</w:t>
      </w:r>
    </w:p>
    <w:p w14:paraId="707858FA" w14:textId="77777777" w:rsidR="005B1C6D" w:rsidRPr="00EC76D5" w:rsidRDefault="005B1C6D" w:rsidP="005B1C6D">
      <w:pPr>
        <w:pStyle w:val="Code"/>
        <w:rPr>
          <w:b/>
        </w:rPr>
      </w:pPr>
      <w:r w:rsidRPr="00EC76D5">
        <w:t xml:space="preserve">    </w:t>
      </w:r>
      <w:r w:rsidRPr="00EC76D5">
        <w:rPr>
          <w:b/>
        </w:rPr>
        <w:t xml:space="preserve">identifier </w:t>
      </w:r>
    </w:p>
    <w:p w14:paraId="53FA55FF" w14:textId="77777777" w:rsidR="005B1C6D" w:rsidRPr="00EC76D5" w:rsidRDefault="005B1C6D" w:rsidP="005B1C6D">
      <w:pPr>
        <w:pStyle w:val="Code"/>
      </w:pPr>
      <w:r w:rsidRPr="00EC76D5">
        <w:t xml:space="preserve">  | </w:t>
      </w:r>
      <w:r w:rsidRPr="00EC76D5">
        <w:rPr>
          <w:b/>
        </w:rPr>
        <w:t>value</w:t>
      </w:r>
    </w:p>
    <w:p w14:paraId="45C1F61F"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identifier</w:t>
      </w:r>
    </w:p>
    <w:p w14:paraId="3D0BDEF9"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0B75DCE3" w14:textId="77777777" w:rsidR="005B1C6D" w:rsidRDefault="005B1C6D" w:rsidP="005B1C6D">
      <w:pPr>
        <w:pStyle w:val="Code"/>
        <w:rPr>
          <w:b/>
        </w:rPr>
      </w:pPr>
      <w:r w:rsidRPr="00EC76D5">
        <w:t xml:space="preserve">  | </w:t>
      </w:r>
      <w:r w:rsidRPr="00EC76D5">
        <w:rPr>
          <w:b/>
        </w:rPr>
        <w:t xml:space="preserve">( </w:t>
      </w:r>
      <w:r w:rsidRPr="00EC76D5">
        <w:t xml:space="preserve">expression </w:t>
      </w:r>
      <w:r w:rsidRPr="00EC76D5">
        <w:rPr>
          <w:b/>
        </w:rPr>
        <w:t>)</w:t>
      </w:r>
    </w:p>
    <w:p w14:paraId="43A7AF8E" w14:textId="77777777" w:rsidR="005B1C6D" w:rsidRPr="00EC76D5" w:rsidRDefault="005B1C6D" w:rsidP="005B1C6D">
      <w:pPr>
        <w:pStyle w:val="Rubrik3"/>
      </w:pPr>
      <w:bookmarkStart w:id="471" w:name="_Toc53473629"/>
      <w:r>
        <w:t>The Parser</w:t>
      </w:r>
      <w:bookmarkEnd w:id="471"/>
    </w:p>
    <w:p w14:paraId="1306B22E" w14:textId="2D5EB225" w:rsidR="005B1C6D" w:rsidRPr="00EC76D5" w:rsidRDefault="005B1C6D" w:rsidP="005B1C6D">
      <w:r w:rsidRPr="00EC76D5">
        <w:t xml:space="preserve">The parser is divided into two parts: one part that defines the rules and tokens, and one part that defines the grammar rules. As mentioned in Section </w:t>
      </w:r>
      <w:r w:rsidRPr="00EC76D5">
        <w:fldChar w:fldCharType="begin"/>
      </w:r>
      <w:r w:rsidRPr="00EC76D5">
        <w:instrText xml:space="preserve"> REF _Ref418230958 \r \h </w:instrText>
      </w:r>
      <w:r w:rsidRPr="00EC76D5">
        <w:fldChar w:fldCharType="separate"/>
      </w:r>
      <w:r w:rsidR="00D46DBD">
        <w:rPr>
          <w:b/>
          <w:bCs/>
          <w:lang w:val="sv-SE"/>
        </w:rPr>
        <w:t>Fel! Hittar inte referenskälla.</w:t>
      </w:r>
      <w:r w:rsidRPr="00EC76D5">
        <w:fldChar w:fldCharType="end"/>
      </w:r>
      <w:r w:rsidRPr="00EC76D5">
        <w:t xml:space="preserve">, the parser defined in </w:t>
      </w:r>
      <w:proofErr w:type="spellStart"/>
      <w:r>
        <w:t>GPPG</w:t>
      </w:r>
      <w:proofErr w:type="spellEnd"/>
      <w:r w:rsidRPr="00EC76D5">
        <w:t xml:space="preserve"> decides whether the given code agrees with the grammar. Moreover, the parser can also evaluate a resulting value. In our case, we want to calculate the integer value of the expression to decide whether it is zero. In this parser, an identifier is a string, a value is an integer and the value of each non-terminal is also an integer (real values are not used by the preprocessor). </w:t>
      </w:r>
    </w:p>
    <w:p w14:paraId="02EE4F27" w14:textId="77777777" w:rsidR="005B1C6D" w:rsidRPr="00EC76D5" w:rsidRDefault="005B1C6D" w:rsidP="005B1C6D">
      <w:pPr>
        <w:pStyle w:val="CodeHeader"/>
      </w:pPr>
      <w:proofErr w:type="spellStart"/>
      <w:r>
        <w:t>ExpressionParser.gppg</w:t>
      </w:r>
      <w:proofErr w:type="spellEnd"/>
    </w:p>
    <w:p w14:paraId="0B5F46BD" w14:textId="77777777" w:rsidR="005B1C6D" w:rsidRPr="0091228B" w:rsidRDefault="005B1C6D" w:rsidP="005B1C6D">
      <w:pPr>
        <w:pStyle w:val="Code"/>
        <w:rPr>
          <w:highlight w:val="white"/>
        </w:rPr>
      </w:pPr>
      <w:r w:rsidRPr="0091228B">
        <w:rPr>
          <w:highlight w:val="white"/>
        </w:rPr>
        <w:t>%namespace CCompiler_Exp</w:t>
      </w:r>
    </w:p>
    <w:p w14:paraId="612983A6" w14:textId="77777777" w:rsidR="005B1C6D" w:rsidRPr="0091228B" w:rsidRDefault="005B1C6D" w:rsidP="005B1C6D">
      <w:pPr>
        <w:pStyle w:val="Code"/>
        <w:rPr>
          <w:highlight w:val="white"/>
        </w:rPr>
      </w:pPr>
      <w:r w:rsidRPr="0091228B">
        <w:rPr>
          <w:highlight w:val="white"/>
        </w:rPr>
        <w:t>%partial</w:t>
      </w:r>
    </w:p>
    <w:p w14:paraId="10AC509D" w14:textId="77777777" w:rsidR="005B1C6D" w:rsidRPr="0091228B" w:rsidRDefault="005B1C6D" w:rsidP="005B1C6D">
      <w:pPr>
        <w:pStyle w:val="Code"/>
        <w:rPr>
          <w:highlight w:val="white"/>
        </w:rPr>
      </w:pPr>
    </w:p>
    <w:p w14:paraId="3D9D4F02" w14:textId="77777777" w:rsidR="005B1C6D" w:rsidRPr="0091228B" w:rsidRDefault="005B1C6D" w:rsidP="005B1C6D">
      <w:pPr>
        <w:pStyle w:val="Code"/>
        <w:rPr>
          <w:highlight w:val="white"/>
        </w:rPr>
      </w:pPr>
      <w:r w:rsidRPr="0091228B">
        <w:rPr>
          <w:highlight w:val="white"/>
        </w:rPr>
        <w:t>%using CCompiler;</w:t>
      </w:r>
    </w:p>
    <w:p w14:paraId="56ECCD80" w14:textId="77777777" w:rsidR="005B1C6D" w:rsidRPr="0091228B" w:rsidRDefault="005B1C6D" w:rsidP="005B1C6D">
      <w:pPr>
        <w:pStyle w:val="Code"/>
        <w:rPr>
          <w:highlight w:val="white"/>
        </w:rPr>
      </w:pPr>
    </w:p>
    <w:p w14:paraId="5594962B" w14:textId="77777777" w:rsidR="005B1C6D" w:rsidRPr="0091228B" w:rsidRDefault="005B1C6D" w:rsidP="005B1C6D">
      <w:pPr>
        <w:pStyle w:val="Code"/>
        <w:rPr>
          <w:highlight w:val="white"/>
        </w:rPr>
      </w:pPr>
      <w:r w:rsidRPr="0091228B">
        <w:rPr>
          <w:highlight w:val="white"/>
        </w:rPr>
        <w:t>%{</w:t>
      </w:r>
    </w:p>
    <w:p w14:paraId="4051D453" w14:textId="77777777" w:rsidR="005B1C6D" w:rsidRPr="0091228B" w:rsidRDefault="005B1C6D" w:rsidP="005B1C6D">
      <w:pPr>
        <w:pStyle w:val="Code"/>
        <w:rPr>
          <w:highlight w:val="white"/>
        </w:rPr>
      </w:pPr>
      <w:r w:rsidRPr="0091228B">
        <w:rPr>
          <w:highlight w:val="white"/>
        </w:rPr>
        <w:t xml:space="preserve">  // Empty.</w:t>
      </w:r>
    </w:p>
    <w:p w14:paraId="1E4B52CA" w14:textId="77777777" w:rsidR="005B1C6D" w:rsidRPr="0091228B" w:rsidRDefault="005B1C6D" w:rsidP="005B1C6D">
      <w:pPr>
        <w:pStyle w:val="Code"/>
        <w:rPr>
          <w:highlight w:val="white"/>
        </w:rPr>
      </w:pPr>
      <w:r w:rsidRPr="0091228B">
        <w:rPr>
          <w:highlight w:val="white"/>
        </w:rPr>
        <w:t>%}</w:t>
      </w:r>
    </w:p>
    <w:p w14:paraId="4AB3D2AB" w14:textId="77777777" w:rsidR="005B1C6D" w:rsidRPr="0091228B" w:rsidRDefault="005B1C6D" w:rsidP="005B1C6D">
      <w:pPr>
        <w:pStyle w:val="Code"/>
        <w:rPr>
          <w:highlight w:val="white"/>
        </w:rPr>
      </w:pPr>
    </w:p>
    <w:p w14:paraId="6FA5C84E" w14:textId="77777777" w:rsidR="005B1C6D" w:rsidRPr="0091228B" w:rsidRDefault="005B1C6D" w:rsidP="005B1C6D">
      <w:pPr>
        <w:pStyle w:val="Code"/>
        <w:rPr>
          <w:highlight w:val="white"/>
        </w:rPr>
      </w:pPr>
      <w:r w:rsidRPr="0091228B">
        <w:rPr>
          <w:highlight w:val="white"/>
        </w:rPr>
        <w:t>%token DEFINED ADD SUBTRACT MULTIPLY DIVIDE MODULO EQUAL NOT_EQUAL LESS_THAN</w:t>
      </w:r>
    </w:p>
    <w:p w14:paraId="46023E8A" w14:textId="77777777" w:rsidR="005B1C6D" w:rsidRPr="0091228B" w:rsidRDefault="005B1C6D" w:rsidP="005B1C6D">
      <w:pPr>
        <w:pStyle w:val="Code"/>
        <w:rPr>
          <w:highlight w:val="white"/>
        </w:rPr>
      </w:pPr>
      <w:r w:rsidRPr="0091228B">
        <w:rPr>
          <w:highlight w:val="white"/>
        </w:rPr>
        <w:t xml:space="preserve">       LESS_THAN_EQUAL GREATER_THAN GREATER_THAN_EQUAL LEFT_SHIFT RIGHT_SHIFT</w:t>
      </w:r>
    </w:p>
    <w:p w14:paraId="5F2604AE" w14:textId="77777777" w:rsidR="005B1C6D" w:rsidRPr="0091228B" w:rsidRDefault="005B1C6D" w:rsidP="005B1C6D">
      <w:pPr>
        <w:pStyle w:val="Code"/>
        <w:rPr>
          <w:highlight w:val="white"/>
        </w:rPr>
      </w:pPr>
      <w:r w:rsidRPr="0091228B">
        <w:rPr>
          <w:highlight w:val="white"/>
        </w:rPr>
        <w:t xml:space="preserve">       QUESTION_MARK COLON LEFT_PARENTHESIS RIGHT_PARENTHESIS LOGICAL_OR LOGICAL_AND</w:t>
      </w:r>
    </w:p>
    <w:p w14:paraId="508E6B2A" w14:textId="77777777" w:rsidR="005B1C6D" w:rsidRPr="0091228B" w:rsidRDefault="005B1C6D" w:rsidP="005B1C6D">
      <w:pPr>
        <w:pStyle w:val="Code"/>
        <w:rPr>
          <w:highlight w:val="white"/>
        </w:rPr>
      </w:pPr>
      <w:r w:rsidRPr="0091228B">
        <w:rPr>
          <w:highlight w:val="white"/>
        </w:rPr>
        <w:t xml:space="preserve">       LOGICAL_NOT BITWISE_XOR BITWISE_OR BITWISE_AND BITWISE_NOT EOL</w:t>
      </w:r>
    </w:p>
    <w:p w14:paraId="02B20FF1" w14:textId="77777777" w:rsidR="005B1C6D" w:rsidRPr="0091228B" w:rsidRDefault="005B1C6D" w:rsidP="005B1C6D">
      <w:pPr>
        <w:pStyle w:val="Code"/>
        <w:rPr>
          <w:highlight w:val="white"/>
        </w:rPr>
      </w:pPr>
    </w:p>
    <w:p w14:paraId="041A3053" w14:textId="77777777" w:rsidR="005B1C6D" w:rsidRPr="0091228B" w:rsidRDefault="005B1C6D" w:rsidP="005B1C6D">
      <w:pPr>
        <w:pStyle w:val="Code"/>
        <w:rPr>
          <w:highlight w:val="white"/>
        </w:rPr>
      </w:pPr>
      <w:r w:rsidRPr="0091228B">
        <w:rPr>
          <w:highlight w:val="white"/>
        </w:rPr>
        <w:t>%union {</w:t>
      </w:r>
    </w:p>
    <w:p w14:paraId="7BBC943A" w14:textId="77777777" w:rsidR="005B1C6D" w:rsidRPr="0091228B" w:rsidRDefault="005B1C6D" w:rsidP="005B1C6D">
      <w:pPr>
        <w:pStyle w:val="Code"/>
        <w:rPr>
          <w:highlight w:val="white"/>
        </w:rPr>
      </w:pPr>
      <w:r w:rsidRPr="0091228B">
        <w:rPr>
          <w:highlight w:val="white"/>
        </w:rPr>
        <w:t xml:space="preserve">  public string name;</w:t>
      </w:r>
    </w:p>
    <w:p w14:paraId="0C8F6F1F" w14:textId="77777777" w:rsidR="005B1C6D" w:rsidRPr="0091228B" w:rsidRDefault="005B1C6D" w:rsidP="005B1C6D">
      <w:pPr>
        <w:pStyle w:val="Code"/>
        <w:rPr>
          <w:highlight w:val="white"/>
        </w:rPr>
      </w:pPr>
      <w:r w:rsidRPr="0091228B">
        <w:rPr>
          <w:highlight w:val="white"/>
        </w:rPr>
        <w:t xml:space="preserve">  public int integer_value;</w:t>
      </w:r>
    </w:p>
    <w:p w14:paraId="75A6BEC4" w14:textId="77777777" w:rsidR="005B1C6D" w:rsidRPr="0091228B" w:rsidRDefault="005B1C6D" w:rsidP="005B1C6D">
      <w:pPr>
        <w:pStyle w:val="Code"/>
        <w:rPr>
          <w:highlight w:val="white"/>
        </w:rPr>
      </w:pPr>
      <w:r w:rsidRPr="0091228B">
        <w:rPr>
          <w:highlight w:val="white"/>
        </w:rPr>
        <w:t>}</w:t>
      </w:r>
    </w:p>
    <w:p w14:paraId="18F1627C" w14:textId="77777777" w:rsidR="005B1C6D" w:rsidRPr="0091228B" w:rsidRDefault="005B1C6D" w:rsidP="005B1C6D">
      <w:pPr>
        <w:pStyle w:val="Code"/>
        <w:rPr>
          <w:highlight w:val="white"/>
        </w:rPr>
      </w:pPr>
    </w:p>
    <w:p w14:paraId="7F5BFD7E" w14:textId="77777777" w:rsidR="005B1C6D" w:rsidRPr="0091228B" w:rsidRDefault="005B1C6D" w:rsidP="005B1C6D">
      <w:pPr>
        <w:pStyle w:val="Code"/>
        <w:rPr>
          <w:highlight w:val="white"/>
        </w:rPr>
      </w:pPr>
      <w:r w:rsidRPr="0091228B">
        <w:rPr>
          <w:highlight w:val="white"/>
        </w:rPr>
        <w:lastRenderedPageBreak/>
        <w:t>%token &lt;name&gt; NAME</w:t>
      </w:r>
    </w:p>
    <w:p w14:paraId="0718D1CC" w14:textId="77777777" w:rsidR="005B1C6D" w:rsidRPr="0091228B" w:rsidRDefault="005B1C6D" w:rsidP="005B1C6D">
      <w:pPr>
        <w:pStyle w:val="Code"/>
        <w:rPr>
          <w:highlight w:val="white"/>
        </w:rPr>
      </w:pPr>
      <w:r w:rsidRPr="0091228B">
        <w:rPr>
          <w:highlight w:val="white"/>
        </w:rPr>
        <w:t>%token &lt;integer_value&gt; VALUE</w:t>
      </w:r>
    </w:p>
    <w:p w14:paraId="5E353EDF" w14:textId="77777777" w:rsidR="005B1C6D" w:rsidRPr="0091228B" w:rsidRDefault="005B1C6D" w:rsidP="005B1C6D">
      <w:pPr>
        <w:pStyle w:val="Code"/>
        <w:rPr>
          <w:highlight w:val="white"/>
        </w:rPr>
      </w:pPr>
    </w:p>
    <w:p w14:paraId="3BB9E0F5" w14:textId="77777777" w:rsidR="005B1C6D" w:rsidRPr="0091228B" w:rsidRDefault="005B1C6D" w:rsidP="005B1C6D">
      <w:pPr>
        <w:pStyle w:val="Code"/>
        <w:rPr>
          <w:highlight w:val="white"/>
        </w:rPr>
      </w:pPr>
      <w:r w:rsidRPr="0091228B">
        <w:rPr>
          <w:highlight w:val="white"/>
        </w:rPr>
        <w:t>%type &lt;integer_value&gt; expression logical_or_expression</w:t>
      </w:r>
    </w:p>
    <w:p w14:paraId="64F7D8B7" w14:textId="77777777" w:rsidR="005B1C6D" w:rsidRPr="0091228B" w:rsidRDefault="005B1C6D" w:rsidP="005B1C6D">
      <w:pPr>
        <w:pStyle w:val="Code"/>
        <w:rPr>
          <w:highlight w:val="white"/>
        </w:rPr>
      </w:pPr>
      <w:r w:rsidRPr="0091228B">
        <w:rPr>
          <w:highlight w:val="white"/>
        </w:rPr>
        <w:t xml:space="preserve">                      logical_and_expression bitwise_or_expression</w:t>
      </w:r>
    </w:p>
    <w:p w14:paraId="1341C9C9" w14:textId="77777777" w:rsidR="005B1C6D" w:rsidRPr="0091228B" w:rsidRDefault="005B1C6D" w:rsidP="005B1C6D">
      <w:pPr>
        <w:pStyle w:val="Code"/>
        <w:rPr>
          <w:highlight w:val="white"/>
        </w:rPr>
      </w:pPr>
      <w:r w:rsidRPr="0091228B">
        <w:rPr>
          <w:highlight w:val="white"/>
        </w:rPr>
        <w:t xml:space="preserve">                      bitwise_xor_expression bitwise_and_expression</w:t>
      </w:r>
    </w:p>
    <w:p w14:paraId="5DE6EDAC" w14:textId="77777777" w:rsidR="005B1C6D" w:rsidRPr="0091228B" w:rsidRDefault="005B1C6D" w:rsidP="005B1C6D">
      <w:pPr>
        <w:pStyle w:val="Code"/>
        <w:rPr>
          <w:highlight w:val="white"/>
        </w:rPr>
      </w:pPr>
      <w:r w:rsidRPr="0091228B">
        <w:rPr>
          <w:highlight w:val="white"/>
        </w:rPr>
        <w:t xml:space="preserve">                      equality_expression relation_expression</w:t>
      </w:r>
    </w:p>
    <w:p w14:paraId="7F38CE86" w14:textId="77777777" w:rsidR="005B1C6D" w:rsidRPr="0091228B" w:rsidRDefault="005B1C6D" w:rsidP="005B1C6D">
      <w:pPr>
        <w:pStyle w:val="Code"/>
        <w:rPr>
          <w:highlight w:val="white"/>
        </w:rPr>
      </w:pPr>
      <w:r w:rsidRPr="0091228B">
        <w:rPr>
          <w:highlight w:val="white"/>
        </w:rPr>
        <w:t xml:space="preserve">                      shift_expression add_expression</w:t>
      </w:r>
    </w:p>
    <w:p w14:paraId="4157F23A" w14:textId="77777777" w:rsidR="005B1C6D" w:rsidRPr="0091228B" w:rsidRDefault="005B1C6D" w:rsidP="005B1C6D">
      <w:pPr>
        <w:pStyle w:val="Code"/>
        <w:rPr>
          <w:highlight w:val="white"/>
        </w:rPr>
      </w:pPr>
      <w:r w:rsidRPr="0091228B">
        <w:rPr>
          <w:highlight w:val="white"/>
        </w:rPr>
        <w:t xml:space="preserve">                      multiply_expression prefix_expression</w:t>
      </w:r>
    </w:p>
    <w:p w14:paraId="65F4652C" w14:textId="77777777" w:rsidR="005B1C6D" w:rsidRPr="0091228B" w:rsidRDefault="005B1C6D" w:rsidP="005B1C6D">
      <w:pPr>
        <w:pStyle w:val="Code"/>
        <w:rPr>
          <w:highlight w:val="white"/>
        </w:rPr>
      </w:pPr>
      <w:r w:rsidRPr="0091228B">
        <w:rPr>
          <w:highlight w:val="white"/>
        </w:rPr>
        <w:t xml:space="preserve">                      primary_expression</w:t>
      </w:r>
    </w:p>
    <w:p w14:paraId="6BDA3B79" w14:textId="77777777" w:rsidR="005B1C6D" w:rsidRPr="0091228B" w:rsidRDefault="005B1C6D" w:rsidP="005B1C6D">
      <w:pPr>
        <w:pStyle w:val="Code"/>
        <w:rPr>
          <w:highlight w:val="white"/>
        </w:rPr>
      </w:pPr>
    </w:p>
    <w:p w14:paraId="2E287FC7" w14:textId="77777777" w:rsidR="005B1C6D" w:rsidRPr="0091228B" w:rsidRDefault="005B1C6D" w:rsidP="005B1C6D">
      <w:pPr>
        <w:pStyle w:val="Code"/>
        <w:rPr>
          <w:highlight w:val="white"/>
        </w:rPr>
      </w:pPr>
      <w:r w:rsidRPr="0091228B">
        <w:rPr>
          <w:highlight w:val="white"/>
        </w:rPr>
        <w:t>%start expression</w:t>
      </w:r>
    </w:p>
    <w:p w14:paraId="62BAC1A5" w14:textId="77777777" w:rsidR="005B1C6D" w:rsidRPr="0091228B" w:rsidRDefault="005B1C6D" w:rsidP="005B1C6D">
      <w:pPr>
        <w:pStyle w:val="Code"/>
        <w:rPr>
          <w:highlight w:val="white"/>
        </w:rPr>
      </w:pPr>
    </w:p>
    <w:p w14:paraId="31A3B44E" w14:textId="77777777" w:rsidR="005B1C6D" w:rsidRPr="0091228B" w:rsidRDefault="005B1C6D" w:rsidP="005B1C6D">
      <w:pPr>
        <w:pStyle w:val="Code"/>
        <w:rPr>
          <w:highlight w:val="white"/>
        </w:rPr>
      </w:pPr>
      <w:r w:rsidRPr="0091228B">
        <w:rPr>
          <w:highlight w:val="white"/>
        </w:rPr>
        <w:t>%%</w:t>
      </w:r>
    </w:p>
    <w:p w14:paraId="7048D43F" w14:textId="77777777" w:rsidR="005B1C6D" w:rsidRPr="0091228B" w:rsidRDefault="005B1C6D" w:rsidP="005B1C6D">
      <w:pPr>
        <w:pStyle w:val="Code"/>
        <w:rPr>
          <w:highlight w:val="white"/>
        </w:rPr>
      </w:pPr>
    </w:p>
    <w:p w14:paraId="350372C4" w14:textId="77777777" w:rsidR="005B1C6D" w:rsidRPr="0091228B" w:rsidRDefault="005B1C6D" w:rsidP="005B1C6D">
      <w:pPr>
        <w:pStyle w:val="Code"/>
        <w:rPr>
          <w:highlight w:val="white"/>
        </w:rPr>
      </w:pPr>
      <w:r w:rsidRPr="0091228B">
        <w:rPr>
          <w:highlight w:val="white"/>
        </w:rPr>
        <w:t>expression:</w:t>
      </w:r>
    </w:p>
    <w:p w14:paraId="6056A909" w14:textId="77777777" w:rsidR="005B1C6D" w:rsidRPr="0091228B" w:rsidRDefault="005B1C6D" w:rsidP="005B1C6D">
      <w:pPr>
        <w:pStyle w:val="Code"/>
        <w:rPr>
          <w:highlight w:val="white"/>
        </w:rPr>
      </w:pPr>
      <w:r w:rsidRPr="0091228B">
        <w:rPr>
          <w:highlight w:val="white"/>
        </w:rPr>
        <w:t xml:space="preserve">    logical_or_expression  {</w:t>
      </w:r>
    </w:p>
    <w:p w14:paraId="779FA452" w14:textId="77777777" w:rsidR="005B1C6D" w:rsidRPr="0091228B" w:rsidRDefault="005B1C6D" w:rsidP="005B1C6D">
      <w:pPr>
        <w:pStyle w:val="Code"/>
        <w:rPr>
          <w:highlight w:val="white"/>
        </w:rPr>
      </w:pPr>
      <w:r w:rsidRPr="0091228B">
        <w:rPr>
          <w:highlight w:val="white"/>
        </w:rPr>
        <w:t xml:space="preserve">      $$ = $1;</w:t>
      </w:r>
    </w:p>
    <w:p w14:paraId="426FC6C4" w14:textId="77777777" w:rsidR="005B1C6D" w:rsidRPr="0091228B" w:rsidRDefault="005B1C6D" w:rsidP="005B1C6D">
      <w:pPr>
        <w:pStyle w:val="Code"/>
        <w:rPr>
          <w:highlight w:val="white"/>
        </w:rPr>
      </w:pPr>
      <w:r w:rsidRPr="0091228B">
        <w:rPr>
          <w:highlight w:val="white"/>
        </w:rPr>
        <w:t xml:space="preserve">      Preprocessor.PreProcessorResult = $$;</w:t>
      </w:r>
    </w:p>
    <w:p w14:paraId="5529131C" w14:textId="77777777" w:rsidR="005B1C6D" w:rsidRPr="0091228B" w:rsidRDefault="005B1C6D" w:rsidP="005B1C6D">
      <w:pPr>
        <w:pStyle w:val="Code"/>
        <w:rPr>
          <w:highlight w:val="white"/>
        </w:rPr>
      </w:pPr>
      <w:r w:rsidRPr="0091228B">
        <w:rPr>
          <w:highlight w:val="white"/>
        </w:rPr>
        <w:t xml:space="preserve">    }</w:t>
      </w:r>
    </w:p>
    <w:p w14:paraId="23CF0512" w14:textId="77777777" w:rsidR="005B1C6D" w:rsidRPr="0091228B" w:rsidRDefault="005B1C6D" w:rsidP="005B1C6D">
      <w:pPr>
        <w:pStyle w:val="Code"/>
        <w:rPr>
          <w:highlight w:val="white"/>
        </w:rPr>
      </w:pPr>
      <w:r w:rsidRPr="0091228B">
        <w:rPr>
          <w:highlight w:val="white"/>
        </w:rPr>
        <w:t xml:space="preserve">  | logical_or_expression QUESTION_MARK expression</w:t>
      </w:r>
    </w:p>
    <w:p w14:paraId="58024C98" w14:textId="77777777" w:rsidR="005B1C6D" w:rsidRPr="0091228B" w:rsidRDefault="005B1C6D" w:rsidP="005B1C6D">
      <w:pPr>
        <w:pStyle w:val="Code"/>
        <w:rPr>
          <w:highlight w:val="white"/>
        </w:rPr>
      </w:pPr>
      <w:r w:rsidRPr="0091228B">
        <w:rPr>
          <w:highlight w:val="white"/>
        </w:rPr>
        <w:t xml:space="preserve">                          COLON expression {</w:t>
      </w:r>
    </w:p>
    <w:p w14:paraId="6B4140E0" w14:textId="77777777" w:rsidR="005B1C6D" w:rsidRPr="0091228B" w:rsidRDefault="005B1C6D" w:rsidP="005B1C6D">
      <w:pPr>
        <w:pStyle w:val="Code"/>
        <w:rPr>
          <w:highlight w:val="white"/>
        </w:rPr>
      </w:pPr>
      <w:r w:rsidRPr="0091228B">
        <w:rPr>
          <w:highlight w:val="white"/>
        </w:rPr>
        <w:t xml:space="preserve">      $$ = ($1 != 0) ? $3 : $5;</w:t>
      </w:r>
    </w:p>
    <w:p w14:paraId="4162D387" w14:textId="77777777" w:rsidR="005B1C6D" w:rsidRPr="0091228B" w:rsidRDefault="005B1C6D" w:rsidP="005B1C6D">
      <w:pPr>
        <w:pStyle w:val="Code"/>
        <w:rPr>
          <w:highlight w:val="white"/>
        </w:rPr>
      </w:pPr>
      <w:r w:rsidRPr="0091228B">
        <w:rPr>
          <w:highlight w:val="white"/>
        </w:rPr>
        <w:t xml:space="preserve">      Preprocessor.PreProcessorResult = $$;</w:t>
      </w:r>
    </w:p>
    <w:p w14:paraId="0759A927" w14:textId="77777777" w:rsidR="005B1C6D" w:rsidRPr="0091228B" w:rsidRDefault="005B1C6D" w:rsidP="005B1C6D">
      <w:pPr>
        <w:pStyle w:val="Code"/>
        <w:rPr>
          <w:highlight w:val="white"/>
        </w:rPr>
      </w:pPr>
      <w:r w:rsidRPr="0091228B">
        <w:rPr>
          <w:highlight w:val="white"/>
        </w:rPr>
        <w:t xml:space="preserve">    };</w:t>
      </w:r>
    </w:p>
    <w:p w14:paraId="15BAFF1C" w14:textId="77777777" w:rsidR="005B1C6D" w:rsidRPr="0091228B" w:rsidRDefault="005B1C6D" w:rsidP="005B1C6D">
      <w:pPr>
        <w:pStyle w:val="Code"/>
        <w:rPr>
          <w:highlight w:val="white"/>
        </w:rPr>
      </w:pPr>
    </w:p>
    <w:p w14:paraId="41D982A7" w14:textId="77777777" w:rsidR="005B1C6D" w:rsidRPr="0091228B" w:rsidRDefault="005B1C6D" w:rsidP="005B1C6D">
      <w:pPr>
        <w:pStyle w:val="Code"/>
        <w:rPr>
          <w:highlight w:val="white"/>
        </w:rPr>
      </w:pPr>
      <w:r w:rsidRPr="0091228B">
        <w:rPr>
          <w:highlight w:val="white"/>
        </w:rPr>
        <w:t>logical_or_expression:</w:t>
      </w:r>
    </w:p>
    <w:p w14:paraId="50762452" w14:textId="77777777" w:rsidR="005B1C6D" w:rsidRPr="0091228B" w:rsidRDefault="005B1C6D" w:rsidP="005B1C6D">
      <w:pPr>
        <w:pStyle w:val="Code"/>
        <w:rPr>
          <w:highlight w:val="white"/>
        </w:rPr>
      </w:pPr>
      <w:r w:rsidRPr="0091228B">
        <w:rPr>
          <w:highlight w:val="white"/>
        </w:rPr>
        <w:t xml:space="preserve">    logical_and_expression  {</w:t>
      </w:r>
    </w:p>
    <w:p w14:paraId="5F5C4DF5" w14:textId="77777777" w:rsidR="005B1C6D" w:rsidRPr="0091228B" w:rsidRDefault="005B1C6D" w:rsidP="005B1C6D">
      <w:pPr>
        <w:pStyle w:val="Code"/>
        <w:rPr>
          <w:highlight w:val="white"/>
        </w:rPr>
      </w:pPr>
      <w:r w:rsidRPr="0091228B">
        <w:rPr>
          <w:highlight w:val="white"/>
        </w:rPr>
        <w:t xml:space="preserve">      $$ = $1;</w:t>
      </w:r>
    </w:p>
    <w:p w14:paraId="7327869E" w14:textId="77777777" w:rsidR="005B1C6D" w:rsidRPr="0091228B" w:rsidRDefault="005B1C6D" w:rsidP="005B1C6D">
      <w:pPr>
        <w:pStyle w:val="Code"/>
        <w:rPr>
          <w:highlight w:val="white"/>
        </w:rPr>
      </w:pPr>
      <w:r w:rsidRPr="0091228B">
        <w:rPr>
          <w:highlight w:val="white"/>
        </w:rPr>
        <w:t xml:space="preserve">    }</w:t>
      </w:r>
    </w:p>
    <w:p w14:paraId="4E645AB3" w14:textId="77777777" w:rsidR="005B1C6D" w:rsidRPr="0091228B" w:rsidRDefault="005B1C6D" w:rsidP="005B1C6D">
      <w:pPr>
        <w:pStyle w:val="Code"/>
        <w:rPr>
          <w:highlight w:val="white"/>
        </w:rPr>
      </w:pPr>
      <w:r w:rsidRPr="0091228B">
        <w:rPr>
          <w:highlight w:val="white"/>
        </w:rPr>
        <w:t xml:space="preserve">  | logical_or_expression LOGICAL_OR logical_and_expression {</w:t>
      </w:r>
    </w:p>
    <w:p w14:paraId="7AF8763E" w14:textId="77777777" w:rsidR="005B1C6D" w:rsidRPr="0091228B" w:rsidRDefault="005B1C6D" w:rsidP="005B1C6D">
      <w:pPr>
        <w:pStyle w:val="Code"/>
        <w:rPr>
          <w:highlight w:val="white"/>
        </w:rPr>
      </w:pPr>
      <w:r w:rsidRPr="0091228B">
        <w:rPr>
          <w:highlight w:val="white"/>
        </w:rPr>
        <w:t xml:space="preserve">      $$ = (($1 != 0) || ($3 != 0)) ? 1 : 0;</w:t>
      </w:r>
    </w:p>
    <w:p w14:paraId="28DD13F9" w14:textId="77777777" w:rsidR="005B1C6D" w:rsidRPr="0091228B" w:rsidRDefault="005B1C6D" w:rsidP="005B1C6D">
      <w:pPr>
        <w:pStyle w:val="Code"/>
        <w:rPr>
          <w:highlight w:val="white"/>
        </w:rPr>
      </w:pPr>
      <w:r w:rsidRPr="0091228B">
        <w:rPr>
          <w:highlight w:val="white"/>
        </w:rPr>
        <w:t xml:space="preserve">    };</w:t>
      </w:r>
    </w:p>
    <w:p w14:paraId="4453FD37" w14:textId="77777777" w:rsidR="005B1C6D" w:rsidRPr="0091228B" w:rsidRDefault="005B1C6D" w:rsidP="005B1C6D">
      <w:pPr>
        <w:pStyle w:val="Code"/>
        <w:rPr>
          <w:highlight w:val="white"/>
        </w:rPr>
      </w:pPr>
    </w:p>
    <w:p w14:paraId="652604F0" w14:textId="77777777" w:rsidR="005B1C6D" w:rsidRPr="0091228B" w:rsidRDefault="005B1C6D" w:rsidP="005B1C6D">
      <w:pPr>
        <w:pStyle w:val="Code"/>
        <w:rPr>
          <w:highlight w:val="white"/>
        </w:rPr>
      </w:pPr>
      <w:r w:rsidRPr="0091228B">
        <w:rPr>
          <w:highlight w:val="white"/>
        </w:rPr>
        <w:t>logical_and_expression:</w:t>
      </w:r>
    </w:p>
    <w:p w14:paraId="7E9862D8" w14:textId="77777777" w:rsidR="005B1C6D" w:rsidRPr="0091228B" w:rsidRDefault="005B1C6D" w:rsidP="005B1C6D">
      <w:pPr>
        <w:pStyle w:val="Code"/>
        <w:rPr>
          <w:highlight w:val="white"/>
        </w:rPr>
      </w:pPr>
      <w:r w:rsidRPr="0091228B">
        <w:rPr>
          <w:highlight w:val="white"/>
        </w:rPr>
        <w:t xml:space="preserve">    bitwise_or_expression  {</w:t>
      </w:r>
    </w:p>
    <w:p w14:paraId="3714FBBE" w14:textId="77777777" w:rsidR="005B1C6D" w:rsidRPr="0091228B" w:rsidRDefault="005B1C6D" w:rsidP="005B1C6D">
      <w:pPr>
        <w:pStyle w:val="Code"/>
        <w:rPr>
          <w:highlight w:val="white"/>
        </w:rPr>
      </w:pPr>
      <w:r w:rsidRPr="0091228B">
        <w:rPr>
          <w:highlight w:val="white"/>
        </w:rPr>
        <w:t xml:space="preserve">      $$ = $1;</w:t>
      </w:r>
    </w:p>
    <w:p w14:paraId="3B0A8ADB" w14:textId="77777777" w:rsidR="005B1C6D" w:rsidRPr="0091228B" w:rsidRDefault="005B1C6D" w:rsidP="005B1C6D">
      <w:pPr>
        <w:pStyle w:val="Code"/>
        <w:rPr>
          <w:highlight w:val="white"/>
        </w:rPr>
      </w:pPr>
      <w:r w:rsidRPr="0091228B">
        <w:rPr>
          <w:highlight w:val="white"/>
        </w:rPr>
        <w:t xml:space="preserve">    }</w:t>
      </w:r>
    </w:p>
    <w:p w14:paraId="1E7DBD71" w14:textId="77777777" w:rsidR="005B1C6D" w:rsidRPr="0091228B" w:rsidRDefault="005B1C6D" w:rsidP="005B1C6D">
      <w:pPr>
        <w:pStyle w:val="Code"/>
        <w:rPr>
          <w:highlight w:val="white"/>
        </w:rPr>
      </w:pPr>
      <w:r w:rsidRPr="0091228B">
        <w:rPr>
          <w:highlight w:val="white"/>
        </w:rPr>
        <w:t xml:space="preserve">  | bitwise_and_expression LOGICAL_AND bitwise_or_expression {</w:t>
      </w:r>
    </w:p>
    <w:p w14:paraId="58D94F46" w14:textId="77777777" w:rsidR="005B1C6D" w:rsidRPr="0091228B" w:rsidRDefault="005B1C6D" w:rsidP="005B1C6D">
      <w:pPr>
        <w:pStyle w:val="Code"/>
        <w:rPr>
          <w:highlight w:val="white"/>
        </w:rPr>
      </w:pPr>
      <w:r w:rsidRPr="0091228B">
        <w:rPr>
          <w:highlight w:val="white"/>
        </w:rPr>
        <w:t xml:space="preserve">      $$ = (($1 != 0) &amp;&amp; ($3 != 0)) ? 1 : 0;</w:t>
      </w:r>
    </w:p>
    <w:p w14:paraId="23C30540" w14:textId="77777777" w:rsidR="005B1C6D" w:rsidRPr="0091228B" w:rsidRDefault="005B1C6D" w:rsidP="005B1C6D">
      <w:pPr>
        <w:pStyle w:val="Code"/>
        <w:rPr>
          <w:highlight w:val="white"/>
        </w:rPr>
      </w:pPr>
      <w:r w:rsidRPr="0091228B">
        <w:rPr>
          <w:highlight w:val="white"/>
        </w:rPr>
        <w:t xml:space="preserve">    };</w:t>
      </w:r>
    </w:p>
    <w:p w14:paraId="0BAD3368" w14:textId="77777777" w:rsidR="005B1C6D" w:rsidRPr="0091228B" w:rsidRDefault="005B1C6D" w:rsidP="005B1C6D">
      <w:pPr>
        <w:pStyle w:val="Code"/>
        <w:rPr>
          <w:highlight w:val="white"/>
        </w:rPr>
      </w:pPr>
    </w:p>
    <w:p w14:paraId="0E99D761" w14:textId="77777777" w:rsidR="005B1C6D" w:rsidRDefault="005B1C6D" w:rsidP="005B1C6D">
      <w:pPr>
        <w:pStyle w:val="Code"/>
        <w:rPr>
          <w:highlight w:val="white"/>
          <w:lang w:val="sv-SE"/>
        </w:rPr>
      </w:pPr>
      <w:r>
        <w:rPr>
          <w:highlight w:val="white"/>
          <w:lang w:val="sv-SE"/>
        </w:rPr>
        <w:t>bitwise_or_expression:</w:t>
      </w:r>
    </w:p>
    <w:p w14:paraId="3EE8595D" w14:textId="77777777" w:rsidR="005B1C6D" w:rsidRDefault="005B1C6D" w:rsidP="005B1C6D">
      <w:pPr>
        <w:pStyle w:val="Code"/>
        <w:rPr>
          <w:highlight w:val="white"/>
          <w:lang w:val="sv-SE"/>
        </w:rPr>
      </w:pPr>
      <w:r>
        <w:rPr>
          <w:highlight w:val="white"/>
          <w:lang w:val="sv-SE"/>
        </w:rPr>
        <w:t xml:space="preserve">    bitwise_xor_expression  {</w:t>
      </w:r>
    </w:p>
    <w:p w14:paraId="72B9164E" w14:textId="77777777" w:rsidR="005B1C6D" w:rsidRDefault="005B1C6D" w:rsidP="005B1C6D">
      <w:pPr>
        <w:pStyle w:val="Code"/>
        <w:rPr>
          <w:highlight w:val="white"/>
          <w:lang w:val="sv-SE"/>
        </w:rPr>
      </w:pPr>
      <w:r>
        <w:rPr>
          <w:highlight w:val="white"/>
          <w:lang w:val="sv-SE"/>
        </w:rPr>
        <w:t xml:space="preserve">      $$ = $1;</w:t>
      </w:r>
    </w:p>
    <w:p w14:paraId="4199A027" w14:textId="77777777" w:rsidR="005B1C6D" w:rsidRDefault="005B1C6D" w:rsidP="005B1C6D">
      <w:pPr>
        <w:pStyle w:val="Code"/>
        <w:rPr>
          <w:highlight w:val="white"/>
          <w:lang w:val="sv-SE"/>
        </w:rPr>
      </w:pPr>
      <w:r>
        <w:rPr>
          <w:highlight w:val="white"/>
          <w:lang w:val="sv-SE"/>
        </w:rPr>
        <w:t xml:space="preserve">    }</w:t>
      </w:r>
    </w:p>
    <w:p w14:paraId="3DA1CEB6" w14:textId="77777777" w:rsidR="005B1C6D" w:rsidRDefault="005B1C6D" w:rsidP="005B1C6D">
      <w:pPr>
        <w:pStyle w:val="Code"/>
        <w:rPr>
          <w:highlight w:val="white"/>
          <w:lang w:val="sv-SE"/>
        </w:rPr>
      </w:pPr>
      <w:r>
        <w:rPr>
          <w:highlight w:val="white"/>
          <w:lang w:val="sv-SE"/>
        </w:rPr>
        <w:t xml:space="preserve">  | bitwise_or_expression BITWISE_OR bitwise_xor_expression {</w:t>
      </w:r>
    </w:p>
    <w:p w14:paraId="0383EE18" w14:textId="77777777" w:rsidR="005B1C6D" w:rsidRDefault="005B1C6D" w:rsidP="005B1C6D">
      <w:pPr>
        <w:pStyle w:val="Code"/>
        <w:rPr>
          <w:highlight w:val="white"/>
          <w:lang w:val="sv-SE"/>
        </w:rPr>
      </w:pPr>
      <w:r>
        <w:rPr>
          <w:highlight w:val="white"/>
          <w:lang w:val="sv-SE"/>
        </w:rPr>
        <w:t xml:space="preserve">      $$ = $1 | $3;</w:t>
      </w:r>
    </w:p>
    <w:p w14:paraId="7751B740" w14:textId="77777777" w:rsidR="005B1C6D" w:rsidRDefault="005B1C6D" w:rsidP="005B1C6D">
      <w:pPr>
        <w:pStyle w:val="Code"/>
        <w:rPr>
          <w:highlight w:val="white"/>
          <w:lang w:val="sv-SE"/>
        </w:rPr>
      </w:pPr>
      <w:r>
        <w:rPr>
          <w:highlight w:val="white"/>
          <w:lang w:val="sv-SE"/>
        </w:rPr>
        <w:t xml:space="preserve">    };</w:t>
      </w:r>
    </w:p>
    <w:p w14:paraId="14F01CB8" w14:textId="77777777" w:rsidR="005B1C6D" w:rsidRDefault="005B1C6D" w:rsidP="005B1C6D">
      <w:pPr>
        <w:pStyle w:val="Code"/>
        <w:rPr>
          <w:highlight w:val="white"/>
          <w:lang w:val="sv-SE"/>
        </w:rPr>
      </w:pPr>
    </w:p>
    <w:p w14:paraId="5A8A8C18" w14:textId="77777777" w:rsidR="005B1C6D" w:rsidRDefault="005B1C6D" w:rsidP="005B1C6D">
      <w:pPr>
        <w:pStyle w:val="Code"/>
        <w:rPr>
          <w:highlight w:val="white"/>
          <w:lang w:val="sv-SE"/>
        </w:rPr>
      </w:pPr>
      <w:r>
        <w:rPr>
          <w:highlight w:val="white"/>
          <w:lang w:val="sv-SE"/>
        </w:rPr>
        <w:t>bitwise_xor_expression:</w:t>
      </w:r>
    </w:p>
    <w:p w14:paraId="102D58FA" w14:textId="77777777" w:rsidR="005B1C6D" w:rsidRDefault="005B1C6D" w:rsidP="005B1C6D">
      <w:pPr>
        <w:pStyle w:val="Code"/>
        <w:rPr>
          <w:highlight w:val="white"/>
          <w:lang w:val="sv-SE"/>
        </w:rPr>
      </w:pPr>
      <w:r>
        <w:rPr>
          <w:highlight w:val="white"/>
          <w:lang w:val="sv-SE"/>
        </w:rPr>
        <w:t xml:space="preserve">    bitwise_and_expression  {</w:t>
      </w:r>
    </w:p>
    <w:p w14:paraId="36BB23A5" w14:textId="77777777" w:rsidR="005B1C6D" w:rsidRDefault="005B1C6D" w:rsidP="005B1C6D">
      <w:pPr>
        <w:pStyle w:val="Code"/>
        <w:rPr>
          <w:highlight w:val="white"/>
          <w:lang w:val="sv-SE"/>
        </w:rPr>
      </w:pPr>
      <w:r>
        <w:rPr>
          <w:highlight w:val="white"/>
          <w:lang w:val="sv-SE"/>
        </w:rPr>
        <w:t xml:space="preserve">      $$ = $1;</w:t>
      </w:r>
    </w:p>
    <w:p w14:paraId="44534CF4" w14:textId="77777777" w:rsidR="005B1C6D" w:rsidRPr="0091228B" w:rsidRDefault="005B1C6D" w:rsidP="005B1C6D">
      <w:pPr>
        <w:pStyle w:val="Code"/>
        <w:rPr>
          <w:highlight w:val="white"/>
        </w:rPr>
      </w:pPr>
      <w:r w:rsidRPr="0091228B">
        <w:rPr>
          <w:highlight w:val="white"/>
        </w:rPr>
        <w:t xml:space="preserve">    }</w:t>
      </w:r>
    </w:p>
    <w:p w14:paraId="4ABC0894" w14:textId="77777777" w:rsidR="005B1C6D" w:rsidRPr="0091228B" w:rsidRDefault="005B1C6D" w:rsidP="005B1C6D">
      <w:pPr>
        <w:pStyle w:val="Code"/>
        <w:rPr>
          <w:highlight w:val="white"/>
        </w:rPr>
      </w:pPr>
      <w:r w:rsidRPr="0091228B">
        <w:rPr>
          <w:highlight w:val="white"/>
        </w:rPr>
        <w:t xml:space="preserve">  | bitwise_xor_expression BITWISE_XOR bitwise_and_expression {</w:t>
      </w:r>
    </w:p>
    <w:p w14:paraId="2AA1EABC" w14:textId="77777777" w:rsidR="005B1C6D" w:rsidRPr="0091228B" w:rsidRDefault="005B1C6D" w:rsidP="005B1C6D">
      <w:pPr>
        <w:pStyle w:val="Code"/>
        <w:rPr>
          <w:highlight w:val="white"/>
        </w:rPr>
      </w:pPr>
      <w:r w:rsidRPr="0091228B">
        <w:rPr>
          <w:highlight w:val="white"/>
        </w:rPr>
        <w:t xml:space="preserve">      $$ = $1 ^ $3;</w:t>
      </w:r>
    </w:p>
    <w:p w14:paraId="20B70764" w14:textId="77777777" w:rsidR="005B1C6D" w:rsidRPr="0091228B" w:rsidRDefault="005B1C6D" w:rsidP="005B1C6D">
      <w:pPr>
        <w:pStyle w:val="Code"/>
        <w:rPr>
          <w:highlight w:val="white"/>
        </w:rPr>
      </w:pPr>
      <w:r w:rsidRPr="0091228B">
        <w:rPr>
          <w:highlight w:val="white"/>
        </w:rPr>
        <w:t xml:space="preserve">    };</w:t>
      </w:r>
    </w:p>
    <w:p w14:paraId="28A339AF" w14:textId="77777777" w:rsidR="005B1C6D" w:rsidRPr="0091228B" w:rsidRDefault="005B1C6D" w:rsidP="005B1C6D">
      <w:pPr>
        <w:pStyle w:val="Code"/>
        <w:rPr>
          <w:highlight w:val="white"/>
        </w:rPr>
      </w:pPr>
    </w:p>
    <w:p w14:paraId="18E8A473" w14:textId="77777777" w:rsidR="005B1C6D" w:rsidRPr="0091228B" w:rsidRDefault="005B1C6D" w:rsidP="005B1C6D">
      <w:pPr>
        <w:pStyle w:val="Code"/>
        <w:rPr>
          <w:highlight w:val="white"/>
        </w:rPr>
      </w:pPr>
      <w:r w:rsidRPr="0091228B">
        <w:rPr>
          <w:highlight w:val="white"/>
        </w:rPr>
        <w:t>bitwise_and_expression:</w:t>
      </w:r>
    </w:p>
    <w:p w14:paraId="2FF99A42" w14:textId="77777777" w:rsidR="005B1C6D" w:rsidRPr="0091228B" w:rsidRDefault="005B1C6D" w:rsidP="005B1C6D">
      <w:pPr>
        <w:pStyle w:val="Code"/>
        <w:rPr>
          <w:highlight w:val="white"/>
        </w:rPr>
      </w:pPr>
      <w:r w:rsidRPr="0091228B">
        <w:rPr>
          <w:highlight w:val="white"/>
        </w:rPr>
        <w:t xml:space="preserve">    equality_expression {</w:t>
      </w:r>
    </w:p>
    <w:p w14:paraId="159F9E96" w14:textId="77777777" w:rsidR="005B1C6D" w:rsidRPr="0091228B" w:rsidRDefault="005B1C6D" w:rsidP="005B1C6D">
      <w:pPr>
        <w:pStyle w:val="Code"/>
        <w:rPr>
          <w:highlight w:val="white"/>
        </w:rPr>
      </w:pPr>
      <w:r w:rsidRPr="0091228B">
        <w:rPr>
          <w:highlight w:val="white"/>
        </w:rPr>
        <w:t xml:space="preserve">      $$ = $1;</w:t>
      </w:r>
    </w:p>
    <w:p w14:paraId="27939458" w14:textId="77777777" w:rsidR="005B1C6D" w:rsidRPr="0091228B" w:rsidRDefault="005B1C6D" w:rsidP="005B1C6D">
      <w:pPr>
        <w:pStyle w:val="Code"/>
        <w:rPr>
          <w:highlight w:val="white"/>
        </w:rPr>
      </w:pPr>
      <w:r w:rsidRPr="0091228B">
        <w:rPr>
          <w:highlight w:val="white"/>
        </w:rPr>
        <w:t xml:space="preserve">    }</w:t>
      </w:r>
    </w:p>
    <w:p w14:paraId="63AEC21E" w14:textId="77777777" w:rsidR="005B1C6D" w:rsidRPr="0091228B" w:rsidRDefault="005B1C6D" w:rsidP="005B1C6D">
      <w:pPr>
        <w:pStyle w:val="Code"/>
        <w:rPr>
          <w:highlight w:val="white"/>
        </w:rPr>
      </w:pPr>
      <w:r w:rsidRPr="0091228B">
        <w:rPr>
          <w:highlight w:val="white"/>
        </w:rPr>
        <w:t xml:space="preserve">  | bitwise_and_expression BITWISE_AND equality_expression {</w:t>
      </w:r>
    </w:p>
    <w:p w14:paraId="4259E40C" w14:textId="77777777" w:rsidR="005B1C6D" w:rsidRPr="0091228B" w:rsidRDefault="005B1C6D" w:rsidP="005B1C6D">
      <w:pPr>
        <w:pStyle w:val="Code"/>
        <w:rPr>
          <w:highlight w:val="white"/>
        </w:rPr>
      </w:pPr>
      <w:r w:rsidRPr="0091228B">
        <w:rPr>
          <w:highlight w:val="white"/>
        </w:rPr>
        <w:t xml:space="preserve">      $$ = $1 &amp; $3;</w:t>
      </w:r>
    </w:p>
    <w:p w14:paraId="0D8E7076" w14:textId="77777777" w:rsidR="005B1C6D" w:rsidRPr="0091228B" w:rsidRDefault="005B1C6D" w:rsidP="005B1C6D">
      <w:pPr>
        <w:pStyle w:val="Code"/>
        <w:rPr>
          <w:highlight w:val="white"/>
        </w:rPr>
      </w:pPr>
      <w:r w:rsidRPr="0091228B">
        <w:rPr>
          <w:highlight w:val="white"/>
        </w:rPr>
        <w:t xml:space="preserve">    };</w:t>
      </w:r>
    </w:p>
    <w:p w14:paraId="2C7D1903" w14:textId="77777777" w:rsidR="005B1C6D" w:rsidRPr="0091228B" w:rsidRDefault="005B1C6D" w:rsidP="005B1C6D">
      <w:pPr>
        <w:pStyle w:val="Code"/>
        <w:rPr>
          <w:highlight w:val="white"/>
        </w:rPr>
      </w:pPr>
    </w:p>
    <w:p w14:paraId="56356021" w14:textId="77777777" w:rsidR="005B1C6D" w:rsidRPr="0091228B" w:rsidRDefault="005B1C6D" w:rsidP="005B1C6D">
      <w:pPr>
        <w:pStyle w:val="Code"/>
        <w:rPr>
          <w:highlight w:val="white"/>
        </w:rPr>
      </w:pPr>
      <w:r w:rsidRPr="0091228B">
        <w:rPr>
          <w:highlight w:val="white"/>
        </w:rPr>
        <w:t>equality_expression:</w:t>
      </w:r>
    </w:p>
    <w:p w14:paraId="58B5BC3C" w14:textId="77777777" w:rsidR="005B1C6D" w:rsidRPr="0091228B" w:rsidRDefault="005B1C6D" w:rsidP="005B1C6D">
      <w:pPr>
        <w:pStyle w:val="Code"/>
        <w:rPr>
          <w:highlight w:val="white"/>
        </w:rPr>
      </w:pPr>
      <w:r w:rsidRPr="0091228B">
        <w:rPr>
          <w:highlight w:val="white"/>
        </w:rPr>
        <w:t xml:space="preserve">    relation_expression {</w:t>
      </w:r>
    </w:p>
    <w:p w14:paraId="4F03395D" w14:textId="77777777" w:rsidR="005B1C6D" w:rsidRPr="0091228B" w:rsidRDefault="005B1C6D" w:rsidP="005B1C6D">
      <w:pPr>
        <w:pStyle w:val="Code"/>
        <w:rPr>
          <w:highlight w:val="white"/>
        </w:rPr>
      </w:pPr>
      <w:r w:rsidRPr="0091228B">
        <w:rPr>
          <w:highlight w:val="white"/>
        </w:rPr>
        <w:t xml:space="preserve">      $$ = $1;</w:t>
      </w:r>
    </w:p>
    <w:p w14:paraId="49BC9062" w14:textId="77777777" w:rsidR="005B1C6D" w:rsidRPr="0091228B" w:rsidRDefault="005B1C6D" w:rsidP="005B1C6D">
      <w:pPr>
        <w:pStyle w:val="Code"/>
        <w:rPr>
          <w:highlight w:val="white"/>
        </w:rPr>
      </w:pPr>
      <w:r w:rsidRPr="0091228B">
        <w:rPr>
          <w:highlight w:val="white"/>
        </w:rPr>
        <w:t xml:space="preserve">    }</w:t>
      </w:r>
    </w:p>
    <w:p w14:paraId="61FBD325" w14:textId="77777777" w:rsidR="005B1C6D" w:rsidRPr="0091228B" w:rsidRDefault="005B1C6D" w:rsidP="005B1C6D">
      <w:pPr>
        <w:pStyle w:val="Code"/>
        <w:rPr>
          <w:highlight w:val="white"/>
        </w:rPr>
      </w:pPr>
      <w:r w:rsidRPr="0091228B">
        <w:rPr>
          <w:highlight w:val="white"/>
        </w:rPr>
        <w:t xml:space="preserve">  | equality_expression EQUAL relation_expression {      </w:t>
      </w:r>
    </w:p>
    <w:p w14:paraId="14E02097" w14:textId="77777777" w:rsidR="005B1C6D" w:rsidRPr="0091228B" w:rsidRDefault="005B1C6D" w:rsidP="005B1C6D">
      <w:pPr>
        <w:pStyle w:val="Code"/>
        <w:rPr>
          <w:highlight w:val="white"/>
        </w:rPr>
      </w:pPr>
      <w:r w:rsidRPr="0091228B">
        <w:rPr>
          <w:highlight w:val="white"/>
        </w:rPr>
        <w:t xml:space="preserve">      $$ = ($1 == $3) ? 1 : 0;</w:t>
      </w:r>
    </w:p>
    <w:p w14:paraId="754EF4C7" w14:textId="77777777" w:rsidR="005B1C6D" w:rsidRPr="0091228B" w:rsidRDefault="005B1C6D" w:rsidP="005B1C6D">
      <w:pPr>
        <w:pStyle w:val="Code"/>
        <w:rPr>
          <w:highlight w:val="white"/>
        </w:rPr>
      </w:pPr>
      <w:r w:rsidRPr="0091228B">
        <w:rPr>
          <w:highlight w:val="white"/>
        </w:rPr>
        <w:t xml:space="preserve">    }</w:t>
      </w:r>
    </w:p>
    <w:p w14:paraId="711171C6" w14:textId="77777777" w:rsidR="005B1C6D" w:rsidRPr="0091228B" w:rsidRDefault="005B1C6D" w:rsidP="005B1C6D">
      <w:pPr>
        <w:pStyle w:val="Code"/>
        <w:rPr>
          <w:highlight w:val="white"/>
        </w:rPr>
      </w:pPr>
      <w:r w:rsidRPr="0091228B">
        <w:rPr>
          <w:highlight w:val="white"/>
        </w:rPr>
        <w:t xml:space="preserve">  | equality_expression NOT_EQUAL relation_expression {      </w:t>
      </w:r>
    </w:p>
    <w:p w14:paraId="45469FF5" w14:textId="77777777" w:rsidR="005B1C6D" w:rsidRPr="0091228B" w:rsidRDefault="005B1C6D" w:rsidP="005B1C6D">
      <w:pPr>
        <w:pStyle w:val="Code"/>
        <w:rPr>
          <w:highlight w:val="white"/>
        </w:rPr>
      </w:pPr>
      <w:r w:rsidRPr="0091228B">
        <w:rPr>
          <w:highlight w:val="white"/>
        </w:rPr>
        <w:t xml:space="preserve">      $$ = ($1 != $3) ? 1 : 0;</w:t>
      </w:r>
    </w:p>
    <w:p w14:paraId="41734A8D" w14:textId="77777777" w:rsidR="005B1C6D" w:rsidRPr="0091228B" w:rsidRDefault="005B1C6D" w:rsidP="005B1C6D">
      <w:pPr>
        <w:pStyle w:val="Code"/>
        <w:rPr>
          <w:highlight w:val="white"/>
        </w:rPr>
      </w:pPr>
      <w:r w:rsidRPr="0091228B">
        <w:rPr>
          <w:highlight w:val="white"/>
        </w:rPr>
        <w:t xml:space="preserve">    };</w:t>
      </w:r>
    </w:p>
    <w:p w14:paraId="7EFFE72C" w14:textId="77777777" w:rsidR="005B1C6D" w:rsidRPr="0091228B" w:rsidRDefault="005B1C6D" w:rsidP="005B1C6D">
      <w:pPr>
        <w:pStyle w:val="Code"/>
        <w:rPr>
          <w:highlight w:val="white"/>
        </w:rPr>
      </w:pPr>
    </w:p>
    <w:p w14:paraId="3A548F07" w14:textId="77777777" w:rsidR="005B1C6D" w:rsidRPr="0091228B" w:rsidRDefault="005B1C6D" w:rsidP="005B1C6D">
      <w:pPr>
        <w:pStyle w:val="Code"/>
        <w:rPr>
          <w:highlight w:val="white"/>
        </w:rPr>
      </w:pPr>
      <w:r w:rsidRPr="0091228B">
        <w:rPr>
          <w:highlight w:val="white"/>
        </w:rPr>
        <w:t>relation_expression:</w:t>
      </w:r>
    </w:p>
    <w:p w14:paraId="58FFC5C0" w14:textId="77777777" w:rsidR="005B1C6D" w:rsidRPr="0091228B" w:rsidRDefault="005B1C6D" w:rsidP="005B1C6D">
      <w:pPr>
        <w:pStyle w:val="Code"/>
        <w:rPr>
          <w:highlight w:val="white"/>
        </w:rPr>
      </w:pPr>
      <w:r w:rsidRPr="0091228B">
        <w:rPr>
          <w:highlight w:val="white"/>
        </w:rPr>
        <w:t xml:space="preserve">    shift_expression  { $$ = $1; }</w:t>
      </w:r>
    </w:p>
    <w:p w14:paraId="67523828" w14:textId="77777777" w:rsidR="005B1C6D" w:rsidRPr="0091228B" w:rsidRDefault="005B1C6D" w:rsidP="005B1C6D">
      <w:pPr>
        <w:pStyle w:val="Code"/>
        <w:rPr>
          <w:highlight w:val="white"/>
        </w:rPr>
      </w:pPr>
      <w:r w:rsidRPr="0091228B">
        <w:rPr>
          <w:highlight w:val="white"/>
        </w:rPr>
        <w:t xml:space="preserve">  | relation_expression LESS_THAN shift_expression {</w:t>
      </w:r>
    </w:p>
    <w:p w14:paraId="58413577" w14:textId="77777777" w:rsidR="005B1C6D" w:rsidRPr="0091228B" w:rsidRDefault="005B1C6D" w:rsidP="005B1C6D">
      <w:pPr>
        <w:pStyle w:val="Code"/>
        <w:rPr>
          <w:highlight w:val="white"/>
        </w:rPr>
      </w:pPr>
      <w:r w:rsidRPr="0091228B">
        <w:rPr>
          <w:highlight w:val="white"/>
        </w:rPr>
        <w:t xml:space="preserve">      $$ = ($1 &lt; $3) ? 1 : 0;</w:t>
      </w:r>
    </w:p>
    <w:p w14:paraId="58ACF563" w14:textId="77777777" w:rsidR="005B1C6D" w:rsidRPr="0091228B" w:rsidRDefault="005B1C6D" w:rsidP="005B1C6D">
      <w:pPr>
        <w:pStyle w:val="Code"/>
        <w:rPr>
          <w:highlight w:val="white"/>
        </w:rPr>
      </w:pPr>
      <w:r w:rsidRPr="0091228B">
        <w:rPr>
          <w:highlight w:val="white"/>
        </w:rPr>
        <w:t xml:space="preserve">    }</w:t>
      </w:r>
    </w:p>
    <w:p w14:paraId="7E4ECB06" w14:textId="77777777" w:rsidR="005B1C6D" w:rsidRPr="0091228B" w:rsidRDefault="005B1C6D" w:rsidP="005B1C6D">
      <w:pPr>
        <w:pStyle w:val="Code"/>
        <w:rPr>
          <w:highlight w:val="white"/>
        </w:rPr>
      </w:pPr>
      <w:r w:rsidRPr="0091228B">
        <w:rPr>
          <w:highlight w:val="white"/>
        </w:rPr>
        <w:t xml:space="preserve">  | relation_expression LESS_THAN_EQUAL shift_expression {</w:t>
      </w:r>
    </w:p>
    <w:p w14:paraId="2FCFB33F" w14:textId="77777777" w:rsidR="005B1C6D" w:rsidRPr="0091228B" w:rsidRDefault="005B1C6D" w:rsidP="005B1C6D">
      <w:pPr>
        <w:pStyle w:val="Code"/>
        <w:rPr>
          <w:highlight w:val="white"/>
        </w:rPr>
      </w:pPr>
      <w:r w:rsidRPr="0091228B">
        <w:rPr>
          <w:highlight w:val="white"/>
        </w:rPr>
        <w:t xml:space="preserve">      $$ = ($1 &lt;= $3) ? 1 : 0;</w:t>
      </w:r>
    </w:p>
    <w:p w14:paraId="4E1C3A59" w14:textId="77777777" w:rsidR="005B1C6D" w:rsidRPr="0091228B" w:rsidRDefault="005B1C6D" w:rsidP="005B1C6D">
      <w:pPr>
        <w:pStyle w:val="Code"/>
        <w:rPr>
          <w:highlight w:val="white"/>
        </w:rPr>
      </w:pPr>
      <w:r w:rsidRPr="0091228B">
        <w:rPr>
          <w:highlight w:val="white"/>
        </w:rPr>
        <w:t xml:space="preserve">    }</w:t>
      </w:r>
    </w:p>
    <w:p w14:paraId="2BF74698" w14:textId="77777777" w:rsidR="005B1C6D" w:rsidRPr="0091228B" w:rsidRDefault="005B1C6D" w:rsidP="005B1C6D">
      <w:pPr>
        <w:pStyle w:val="Code"/>
        <w:rPr>
          <w:highlight w:val="white"/>
        </w:rPr>
      </w:pPr>
      <w:r w:rsidRPr="0091228B">
        <w:rPr>
          <w:highlight w:val="white"/>
        </w:rPr>
        <w:t xml:space="preserve">  | relation_expression GREATER_THAN shift_expression {</w:t>
      </w:r>
    </w:p>
    <w:p w14:paraId="485BFC07" w14:textId="77777777" w:rsidR="005B1C6D" w:rsidRPr="0091228B" w:rsidRDefault="005B1C6D" w:rsidP="005B1C6D">
      <w:pPr>
        <w:pStyle w:val="Code"/>
        <w:rPr>
          <w:highlight w:val="white"/>
        </w:rPr>
      </w:pPr>
      <w:r w:rsidRPr="0091228B">
        <w:rPr>
          <w:highlight w:val="white"/>
        </w:rPr>
        <w:t xml:space="preserve">      $$ = ($1 &gt; $3) ? 1 : 0;</w:t>
      </w:r>
    </w:p>
    <w:p w14:paraId="0BE064F9" w14:textId="77777777" w:rsidR="005B1C6D" w:rsidRPr="0091228B" w:rsidRDefault="005B1C6D" w:rsidP="005B1C6D">
      <w:pPr>
        <w:pStyle w:val="Code"/>
        <w:rPr>
          <w:highlight w:val="white"/>
        </w:rPr>
      </w:pPr>
      <w:r w:rsidRPr="0091228B">
        <w:rPr>
          <w:highlight w:val="white"/>
        </w:rPr>
        <w:t xml:space="preserve">    }</w:t>
      </w:r>
    </w:p>
    <w:p w14:paraId="3A8E626C" w14:textId="77777777" w:rsidR="005B1C6D" w:rsidRPr="0091228B" w:rsidRDefault="005B1C6D" w:rsidP="005B1C6D">
      <w:pPr>
        <w:pStyle w:val="Code"/>
        <w:rPr>
          <w:highlight w:val="white"/>
        </w:rPr>
      </w:pPr>
      <w:r w:rsidRPr="0091228B">
        <w:rPr>
          <w:highlight w:val="white"/>
        </w:rPr>
        <w:t xml:space="preserve">  | relation_expression GREATER_THAN_EQUAL shift_expression {</w:t>
      </w:r>
    </w:p>
    <w:p w14:paraId="0362AB65" w14:textId="77777777" w:rsidR="005B1C6D" w:rsidRPr="0091228B" w:rsidRDefault="005B1C6D" w:rsidP="005B1C6D">
      <w:pPr>
        <w:pStyle w:val="Code"/>
        <w:rPr>
          <w:highlight w:val="white"/>
        </w:rPr>
      </w:pPr>
      <w:r w:rsidRPr="0091228B">
        <w:rPr>
          <w:highlight w:val="white"/>
        </w:rPr>
        <w:t xml:space="preserve">      $$ = ($1 &gt;=$3) ? 1 : 0;</w:t>
      </w:r>
    </w:p>
    <w:p w14:paraId="7B55F337" w14:textId="77777777" w:rsidR="005B1C6D" w:rsidRPr="0091228B" w:rsidRDefault="005B1C6D" w:rsidP="005B1C6D">
      <w:pPr>
        <w:pStyle w:val="Code"/>
        <w:rPr>
          <w:highlight w:val="white"/>
        </w:rPr>
      </w:pPr>
      <w:r w:rsidRPr="0091228B">
        <w:rPr>
          <w:highlight w:val="white"/>
        </w:rPr>
        <w:t xml:space="preserve">    };</w:t>
      </w:r>
    </w:p>
    <w:p w14:paraId="2B6087A8" w14:textId="77777777" w:rsidR="005B1C6D" w:rsidRPr="0091228B" w:rsidRDefault="005B1C6D" w:rsidP="005B1C6D">
      <w:pPr>
        <w:pStyle w:val="Code"/>
        <w:rPr>
          <w:highlight w:val="white"/>
        </w:rPr>
      </w:pPr>
    </w:p>
    <w:p w14:paraId="3141097B" w14:textId="77777777" w:rsidR="005B1C6D" w:rsidRPr="0091228B" w:rsidRDefault="005B1C6D" w:rsidP="005B1C6D">
      <w:pPr>
        <w:pStyle w:val="Code"/>
        <w:rPr>
          <w:highlight w:val="white"/>
        </w:rPr>
      </w:pPr>
      <w:r w:rsidRPr="0091228B">
        <w:rPr>
          <w:highlight w:val="white"/>
        </w:rPr>
        <w:t>shift_expression:</w:t>
      </w:r>
    </w:p>
    <w:p w14:paraId="2715782B" w14:textId="77777777" w:rsidR="005B1C6D" w:rsidRPr="0091228B" w:rsidRDefault="005B1C6D" w:rsidP="005B1C6D">
      <w:pPr>
        <w:pStyle w:val="Code"/>
        <w:rPr>
          <w:highlight w:val="white"/>
        </w:rPr>
      </w:pPr>
      <w:r w:rsidRPr="0091228B">
        <w:rPr>
          <w:highlight w:val="white"/>
        </w:rPr>
        <w:t xml:space="preserve">    add_expression {</w:t>
      </w:r>
    </w:p>
    <w:p w14:paraId="7DAFE435" w14:textId="77777777" w:rsidR="005B1C6D" w:rsidRPr="0091228B" w:rsidRDefault="005B1C6D" w:rsidP="005B1C6D">
      <w:pPr>
        <w:pStyle w:val="Code"/>
        <w:rPr>
          <w:highlight w:val="white"/>
        </w:rPr>
      </w:pPr>
      <w:r w:rsidRPr="0091228B">
        <w:rPr>
          <w:highlight w:val="white"/>
        </w:rPr>
        <w:t xml:space="preserve">      $$ = $1;</w:t>
      </w:r>
    </w:p>
    <w:p w14:paraId="5FD2B63F" w14:textId="77777777" w:rsidR="005B1C6D" w:rsidRPr="0091228B" w:rsidRDefault="005B1C6D" w:rsidP="005B1C6D">
      <w:pPr>
        <w:pStyle w:val="Code"/>
        <w:rPr>
          <w:highlight w:val="white"/>
        </w:rPr>
      </w:pPr>
      <w:r w:rsidRPr="0091228B">
        <w:rPr>
          <w:highlight w:val="white"/>
        </w:rPr>
        <w:t xml:space="preserve">    }</w:t>
      </w:r>
    </w:p>
    <w:p w14:paraId="31A6656E" w14:textId="77777777" w:rsidR="005B1C6D" w:rsidRPr="0091228B" w:rsidRDefault="005B1C6D" w:rsidP="005B1C6D">
      <w:pPr>
        <w:pStyle w:val="Code"/>
        <w:rPr>
          <w:highlight w:val="white"/>
        </w:rPr>
      </w:pPr>
      <w:r w:rsidRPr="0091228B">
        <w:rPr>
          <w:highlight w:val="white"/>
        </w:rPr>
        <w:t xml:space="preserve">  | shift_expression LEFT_SHIFT add_expression {</w:t>
      </w:r>
    </w:p>
    <w:p w14:paraId="578DFEEE" w14:textId="77777777" w:rsidR="005B1C6D" w:rsidRPr="0091228B" w:rsidRDefault="005B1C6D" w:rsidP="005B1C6D">
      <w:pPr>
        <w:pStyle w:val="Code"/>
        <w:rPr>
          <w:highlight w:val="white"/>
        </w:rPr>
      </w:pPr>
      <w:r w:rsidRPr="0091228B">
        <w:rPr>
          <w:highlight w:val="white"/>
        </w:rPr>
        <w:t xml:space="preserve">      $$ = $1 &lt;&lt; $3;</w:t>
      </w:r>
    </w:p>
    <w:p w14:paraId="7D79E5B8" w14:textId="77777777" w:rsidR="005B1C6D" w:rsidRPr="0091228B" w:rsidRDefault="005B1C6D" w:rsidP="005B1C6D">
      <w:pPr>
        <w:pStyle w:val="Code"/>
        <w:rPr>
          <w:highlight w:val="white"/>
        </w:rPr>
      </w:pPr>
      <w:r w:rsidRPr="0091228B">
        <w:rPr>
          <w:highlight w:val="white"/>
        </w:rPr>
        <w:t xml:space="preserve">    }</w:t>
      </w:r>
    </w:p>
    <w:p w14:paraId="486ECE50" w14:textId="77777777" w:rsidR="005B1C6D" w:rsidRPr="0091228B" w:rsidRDefault="005B1C6D" w:rsidP="005B1C6D">
      <w:pPr>
        <w:pStyle w:val="Code"/>
        <w:rPr>
          <w:highlight w:val="white"/>
        </w:rPr>
      </w:pPr>
      <w:r w:rsidRPr="0091228B">
        <w:rPr>
          <w:highlight w:val="white"/>
        </w:rPr>
        <w:t xml:space="preserve">  | shift_expression RIGHT_SHIFT add_expression {</w:t>
      </w:r>
    </w:p>
    <w:p w14:paraId="5DEDA050" w14:textId="77777777" w:rsidR="005B1C6D" w:rsidRPr="0091228B" w:rsidRDefault="005B1C6D" w:rsidP="005B1C6D">
      <w:pPr>
        <w:pStyle w:val="Code"/>
        <w:rPr>
          <w:highlight w:val="white"/>
        </w:rPr>
      </w:pPr>
      <w:r w:rsidRPr="0091228B">
        <w:rPr>
          <w:highlight w:val="white"/>
        </w:rPr>
        <w:t xml:space="preserve">      $$ = $1 &gt;&gt; $3;</w:t>
      </w:r>
    </w:p>
    <w:p w14:paraId="002C0152" w14:textId="77777777" w:rsidR="005B1C6D" w:rsidRPr="0091228B" w:rsidRDefault="005B1C6D" w:rsidP="005B1C6D">
      <w:pPr>
        <w:pStyle w:val="Code"/>
        <w:rPr>
          <w:highlight w:val="white"/>
        </w:rPr>
      </w:pPr>
      <w:r w:rsidRPr="0091228B">
        <w:rPr>
          <w:highlight w:val="white"/>
        </w:rPr>
        <w:t xml:space="preserve">    };</w:t>
      </w:r>
    </w:p>
    <w:p w14:paraId="333B5B9D" w14:textId="77777777" w:rsidR="005B1C6D" w:rsidRPr="0091228B" w:rsidRDefault="005B1C6D" w:rsidP="005B1C6D">
      <w:pPr>
        <w:pStyle w:val="Code"/>
        <w:rPr>
          <w:highlight w:val="white"/>
        </w:rPr>
      </w:pPr>
    </w:p>
    <w:p w14:paraId="0736720D" w14:textId="77777777" w:rsidR="005B1C6D" w:rsidRPr="0091228B" w:rsidRDefault="005B1C6D" w:rsidP="005B1C6D">
      <w:pPr>
        <w:pStyle w:val="Code"/>
        <w:rPr>
          <w:highlight w:val="white"/>
        </w:rPr>
      </w:pPr>
      <w:r w:rsidRPr="0091228B">
        <w:rPr>
          <w:highlight w:val="white"/>
        </w:rPr>
        <w:t>add_expression:</w:t>
      </w:r>
    </w:p>
    <w:p w14:paraId="4EC220AF" w14:textId="77777777" w:rsidR="005B1C6D" w:rsidRPr="0091228B" w:rsidRDefault="005B1C6D" w:rsidP="005B1C6D">
      <w:pPr>
        <w:pStyle w:val="Code"/>
        <w:rPr>
          <w:highlight w:val="white"/>
        </w:rPr>
      </w:pPr>
      <w:r w:rsidRPr="0091228B">
        <w:rPr>
          <w:highlight w:val="white"/>
        </w:rPr>
        <w:t xml:space="preserve">    multiply_expression {</w:t>
      </w:r>
    </w:p>
    <w:p w14:paraId="086CA9C0" w14:textId="77777777" w:rsidR="005B1C6D" w:rsidRPr="0091228B" w:rsidRDefault="005B1C6D" w:rsidP="005B1C6D">
      <w:pPr>
        <w:pStyle w:val="Code"/>
        <w:rPr>
          <w:highlight w:val="white"/>
        </w:rPr>
      </w:pPr>
      <w:r w:rsidRPr="0091228B">
        <w:rPr>
          <w:highlight w:val="white"/>
        </w:rPr>
        <w:t xml:space="preserve">      $$ = $1;</w:t>
      </w:r>
    </w:p>
    <w:p w14:paraId="4BB8EBDD" w14:textId="77777777" w:rsidR="005B1C6D" w:rsidRPr="0091228B" w:rsidRDefault="005B1C6D" w:rsidP="005B1C6D">
      <w:pPr>
        <w:pStyle w:val="Code"/>
        <w:rPr>
          <w:highlight w:val="white"/>
        </w:rPr>
      </w:pPr>
      <w:r w:rsidRPr="0091228B">
        <w:rPr>
          <w:highlight w:val="white"/>
        </w:rPr>
        <w:t xml:space="preserve">    }</w:t>
      </w:r>
    </w:p>
    <w:p w14:paraId="103D5135" w14:textId="77777777" w:rsidR="005B1C6D" w:rsidRPr="0091228B" w:rsidRDefault="005B1C6D" w:rsidP="005B1C6D">
      <w:pPr>
        <w:pStyle w:val="Code"/>
        <w:rPr>
          <w:highlight w:val="white"/>
        </w:rPr>
      </w:pPr>
      <w:r w:rsidRPr="0091228B">
        <w:rPr>
          <w:highlight w:val="white"/>
        </w:rPr>
        <w:t xml:space="preserve">  | add_expression ADD multiply_expression {</w:t>
      </w:r>
    </w:p>
    <w:p w14:paraId="1B612284" w14:textId="77777777" w:rsidR="005B1C6D" w:rsidRPr="0091228B" w:rsidRDefault="005B1C6D" w:rsidP="005B1C6D">
      <w:pPr>
        <w:pStyle w:val="Code"/>
        <w:rPr>
          <w:highlight w:val="white"/>
        </w:rPr>
      </w:pPr>
      <w:r w:rsidRPr="0091228B">
        <w:rPr>
          <w:highlight w:val="white"/>
        </w:rPr>
        <w:t xml:space="preserve">      $$ = $1 + $3;</w:t>
      </w:r>
    </w:p>
    <w:p w14:paraId="7875E7A2" w14:textId="77777777" w:rsidR="005B1C6D" w:rsidRPr="0091228B" w:rsidRDefault="005B1C6D" w:rsidP="005B1C6D">
      <w:pPr>
        <w:pStyle w:val="Code"/>
        <w:rPr>
          <w:highlight w:val="white"/>
        </w:rPr>
      </w:pPr>
      <w:r w:rsidRPr="0091228B">
        <w:rPr>
          <w:highlight w:val="white"/>
        </w:rPr>
        <w:t xml:space="preserve">    }</w:t>
      </w:r>
    </w:p>
    <w:p w14:paraId="5E442F34" w14:textId="77777777" w:rsidR="005B1C6D" w:rsidRPr="0091228B" w:rsidRDefault="005B1C6D" w:rsidP="005B1C6D">
      <w:pPr>
        <w:pStyle w:val="Code"/>
        <w:rPr>
          <w:highlight w:val="white"/>
        </w:rPr>
      </w:pPr>
      <w:r w:rsidRPr="0091228B">
        <w:rPr>
          <w:highlight w:val="white"/>
        </w:rPr>
        <w:t xml:space="preserve">  | add_expression SUBTRACT multiply_expression {</w:t>
      </w:r>
    </w:p>
    <w:p w14:paraId="78D3D9BE" w14:textId="77777777" w:rsidR="005B1C6D" w:rsidRPr="0091228B" w:rsidRDefault="005B1C6D" w:rsidP="005B1C6D">
      <w:pPr>
        <w:pStyle w:val="Code"/>
        <w:rPr>
          <w:highlight w:val="white"/>
        </w:rPr>
      </w:pPr>
      <w:r w:rsidRPr="0091228B">
        <w:rPr>
          <w:highlight w:val="white"/>
        </w:rPr>
        <w:t xml:space="preserve">      $$ = $1 - $3;</w:t>
      </w:r>
    </w:p>
    <w:p w14:paraId="725557E4" w14:textId="77777777" w:rsidR="005B1C6D" w:rsidRPr="0091228B" w:rsidRDefault="005B1C6D" w:rsidP="005B1C6D">
      <w:pPr>
        <w:pStyle w:val="Code"/>
        <w:rPr>
          <w:highlight w:val="white"/>
        </w:rPr>
      </w:pPr>
      <w:r w:rsidRPr="0091228B">
        <w:rPr>
          <w:highlight w:val="white"/>
        </w:rPr>
        <w:t xml:space="preserve">    };</w:t>
      </w:r>
    </w:p>
    <w:p w14:paraId="4F19A80F" w14:textId="77777777" w:rsidR="005B1C6D" w:rsidRPr="0091228B" w:rsidRDefault="005B1C6D" w:rsidP="005B1C6D">
      <w:pPr>
        <w:pStyle w:val="Code"/>
        <w:rPr>
          <w:highlight w:val="white"/>
        </w:rPr>
      </w:pPr>
    </w:p>
    <w:p w14:paraId="26512663" w14:textId="77777777" w:rsidR="005B1C6D" w:rsidRPr="0091228B" w:rsidRDefault="005B1C6D" w:rsidP="005B1C6D">
      <w:pPr>
        <w:pStyle w:val="Code"/>
        <w:rPr>
          <w:highlight w:val="white"/>
        </w:rPr>
      </w:pPr>
      <w:r w:rsidRPr="0091228B">
        <w:rPr>
          <w:highlight w:val="white"/>
        </w:rPr>
        <w:lastRenderedPageBreak/>
        <w:t>multiply_expression:</w:t>
      </w:r>
    </w:p>
    <w:p w14:paraId="123A5CC3" w14:textId="77777777" w:rsidR="005B1C6D" w:rsidRPr="0091228B" w:rsidRDefault="005B1C6D" w:rsidP="005B1C6D">
      <w:pPr>
        <w:pStyle w:val="Code"/>
        <w:rPr>
          <w:highlight w:val="white"/>
        </w:rPr>
      </w:pPr>
      <w:r w:rsidRPr="0091228B">
        <w:rPr>
          <w:highlight w:val="white"/>
        </w:rPr>
        <w:t xml:space="preserve">    prefix_expression {</w:t>
      </w:r>
    </w:p>
    <w:p w14:paraId="6405728A" w14:textId="77777777" w:rsidR="005B1C6D" w:rsidRPr="0091228B" w:rsidRDefault="005B1C6D" w:rsidP="005B1C6D">
      <w:pPr>
        <w:pStyle w:val="Code"/>
        <w:rPr>
          <w:highlight w:val="white"/>
        </w:rPr>
      </w:pPr>
      <w:r w:rsidRPr="0091228B">
        <w:rPr>
          <w:highlight w:val="white"/>
        </w:rPr>
        <w:t xml:space="preserve">      $$ = $1;</w:t>
      </w:r>
    </w:p>
    <w:p w14:paraId="4007FFD5" w14:textId="77777777" w:rsidR="005B1C6D" w:rsidRPr="0091228B" w:rsidRDefault="005B1C6D" w:rsidP="005B1C6D">
      <w:pPr>
        <w:pStyle w:val="Code"/>
        <w:rPr>
          <w:highlight w:val="white"/>
        </w:rPr>
      </w:pPr>
      <w:r w:rsidRPr="0091228B">
        <w:rPr>
          <w:highlight w:val="white"/>
        </w:rPr>
        <w:t xml:space="preserve">    }</w:t>
      </w:r>
    </w:p>
    <w:p w14:paraId="0DEE7735" w14:textId="77777777" w:rsidR="005B1C6D" w:rsidRPr="0091228B" w:rsidRDefault="005B1C6D" w:rsidP="005B1C6D">
      <w:pPr>
        <w:pStyle w:val="Code"/>
        <w:rPr>
          <w:highlight w:val="white"/>
        </w:rPr>
      </w:pPr>
      <w:r w:rsidRPr="0091228B">
        <w:rPr>
          <w:highlight w:val="white"/>
        </w:rPr>
        <w:t xml:space="preserve">  | multiply_expression MULTIPLY prefix_expression {</w:t>
      </w:r>
    </w:p>
    <w:p w14:paraId="105FE427" w14:textId="77777777" w:rsidR="005B1C6D" w:rsidRPr="0091228B" w:rsidRDefault="005B1C6D" w:rsidP="005B1C6D">
      <w:pPr>
        <w:pStyle w:val="Code"/>
        <w:rPr>
          <w:highlight w:val="white"/>
        </w:rPr>
      </w:pPr>
      <w:r w:rsidRPr="0091228B">
        <w:rPr>
          <w:highlight w:val="white"/>
        </w:rPr>
        <w:t xml:space="preserve">      $$ = $1 * $3;</w:t>
      </w:r>
    </w:p>
    <w:p w14:paraId="49C072FA" w14:textId="77777777" w:rsidR="005B1C6D" w:rsidRPr="0091228B" w:rsidRDefault="005B1C6D" w:rsidP="005B1C6D">
      <w:pPr>
        <w:pStyle w:val="Code"/>
        <w:rPr>
          <w:highlight w:val="white"/>
        </w:rPr>
      </w:pPr>
      <w:r w:rsidRPr="0091228B">
        <w:rPr>
          <w:highlight w:val="white"/>
        </w:rPr>
        <w:t xml:space="preserve">    }</w:t>
      </w:r>
    </w:p>
    <w:p w14:paraId="7707AD3E" w14:textId="77777777" w:rsidR="005B1C6D" w:rsidRPr="0091228B" w:rsidRDefault="005B1C6D" w:rsidP="005B1C6D">
      <w:pPr>
        <w:pStyle w:val="Code"/>
        <w:rPr>
          <w:highlight w:val="white"/>
        </w:rPr>
      </w:pPr>
      <w:r w:rsidRPr="0091228B">
        <w:rPr>
          <w:highlight w:val="white"/>
        </w:rPr>
        <w:t xml:space="preserve">  | multiply_expression DIVIDE prefix_expression {</w:t>
      </w:r>
    </w:p>
    <w:p w14:paraId="7C8E2E36" w14:textId="77777777" w:rsidR="005B1C6D" w:rsidRPr="0091228B" w:rsidRDefault="005B1C6D" w:rsidP="005B1C6D">
      <w:pPr>
        <w:pStyle w:val="Code"/>
        <w:rPr>
          <w:highlight w:val="white"/>
        </w:rPr>
      </w:pPr>
      <w:r w:rsidRPr="0091228B">
        <w:rPr>
          <w:highlight w:val="white"/>
        </w:rPr>
        <w:t xml:space="preserve">      $$ = $1 / $3;</w:t>
      </w:r>
    </w:p>
    <w:p w14:paraId="758FD635" w14:textId="77777777" w:rsidR="005B1C6D" w:rsidRPr="0091228B" w:rsidRDefault="005B1C6D" w:rsidP="005B1C6D">
      <w:pPr>
        <w:pStyle w:val="Code"/>
        <w:rPr>
          <w:highlight w:val="white"/>
        </w:rPr>
      </w:pPr>
      <w:r w:rsidRPr="0091228B">
        <w:rPr>
          <w:highlight w:val="white"/>
        </w:rPr>
        <w:t xml:space="preserve">    }</w:t>
      </w:r>
    </w:p>
    <w:p w14:paraId="2A19B48E" w14:textId="77777777" w:rsidR="005B1C6D" w:rsidRPr="0091228B" w:rsidRDefault="005B1C6D" w:rsidP="005B1C6D">
      <w:pPr>
        <w:pStyle w:val="Code"/>
        <w:rPr>
          <w:highlight w:val="white"/>
        </w:rPr>
      </w:pPr>
      <w:r w:rsidRPr="0091228B">
        <w:rPr>
          <w:highlight w:val="white"/>
        </w:rPr>
        <w:t xml:space="preserve">  | multiply_expression MODULO prefix_expression {</w:t>
      </w:r>
    </w:p>
    <w:p w14:paraId="37306475" w14:textId="77777777" w:rsidR="005B1C6D" w:rsidRPr="0091228B" w:rsidRDefault="005B1C6D" w:rsidP="005B1C6D">
      <w:pPr>
        <w:pStyle w:val="Code"/>
        <w:rPr>
          <w:highlight w:val="white"/>
        </w:rPr>
      </w:pPr>
      <w:r w:rsidRPr="0091228B">
        <w:rPr>
          <w:highlight w:val="white"/>
        </w:rPr>
        <w:t xml:space="preserve">      $$ = $1 % $3;</w:t>
      </w:r>
    </w:p>
    <w:p w14:paraId="568AB12C" w14:textId="77777777" w:rsidR="005B1C6D" w:rsidRPr="0091228B" w:rsidRDefault="005B1C6D" w:rsidP="005B1C6D">
      <w:pPr>
        <w:pStyle w:val="Code"/>
        <w:rPr>
          <w:highlight w:val="white"/>
        </w:rPr>
      </w:pPr>
      <w:r w:rsidRPr="0091228B">
        <w:rPr>
          <w:highlight w:val="white"/>
        </w:rPr>
        <w:t xml:space="preserve">    };</w:t>
      </w:r>
    </w:p>
    <w:p w14:paraId="21BBC891" w14:textId="77777777" w:rsidR="005B1C6D" w:rsidRPr="0091228B" w:rsidRDefault="005B1C6D" w:rsidP="005B1C6D">
      <w:pPr>
        <w:pStyle w:val="Code"/>
        <w:rPr>
          <w:highlight w:val="white"/>
        </w:rPr>
      </w:pPr>
    </w:p>
    <w:p w14:paraId="3C0A2583" w14:textId="77777777" w:rsidR="005B1C6D" w:rsidRPr="0091228B" w:rsidRDefault="005B1C6D" w:rsidP="005B1C6D">
      <w:pPr>
        <w:pStyle w:val="Code"/>
        <w:rPr>
          <w:highlight w:val="white"/>
        </w:rPr>
      </w:pPr>
      <w:r w:rsidRPr="0091228B">
        <w:rPr>
          <w:highlight w:val="white"/>
        </w:rPr>
        <w:t>prefix_expression:</w:t>
      </w:r>
    </w:p>
    <w:p w14:paraId="6C4DED53" w14:textId="77777777" w:rsidR="005B1C6D" w:rsidRPr="0091228B" w:rsidRDefault="005B1C6D" w:rsidP="005B1C6D">
      <w:pPr>
        <w:pStyle w:val="Code"/>
        <w:rPr>
          <w:highlight w:val="white"/>
        </w:rPr>
      </w:pPr>
      <w:r w:rsidRPr="0091228B">
        <w:rPr>
          <w:highlight w:val="white"/>
        </w:rPr>
        <w:t xml:space="preserve">    primary_expression {</w:t>
      </w:r>
    </w:p>
    <w:p w14:paraId="04968816" w14:textId="77777777" w:rsidR="005B1C6D" w:rsidRPr="0091228B" w:rsidRDefault="005B1C6D" w:rsidP="005B1C6D">
      <w:pPr>
        <w:pStyle w:val="Code"/>
        <w:rPr>
          <w:highlight w:val="white"/>
        </w:rPr>
      </w:pPr>
      <w:r w:rsidRPr="0091228B">
        <w:rPr>
          <w:highlight w:val="white"/>
        </w:rPr>
        <w:t xml:space="preserve">      $$ = $1; </w:t>
      </w:r>
    </w:p>
    <w:p w14:paraId="1DEF5C15" w14:textId="77777777" w:rsidR="005B1C6D" w:rsidRPr="0091228B" w:rsidRDefault="005B1C6D" w:rsidP="005B1C6D">
      <w:pPr>
        <w:pStyle w:val="Code"/>
        <w:rPr>
          <w:highlight w:val="white"/>
        </w:rPr>
      </w:pPr>
      <w:r w:rsidRPr="0091228B">
        <w:rPr>
          <w:highlight w:val="white"/>
        </w:rPr>
        <w:t xml:space="preserve">    }</w:t>
      </w:r>
    </w:p>
    <w:p w14:paraId="02AC4BED" w14:textId="77777777" w:rsidR="005B1C6D" w:rsidRPr="0091228B" w:rsidRDefault="005B1C6D" w:rsidP="005B1C6D">
      <w:pPr>
        <w:pStyle w:val="Code"/>
        <w:rPr>
          <w:highlight w:val="white"/>
        </w:rPr>
      </w:pPr>
      <w:r w:rsidRPr="0091228B">
        <w:rPr>
          <w:highlight w:val="white"/>
        </w:rPr>
        <w:t xml:space="preserve">  | ADD prefix_expression {</w:t>
      </w:r>
    </w:p>
    <w:p w14:paraId="26E982B7" w14:textId="77777777" w:rsidR="005B1C6D" w:rsidRPr="0091228B" w:rsidRDefault="005B1C6D" w:rsidP="005B1C6D">
      <w:pPr>
        <w:pStyle w:val="Code"/>
        <w:rPr>
          <w:highlight w:val="white"/>
        </w:rPr>
      </w:pPr>
      <w:r w:rsidRPr="0091228B">
        <w:rPr>
          <w:highlight w:val="white"/>
        </w:rPr>
        <w:t xml:space="preserve">      $$ = $2;</w:t>
      </w:r>
    </w:p>
    <w:p w14:paraId="67486220" w14:textId="77777777" w:rsidR="005B1C6D" w:rsidRPr="0091228B" w:rsidRDefault="005B1C6D" w:rsidP="005B1C6D">
      <w:pPr>
        <w:pStyle w:val="Code"/>
        <w:rPr>
          <w:highlight w:val="white"/>
        </w:rPr>
      </w:pPr>
      <w:r w:rsidRPr="0091228B">
        <w:rPr>
          <w:highlight w:val="white"/>
        </w:rPr>
        <w:t xml:space="preserve">    }</w:t>
      </w:r>
    </w:p>
    <w:p w14:paraId="5EE94695" w14:textId="77777777" w:rsidR="005B1C6D" w:rsidRPr="0091228B" w:rsidRDefault="005B1C6D" w:rsidP="005B1C6D">
      <w:pPr>
        <w:pStyle w:val="Code"/>
        <w:rPr>
          <w:highlight w:val="white"/>
        </w:rPr>
      </w:pPr>
      <w:r w:rsidRPr="0091228B">
        <w:rPr>
          <w:highlight w:val="white"/>
        </w:rPr>
        <w:t xml:space="preserve">  | SUBTRACT prefix_expression {</w:t>
      </w:r>
    </w:p>
    <w:p w14:paraId="36459D9E" w14:textId="77777777" w:rsidR="005B1C6D" w:rsidRPr="0091228B" w:rsidRDefault="005B1C6D" w:rsidP="005B1C6D">
      <w:pPr>
        <w:pStyle w:val="Code"/>
        <w:rPr>
          <w:highlight w:val="white"/>
        </w:rPr>
      </w:pPr>
      <w:r w:rsidRPr="0091228B">
        <w:rPr>
          <w:highlight w:val="white"/>
        </w:rPr>
        <w:t xml:space="preserve">      $$ = -$2;</w:t>
      </w:r>
    </w:p>
    <w:p w14:paraId="27BC87EC" w14:textId="77777777" w:rsidR="005B1C6D" w:rsidRPr="0091228B" w:rsidRDefault="005B1C6D" w:rsidP="005B1C6D">
      <w:pPr>
        <w:pStyle w:val="Code"/>
        <w:rPr>
          <w:highlight w:val="white"/>
        </w:rPr>
      </w:pPr>
      <w:r w:rsidRPr="0091228B">
        <w:rPr>
          <w:highlight w:val="white"/>
        </w:rPr>
        <w:t xml:space="preserve">    }</w:t>
      </w:r>
    </w:p>
    <w:p w14:paraId="06B73431" w14:textId="77777777" w:rsidR="005B1C6D" w:rsidRPr="0091228B" w:rsidRDefault="005B1C6D" w:rsidP="005B1C6D">
      <w:pPr>
        <w:pStyle w:val="Code"/>
        <w:rPr>
          <w:highlight w:val="white"/>
        </w:rPr>
      </w:pPr>
      <w:r w:rsidRPr="0091228B">
        <w:rPr>
          <w:highlight w:val="white"/>
        </w:rPr>
        <w:t xml:space="preserve">  | BITWISE_NOT prefix_expression {</w:t>
      </w:r>
    </w:p>
    <w:p w14:paraId="3D59EBE8" w14:textId="77777777" w:rsidR="005B1C6D" w:rsidRPr="0091228B" w:rsidRDefault="005B1C6D" w:rsidP="005B1C6D">
      <w:pPr>
        <w:pStyle w:val="Code"/>
        <w:rPr>
          <w:highlight w:val="white"/>
        </w:rPr>
      </w:pPr>
      <w:r w:rsidRPr="0091228B">
        <w:rPr>
          <w:highlight w:val="white"/>
        </w:rPr>
        <w:t xml:space="preserve">      $$ = ~$2;</w:t>
      </w:r>
    </w:p>
    <w:p w14:paraId="3DBBEE49" w14:textId="77777777" w:rsidR="005B1C6D" w:rsidRPr="0091228B" w:rsidRDefault="005B1C6D" w:rsidP="005B1C6D">
      <w:pPr>
        <w:pStyle w:val="Code"/>
        <w:rPr>
          <w:highlight w:val="white"/>
        </w:rPr>
      </w:pPr>
      <w:r w:rsidRPr="0091228B">
        <w:rPr>
          <w:highlight w:val="white"/>
        </w:rPr>
        <w:t xml:space="preserve">    }</w:t>
      </w:r>
    </w:p>
    <w:p w14:paraId="6DB1398A" w14:textId="77777777" w:rsidR="005B1C6D" w:rsidRPr="00EC76D5" w:rsidRDefault="005B1C6D" w:rsidP="005B1C6D">
      <w:r w:rsidRPr="00EC76D5">
        <w:t>An expression is considered to be true if it does not equal zero.</w:t>
      </w:r>
    </w:p>
    <w:p w14:paraId="42F946DD" w14:textId="77777777" w:rsidR="005B1C6D" w:rsidRPr="0091228B" w:rsidRDefault="005B1C6D" w:rsidP="005B1C6D">
      <w:pPr>
        <w:pStyle w:val="Code"/>
        <w:rPr>
          <w:highlight w:val="white"/>
        </w:rPr>
      </w:pPr>
      <w:r w:rsidRPr="0091228B">
        <w:rPr>
          <w:highlight w:val="white"/>
        </w:rPr>
        <w:t xml:space="preserve">  | LOGICAL_NOT prefix_expression {</w:t>
      </w:r>
    </w:p>
    <w:p w14:paraId="70205D21" w14:textId="77777777" w:rsidR="005B1C6D" w:rsidRPr="0091228B" w:rsidRDefault="005B1C6D" w:rsidP="005B1C6D">
      <w:pPr>
        <w:pStyle w:val="Code"/>
        <w:rPr>
          <w:highlight w:val="white"/>
        </w:rPr>
      </w:pPr>
      <w:r w:rsidRPr="0091228B">
        <w:rPr>
          <w:highlight w:val="white"/>
        </w:rPr>
        <w:t xml:space="preserve">      $$ = ($2 == 0) ? 1 : 0;</w:t>
      </w:r>
    </w:p>
    <w:p w14:paraId="24A1BAD1" w14:textId="77777777" w:rsidR="005B1C6D" w:rsidRPr="0091228B" w:rsidRDefault="005B1C6D" w:rsidP="005B1C6D">
      <w:pPr>
        <w:pStyle w:val="Code"/>
        <w:rPr>
          <w:highlight w:val="white"/>
        </w:rPr>
      </w:pPr>
      <w:r w:rsidRPr="0091228B">
        <w:rPr>
          <w:highlight w:val="white"/>
        </w:rPr>
        <w:t xml:space="preserve">    };</w:t>
      </w:r>
    </w:p>
    <w:p w14:paraId="6B88B944" w14:textId="77777777" w:rsidR="005B1C6D" w:rsidRPr="00EC76D5" w:rsidRDefault="005B1C6D" w:rsidP="005B1C6D">
      <w:r w:rsidRPr="00EC76D5">
        <w:t>In the preprocessor directive, every identifier is treated as the value zero.</w:t>
      </w:r>
    </w:p>
    <w:p w14:paraId="773861A2" w14:textId="77777777" w:rsidR="005B1C6D" w:rsidRPr="0091228B" w:rsidRDefault="005B1C6D" w:rsidP="005B1C6D">
      <w:pPr>
        <w:pStyle w:val="Code"/>
        <w:rPr>
          <w:highlight w:val="white"/>
        </w:rPr>
      </w:pPr>
      <w:r w:rsidRPr="0091228B">
        <w:rPr>
          <w:highlight w:val="white"/>
        </w:rPr>
        <w:t>primary_expression:</w:t>
      </w:r>
    </w:p>
    <w:p w14:paraId="49066E79" w14:textId="77777777" w:rsidR="005B1C6D" w:rsidRPr="0091228B" w:rsidRDefault="005B1C6D" w:rsidP="005B1C6D">
      <w:pPr>
        <w:pStyle w:val="Code"/>
        <w:rPr>
          <w:highlight w:val="white"/>
        </w:rPr>
      </w:pPr>
      <w:r w:rsidRPr="0091228B">
        <w:rPr>
          <w:highlight w:val="white"/>
        </w:rPr>
        <w:t xml:space="preserve">    NAME {</w:t>
      </w:r>
    </w:p>
    <w:p w14:paraId="16C90415" w14:textId="77777777" w:rsidR="005B1C6D" w:rsidRPr="0091228B" w:rsidRDefault="005B1C6D" w:rsidP="005B1C6D">
      <w:pPr>
        <w:pStyle w:val="Code"/>
        <w:rPr>
          <w:highlight w:val="white"/>
        </w:rPr>
      </w:pPr>
      <w:r w:rsidRPr="0091228B">
        <w:rPr>
          <w:highlight w:val="white"/>
        </w:rPr>
        <w:t xml:space="preserve">      $$ = 1;</w:t>
      </w:r>
    </w:p>
    <w:p w14:paraId="38AE513A" w14:textId="77777777" w:rsidR="005B1C6D" w:rsidRPr="0091228B" w:rsidRDefault="005B1C6D" w:rsidP="005B1C6D">
      <w:pPr>
        <w:pStyle w:val="Code"/>
        <w:rPr>
          <w:highlight w:val="white"/>
        </w:rPr>
      </w:pPr>
      <w:r w:rsidRPr="0091228B">
        <w:rPr>
          <w:highlight w:val="white"/>
        </w:rPr>
        <w:t xml:space="preserve">    }</w:t>
      </w:r>
    </w:p>
    <w:p w14:paraId="126EEF5F" w14:textId="77777777" w:rsidR="005B1C6D" w:rsidRPr="0091228B" w:rsidRDefault="005B1C6D" w:rsidP="005B1C6D">
      <w:pPr>
        <w:pStyle w:val="Code"/>
        <w:rPr>
          <w:highlight w:val="white"/>
        </w:rPr>
      </w:pPr>
      <w:r w:rsidRPr="0091228B">
        <w:rPr>
          <w:highlight w:val="white"/>
        </w:rPr>
        <w:t xml:space="preserve">  | VALUE {</w:t>
      </w:r>
    </w:p>
    <w:p w14:paraId="44E1C60F" w14:textId="77777777" w:rsidR="005B1C6D" w:rsidRPr="0091228B" w:rsidRDefault="005B1C6D" w:rsidP="005B1C6D">
      <w:pPr>
        <w:pStyle w:val="Code"/>
        <w:rPr>
          <w:highlight w:val="white"/>
        </w:rPr>
      </w:pPr>
      <w:r w:rsidRPr="0091228B">
        <w:rPr>
          <w:highlight w:val="white"/>
        </w:rPr>
        <w:t xml:space="preserve">      $$ = $1;</w:t>
      </w:r>
    </w:p>
    <w:p w14:paraId="24781048" w14:textId="77777777" w:rsidR="005B1C6D" w:rsidRPr="0091228B" w:rsidRDefault="005B1C6D" w:rsidP="005B1C6D">
      <w:pPr>
        <w:pStyle w:val="Code"/>
        <w:rPr>
          <w:highlight w:val="white"/>
        </w:rPr>
      </w:pPr>
      <w:r w:rsidRPr="0091228B">
        <w:rPr>
          <w:highlight w:val="white"/>
        </w:rPr>
        <w:t xml:space="preserve">    }</w:t>
      </w:r>
    </w:p>
    <w:p w14:paraId="2D156409" w14:textId="77777777" w:rsidR="005B1C6D" w:rsidRPr="00EC76D5" w:rsidRDefault="005B1C6D" w:rsidP="005B1C6D">
      <w:r w:rsidRPr="00EC76D5">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EC76D5" w14:paraId="4AE5FC64" w14:textId="77777777" w:rsidTr="0092795B">
        <w:tc>
          <w:tcPr>
            <w:tcW w:w="4675" w:type="dxa"/>
          </w:tcPr>
          <w:p w14:paraId="28AB8ADB" w14:textId="77777777" w:rsidR="005B1C6D" w:rsidRPr="00EC76D5" w:rsidRDefault="005B1C6D" w:rsidP="0092795B">
            <w:pPr>
              <w:pStyle w:val="Code"/>
            </w:pPr>
            <w:r w:rsidRPr="00EC76D5">
              <w:t>#if defined (x)</w:t>
            </w:r>
          </w:p>
        </w:tc>
        <w:tc>
          <w:tcPr>
            <w:tcW w:w="4675" w:type="dxa"/>
          </w:tcPr>
          <w:p w14:paraId="57FAC860" w14:textId="77777777" w:rsidR="005B1C6D" w:rsidRPr="00EC76D5" w:rsidRDefault="005B1C6D" w:rsidP="0092795B">
            <w:pPr>
              <w:pStyle w:val="Code"/>
            </w:pPr>
            <w:r w:rsidRPr="00EC76D5">
              <w:t>#if defined x</w:t>
            </w:r>
          </w:p>
        </w:tc>
      </w:tr>
      <w:tr w:rsidR="005B1C6D" w:rsidRPr="00EC76D5" w14:paraId="1061AB54" w14:textId="77777777" w:rsidTr="0092795B">
        <w:tc>
          <w:tcPr>
            <w:tcW w:w="4675" w:type="dxa"/>
          </w:tcPr>
          <w:p w14:paraId="74106948" w14:textId="77777777" w:rsidR="005B1C6D" w:rsidRPr="00EC76D5" w:rsidRDefault="005B1C6D" w:rsidP="0092795B">
            <w:r w:rsidRPr="00EC76D5">
              <w:t>With parenthesis</w:t>
            </w:r>
          </w:p>
        </w:tc>
        <w:tc>
          <w:tcPr>
            <w:tcW w:w="4675" w:type="dxa"/>
          </w:tcPr>
          <w:p w14:paraId="34A3F102" w14:textId="77777777" w:rsidR="005B1C6D" w:rsidRPr="00EC76D5" w:rsidRDefault="005B1C6D" w:rsidP="0092795B">
            <w:r w:rsidRPr="00EC76D5">
              <w:t>Without parenthesis</w:t>
            </w:r>
          </w:p>
        </w:tc>
      </w:tr>
    </w:tbl>
    <w:p w14:paraId="0DF66194" w14:textId="77777777" w:rsidR="005B1C6D" w:rsidRPr="0091228B" w:rsidRDefault="005B1C6D" w:rsidP="005B1C6D">
      <w:pPr>
        <w:pStyle w:val="Code"/>
        <w:rPr>
          <w:highlight w:val="white"/>
        </w:rPr>
      </w:pPr>
      <w:bookmarkStart w:id="472" w:name="_Ref418278877"/>
      <w:r w:rsidRPr="0091228B">
        <w:rPr>
          <w:highlight w:val="white"/>
        </w:rPr>
        <w:t xml:space="preserve">  | DEFINED NAME {</w:t>
      </w:r>
    </w:p>
    <w:p w14:paraId="400A16C0" w14:textId="77777777" w:rsidR="005B1C6D" w:rsidRPr="0091228B" w:rsidRDefault="005B1C6D" w:rsidP="005B1C6D">
      <w:pPr>
        <w:pStyle w:val="Code"/>
        <w:rPr>
          <w:highlight w:val="white"/>
        </w:rPr>
      </w:pPr>
      <w:r w:rsidRPr="0091228B">
        <w:rPr>
          <w:highlight w:val="white"/>
        </w:rPr>
        <w:t xml:space="preserve">      $$ = Preprocessor.MacroMap.ContainsKey($2) ? 1 : 0;</w:t>
      </w:r>
    </w:p>
    <w:p w14:paraId="5E178F20" w14:textId="77777777" w:rsidR="005B1C6D" w:rsidRPr="0091228B" w:rsidRDefault="005B1C6D" w:rsidP="005B1C6D">
      <w:pPr>
        <w:pStyle w:val="Code"/>
        <w:rPr>
          <w:highlight w:val="white"/>
        </w:rPr>
      </w:pPr>
      <w:r w:rsidRPr="0091228B">
        <w:rPr>
          <w:highlight w:val="white"/>
        </w:rPr>
        <w:t xml:space="preserve">    }</w:t>
      </w:r>
    </w:p>
    <w:p w14:paraId="48DAB47D" w14:textId="77777777" w:rsidR="005B1C6D" w:rsidRPr="0091228B" w:rsidRDefault="005B1C6D" w:rsidP="005B1C6D">
      <w:pPr>
        <w:pStyle w:val="Code"/>
        <w:rPr>
          <w:highlight w:val="white"/>
        </w:rPr>
      </w:pPr>
      <w:r w:rsidRPr="0091228B">
        <w:rPr>
          <w:highlight w:val="white"/>
        </w:rPr>
        <w:t xml:space="preserve">  | DEFINED LEFT_PARENTHESIS NAME RIGHT_PARENTHESIS {</w:t>
      </w:r>
    </w:p>
    <w:p w14:paraId="094AEE8A" w14:textId="77777777" w:rsidR="005B1C6D" w:rsidRPr="0091228B" w:rsidRDefault="005B1C6D" w:rsidP="005B1C6D">
      <w:pPr>
        <w:pStyle w:val="Code"/>
        <w:rPr>
          <w:highlight w:val="white"/>
        </w:rPr>
      </w:pPr>
      <w:r w:rsidRPr="0091228B">
        <w:rPr>
          <w:highlight w:val="white"/>
        </w:rPr>
        <w:t xml:space="preserve">      $$ = Preprocessor.MacroMap.ContainsKey($3) ? 1 : 0;</w:t>
      </w:r>
    </w:p>
    <w:p w14:paraId="1AADD06B" w14:textId="77777777" w:rsidR="005B1C6D" w:rsidRPr="0091228B" w:rsidRDefault="005B1C6D" w:rsidP="005B1C6D">
      <w:pPr>
        <w:pStyle w:val="Code"/>
        <w:rPr>
          <w:highlight w:val="white"/>
        </w:rPr>
      </w:pPr>
      <w:r w:rsidRPr="0091228B">
        <w:rPr>
          <w:highlight w:val="white"/>
        </w:rPr>
        <w:t xml:space="preserve">    }</w:t>
      </w:r>
    </w:p>
    <w:p w14:paraId="192159C3" w14:textId="77777777" w:rsidR="005B1C6D" w:rsidRPr="0091228B" w:rsidRDefault="005B1C6D" w:rsidP="005B1C6D">
      <w:pPr>
        <w:pStyle w:val="Code"/>
        <w:rPr>
          <w:highlight w:val="white"/>
        </w:rPr>
      </w:pPr>
      <w:r w:rsidRPr="0091228B">
        <w:rPr>
          <w:highlight w:val="white"/>
        </w:rPr>
        <w:t xml:space="preserve">  | LEFT_PARENTHESIS expression RIGHT_PARENTHESIS {</w:t>
      </w:r>
    </w:p>
    <w:p w14:paraId="2F7D4CDB" w14:textId="77777777" w:rsidR="005B1C6D" w:rsidRPr="0091228B" w:rsidRDefault="005B1C6D" w:rsidP="005B1C6D">
      <w:pPr>
        <w:pStyle w:val="Code"/>
        <w:rPr>
          <w:highlight w:val="white"/>
        </w:rPr>
      </w:pPr>
      <w:r w:rsidRPr="0091228B">
        <w:rPr>
          <w:highlight w:val="white"/>
        </w:rPr>
        <w:t xml:space="preserve">      $$ = $2; </w:t>
      </w:r>
    </w:p>
    <w:p w14:paraId="74FA3E2E" w14:textId="77777777" w:rsidR="005B1C6D" w:rsidRPr="0091228B" w:rsidRDefault="005B1C6D" w:rsidP="005B1C6D">
      <w:pPr>
        <w:pStyle w:val="Code"/>
        <w:rPr>
          <w:highlight w:val="white"/>
        </w:rPr>
      </w:pPr>
      <w:r w:rsidRPr="0091228B">
        <w:rPr>
          <w:highlight w:val="white"/>
        </w:rPr>
        <w:t xml:space="preserve">    };</w:t>
      </w:r>
    </w:p>
    <w:p w14:paraId="3F3055A2" w14:textId="77777777" w:rsidR="005B1C6D" w:rsidRPr="00EC76D5" w:rsidRDefault="005B1C6D" w:rsidP="005B1C6D">
      <w:pPr>
        <w:pStyle w:val="Rubrik3"/>
      </w:pPr>
      <w:bookmarkStart w:id="473" w:name="_Toc53473630"/>
      <w:r w:rsidRPr="00EC76D5">
        <w:lastRenderedPageBreak/>
        <w:t>The Scanner</w:t>
      </w:r>
      <w:bookmarkEnd w:id="472"/>
      <w:bookmarkEnd w:id="473"/>
    </w:p>
    <w:p w14:paraId="3C52097C" w14:textId="020C7465" w:rsidR="005B1C6D" w:rsidRPr="00EC76D5" w:rsidRDefault="005B1C6D" w:rsidP="005B1C6D">
      <w:r w:rsidRPr="00EC76D5">
        <w:t xml:space="preserve">As mention in Section </w:t>
      </w:r>
      <w:r w:rsidRPr="00EC76D5">
        <w:fldChar w:fldCharType="begin"/>
      </w:r>
      <w:r w:rsidRPr="00EC76D5">
        <w:instrText xml:space="preserve"> REF _Ref418232768 \r \h </w:instrText>
      </w:r>
      <w:r w:rsidRPr="00EC76D5">
        <w:fldChar w:fldCharType="separate"/>
      </w:r>
      <w:r w:rsidR="00D46DBD">
        <w:t>0</w:t>
      </w:r>
      <w:r w:rsidRPr="00EC76D5">
        <w:fldChar w:fldCharType="end"/>
      </w:r>
      <w:r w:rsidRPr="00EC76D5">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EC76D5" w:rsidRDefault="005B1C6D" w:rsidP="005B1C6D">
      <w:pPr>
        <w:pStyle w:val="CodeHeader"/>
      </w:pPr>
      <w:proofErr w:type="spellStart"/>
      <w:r>
        <w:t>ExpressionScanner.gplex</w:t>
      </w:r>
      <w:proofErr w:type="spellEnd"/>
    </w:p>
    <w:p w14:paraId="4221927A" w14:textId="77777777" w:rsidR="005B1C6D" w:rsidRPr="006975D2" w:rsidRDefault="005B1C6D" w:rsidP="005B1C6D">
      <w:pPr>
        <w:pStyle w:val="Code"/>
        <w:rPr>
          <w:highlight w:val="white"/>
        </w:rPr>
      </w:pPr>
      <w:r w:rsidRPr="006975D2">
        <w:rPr>
          <w:highlight w:val="white"/>
        </w:rPr>
        <w:t>%namespace CCompiler_Exp</w:t>
      </w:r>
    </w:p>
    <w:p w14:paraId="1CFD2126" w14:textId="77777777" w:rsidR="005B1C6D" w:rsidRPr="006975D2" w:rsidRDefault="005B1C6D" w:rsidP="005B1C6D">
      <w:pPr>
        <w:pStyle w:val="Code"/>
        <w:rPr>
          <w:highlight w:val="white"/>
        </w:rPr>
      </w:pPr>
    </w:p>
    <w:p w14:paraId="35ED6594" w14:textId="77777777" w:rsidR="005B1C6D" w:rsidRPr="006975D2" w:rsidRDefault="005B1C6D" w:rsidP="005B1C6D">
      <w:pPr>
        <w:pStyle w:val="Code"/>
        <w:rPr>
          <w:highlight w:val="white"/>
        </w:rPr>
      </w:pPr>
      <w:r w:rsidRPr="006975D2">
        <w:rPr>
          <w:highlight w:val="white"/>
        </w:rPr>
        <w:t>%using CCompiler;</w:t>
      </w:r>
    </w:p>
    <w:p w14:paraId="6F5EB023" w14:textId="77777777" w:rsidR="005B1C6D" w:rsidRPr="006975D2" w:rsidRDefault="005B1C6D" w:rsidP="005B1C6D">
      <w:pPr>
        <w:pStyle w:val="Code"/>
        <w:rPr>
          <w:highlight w:val="white"/>
        </w:rPr>
      </w:pPr>
    </w:p>
    <w:p w14:paraId="1E981299" w14:textId="77777777" w:rsidR="005B1C6D" w:rsidRPr="006975D2" w:rsidRDefault="005B1C6D" w:rsidP="005B1C6D">
      <w:pPr>
        <w:pStyle w:val="Code"/>
        <w:rPr>
          <w:highlight w:val="white"/>
        </w:rPr>
      </w:pPr>
      <w:r w:rsidRPr="006975D2">
        <w:rPr>
          <w:highlight w:val="white"/>
        </w:rPr>
        <w:t>%{</w:t>
      </w:r>
    </w:p>
    <w:p w14:paraId="4B0E3001" w14:textId="77777777" w:rsidR="005B1C6D" w:rsidRPr="006975D2" w:rsidRDefault="005B1C6D" w:rsidP="005B1C6D">
      <w:pPr>
        <w:pStyle w:val="Code"/>
        <w:rPr>
          <w:highlight w:val="white"/>
        </w:rPr>
      </w:pPr>
      <w:r w:rsidRPr="006975D2">
        <w:rPr>
          <w:highlight w:val="white"/>
        </w:rPr>
        <w:t xml:space="preserve">  // Empty.</w:t>
      </w:r>
    </w:p>
    <w:p w14:paraId="7A546795" w14:textId="77777777" w:rsidR="005B1C6D" w:rsidRPr="006975D2" w:rsidRDefault="005B1C6D" w:rsidP="005B1C6D">
      <w:pPr>
        <w:pStyle w:val="Code"/>
        <w:rPr>
          <w:highlight w:val="white"/>
        </w:rPr>
      </w:pPr>
      <w:r w:rsidRPr="006975D2">
        <w:rPr>
          <w:highlight w:val="white"/>
        </w:rPr>
        <w:t>%}</w:t>
      </w:r>
    </w:p>
    <w:p w14:paraId="1316BB70" w14:textId="77777777" w:rsidR="005B1C6D" w:rsidRPr="006975D2" w:rsidRDefault="005B1C6D" w:rsidP="005B1C6D">
      <w:pPr>
        <w:pStyle w:val="Code"/>
        <w:rPr>
          <w:highlight w:val="white"/>
        </w:rPr>
      </w:pPr>
    </w:p>
    <w:p w14:paraId="6A217859" w14:textId="77777777" w:rsidR="005B1C6D" w:rsidRPr="006975D2" w:rsidRDefault="005B1C6D" w:rsidP="005B1C6D">
      <w:pPr>
        <w:pStyle w:val="Code"/>
        <w:rPr>
          <w:highlight w:val="white"/>
        </w:rPr>
      </w:pPr>
      <w:r w:rsidRPr="006975D2">
        <w:rPr>
          <w:highlight w:val="white"/>
        </w:rPr>
        <w:t>OCTAL_VALUE (\+|\-)?[0][0-7]*([uU]|[sSlL]|[uU][sSlL]|[sSlL][uU])?</w:t>
      </w:r>
    </w:p>
    <w:p w14:paraId="2112E52C" w14:textId="77777777" w:rsidR="005B1C6D" w:rsidRPr="006975D2" w:rsidRDefault="005B1C6D" w:rsidP="005B1C6D">
      <w:pPr>
        <w:pStyle w:val="Code"/>
        <w:rPr>
          <w:highlight w:val="white"/>
        </w:rPr>
      </w:pPr>
      <w:r w:rsidRPr="006975D2">
        <w:rPr>
          <w:highlight w:val="white"/>
        </w:rPr>
        <w:t>DECIMAL_VALUE (\+|\-)?[1-9][0-9]*([uU]|[sSlL]|[uU][sSlL]|[sSlL][uU])?</w:t>
      </w:r>
    </w:p>
    <w:p w14:paraId="6CEE7F9B" w14:textId="77777777" w:rsidR="005B1C6D" w:rsidRPr="006975D2" w:rsidRDefault="005B1C6D" w:rsidP="005B1C6D">
      <w:pPr>
        <w:pStyle w:val="Code"/>
        <w:rPr>
          <w:highlight w:val="white"/>
        </w:rPr>
      </w:pPr>
      <w:r w:rsidRPr="006975D2">
        <w:rPr>
          <w:highlight w:val="white"/>
        </w:rPr>
        <w:t>HEXADECIMAL_VALUE (\+|\-)?[0][xX][0-9a-fA-F]+([uU]|[sSlL]|[uU][sSlL]|[sSlL][uU])?</w:t>
      </w:r>
    </w:p>
    <w:p w14:paraId="14A2471C" w14:textId="77777777" w:rsidR="005B1C6D" w:rsidRPr="006975D2" w:rsidRDefault="005B1C6D" w:rsidP="005B1C6D">
      <w:pPr>
        <w:pStyle w:val="Code"/>
        <w:rPr>
          <w:highlight w:val="white"/>
        </w:rPr>
      </w:pPr>
    </w:p>
    <w:p w14:paraId="308EC2EE" w14:textId="77777777" w:rsidR="005B1C6D" w:rsidRPr="006975D2" w:rsidRDefault="005B1C6D" w:rsidP="005B1C6D">
      <w:pPr>
        <w:pStyle w:val="Code"/>
        <w:rPr>
          <w:highlight w:val="white"/>
        </w:rPr>
      </w:pPr>
      <w:r w:rsidRPr="006975D2">
        <w:rPr>
          <w:highlight w:val="white"/>
        </w:rPr>
        <w:t>NAME [a-zA-Z_][a-zA-Z0-9_]*</w:t>
      </w:r>
    </w:p>
    <w:p w14:paraId="6FD9026B" w14:textId="77777777" w:rsidR="005B1C6D" w:rsidRPr="006975D2" w:rsidRDefault="005B1C6D" w:rsidP="005B1C6D">
      <w:pPr>
        <w:pStyle w:val="Code"/>
        <w:rPr>
          <w:highlight w:val="white"/>
        </w:rPr>
      </w:pPr>
      <w:r w:rsidRPr="006975D2">
        <w:rPr>
          <w:highlight w:val="white"/>
        </w:rPr>
        <w:t>WHITE_SPACE [ \t\r\n\f]</w:t>
      </w:r>
    </w:p>
    <w:p w14:paraId="733EBA87" w14:textId="77777777" w:rsidR="005B1C6D" w:rsidRPr="006975D2" w:rsidRDefault="005B1C6D" w:rsidP="005B1C6D">
      <w:pPr>
        <w:pStyle w:val="Code"/>
        <w:rPr>
          <w:highlight w:val="white"/>
        </w:rPr>
      </w:pPr>
    </w:p>
    <w:p w14:paraId="4886D064" w14:textId="77777777" w:rsidR="005B1C6D" w:rsidRPr="006975D2" w:rsidRDefault="005B1C6D" w:rsidP="005B1C6D">
      <w:pPr>
        <w:pStyle w:val="Code"/>
        <w:rPr>
          <w:highlight w:val="white"/>
        </w:rPr>
      </w:pPr>
      <w:r w:rsidRPr="006975D2">
        <w:rPr>
          <w:highlight w:val="white"/>
        </w:rPr>
        <w:t>%%</w:t>
      </w:r>
    </w:p>
    <w:p w14:paraId="76F57633" w14:textId="77777777" w:rsidR="005B1C6D" w:rsidRPr="006975D2" w:rsidRDefault="005B1C6D" w:rsidP="005B1C6D">
      <w:pPr>
        <w:pStyle w:val="Code"/>
        <w:rPr>
          <w:highlight w:val="white"/>
        </w:rPr>
      </w:pPr>
      <w:r w:rsidRPr="006975D2">
        <w:rPr>
          <w:highlight w:val="white"/>
        </w:rPr>
        <w:t>"defined" { return ((int) Tokens.DEFINED); }</w:t>
      </w:r>
    </w:p>
    <w:p w14:paraId="41C4759E" w14:textId="77777777" w:rsidR="005B1C6D" w:rsidRPr="006975D2" w:rsidRDefault="005B1C6D" w:rsidP="005B1C6D">
      <w:pPr>
        <w:pStyle w:val="Code"/>
        <w:rPr>
          <w:highlight w:val="white"/>
        </w:rPr>
      </w:pPr>
    </w:p>
    <w:p w14:paraId="28E1083D" w14:textId="77777777" w:rsidR="005B1C6D" w:rsidRPr="006975D2" w:rsidRDefault="005B1C6D" w:rsidP="005B1C6D">
      <w:pPr>
        <w:pStyle w:val="Code"/>
        <w:rPr>
          <w:highlight w:val="white"/>
        </w:rPr>
      </w:pPr>
      <w:r w:rsidRPr="006975D2">
        <w:rPr>
          <w:highlight w:val="white"/>
        </w:rPr>
        <w:t>"?" { return ((int) Tokens.QUESTION_MARK); }</w:t>
      </w:r>
    </w:p>
    <w:p w14:paraId="5C05DDD5" w14:textId="77777777" w:rsidR="005B1C6D" w:rsidRPr="006975D2" w:rsidRDefault="005B1C6D" w:rsidP="005B1C6D">
      <w:pPr>
        <w:pStyle w:val="Code"/>
        <w:rPr>
          <w:highlight w:val="white"/>
        </w:rPr>
      </w:pPr>
      <w:r w:rsidRPr="006975D2">
        <w:rPr>
          <w:highlight w:val="white"/>
        </w:rPr>
        <w:t>":" { return ((int) Tokens.COLON); }</w:t>
      </w:r>
    </w:p>
    <w:p w14:paraId="681C0DC4" w14:textId="77777777" w:rsidR="005B1C6D" w:rsidRPr="006975D2" w:rsidRDefault="005B1C6D" w:rsidP="005B1C6D">
      <w:pPr>
        <w:pStyle w:val="Code"/>
        <w:rPr>
          <w:highlight w:val="white"/>
        </w:rPr>
      </w:pPr>
    </w:p>
    <w:p w14:paraId="17490CCB" w14:textId="77777777" w:rsidR="005B1C6D" w:rsidRPr="006975D2" w:rsidRDefault="005B1C6D" w:rsidP="005B1C6D">
      <w:pPr>
        <w:pStyle w:val="Code"/>
        <w:rPr>
          <w:highlight w:val="white"/>
        </w:rPr>
      </w:pPr>
      <w:r w:rsidRPr="006975D2">
        <w:rPr>
          <w:highlight w:val="white"/>
        </w:rPr>
        <w:t>"||" { return ((int) Tokens.LOGICAL_OR); }</w:t>
      </w:r>
    </w:p>
    <w:p w14:paraId="687C937F" w14:textId="77777777" w:rsidR="005B1C6D" w:rsidRPr="006975D2" w:rsidRDefault="005B1C6D" w:rsidP="005B1C6D">
      <w:pPr>
        <w:pStyle w:val="Code"/>
        <w:rPr>
          <w:highlight w:val="white"/>
        </w:rPr>
      </w:pPr>
      <w:r w:rsidRPr="006975D2">
        <w:rPr>
          <w:highlight w:val="white"/>
        </w:rPr>
        <w:t>"&amp;&amp;" { return ((int) Tokens.LOGICAL_AND); }</w:t>
      </w:r>
    </w:p>
    <w:p w14:paraId="0E33617B" w14:textId="77777777" w:rsidR="005B1C6D" w:rsidRPr="006975D2" w:rsidRDefault="005B1C6D" w:rsidP="005B1C6D">
      <w:pPr>
        <w:pStyle w:val="Code"/>
        <w:rPr>
          <w:highlight w:val="white"/>
        </w:rPr>
      </w:pPr>
      <w:r w:rsidRPr="006975D2">
        <w:rPr>
          <w:highlight w:val="white"/>
        </w:rPr>
        <w:t>"!" { return ((int) Tokens.LOGICAL_NOT); }</w:t>
      </w:r>
    </w:p>
    <w:p w14:paraId="642F6633" w14:textId="77777777" w:rsidR="005B1C6D" w:rsidRPr="006975D2" w:rsidRDefault="005B1C6D" w:rsidP="005B1C6D">
      <w:pPr>
        <w:pStyle w:val="Code"/>
        <w:rPr>
          <w:highlight w:val="white"/>
        </w:rPr>
      </w:pPr>
    </w:p>
    <w:p w14:paraId="0970AD6A" w14:textId="77777777" w:rsidR="005B1C6D" w:rsidRPr="006975D2" w:rsidRDefault="005B1C6D" w:rsidP="005B1C6D">
      <w:pPr>
        <w:pStyle w:val="Code"/>
        <w:rPr>
          <w:highlight w:val="white"/>
        </w:rPr>
      </w:pPr>
      <w:r w:rsidRPr="006975D2">
        <w:rPr>
          <w:highlight w:val="white"/>
        </w:rPr>
        <w:t>"&amp;" { return ((int) Tokens.BITWISE_AND); }</w:t>
      </w:r>
    </w:p>
    <w:p w14:paraId="42B96ACA" w14:textId="77777777" w:rsidR="005B1C6D" w:rsidRPr="006975D2" w:rsidRDefault="005B1C6D" w:rsidP="005B1C6D">
      <w:pPr>
        <w:pStyle w:val="Code"/>
        <w:rPr>
          <w:highlight w:val="white"/>
        </w:rPr>
      </w:pPr>
      <w:r w:rsidRPr="006975D2">
        <w:rPr>
          <w:highlight w:val="white"/>
        </w:rPr>
        <w:t>"^" { return ((int) Tokens.BITWISE_XOR); }</w:t>
      </w:r>
    </w:p>
    <w:p w14:paraId="5E429276" w14:textId="77777777" w:rsidR="005B1C6D" w:rsidRPr="006975D2" w:rsidRDefault="005B1C6D" w:rsidP="005B1C6D">
      <w:pPr>
        <w:pStyle w:val="Code"/>
        <w:rPr>
          <w:highlight w:val="white"/>
        </w:rPr>
      </w:pPr>
      <w:r w:rsidRPr="006975D2">
        <w:rPr>
          <w:highlight w:val="white"/>
        </w:rPr>
        <w:t>"|" { return ((int) Tokens.BITWISE_OR); }</w:t>
      </w:r>
    </w:p>
    <w:p w14:paraId="3AF992DB" w14:textId="77777777" w:rsidR="005B1C6D" w:rsidRPr="006975D2" w:rsidRDefault="005B1C6D" w:rsidP="005B1C6D">
      <w:pPr>
        <w:pStyle w:val="Code"/>
        <w:rPr>
          <w:highlight w:val="white"/>
        </w:rPr>
      </w:pPr>
      <w:r w:rsidRPr="006975D2">
        <w:rPr>
          <w:highlight w:val="white"/>
        </w:rPr>
        <w:t>"~" { return ((int) Tokens.BITWISE_NOT); }</w:t>
      </w:r>
    </w:p>
    <w:p w14:paraId="1383BB2C" w14:textId="77777777" w:rsidR="005B1C6D" w:rsidRPr="006975D2" w:rsidRDefault="005B1C6D" w:rsidP="005B1C6D">
      <w:pPr>
        <w:pStyle w:val="Code"/>
        <w:rPr>
          <w:highlight w:val="white"/>
        </w:rPr>
      </w:pPr>
    </w:p>
    <w:p w14:paraId="3FB031C5" w14:textId="77777777" w:rsidR="005B1C6D" w:rsidRPr="006975D2" w:rsidRDefault="005B1C6D" w:rsidP="005B1C6D">
      <w:pPr>
        <w:pStyle w:val="Code"/>
        <w:rPr>
          <w:highlight w:val="white"/>
        </w:rPr>
      </w:pPr>
      <w:r w:rsidRPr="006975D2">
        <w:rPr>
          <w:highlight w:val="white"/>
        </w:rPr>
        <w:t>"==" { return ((int) Tokens.EQUAL); }</w:t>
      </w:r>
    </w:p>
    <w:p w14:paraId="6572218A" w14:textId="77777777" w:rsidR="005B1C6D" w:rsidRPr="006975D2" w:rsidRDefault="005B1C6D" w:rsidP="005B1C6D">
      <w:pPr>
        <w:pStyle w:val="Code"/>
        <w:rPr>
          <w:highlight w:val="white"/>
        </w:rPr>
      </w:pPr>
      <w:r w:rsidRPr="006975D2">
        <w:rPr>
          <w:highlight w:val="white"/>
        </w:rPr>
        <w:t>"!=" { return ((int) Tokens.NOT_EQUAL); }</w:t>
      </w:r>
    </w:p>
    <w:p w14:paraId="667D9634" w14:textId="77777777" w:rsidR="005B1C6D" w:rsidRPr="006975D2" w:rsidRDefault="005B1C6D" w:rsidP="005B1C6D">
      <w:pPr>
        <w:pStyle w:val="Code"/>
        <w:rPr>
          <w:highlight w:val="white"/>
        </w:rPr>
      </w:pPr>
    </w:p>
    <w:p w14:paraId="7AF83861" w14:textId="77777777" w:rsidR="005B1C6D" w:rsidRPr="006975D2" w:rsidRDefault="005B1C6D" w:rsidP="005B1C6D">
      <w:pPr>
        <w:pStyle w:val="Code"/>
        <w:rPr>
          <w:highlight w:val="white"/>
        </w:rPr>
      </w:pPr>
      <w:r w:rsidRPr="006975D2">
        <w:rPr>
          <w:highlight w:val="white"/>
        </w:rPr>
        <w:t>"&lt;"  { return ((int) Tokens.LESS_THAN); }</w:t>
      </w:r>
    </w:p>
    <w:p w14:paraId="1F97EC3C" w14:textId="77777777" w:rsidR="005B1C6D" w:rsidRPr="006975D2" w:rsidRDefault="005B1C6D" w:rsidP="005B1C6D">
      <w:pPr>
        <w:pStyle w:val="Code"/>
        <w:rPr>
          <w:highlight w:val="white"/>
        </w:rPr>
      </w:pPr>
      <w:r w:rsidRPr="006975D2">
        <w:rPr>
          <w:highlight w:val="white"/>
        </w:rPr>
        <w:t>"&lt;=" { return ((int) Tokens.LESS_THAN_EQUAL); }</w:t>
      </w:r>
    </w:p>
    <w:p w14:paraId="224E6B2D" w14:textId="77777777" w:rsidR="005B1C6D" w:rsidRPr="006975D2" w:rsidRDefault="005B1C6D" w:rsidP="005B1C6D">
      <w:pPr>
        <w:pStyle w:val="Code"/>
        <w:rPr>
          <w:highlight w:val="white"/>
        </w:rPr>
      </w:pPr>
      <w:r w:rsidRPr="006975D2">
        <w:rPr>
          <w:highlight w:val="white"/>
        </w:rPr>
        <w:t>"&gt;"  { return ((int) Tokens.GREATER_THAN); }</w:t>
      </w:r>
    </w:p>
    <w:p w14:paraId="35726BB9" w14:textId="77777777" w:rsidR="005B1C6D" w:rsidRPr="006975D2" w:rsidRDefault="005B1C6D" w:rsidP="005B1C6D">
      <w:pPr>
        <w:pStyle w:val="Code"/>
        <w:rPr>
          <w:highlight w:val="white"/>
        </w:rPr>
      </w:pPr>
      <w:r w:rsidRPr="006975D2">
        <w:rPr>
          <w:highlight w:val="white"/>
        </w:rPr>
        <w:t>"&gt;=" { return ((int) Tokens.GREATER_THAN_EQUAL); }</w:t>
      </w:r>
    </w:p>
    <w:p w14:paraId="019B71E6" w14:textId="77777777" w:rsidR="005B1C6D" w:rsidRPr="006975D2" w:rsidRDefault="005B1C6D" w:rsidP="005B1C6D">
      <w:pPr>
        <w:pStyle w:val="Code"/>
        <w:rPr>
          <w:highlight w:val="white"/>
        </w:rPr>
      </w:pPr>
    </w:p>
    <w:p w14:paraId="436D484A" w14:textId="77777777" w:rsidR="005B1C6D" w:rsidRPr="006975D2" w:rsidRDefault="005B1C6D" w:rsidP="005B1C6D">
      <w:pPr>
        <w:pStyle w:val="Code"/>
        <w:rPr>
          <w:highlight w:val="white"/>
        </w:rPr>
      </w:pPr>
      <w:r w:rsidRPr="006975D2">
        <w:rPr>
          <w:highlight w:val="white"/>
        </w:rPr>
        <w:t>"&lt;&lt;" { return ((int) Tokens.LEFT_SHIFT); }</w:t>
      </w:r>
    </w:p>
    <w:p w14:paraId="527B2084" w14:textId="77777777" w:rsidR="005B1C6D" w:rsidRPr="006975D2" w:rsidRDefault="005B1C6D" w:rsidP="005B1C6D">
      <w:pPr>
        <w:pStyle w:val="Code"/>
        <w:rPr>
          <w:highlight w:val="white"/>
        </w:rPr>
      </w:pPr>
      <w:r w:rsidRPr="006975D2">
        <w:rPr>
          <w:highlight w:val="white"/>
        </w:rPr>
        <w:t>"&gt;&gt;" { return ((int) Tokens.RIGHT_SHIFT); }</w:t>
      </w:r>
    </w:p>
    <w:p w14:paraId="589B40E4" w14:textId="77777777" w:rsidR="005B1C6D" w:rsidRPr="006975D2" w:rsidRDefault="005B1C6D" w:rsidP="005B1C6D">
      <w:pPr>
        <w:pStyle w:val="Code"/>
        <w:rPr>
          <w:highlight w:val="white"/>
        </w:rPr>
      </w:pPr>
    </w:p>
    <w:p w14:paraId="57155BF8" w14:textId="77777777" w:rsidR="005B1C6D" w:rsidRPr="006975D2" w:rsidRDefault="005B1C6D" w:rsidP="005B1C6D">
      <w:pPr>
        <w:pStyle w:val="Code"/>
        <w:rPr>
          <w:highlight w:val="white"/>
        </w:rPr>
      </w:pPr>
      <w:r w:rsidRPr="006975D2">
        <w:rPr>
          <w:highlight w:val="white"/>
        </w:rPr>
        <w:t>"+" { return ((int) Tokens.ADD); }</w:t>
      </w:r>
    </w:p>
    <w:p w14:paraId="69761D92" w14:textId="77777777" w:rsidR="005B1C6D" w:rsidRPr="006975D2" w:rsidRDefault="005B1C6D" w:rsidP="005B1C6D">
      <w:pPr>
        <w:pStyle w:val="Code"/>
        <w:rPr>
          <w:highlight w:val="white"/>
        </w:rPr>
      </w:pPr>
      <w:r w:rsidRPr="006975D2">
        <w:rPr>
          <w:highlight w:val="white"/>
        </w:rPr>
        <w:t>"-" { return ((int) Tokens.SUBTRACT); }</w:t>
      </w:r>
    </w:p>
    <w:p w14:paraId="73595A21" w14:textId="77777777" w:rsidR="005B1C6D" w:rsidRPr="006975D2" w:rsidRDefault="005B1C6D" w:rsidP="005B1C6D">
      <w:pPr>
        <w:pStyle w:val="Code"/>
        <w:rPr>
          <w:highlight w:val="white"/>
        </w:rPr>
      </w:pPr>
    </w:p>
    <w:p w14:paraId="45E39A00" w14:textId="77777777" w:rsidR="005B1C6D" w:rsidRPr="006975D2" w:rsidRDefault="005B1C6D" w:rsidP="005B1C6D">
      <w:pPr>
        <w:pStyle w:val="Code"/>
        <w:rPr>
          <w:highlight w:val="white"/>
        </w:rPr>
      </w:pPr>
      <w:r w:rsidRPr="006975D2">
        <w:rPr>
          <w:highlight w:val="white"/>
        </w:rPr>
        <w:t>"*" { return ((int) Tokens.MULTIPLY); }</w:t>
      </w:r>
    </w:p>
    <w:p w14:paraId="4797CF23" w14:textId="77777777" w:rsidR="005B1C6D" w:rsidRPr="006975D2" w:rsidRDefault="005B1C6D" w:rsidP="005B1C6D">
      <w:pPr>
        <w:pStyle w:val="Code"/>
        <w:rPr>
          <w:highlight w:val="white"/>
        </w:rPr>
      </w:pPr>
      <w:r w:rsidRPr="006975D2">
        <w:rPr>
          <w:highlight w:val="white"/>
        </w:rPr>
        <w:t>"/" { return ((int) Tokens.DIVIDE); }</w:t>
      </w:r>
    </w:p>
    <w:p w14:paraId="25F24317" w14:textId="77777777" w:rsidR="005B1C6D" w:rsidRPr="006975D2" w:rsidRDefault="005B1C6D" w:rsidP="005B1C6D">
      <w:pPr>
        <w:pStyle w:val="Code"/>
        <w:rPr>
          <w:highlight w:val="white"/>
        </w:rPr>
      </w:pPr>
      <w:r w:rsidRPr="006975D2">
        <w:rPr>
          <w:highlight w:val="white"/>
        </w:rPr>
        <w:t>"%" { return ((int) Tokens.MODULO); }</w:t>
      </w:r>
    </w:p>
    <w:p w14:paraId="5A0486DF" w14:textId="77777777" w:rsidR="005B1C6D" w:rsidRDefault="005B1C6D" w:rsidP="005B1C6D">
      <w:pPr>
        <w:pStyle w:val="Code"/>
        <w:rPr>
          <w:highlight w:val="white"/>
          <w:lang w:val="sv-SE"/>
        </w:rPr>
      </w:pPr>
    </w:p>
    <w:p w14:paraId="7AB6F7B8" w14:textId="77777777" w:rsidR="005B1C6D" w:rsidRPr="006975D2" w:rsidRDefault="005B1C6D" w:rsidP="005B1C6D">
      <w:pPr>
        <w:pStyle w:val="Code"/>
        <w:rPr>
          <w:highlight w:val="white"/>
        </w:rPr>
      </w:pPr>
      <w:r w:rsidRPr="006975D2">
        <w:rPr>
          <w:highlight w:val="white"/>
        </w:rPr>
        <w:lastRenderedPageBreak/>
        <w:t>"(" { return ((int) Tokens.LEFT_PARENTHESIS); }</w:t>
      </w:r>
    </w:p>
    <w:p w14:paraId="584A3E76" w14:textId="77777777" w:rsidR="005B1C6D" w:rsidRPr="006975D2" w:rsidRDefault="005B1C6D" w:rsidP="005B1C6D">
      <w:pPr>
        <w:pStyle w:val="Code"/>
        <w:rPr>
          <w:highlight w:val="white"/>
        </w:rPr>
      </w:pPr>
      <w:r w:rsidRPr="006975D2">
        <w:rPr>
          <w:highlight w:val="white"/>
        </w:rPr>
        <w:t>")" { return ((int) Tokens.RIGHT_PARENTHESIS); }</w:t>
      </w:r>
    </w:p>
    <w:p w14:paraId="334B0F02" w14:textId="77777777" w:rsidR="005B1C6D" w:rsidRPr="006975D2" w:rsidRDefault="005B1C6D" w:rsidP="005B1C6D">
      <w:pPr>
        <w:pStyle w:val="Code"/>
        <w:rPr>
          <w:highlight w:val="white"/>
        </w:rPr>
      </w:pPr>
    </w:p>
    <w:p w14:paraId="618B86E8" w14:textId="77777777" w:rsidR="005B1C6D" w:rsidRPr="006975D2" w:rsidRDefault="005B1C6D" w:rsidP="005B1C6D">
      <w:pPr>
        <w:pStyle w:val="Code"/>
        <w:rPr>
          <w:highlight w:val="white"/>
        </w:rPr>
      </w:pPr>
      <w:r w:rsidRPr="006975D2">
        <w:rPr>
          <w:highlight w:val="white"/>
        </w:rPr>
        <w:t>"\0" { return ((int) Tokens.EOL); }</w:t>
      </w:r>
    </w:p>
    <w:p w14:paraId="40C3618D" w14:textId="77777777" w:rsidR="005B1C6D" w:rsidRPr="00EC76D5" w:rsidRDefault="005B1C6D" w:rsidP="005B1C6D">
      <w:r w:rsidRPr="00EC76D5">
        <w:t>In case of an octal, decimal, or hexadecimal value, we just remove the letters u (unsigned), s (short), l (long), and x (hexadecimal value marker) from the text and let the Integer class interpret the value.</w:t>
      </w:r>
    </w:p>
    <w:p w14:paraId="22822DF3" w14:textId="77777777" w:rsidR="005B1C6D" w:rsidRPr="006975D2" w:rsidRDefault="005B1C6D" w:rsidP="005B1C6D">
      <w:pPr>
        <w:pStyle w:val="Code"/>
        <w:rPr>
          <w:highlight w:val="white"/>
        </w:rPr>
      </w:pPr>
      <w:r w:rsidRPr="006975D2">
        <w:rPr>
          <w:highlight w:val="white"/>
        </w:rPr>
        <w:t>{NAME} {</w:t>
      </w:r>
    </w:p>
    <w:p w14:paraId="772980F1" w14:textId="77777777" w:rsidR="005B1C6D" w:rsidRPr="006975D2" w:rsidRDefault="005B1C6D" w:rsidP="005B1C6D">
      <w:pPr>
        <w:pStyle w:val="Code"/>
        <w:rPr>
          <w:highlight w:val="white"/>
        </w:rPr>
      </w:pPr>
      <w:r w:rsidRPr="006975D2">
        <w:rPr>
          <w:highlight w:val="white"/>
        </w:rPr>
        <w:t xml:space="preserve">  yylval.name = yytext;</w:t>
      </w:r>
    </w:p>
    <w:p w14:paraId="0E448A33" w14:textId="77777777" w:rsidR="005B1C6D" w:rsidRPr="006975D2" w:rsidRDefault="005B1C6D" w:rsidP="005B1C6D">
      <w:pPr>
        <w:pStyle w:val="Code"/>
        <w:rPr>
          <w:highlight w:val="white"/>
        </w:rPr>
      </w:pPr>
      <w:r w:rsidRPr="006975D2">
        <w:rPr>
          <w:highlight w:val="white"/>
        </w:rPr>
        <w:t xml:space="preserve">  return ((int) Tokens.NAME);</w:t>
      </w:r>
    </w:p>
    <w:p w14:paraId="767688B0" w14:textId="77777777" w:rsidR="005B1C6D" w:rsidRPr="006975D2" w:rsidRDefault="005B1C6D" w:rsidP="005B1C6D">
      <w:pPr>
        <w:pStyle w:val="Code"/>
        <w:rPr>
          <w:highlight w:val="white"/>
        </w:rPr>
      </w:pPr>
      <w:r w:rsidRPr="006975D2">
        <w:rPr>
          <w:highlight w:val="white"/>
        </w:rPr>
        <w:t>}</w:t>
      </w:r>
    </w:p>
    <w:p w14:paraId="3C66B0B0" w14:textId="77777777" w:rsidR="005B1C6D" w:rsidRPr="006975D2" w:rsidRDefault="005B1C6D" w:rsidP="005B1C6D">
      <w:pPr>
        <w:pStyle w:val="Code"/>
        <w:rPr>
          <w:highlight w:val="white"/>
        </w:rPr>
      </w:pPr>
    </w:p>
    <w:p w14:paraId="4A952761" w14:textId="77777777" w:rsidR="005B1C6D" w:rsidRPr="006975D2" w:rsidRDefault="005B1C6D" w:rsidP="005B1C6D">
      <w:pPr>
        <w:pStyle w:val="Code"/>
        <w:rPr>
          <w:highlight w:val="white"/>
        </w:rPr>
      </w:pPr>
      <w:r w:rsidRPr="006975D2">
        <w:rPr>
          <w:highlight w:val="white"/>
        </w:rPr>
        <w:t>{OCTAL_VALUE} {</w:t>
      </w:r>
    </w:p>
    <w:p w14:paraId="57148D1A" w14:textId="77777777" w:rsidR="005B1C6D" w:rsidRDefault="005B1C6D" w:rsidP="005B1C6D">
      <w:pPr>
        <w:pStyle w:val="Code"/>
        <w:rPr>
          <w:highlight w:val="white"/>
        </w:rPr>
      </w:pPr>
      <w:r w:rsidRPr="006975D2">
        <w:rPr>
          <w:highlight w:val="white"/>
        </w:rPr>
        <w:t xml:space="preserve">  { string text = yytext.ToLower().Replace("u", "").Replace("s", "")</w:t>
      </w:r>
    </w:p>
    <w:p w14:paraId="4A76089E"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2D357E00" w14:textId="77777777" w:rsidR="005B1C6D" w:rsidRPr="006975D2" w:rsidRDefault="005B1C6D" w:rsidP="005B1C6D">
      <w:pPr>
        <w:pStyle w:val="Code"/>
        <w:rPr>
          <w:highlight w:val="white"/>
        </w:rPr>
      </w:pPr>
      <w:r w:rsidRPr="006975D2">
        <w:rPr>
          <w:highlight w:val="white"/>
        </w:rPr>
        <w:t xml:space="preserve">    yylval.integer_value = Convert.ToInt32(text, 8);</w:t>
      </w:r>
    </w:p>
    <w:p w14:paraId="782F8F5A" w14:textId="77777777" w:rsidR="005B1C6D" w:rsidRPr="006975D2" w:rsidRDefault="005B1C6D" w:rsidP="005B1C6D">
      <w:pPr>
        <w:pStyle w:val="Code"/>
        <w:rPr>
          <w:highlight w:val="white"/>
        </w:rPr>
      </w:pPr>
      <w:r w:rsidRPr="006975D2">
        <w:rPr>
          <w:highlight w:val="white"/>
        </w:rPr>
        <w:t xml:space="preserve">    return ((int) Tokens.VALUE);</w:t>
      </w:r>
    </w:p>
    <w:p w14:paraId="539B693A" w14:textId="77777777" w:rsidR="005B1C6D" w:rsidRPr="006975D2" w:rsidRDefault="005B1C6D" w:rsidP="005B1C6D">
      <w:pPr>
        <w:pStyle w:val="Code"/>
        <w:rPr>
          <w:highlight w:val="white"/>
        </w:rPr>
      </w:pPr>
      <w:r w:rsidRPr="006975D2">
        <w:rPr>
          <w:highlight w:val="white"/>
        </w:rPr>
        <w:t xml:space="preserve">  }</w:t>
      </w:r>
    </w:p>
    <w:p w14:paraId="0C20C7E4" w14:textId="77777777" w:rsidR="005B1C6D" w:rsidRPr="006975D2" w:rsidRDefault="005B1C6D" w:rsidP="005B1C6D">
      <w:pPr>
        <w:pStyle w:val="Code"/>
        <w:rPr>
          <w:highlight w:val="white"/>
        </w:rPr>
      </w:pPr>
      <w:r w:rsidRPr="006975D2">
        <w:rPr>
          <w:highlight w:val="white"/>
        </w:rPr>
        <w:t>}</w:t>
      </w:r>
    </w:p>
    <w:p w14:paraId="60A125EE" w14:textId="77777777" w:rsidR="005B1C6D" w:rsidRPr="006975D2" w:rsidRDefault="005B1C6D" w:rsidP="005B1C6D">
      <w:pPr>
        <w:pStyle w:val="Code"/>
        <w:rPr>
          <w:highlight w:val="white"/>
        </w:rPr>
      </w:pPr>
    </w:p>
    <w:p w14:paraId="21390CD4" w14:textId="77777777" w:rsidR="005B1C6D" w:rsidRPr="006975D2" w:rsidRDefault="005B1C6D" w:rsidP="005B1C6D">
      <w:pPr>
        <w:pStyle w:val="Code"/>
        <w:rPr>
          <w:highlight w:val="white"/>
        </w:rPr>
      </w:pPr>
      <w:r w:rsidRPr="006975D2">
        <w:rPr>
          <w:highlight w:val="white"/>
        </w:rPr>
        <w:t>{DECIMAL_VALUE} {</w:t>
      </w:r>
    </w:p>
    <w:p w14:paraId="24ADF40A" w14:textId="77777777" w:rsidR="005B1C6D" w:rsidRDefault="005B1C6D" w:rsidP="005B1C6D">
      <w:pPr>
        <w:pStyle w:val="Code"/>
        <w:rPr>
          <w:highlight w:val="white"/>
        </w:rPr>
      </w:pPr>
      <w:r w:rsidRPr="006975D2">
        <w:rPr>
          <w:highlight w:val="white"/>
        </w:rPr>
        <w:t xml:space="preserve">  { string text = yytext.ToLower().Replace("u", "").Replace("s", "")</w:t>
      </w:r>
    </w:p>
    <w:p w14:paraId="4077E100"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51FF8DC6" w14:textId="77777777" w:rsidR="005B1C6D" w:rsidRPr="006975D2" w:rsidRDefault="005B1C6D" w:rsidP="005B1C6D">
      <w:pPr>
        <w:pStyle w:val="Code"/>
        <w:rPr>
          <w:highlight w:val="white"/>
        </w:rPr>
      </w:pPr>
      <w:r w:rsidRPr="006975D2">
        <w:rPr>
          <w:highlight w:val="white"/>
        </w:rPr>
        <w:t xml:space="preserve">    yylval.integer_value = Convert.ToInt32(text, 10);</w:t>
      </w:r>
    </w:p>
    <w:p w14:paraId="53EEB76D" w14:textId="77777777" w:rsidR="005B1C6D" w:rsidRPr="006975D2" w:rsidRDefault="005B1C6D" w:rsidP="005B1C6D">
      <w:pPr>
        <w:pStyle w:val="Code"/>
        <w:rPr>
          <w:highlight w:val="white"/>
        </w:rPr>
      </w:pPr>
      <w:r w:rsidRPr="006975D2">
        <w:rPr>
          <w:highlight w:val="white"/>
        </w:rPr>
        <w:t xml:space="preserve">    return ((int) Tokens.VALUE);</w:t>
      </w:r>
    </w:p>
    <w:p w14:paraId="07FFA9EA" w14:textId="77777777" w:rsidR="005B1C6D" w:rsidRPr="006975D2" w:rsidRDefault="005B1C6D" w:rsidP="005B1C6D">
      <w:pPr>
        <w:pStyle w:val="Code"/>
        <w:rPr>
          <w:highlight w:val="white"/>
        </w:rPr>
      </w:pPr>
      <w:r w:rsidRPr="006975D2">
        <w:rPr>
          <w:highlight w:val="white"/>
        </w:rPr>
        <w:t xml:space="preserve">  }</w:t>
      </w:r>
    </w:p>
    <w:p w14:paraId="76263D43" w14:textId="77777777" w:rsidR="005B1C6D" w:rsidRPr="006975D2" w:rsidRDefault="005B1C6D" w:rsidP="005B1C6D">
      <w:pPr>
        <w:pStyle w:val="Code"/>
        <w:rPr>
          <w:highlight w:val="white"/>
        </w:rPr>
      </w:pPr>
      <w:r w:rsidRPr="006975D2">
        <w:rPr>
          <w:highlight w:val="white"/>
        </w:rPr>
        <w:t>}</w:t>
      </w:r>
    </w:p>
    <w:p w14:paraId="34092994" w14:textId="77777777" w:rsidR="005B1C6D" w:rsidRPr="006975D2" w:rsidRDefault="005B1C6D" w:rsidP="005B1C6D">
      <w:pPr>
        <w:pStyle w:val="Code"/>
        <w:rPr>
          <w:highlight w:val="white"/>
        </w:rPr>
      </w:pPr>
    </w:p>
    <w:p w14:paraId="5E8CDE84" w14:textId="77777777" w:rsidR="005B1C6D" w:rsidRPr="006975D2" w:rsidRDefault="005B1C6D" w:rsidP="005B1C6D">
      <w:pPr>
        <w:pStyle w:val="Code"/>
        <w:rPr>
          <w:highlight w:val="white"/>
        </w:rPr>
      </w:pPr>
      <w:r w:rsidRPr="006975D2">
        <w:rPr>
          <w:highlight w:val="white"/>
        </w:rPr>
        <w:t>{HEXADECIMAL_VALUE} {</w:t>
      </w:r>
    </w:p>
    <w:p w14:paraId="5D41604B" w14:textId="77777777" w:rsidR="005B1C6D" w:rsidRPr="006975D2" w:rsidRDefault="005B1C6D" w:rsidP="005B1C6D">
      <w:pPr>
        <w:pStyle w:val="Code"/>
        <w:rPr>
          <w:highlight w:val="white"/>
        </w:rPr>
      </w:pPr>
      <w:r w:rsidRPr="006975D2">
        <w:rPr>
          <w:highlight w:val="white"/>
        </w:rPr>
        <w:t xml:space="preserve">  { string text = yytext.ToLower().Replace("x", "").Replace("u", "").</w:t>
      </w:r>
    </w:p>
    <w:p w14:paraId="3017FE21" w14:textId="77777777" w:rsidR="005B1C6D" w:rsidRPr="006975D2" w:rsidRDefault="005B1C6D" w:rsidP="005B1C6D">
      <w:pPr>
        <w:pStyle w:val="Code"/>
        <w:rPr>
          <w:highlight w:val="white"/>
        </w:rPr>
      </w:pPr>
      <w:r w:rsidRPr="006975D2">
        <w:rPr>
          <w:highlight w:val="white"/>
        </w:rPr>
        <w:t xml:space="preserve">                                   Replace("s", "").Replace("l", "");</w:t>
      </w:r>
    </w:p>
    <w:p w14:paraId="237D0C82" w14:textId="77777777" w:rsidR="005B1C6D" w:rsidRPr="006975D2" w:rsidRDefault="005B1C6D" w:rsidP="005B1C6D">
      <w:pPr>
        <w:pStyle w:val="Code"/>
        <w:rPr>
          <w:highlight w:val="white"/>
        </w:rPr>
      </w:pPr>
      <w:r w:rsidRPr="006975D2">
        <w:rPr>
          <w:highlight w:val="white"/>
        </w:rPr>
        <w:t xml:space="preserve">    yylval.integer_value = Convert.ToInt32(text, 16);</w:t>
      </w:r>
    </w:p>
    <w:p w14:paraId="0F55ACDF" w14:textId="77777777" w:rsidR="005B1C6D" w:rsidRPr="006975D2" w:rsidRDefault="005B1C6D" w:rsidP="005B1C6D">
      <w:pPr>
        <w:pStyle w:val="Code"/>
        <w:rPr>
          <w:highlight w:val="white"/>
        </w:rPr>
      </w:pPr>
      <w:r w:rsidRPr="006975D2">
        <w:rPr>
          <w:highlight w:val="white"/>
        </w:rPr>
        <w:t xml:space="preserve">    return ((int) Tokens.VALUE);</w:t>
      </w:r>
    </w:p>
    <w:p w14:paraId="64D5B217" w14:textId="77777777" w:rsidR="005B1C6D" w:rsidRPr="006975D2" w:rsidRDefault="005B1C6D" w:rsidP="005B1C6D">
      <w:pPr>
        <w:pStyle w:val="Code"/>
        <w:rPr>
          <w:highlight w:val="white"/>
        </w:rPr>
      </w:pPr>
      <w:r w:rsidRPr="006975D2">
        <w:rPr>
          <w:highlight w:val="white"/>
        </w:rPr>
        <w:t xml:space="preserve">  }</w:t>
      </w:r>
    </w:p>
    <w:p w14:paraId="751DF657" w14:textId="77777777" w:rsidR="005B1C6D" w:rsidRPr="006975D2" w:rsidRDefault="005B1C6D" w:rsidP="005B1C6D">
      <w:pPr>
        <w:pStyle w:val="Code"/>
        <w:rPr>
          <w:highlight w:val="white"/>
        </w:rPr>
      </w:pPr>
      <w:r w:rsidRPr="006975D2">
        <w:rPr>
          <w:highlight w:val="white"/>
        </w:rPr>
        <w:t>}</w:t>
      </w:r>
    </w:p>
    <w:p w14:paraId="19806D94" w14:textId="77777777" w:rsidR="005B1C6D" w:rsidRPr="00EC76D5" w:rsidRDefault="005B1C6D" w:rsidP="005B1C6D">
      <w:r w:rsidRPr="00EC76D5">
        <w:t>It is important to detect white spaces, otherwise the user would not be allowed to add any spaces to the code.</w:t>
      </w:r>
    </w:p>
    <w:p w14:paraId="6EF897E9" w14:textId="77777777" w:rsidR="005B1C6D" w:rsidRPr="006975D2" w:rsidRDefault="005B1C6D" w:rsidP="005B1C6D">
      <w:pPr>
        <w:pStyle w:val="Code"/>
        <w:rPr>
          <w:highlight w:val="white"/>
        </w:rPr>
      </w:pPr>
      <w:r w:rsidRPr="006975D2">
        <w:rPr>
          <w:highlight w:val="white"/>
        </w:rPr>
        <w:t>{WHITE_SPACE} {</w:t>
      </w:r>
    </w:p>
    <w:p w14:paraId="51E8BAFB" w14:textId="77777777" w:rsidR="005B1C6D" w:rsidRPr="006975D2" w:rsidRDefault="005B1C6D" w:rsidP="005B1C6D">
      <w:pPr>
        <w:pStyle w:val="Code"/>
        <w:rPr>
          <w:highlight w:val="white"/>
        </w:rPr>
      </w:pPr>
      <w:r w:rsidRPr="006975D2">
        <w:rPr>
          <w:highlight w:val="white"/>
        </w:rPr>
        <w:t xml:space="preserve">  if (yytext.Equals("\n")) {</w:t>
      </w:r>
    </w:p>
    <w:p w14:paraId="685A1A67" w14:textId="77777777" w:rsidR="005B1C6D" w:rsidRPr="006975D2" w:rsidRDefault="005B1C6D" w:rsidP="005B1C6D">
      <w:pPr>
        <w:pStyle w:val="Code"/>
        <w:rPr>
          <w:highlight w:val="white"/>
        </w:rPr>
      </w:pPr>
      <w:r w:rsidRPr="006975D2">
        <w:rPr>
          <w:highlight w:val="white"/>
        </w:rPr>
        <w:t xml:space="preserve">    ++CCompiler_Main.Scanner.Line;</w:t>
      </w:r>
    </w:p>
    <w:p w14:paraId="63B3DED9" w14:textId="77777777" w:rsidR="005B1C6D" w:rsidRPr="006975D2" w:rsidRDefault="005B1C6D" w:rsidP="005B1C6D">
      <w:pPr>
        <w:pStyle w:val="Code"/>
        <w:rPr>
          <w:highlight w:val="white"/>
        </w:rPr>
      </w:pPr>
      <w:r w:rsidRPr="006975D2">
        <w:rPr>
          <w:highlight w:val="white"/>
        </w:rPr>
        <w:t xml:space="preserve">  }</w:t>
      </w:r>
    </w:p>
    <w:p w14:paraId="06790739" w14:textId="77777777" w:rsidR="005B1C6D" w:rsidRPr="006975D2" w:rsidRDefault="005B1C6D" w:rsidP="005B1C6D">
      <w:pPr>
        <w:pStyle w:val="Code"/>
        <w:rPr>
          <w:highlight w:val="white"/>
        </w:rPr>
      </w:pPr>
      <w:r w:rsidRPr="006975D2">
        <w:rPr>
          <w:highlight w:val="white"/>
        </w:rPr>
        <w:t>}</w:t>
      </w:r>
    </w:p>
    <w:p w14:paraId="6C16C7C2" w14:textId="77777777" w:rsidR="005B1C6D" w:rsidRPr="00EC76D5" w:rsidRDefault="005B1C6D" w:rsidP="005B1C6D">
      <w:r w:rsidRPr="00EC76D5">
        <w:t>If we detect a character we do not recognize, we just stop the execution with an error message.</w:t>
      </w:r>
    </w:p>
    <w:p w14:paraId="40FA4434" w14:textId="77777777" w:rsidR="005B1C6D" w:rsidRPr="006975D2" w:rsidRDefault="005B1C6D" w:rsidP="005B1C6D">
      <w:pPr>
        <w:pStyle w:val="Code"/>
        <w:rPr>
          <w:highlight w:val="white"/>
        </w:rPr>
      </w:pPr>
      <w:r w:rsidRPr="006975D2">
        <w:rPr>
          <w:highlight w:val="white"/>
        </w:rPr>
        <w:t>. { Assert.Error(yytext, Message.Unknown_character); }</w:t>
      </w:r>
    </w:p>
    <w:p w14:paraId="5C1759ED" w14:textId="14B62619" w:rsidR="005B1C6D" w:rsidRDefault="005B1C6D" w:rsidP="005B1C6D">
      <w:pPr>
        <w:pStyle w:val="Rubrik2"/>
      </w:pPr>
      <w:bookmarkStart w:id="474" w:name="_Toc53473631"/>
      <w:r>
        <w:t>The Pre</w:t>
      </w:r>
      <w:r w:rsidR="00921465">
        <w:t xml:space="preserve">processor </w:t>
      </w:r>
      <w:r>
        <w:t>Parser</w:t>
      </w:r>
      <w:bookmarkEnd w:id="474"/>
    </w:p>
    <w:p w14:paraId="2AE043DB" w14:textId="391F467B" w:rsidR="00921465" w:rsidRPr="00921465" w:rsidRDefault="00921465" w:rsidP="00921465">
      <w:r>
        <w:t>There is actually a second parser</w:t>
      </w:r>
      <w:r w:rsidR="00AC6AA7">
        <w:t xml:space="preserve"> and scanner</w:t>
      </w:r>
      <w:r>
        <w:t xml:space="preserve">, that </w:t>
      </w:r>
      <w:r w:rsidR="00AC6AA7">
        <w:t>parsers</w:t>
      </w:r>
      <w:r>
        <w:t xml:space="preserve"> the </w:t>
      </w:r>
      <w:r w:rsidR="00AC6AA7">
        <w:t>source code. The parser is very simple. Its only task is to define a set of terminals.</w:t>
      </w:r>
    </w:p>
    <w:p w14:paraId="1F96E4F3" w14:textId="77777777" w:rsidR="005B1C6D" w:rsidRDefault="005B1C6D" w:rsidP="005B1C6D">
      <w:pPr>
        <w:pStyle w:val="CodeHeader"/>
      </w:pPr>
      <w:proofErr w:type="spellStart"/>
      <w:r>
        <w:t>PreParser.gppg</w:t>
      </w:r>
      <w:proofErr w:type="spellEnd"/>
    </w:p>
    <w:p w14:paraId="7ADA127E" w14:textId="77777777" w:rsidR="005B1C6D" w:rsidRPr="0047690C" w:rsidRDefault="005B1C6D" w:rsidP="005B1C6D">
      <w:pPr>
        <w:pStyle w:val="Code"/>
        <w:rPr>
          <w:highlight w:val="white"/>
        </w:rPr>
      </w:pPr>
      <w:r w:rsidRPr="0047690C">
        <w:rPr>
          <w:highlight w:val="white"/>
        </w:rPr>
        <w:t>%namespace CCompiler_Pre</w:t>
      </w:r>
    </w:p>
    <w:p w14:paraId="1B047246" w14:textId="77777777" w:rsidR="005B1C6D" w:rsidRPr="0047690C" w:rsidRDefault="005B1C6D" w:rsidP="005B1C6D">
      <w:pPr>
        <w:pStyle w:val="Code"/>
        <w:rPr>
          <w:highlight w:val="white"/>
        </w:rPr>
      </w:pPr>
      <w:r w:rsidRPr="0047690C">
        <w:rPr>
          <w:highlight w:val="white"/>
        </w:rPr>
        <w:t>%partial</w:t>
      </w:r>
    </w:p>
    <w:p w14:paraId="14A09CB5" w14:textId="77777777" w:rsidR="005B1C6D" w:rsidRPr="0047690C" w:rsidRDefault="005B1C6D" w:rsidP="005B1C6D">
      <w:pPr>
        <w:pStyle w:val="Code"/>
        <w:rPr>
          <w:highlight w:val="white"/>
        </w:rPr>
      </w:pPr>
    </w:p>
    <w:p w14:paraId="70A884D9" w14:textId="77777777" w:rsidR="005B1C6D" w:rsidRPr="0047690C" w:rsidRDefault="005B1C6D" w:rsidP="005B1C6D">
      <w:pPr>
        <w:pStyle w:val="Code"/>
        <w:rPr>
          <w:highlight w:val="white"/>
        </w:rPr>
      </w:pPr>
      <w:r w:rsidRPr="0047690C">
        <w:rPr>
          <w:highlight w:val="white"/>
        </w:rPr>
        <w:t>%{</w:t>
      </w:r>
    </w:p>
    <w:p w14:paraId="0BFD6269" w14:textId="77777777" w:rsidR="005B1C6D" w:rsidRPr="0047690C" w:rsidRDefault="005B1C6D" w:rsidP="005B1C6D">
      <w:pPr>
        <w:pStyle w:val="Code"/>
        <w:rPr>
          <w:highlight w:val="white"/>
        </w:rPr>
      </w:pPr>
      <w:r w:rsidRPr="0047690C">
        <w:rPr>
          <w:highlight w:val="white"/>
        </w:rPr>
        <w:t xml:space="preserve">  // Empty.</w:t>
      </w:r>
    </w:p>
    <w:p w14:paraId="12B50713" w14:textId="77777777" w:rsidR="005B1C6D" w:rsidRPr="0047690C" w:rsidRDefault="005B1C6D" w:rsidP="005B1C6D">
      <w:pPr>
        <w:pStyle w:val="Code"/>
        <w:rPr>
          <w:highlight w:val="white"/>
        </w:rPr>
      </w:pPr>
      <w:r w:rsidRPr="0047690C">
        <w:rPr>
          <w:highlight w:val="white"/>
        </w:rPr>
        <w:t>%}</w:t>
      </w:r>
    </w:p>
    <w:p w14:paraId="45DD2ED5" w14:textId="77777777" w:rsidR="005B1C6D" w:rsidRPr="0047690C" w:rsidRDefault="005B1C6D" w:rsidP="005B1C6D">
      <w:pPr>
        <w:pStyle w:val="Code"/>
        <w:rPr>
          <w:highlight w:val="white"/>
        </w:rPr>
      </w:pPr>
    </w:p>
    <w:p w14:paraId="515A6D6E" w14:textId="77777777" w:rsidR="005B1C6D" w:rsidRPr="0047690C" w:rsidRDefault="005B1C6D" w:rsidP="005B1C6D">
      <w:pPr>
        <w:pStyle w:val="Code"/>
        <w:rPr>
          <w:highlight w:val="white"/>
        </w:rPr>
      </w:pPr>
      <w:r w:rsidRPr="0047690C">
        <w:rPr>
          <w:highlight w:val="white"/>
        </w:rPr>
        <w:t>%union {</w:t>
      </w:r>
    </w:p>
    <w:p w14:paraId="1524FCD1" w14:textId="77777777" w:rsidR="005B1C6D" w:rsidRPr="0047690C" w:rsidRDefault="005B1C6D" w:rsidP="005B1C6D">
      <w:pPr>
        <w:pStyle w:val="Code"/>
        <w:rPr>
          <w:highlight w:val="white"/>
        </w:rPr>
      </w:pPr>
      <w:r w:rsidRPr="0047690C">
        <w:rPr>
          <w:highlight w:val="white"/>
        </w:rPr>
        <w:t xml:space="preserve">  public string name;</w:t>
      </w:r>
    </w:p>
    <w:p w14:paraId="470387F6" w14:textId="77777777" w:rsidR="005B1C6D" w:rsidRPr="0047690C" w:rsidRDefault="005B1C6D" w:rsidP="005B1C6D">
      <w:pPr>
        <w:pStyle w:val="Code"/>
        <w:rPr>
          <w:highlight w:val="white"/>
        </w:rPr>
      </w:pPr>
      <w:r w:rsidRPr="0047690C">
        <w:rPr>
          <w:highlight w:val="white"/>
        </w:rPr>
        <w:t>}</w:t>
      </w:r>
    </w:p>
    <w:p w14:paraId="6D83BE62" w14:textId="77777777" w:rsidR="005B1C6D" w:rsidRPr="0047690C" w:rsidRDefault="005B1C6D" w:rsidP="005B1C6D">
      <w:pPr>
        <w:pStyle w:val="Code"/>
        <w:rPr>
          <w:highlight w:val="white"/>
        </w:rPr>
      </w:pPr>
    </w:p>
    <w:p w14:paraId="722BA385" w14:textId="77777777" w:rsidR="005B1C6D" w:rsidRPr="0047690C" w:rsidRDefault="005B1C6D" w:rsidP="005B1C6D">
      <w:pPr>
        <w:pStyle w:val="Code"/>
        <w:rPr>
          <w:highlight w:val="white"/>
        </w:rPr>
      </w:pPr>
      <w:r w:rsidRPr="0047690C">
        <w:rPr>
          <w:highlight w:val="white"/>
        </w:rPr>
        <w:t>%token &lt;name&gt; NAME STRING LEFT_PARENTHESIS RIGHT_PARENTHESIS</w:t>
      </w:r>
    </w:p>
    <w:p w14:paraId="0F2D1124" w14:textId="77777777" w:rsidR="005B1C6D" w:rsidRPr="0047690C" w:rsidRDefault="005B1C6D" w:rsidP="005B1C6D">
      <w:pPr>
        <w:pStyle w:val="Code"/>
        <w:rPr>
          <w:highlight w:val="white"/>
        </w:rPr>
      </w:pPr>
      <w:r w:rsidRPr="0047690C">
        <w:rPr>
          <w:highlight w:val="white"/>
        </w:rPr>
        <w:t xml:space="preserve">              COMMA SHARP DOUBLE_SHARP TOKEN MARK // EOL</w:t>
      </w:r>
    </w:p>
    <w:p w14:paraId="4EF7543D" w14:textId="77777777" w:rsidR="005B1C6D" w:rsidRPr="0047690C" w:rsidRDefault="005B1C6D" w:rsidP="005B1C6D">
      <w:pPr>
        <w:pStyle w:val="Code"/>
        <w:rPr>
          <w:highlight w:val="white"/>
        </w:rPr>
      </w:pPr>
    </w:p>
    <w:p w14:paraId="016790EA" w14:textId="419B222E" w:rsidR="005B1C6D" w:rsidRPr="0047690C" w:rsidRDefault="005B1C6D" w:rsidP="005B1C6D">
      <w:pPr>
        <w:pStyle w:val="Code"/>
        <w:rPr>
          <w:highlight w:val="white"/>
        </w:rPr>
      </w:pPr>
      <w:r w:rsidRPr="0047690C">
        <w:rPr>
          <w:highlight w:val="white"/>
        </w:rPr>
        <w:t xml:space="preserve">%start </w:t>
      </w:r>
      <w:r w:rsidR="00563AF1">
        <w:rPr>
          <w:highlight w:val="white"/>
        </w:rPr>
        <w:t>source_code_file</w:t>
      </w:r>
    </w:p>
    <w:p w14:paraId="7D2F11EF" w14:textId="77777777" w:rsidR="005B1C6D" w:rsidRPr="0047690C" w:rsidRDefault="005B1C6D" w:rsidP="005B1C6D">
      <w:pPr>
        <w:pStyle w:val="Code"/>
        <w:rPr>
          <w:highlight w:val="white"/>
        </w:rPr>
      </w:pPr>
    </w:p>
    <w:p w14:paraId="11CFEF1F" w14:textId="77777777" w:rsidR="005B1C6D" w:rsidRPr="0047690C" w:rsidRDefault="005B1C6D" w:rsidP="005B1C6D">
      <w:pPr>
        <w:pStyle w:val="Code"/>
        <w:rPr>
          <w:highlight w:val="white"/>
        </w:rPr>
      </w:pPr>
      <w:r w:rsidRPr="0047690C">
        <w:rPr>
          <w:highlight w:val="white"/>
        </w:rPr>
        <w:t>%%</w:t>
      </w:r>
    </w:p>
    <w:p w14:paraId="7115297D" w14:textId="77777777" w:rsidR="005B1C6D" w:rsidRPr="0047690C" w:rsidRDefault="005B1C6D" w:rsidP="005B1C6D">
      <w:pPr>
        <w:pStyle w:val="Code"/>
        <w:rPr>
          <w:highlight w:val="white"/>
        </w:rPr>
      </w:pPr>
    </w:p>
    <w:p w14:paraId="53E58736" w14:textId="2D737BF2" w:rsidR="005B1C6D" w:rsidRPr="0047690C" w:rsidRDefault="00563AF1" w:rsidP="005B1C6D">
      <w:pPr>
        <w:pStyle w:val="Code"/>
        <w:rPr>
          <w:highlight w:val="white"/>
        </w:rPr>
      </w:pPr>
      <w:r>
        <w:rPr>
          <w:highlight w:val="white"/>
        </w:rPr>
        <w:t>source_code_file</w:t>
      </w:r>
      <w:r w:rsidR="005B1C6D" w:rsidRPr="0047690C">
        <w:rPr>
          <w:highlight w:val="white"/>
        </w:rPr>
        <w:t>:</w:t>
      </w:r>
    </w:p>
    <w:p w14:paraId="2781048D" w14:textId="77777777" w:rsidR="005B1C6D" w:rsidRPr="0047690C" w:rsidRDefault="005B1C6D" w:rsidP="005B1C6D">
      <w:pPr>
        <w:pStyle w:val="Code"/>
        <w:rPr>
          <w:highlight w:val="white"/>
        </w:rPr>
      </w:pPr>
      <w:r w:rsidRPr="0047690C">
        <w:rPr>
          <w:highlight w:val="white"/>
        </w:rPr>
        <w:t xml:space="preserve">  /* Empty. */;</w:t>
      </w:r>
    </w:p>
    <w:p w14:paraId="1B985836" w14:textId="77777777" w:rsidR="005B1C6D" w:rsidRPr="0047690C" w:rsidRDefault="005B1C6D" w:rsidP="005B1C6D">
      <w:pPr>
        <w:pStyle w:val="Code"/>
        <w:rPr>
          <w:highlight w:val="white"/>
        </w:rPr>
      </w:pPr>
    </w:p>
    <w:p w14:paraId="3E7CD1EE" w14:textId="7FDFBE50" w:rsidR="005B1C6D" w:rsidRDefault="005B1C6D" w:rsidP="005B1C6D">
      <w:pPr>
        <w:pStyle w:val="Code"/>
      </w:pPr>
      <w:r w:rsidRPr="0047690C">
        <w:rPr>
          <w:highlight w:val="white"/>
        </w:rPr>
        <w:t>%%</w:t>
      </w:r>
    </w:p>
    <w:p w14:paraId="4594F6E7" w14:textId="2D8F343E" w:rsidR="00AC6AA7" w:rsidRPr="0047690C" w:rsidRDefault="00AC6AA7" w:rsidP="00AC6AA7">
      <w:r>
        <w:t xml:space="preserve">The scanner </w:t>
      </w:r>
      <w:r w:rsidR="00A733B2">
        <w:t>is a little bit more complicated. Its task is to define a set of tokens.</w:t>
      </w:r>
      <w:r w:rsidR="00AB7587">
        <w:t xml:space="preserve"> Similar to the scanner of Section XXX, it define</w:t>
      </w:r>
      <w:r w:rsidR="004E51AE">
        <w:t>s</w:t>
      </w:r>
      <w:r w:rsidR="00E92966">
        <w:t xml:space="preserve"> a set of values tokens are to be used of the preprocessor. The idea is that we divide the </w:t>
      </w:r>
    </w:p>
    <w:p w14:paraId="53305911" w14:textId="77777777" w:rsidR="005B1C6D" w:rsidRDefault="005B1C6D" w:rsidP="005B1C6D">
      <w:pPr>
        <w:pStyle w:val="CodeHeader"/>
      </w:pPr>
      <w:proofErr w:type="spellStart"/>
      <w:r>
        <w:t>PreScanner.gplex</w:t>
      </w:r>
      <w:proofErr w:type="spellEnd"/>
    </w:p>
    <w:p w14:paraId="00D5D339" w14:textId="77777777" w:rsidR="005B1C6D" w:rsidRPr="0047690C" w:rsidRDefault="005B1C6D" w:rsidP="005B1C6D">
      <w:pPr>
        <w:pStyle w:val="Code"/>
        <w:rPr>
          <w:highlight w:val="white"/>
        </w:rPr>
      </w:pPr>
      <w:r w:rsidRPr="0047690C">
        <w:rPr>
          <w:highlight w:val="white"/>
        </w:rPr>
        <w:t>%namespace CCompiler_Pre</w:t>
      </w:r>
    </w:p>
    <w:p w14:paraId="2614D05B" w14:textId="77777777" w:rsidR="005B1C6D" w:rsidRPr="0047690C" w:rsidRDefault="005B1C6D" w:rsidP="005B1C6D">
      <w:pPr>
        <w:pStyle w:val="Code"/>
        <w:rPr>
          <w:highlight w:val="white"/>
        </w:rPr>
      </w:pPr>
    </w:p>
    <w:p w14:paraId="0789F1B4" w14:textId="77777777" w:rsidR="005B1C6D" w:rsidRPr="0047690C" w:rsidRDefault="005B1C6D" w:rsidP="005B1C6D">
      <w:pPr>
        <w:pStyle w:val="Code"/>
        <w:rPr>
          <w:highlight w:val="white"/>
        </w:rPr>
      </w:pPr>
      <w:r w:rsidRPr="0047690C">
        <w:rPr>
          <w:highlight w:val="white"/>
        </w:rPr>
        <w:t>%{</w:t>
      </w:r>
    </w:p>
    <w:p w14:paraId="520A3FAC" w14:textId="77777777" w:rsidR="005B1C6D" w:rsidRPr="0047690C" w:rsidRDefault="005B1C6D" w:rsidP="005B1C6D">
      <w:pPr>
        <w:pStyle w:val="Code"/>
        <w:rPr>
          <w:highlight w:val="white"/>
        </w:rPr>
      </w:pPr>
      <w:r w:rsidRPr="0047690C">
        <w:rPr>
          <w:highlight w:val="white"/>
        </w:rPr>
        <w:t xml:space="preserve">  public static int NewlineCount = 0;</w:t>
      </w:r>
    </w:p>
    <w:p w14:paraId="6E39914C" w14:textId="77777777" w:rsidR="005B1C6D" w:rsidRPr="0047690C" w:rsidRDefault="005B1C6D" w:rsidP="005B1C6D">
      <w:pPr>
        <w:pStyle w:val="Code"/>
        <w:rPr>
          <w:highlight w:val="white"/>
        </w:rPr>
      </w:pPr>
      <w:r w:rsidRPr="0047690C">
        <w:rPr>
          <w:highlight w:val="white"/>
        </w:rPr>
        <w:t xml:space="preserve">  public static bool Whitespace = false;</w:t>
      </w:r>
    </w:p>
    <w:p w14:paraId="3187F0AB" w14:textId="77777777" w:rsidR="005B1C6D" w:rsidRPr="0047690C" w:rsidRDefault="005B1C6D" w:rsidP="005B1C6D">
      <w:pPr>
        <w:pStyle w:val="Code"/>
        <w:rPr>
          <w:highlight w:val="white"/>
        </w:rPr>
      </w:pPr>
      <w:r w:rsidRPr="0047690C">
        <w:rPr>
          <w:highlight w:val="white"/>
        </w:rPr>
        <w:t>%}</w:t>
      </w:r>
    </w:p>
    <w:p w14:paraId="4728A4DD" w14:textId="77777777" w:rsidR="005B1C6D" w:rsidRPr="0047690C" w:rsidRDefault="005B1C6D" w:rsidP="005B1C6D">
      <w:pPr>
        <w:pStyle w:val="Code"/>
        <w:rPr>
          <w:highlight w:val="white"/>
        </w:rPr>
      </w:pPr>
    </w:p>
    <w:p w14:paraId="7D499CD4" w14:textId="77777777" w:rsidR="005B1C6D" w:rsidRPr="0047690C" w:rsidRDefault="005B1C6D" w:rsidP="005B1C6D">
      <w:pPr>
        <w:pStyle w:val="Code"/>
        <w:rPr>
          <w:highlight w:val="white"/>
        </w:rPr>
      </w:pPr>
      <w:r w:rsidRPr="0047690C">
        <w:rPr>
          <w:highlight w:val="white"/>
        </w:rPr>
        <w:t>OCTAL_VALUE (\+|\-)?[0][0-7]*([uU]|[sSlL]|[uU][sSlL]|[sSlL][uU])?</w:t>
      </w:r>
    </w:p>
    <w:p w14:paraId="0C127C76" w14:textId="77777777" w:rsidR="005B1C6D" w:rsidRPr="0047690C" w:rsidRDefault="005B1C6D" w:rsidP="005B1C6D">
      <w:pPr>
        <w:pStyle w:val="Code"/>
        <w:rPr>
          <w:highlight w:val="white"/>
        </w:rPr>
      </w:pPr>
      <w:r w:rsidRPr="0047690C">
        <w:rPr>
          <w:highlight w:val="white"/>
        </w:rPr>
        <w:t>DECIMAL_VALUE (\+|\-)?[1-9][0-9]*([uU]|[sSlL]|[uU][sSlL]|[sSlL][uU])?</w:t>
      </w:r>
    </w:p>
    <w:p w14:paraId="3C3D6FB1" w14:textId="77777777" w:rsidR="005B1C6D" w:rsidRDefault="005B1C6D" w:rsidP="005B1C6D">
      <w:pPr>
        <w:pStyle w:val="Code"/>
        <w:rPr>
          <w:highlight w:val="white"/>
        </w:rPr>
      </w:pPr>
      <w:r w:rsidRPr="0047690C">
        <w:rPr>
          <w:highlight w:val="white"/>
        </w:rPr>
        <w:t>HEXADECIMAL_VALUE (\+|\-)?[0][xX][0-9a-fA-F]+</w:t>
      </w:r>
      <w:r>
        <w:rPr>
          <w:highlight w:val="white"/>
        </w:rPr>
        <w:t xml:space="preserve"> </w:t>
      </w:r>
    </w:p>
    <w:p w14:paraId="1BF2B551" w14:textId="77777777" w:rsidR="005B1C6D" w:rsidRPr="0047690C" w:rsidRDefault="005B1C6D" w:rsidP="005B1C6D">
      <w:pPr>
        <w:pStyle w:val="Code"/>
        <w:rPr>
          <w:highlight w:val="white"/>
        </w:rPr>
      </w:pPr>
      <w:r>
        <w:rPr>
          <w:highlight w:val="white"/>
        </w:rPr>
        <w:t xml:space="preserve">                  </w:t>
      </w:r>
      <w:r w:rsidRPr="0047690C">
        <w:rPr>
          <w:highlight w:val="white"/>
        </w:rPr>
        <w:t>([uU]|[sSlL]|[uU][sSlL]|[sSlL][uU])?</w:t>
      </w:r>
      <w:r>
        <w:rPr>
          <w:highlight w:val="white"/>
        </w:rPr>
        <w:t xml:space="preserve"> // XXX</w:t>
      </w:r>
    </w:p>
    <w:p w14:paraId="49229A00" w14:textId="77777777" w:rsidR="005B1C6D" w:rsidRPr="0047690C" w:rsidRDefault="005B1C6D" w:rsidP="005B1C6D">
      <w:pPr>
        <w:pStyle w:val="Code"/>
        <w:rPr>
          <w:highlight w:val="white"/>
        </w:rPr>
      </w:pPr>
      <w:r w:rsidRPr="0047690C">
        <w:rPr>
          <w:highlight w:val="white"/>
        </w:rPr>
        <w:t>FLOATING_VALUE (\+|\-)?(([0-9]+"."[0-9]*|"."[0-9]+)([eE][\+\-]?[0-9]+)?|[0-9]+[eE][\+\-]?[0-9]+)([fF]|[lL])?</w:t>
      </w:r>
    </w:p>
    <w:p w14:paraId="4F7AC6F8" w14:textId="77777777" w:rsidR="005B1C6D" w:rsidRPr="0047690C" w:rsidRDefault="005B1C6D" w:rsidP="005B1C6D">
      <w:pPr>
        <w:pStyle w:val="Code"/>
        <w:rPr>
          <w:highlight w:val="white"/>
        </w:rPr>
      </w:pPr>
      <w:r w:rsidRPr="0047690C">
        <w:rPr>
          <w:highlight w:val="white"/>
        </w:rPr>
        <w:t>CHAR_VALUE \'("\n"|"\\\'"|[^\'])*\'</w:t>
      </w:r>
    </w:p>
    <w:p w14:paraId="342FF12F" w14:textId="77777777" w:rsidR="005B1C6D" w:rsidRPr="0047690C" w:rsidRDefault="005B1C6D" w:rsidP="005B1C6D">
      <w:pPr>
        <w:pStyle w:val="Code"/>
        <w:rPr>
          <w:highlight w:val="white"/>
        </w:rPr>
      </w:pPr>
      <w:r w:rsidRPr="0047690C">
        <w:rPr>
          <w:highlight w:val="white"/>
        </w:rPr>
        <w:t>STRING_VALUE \"("\n"|"\\\""|[^\"])*\"</w:t>
      </w:r>
    </w:p>
    <w:p w14:paraId="2E4470CA" w14:textId="77777777" w:rsidR="005B1C6D" w:rsidRPr="0047690C" w:rsidRDefault="005B1C6D" w:rsidP="005B1C6D">
      <w:pPr>
        <w:pStyle w:val="Code"/>
        <w:rPr>
          <w:highlight w:val="white"/>
        </w:rPr>
      </w:pPr>
      <w:r w:rsidRPr="0047690C">
        <w:rPr>
          <w:highlight w:val="white"/>
        </w:rPr>
        <w:t>NAME [a-zA-Z_][a-zA-Z0-9_]*</w:t>
      </w:r>
    </w:p>
    <w:p w14:paraId="12A7D19F" w14:textId="77777777" w:rsidR="005B1C6D" w:rsidRPr="0047690C" w:rsidRDefault="005B1C6D" w:rsidP="005B1C6D">
      <w:pPr>
        <w:pStyle w:val="Code"/>
        <w:rPr>
          <w:highlight w:val="white"/>
        </w:rPr>
      </w:pPr>
      <w:r w:rsidRPr="0047690C">
        <w:rPr>
          <w:highlight w:val="white"/>
        </w:rPr>
        <w:t>WHITE_SPACE [ \t\r\n\f]</w:t>
      </w:r>
    </w:p>
    <w:p w14:paraId="4B218B3D" w14:textId="77777777" w:rsidR="005B1C6D" w:rsidRPr="0047690C" w:rsidRDefault="005B1C6D" w:rsidP="005B1C6D">
      <w:pPr>
        <w:pStyle w:val="Code"/>
        <w:rPr>
          <w:highlight w:val="white"/>
        </w:rPr>
      </w:pPr>
      <w:r w:rsidRPr="0047690C">
        <w:rPr>
          <w:highlight w:val="white"/>
        </w:rPr>
        <w:t>TOKEN [^a-zA-Z0-9()#,\"\' \t\r\n\f\0]+</w:t>
      </w:r>
    </w:p>
    <w:p w14:paraId="60E79221" w14:textId="77777777" w:rsidR="005B1C6D" w:rsidRPr="0047690C" w:rsidRDefault="005B1C6D" w:rsidP="005B1C6D">
      <w:pPr>
        <w:pStyle w:val="Code"/>
        <w:rPr>
          <w:highlight w:val="white"/>
        </w:rPr>
      </w:pPr>
      <w:r w:rsidRPr="0047690C">
        <w:rPr>
          <w:highlight w:val="white"/>
        </w:rPr>
        <w:t>%%</w:t>
      </w:r>
    </w:p>
    <w:p w14:paraId="2EDDD634" w14:textId="77777777" w:rsidR="005B1C6D" w:rsidRPr="0047690C" w:rsidRDefault="005B1C6D" w:rsidP="005B1C6D">
      <w:pPr>
        <w:pStyle w:val="Code"/>
        <w:rPr>
          <w:highlight w:val="white"/>
        </w:rPr>
      </w:pPr>
    </w:p>
    <w:p w14:paraId="0F6F570B" w14:textId="77777777" w:rsidR="005B1C6D" w:rsidRPr="0047690C" w:rsidRDefault="005B1C6D" w:rsidP="005B1C6D">
      <w:pPr>
        <w:pStyle w:val="Code"/>
        <w:rPr>
          <w:highlight w:val="white"/>
        </w:rPr>
      </w:pPr>
      <w:r w:rsidRPr="0047690C">
        <w:rPr>
          <w:highlight w:val="white"/>
        </w:rPr>
        <w:t>"(" { yylval.name = "("; return ((int) Tokens.LEFT_PARENTHESIS); }</w:t>
      </w:r>
    </w:p>
    <w:p w14:paraId="3D6B05C8" w14:textId="77777777" w:rsidR="005B1C6D" w:rsidRPr="0047690C" w:rsidRDefault="005B1C6D" w:rsidP="005B1C6D">
      <w:pPr>
        <w:pStyle w:val="Code"/>
        <w:rPr>
          <w:highlight w:val="white"/>
        </w:rPr>
      </w:pPr>
      <w:r w:rsidRPr="0047690C">
        <w:rPr>
          <w:highlight w:val="white"/>
        </w:rPr>
        <w:t>")" { yylval.name = ")"; return ((int) Tokens.RIGHT_PARENTHESIS); }</w:t>
      </w:r>
    </w:p>
    <w:p w14:paraId="4DC999C1" w14:textId="77777777" w:rsidR="005B1C6D" w:rsidRPr="0047690C" w:rsidRDefault="005B1C6D" w:rsidP="005B1C6D">
      <w:pPr>
        <w:pStyle w:val="Code"/>
        <w:rPr>
          <w:highlight w:val="white"/>
        </w:rPr>
      </w:pPr>
      <w:r w:rsidRPr="0047690C">
        <w:rPr>
          <w:highlight w:val="white"/>
        </w:rPr>
        <w:t>"##" { yylval.name = "##"; return ((int) Tokens.DOUBLE_SHARP); }</w:t>
      </w:r>
    </w:p>
    <w:p w14:paraId="4A1C619F" w14:textId="77777777" w:rsidR="005B1C6D" w:rsidRPr="0047690C" w:rsidRDefault="005B1C6D" w:rsidP="005B1C6D">
      <w:pPr>
        <w:pStyle w:val="Code"/>
        <w:rPr>
          <w:highlight w:val="white"/>
        </w:rPr>
      </w:pPr>
      <w:r w:rsidRPr="0047690C">
        <w:rPr>
          <w:highlight w:val="white"/>
        </w:rPr>
        <w:t>"#"  { yylval.name = "#"; return ((int) Tokens.SHARP); }</w:t>
      </w:r>
    </w:p>
    <w:p w14:paraId="3DD9E8CE" w14:textId="77777777" w:rsidR="005B1C6D" w:rsidRPr="0047690C" w:rsidRDefault="005B1C6D" w:rsidP="005B1C6D">
      <w:pPr>
        <w:pStyle w:val="Code"/>
        <w:rPr>
          <w:highlight w:val="white"/>
        </w:rPr>
      </w:pPr>
      <w:r w:rsidRPr="0047690C">
        <w:rPr>
          <w:highlight w:val="white"/>
        </w:rPr>
        <w:t>"," { yylval.name = ","; return ((int) Tokens.COMMA); }</w:t>
      </w:r>
    </w:p>
    <w:p w14:paraId="6BC4EAB8" w14:textId="77777777" w:rsidR="005B1C6D" w:rsidRPr="0047690C" w:rsidRDefault="005B1C6D" w:rsidP="005B1C6D">
      <w:pPr>
        <w:pStyle w:val="Code"/>
        <w:rPr>
          <w:highlight w:val="white"/>
        </w:rPr>
      </w:pPr>
      <w:r w:rsidRPr="0047690C">
        <w:rPr>
          <w:highlight w:val="white"/>
        </w:rPr>
        <w:t>//"\0" { /*CCompiler_Pre.Scanner.NewlineCount = 0;*/ yylval.name = ""; return ((int) Tokens.EOL); }</w:t>
      </w:r>
    </w:p>
    <w:p w14:paraId="7C6D8469" w14:textId="77777777" w:rsidR="005B1C6D" w:rsidRPr="0047690C" w:rsidRDefault="005B1C6D" w:rsidP="005B1C6D">
      <w:pPr>
        <w:pStyle w:val="Code"/>
        <w:rPr>
          <w:highlight w:val="white"/>
        </w:rPr>
      </w:pPr>
    </w:p>
    <w:p w14:paraId="107D9BD2" w14:textId="77777777" w:rsidR="005B1C6D" w:rsidRPr="0047690C" w:rsidRDefault="005B1C6D" w:rsidP="005B1C6D">
      <w:pPr>
        <w:pStyle w:val="Code"/>
        <w:rPr>
          <w:highlight w:val="white"/>
        </w:rPr>
      </w:pPr>
      <w:r w:rsidRPr="0047690C">
        <w:rPr>
          <w:highlight w:val="white"/>
        </w:rPr>
        <w:t>{NAME} {</w:t>
      </w:r>
    </w:p>
    <w:p w14:paraId="3DCF7B84" w14:textId="77777777" w:rsidR="005B1C6D" w:rsidRPr="0047690C" w:rsidRDefault="005B1C6D" w:rsidP="005B1C6D">
      <w:pPr>
        <w:pStyle w:val="Code"/>
        <w:rPr>
          <w:highlight w:val="white"/>
        </w:rPr>
      </w:pPr>
      <w:r w:rsidRPr="0047690C">
        <w:rPr>
          <w:highlight w:val="white"/>
        </w:rPr>
        <w:t xml:space="preserve">  yylval.name = yytext;</w:t>
      </w:r>
    </w:p>
    <w:p w14:paraId="5BC24195" w14:textId="77777777" w:rsidR="005B1C6D" w:rsidRPr="0047690C" w:rsidRDefault="005B1C6D" w:rsidP="005B1C6D">
      <w:pPr>
        <w:pStyle w:val="Code"/>
        <w:rPr>
          <w:highlight w:val="white"/>
        </w:rPr>
      </w:pPr>
      <w:r w:rsidRPr="0047690C">
        <w:rPr>
          <w:highlight w:val="white"/>
        </w:rPr>
        <w:t xml:space="preserve">  return ((int) Tokens.NAME);</w:t>
      </w:r>
    </w:p>
    <w:p w14:paraId="465AC7AC" w14:textId="77777777" w:rsidR="005B1C6D" w:rsidRPr="0047690C" w:rsidRDefault="005B1C6D" w:rsidP="005B1C6D">
      <w:pPr>
        <w:pStyle w:val="Code"/>
        <w:rPr>
          <w:highlight w:val="white"/>
        </w:rPr>
      </w:pPr>
      <w:r w:rsidRPr="0047690C">
        <w:rPr>
          <w:highlight w:val="white"/>
        </w:rPr>
        <w:lastRenderedPageBreak/>
        <w:t>}</w:t>
      </w:r>
    </w:p>
    <w:p w14:paraId="23AAE375" w14:textId="77777777" w:rsidR="005B1C6D" w:rsidRPr="0047690C" w:rsidRDefault="005B1C6D" w:rsidP="005B1C6D">
      <w:pPr>
        <w:pStyle w:val="Code"/>
        <w:rPr>
          <w:highlight w:val="white"/>
        </w:rPr>
      </w:pPr>
    </w:p>
    <w:p w14:paraId="6DE4CE67" w14:textId="77777777" w:rsidR="005B1C6D" w:rsidRPr="0047690C" w:rsidRDefault="005B1C6D" w:rsidP="005B1C6D">
      <w:pPr>
        <w:pStyle w:val="Code"/>
        <w:rPr>
          <w:highlight w:val="white"/>
        </w:rPr>
      </w:pPr>
      <w:r w:rsidRPr="0047690C">
        <w:rPr>
          <w:highlight w:val="white"/>
        </w:rPr>
        <w:t>{OCTAL_VALUE} {</w:t>
      </w:r>
    </w:p>
    <w:p w14:paraId="7DCF2985" w14:textId="77777777" w:rsidR="005B1C6D" w:rsidRPr="0047690C" w:rsidRDefault="005B1C6D" w:rsidP="005B1C6D">
      <w:pPr>
        <w:pStyle w:val="Code"/>
        <w:rPr>
          <w:highlight w:val="white"/>
        </w:rPr>
      </w:pPr>
      <w:r w:rsidRPr="0047690C">
        <w:rPr>
          <w:highlight w:val="white"/>
        </w:rPr>
        <w:t xml:space="preserve">  yylval.name = yytext;</w:t>
      </w:r>
    </w:p>
    <w:p w14:paraId="0F78C6EF" w14:textId="77777777" w:rsidR="005B1C6D" w:rsidRPr="0047690C" w:rsidRDefault="005B1C6D" w:rsidP="005B1C6D">
      <w:pPr>
        <w:pStyle w:val="Code"/>
        <w:rPr>
          <w:highlight w:val="white"/>
        </w:rPr>
      </w:pPr>
      <w:r w:rsidRPr="0047690C">
        <w:rPr>
          <w:highlight w:val="white"/>
        </w:rPr>
        <w:t xml:space="preserve">  return ((int) Tokens.TOKEN);</w:t>
      </w:r>
    </w:p>
    <w:p w14:paraId="27747CCB" w14:textId="77777777" w:rsidR="005B1C6D" w:rsidRPr="0047690C" w:rsidRDefault="005B1C6D" w:rsidP="005B1C6D">
      <w:pPr>
        <w:pStyle w:val="Code"/>
        <w:rPr>
          <w:highlight w:val="white"/>
        </w:rPr>
      </w:pPr>
      <w:r w:rsidRPr="0047690C">
        <w:rPr>
          <w:highlight w:val="white"/>
        </w:rPr>
        <w:t>}</w:t>
      </w:r>
    </w:p>
    <w:p w14:paraId="3AE4338A" w14:textId="77777777" w:rsidR="005B1C6D" w:rsidRPr="0047690C" w:rsidRDefault="005B1C6D" w:rsidP="005B1C6D">
      <w:pPr>
        <w:pStyle w:val="Code"/>
        <w:rPr>
          <w:highlight w:val="white"/>
        </w:rPr>
      </w:pPr>
    </w:p>
    <w:p w14:paraId="5F9A0D06" w14:textId="77777777" w:rsidR="005B1C6D" w:rsidRPr="0047690C" w:rsidRDefault="005B1C6D" w:rsidP="005B1C6D">
      <w:pPr>
        <w:pStyle w:val="Code"/>
        <w:rPr>
          <w:highlight w:val="white"/>
        </w:rPr>
      </w:pPr>
      <w:r w:rsidRPr="0047690C">
        <w:rPr>
          <w:highlight w:val="white"/>
        </w:rPr>
        <w:t>{DECIMAL_VALUE} {</w:t>
      </w:r>
    </w:p>
    <w:p w14:paraId="33F27B7E" w14:textId="77777777" w:rsidR="005B1C6D" w:rsidRPr="0047690C" w:rsidRDefault="005B1C6D" w:rsidP="005B1C6D">
      <w:pPr>
        <w:pStyle w:val="Code"/>
        <w:rPr>
          <w:highlight w:val="white"/>
        </w:rPr>
      </w:pPr>
      <w:r w:rsidRPr="0047690C">
        <w:rPr>
          <w:highlight w:val="white"/>
        </w:rPr>
        <w:t xml:space="preserve">  yylval.name = yytext;</w:t>
      </w:r>
    </w:p>
    <w:p w14:paraId="78786238" w14:textId="77777777" w:rsidR="005B1C6D" w:rsidRPr="0047690C" w:rsidRDefault="005B1C6D" w:rsidP="005B1C6D">
      <w:pPr>
        <w:pStyle w:val="Code"/>
        <w:rPr>
          <w:highlight w:val="white"/>
        </w:rPr>
      </w:pPr>
      <w:r w:rsidRPr="0047690C">
        <w:rPr>
          <w:highlight w:val="white"/>
        </w:rPr>
        <w:t xml:space="preserve">  return ((int) Tokens.TOKEN);</w:t>
      </w:r>
    </w:p>
    <w:p w14:paraId="3D5CE931" w14:textId="77777777" w:rsidR="005B1C6D" w:rsidRPr="0047690C" w:rsidRDefault="005B1C6D" w:rsidP="005B1C6D">
      <w:pPr>
        <w:pStyle w:val="Code"/>
        <w:rPr>
          <w:highlight w:val="white"/>
        </w:rPr>
      </w:pPr>
      <w:r w:rsidRPr="0047690C">
        <w:rPr>
          <w:highlight w:val="white"/>
        </w:rPr>
        <w:t>}</w:t>
      </w:r>
    </w:p>
    <w:p w14:paraId="306AD78A" w14:textId="77777777" w:rsidR="005B1C6D" w:rsidRPr="0047690C" w:rsidRDefault="005B1C6D" w:rsidP="005B1C6D">
      <w:pPr>
        <w:pStyle w:val="Code"/>
        <w:rPr>
          <w:highlight w:val="white"/>
        </w:rPr>
      </w:pPr>
    </w:p>
    <w:p w14:paraId="0DDBA1B4" w14:textId="77777777" w:rsidR="005B1C6D" w:rsidRPr="0047690C" w:rsidRDefault="005B1C6D" w:rsidP="005B1C6D">
      <w:pPr>
        <w:pStyle w:val="Code"/>
        <w:rPr>
          <w:highlight w:val="white"/>
        </w:rPr>
      </w:pPr>
      <w:r w:rsidRPr="0047690C">
        <w:rPr>
          <w:highlight w:val="white"/>
        </w:rPr>
        <w:t>{HEXADECIMAL_VALUE} {</w:t>
      </w:r>
    </w:p>
    <w:p w14:paraId="3DD71E54" w14:textId="77777777" w:rsidR="005B1C6D" w:rsidRPr="0047690C" w:rsidRDefault="005B1C6D" w:rsidP="005B1C6D">
      <w:pPr>
        <w:pStyle w:val="Code"/>
        <w:rPr>
          <w:highlight w:val="white"/>
        </w:rPr>
      </w:pPr>
      <w:r w:rsidRPr="0047690C">
        <w:rPr>
          <w:highlight w:val="white"/>
        </w:rPr>
        <w:t xml:space="preserve">  yylval.name = yytext;</w:t>
      </w:r>
    </w:p>
    <w:p w14:paraId="00B34F3E" w14:textId="77777777" w:rsidR="005B1C6D" w:rsidRPr="0047690C" w:rsidRDefault="005B1C6D" w:rsidP="005B1C6D">
      <w:pPr>
        <w:pStyle w:val="Code"/>
        <w:rPr>
          <w:highlight w:val="white"/>
        </w:rPr>
      </w:pPr>
      <w:r w:rsidRPr="0047690C">
        <w:rPr>
          <w:highlight w:val="white"/>
        </w:rPr>
        <w:t xml:space="preserve">  return ((int) Tokens.TOKEN);</w:t>
      </w:r>
    </w:p>
    <w:p w14:paraId="79F39F03" w14:textId="77777777" w:rsidR="005B1C6D" w:rsidRPr="0047690C" w:rsidRDefault="005B1C6D" w:rsidP="005B1C6D">
      <w:pPr>
        <w:pStyle w:val="Code"/>
        <w:rPr>
          <w:highlight w:val="white"/>
        </w:rPr>
      </w:pPr>
      <w:r w:rsidRPr="0047690C">
        <w:rPr>
          <w:highlight w:val="white"/>
        </w:rPr>
        <w:t>}</w:t>
      </w:r>
    </w:p>
    <w:p w14:paraId="12283DB7" w14:textId="77777777" w:rsidR="005B1C6D" w:rsidRPr="0047690C" w:rsidRDefault="005B1C6D" w:rsidP="005B1C6D">
      <w:pPr>
        <w:pStyle w:val="Code"/>
        <w:rPr>
          <w:highlight w:val="white"/>
        </w:rPr>
      </w:pPr>
    </w:p>
    <w:p w14:paraId="2CD44BA8" w14:textId="77777777" w:rsidR="005B1C6D" w:rsidRPr="0047690C" w:rsidRDefault="005B1C6D" w:rsidP="005B1C6D">
      <w:pPr>
        <w:pStyle w:val="Code"/>
        <w:rPr>
          <w:highlight w:val="white"/>
        </w:rPr>
      </w:pPr>
      <w:r w:rsidRPr="0047690C">
        <w:rPr>
          <w:highlight w:val="white"/>
        </w:rPr>
        <w:t>{FLOATING_VALUE} {</w:t>
      </w:r>
    </w:p>
    <w:p w14:paraId="67672C05" w14:textId="77777777" w:rsidR="005B1C6D" w:rsidRPr="0047690C" w:rsidRDefault="005B1C6D" w:rsidP="005B1C6D">
      <w:pPr>
        <w:pStyle w:val="Code"/>
        <w:rPr>
          <w:highlight w:val="white"/>
        </w:rPr>
      </w:pPr>
      <w:r w:rsidRPr="0047690C">
        <w:rPr>
          <w:highlight w:val="white"/>
        </w:rPr>
        <w:t xml:space="preserve">  yylval.name = yytext;</w:t>
      </w:r>
    </w:p>
    <w:p w14:paraId="7C109A4C" w14:textId="77777777" w:rsidR="005B1C6D" w:rsidRPr="0047690C" w:rsidRDefault="005B1C6D" w:rsidP="005B1C6D">
      <w:pPr>
        <w:pStyle w:val="Code"/>
        <w:rPr>
          <w:highlight w:val="white"/>
        </w:rPr>
      </w:pPr>
      <w:r w:rsidRPr="0047690C">
        <w:rPr>
          <w:highlight w:val="white"/>
        </w:rPr>
        <w:t xml:space="preserve">  return ((int) Tokens.TOKEN);</w:t>
      </w:r>
    </w:p>
    <w:p w14:paraId="23FC57B0" w14:textId="77777777" w:rsidR="005B1C6D" w:rsidRPr="0047690C" w:rsidRDefault="005B1C6D" w:rsidP="005B1C6D">
      <w:pPr>
        <w:pStyle w:val="Code"/>
        <w:rPr>
          <w:highlight w:val="white"/>
        </w:rPr>
      </w:pPr>
      <w:r w:rsidRPr="0047690C">
        <w:rPr>
          <w:highlight w:val="white"/>
        </w:rPr>
        <w:t>}</w:t>
      </w:r>
    </w:p>
    <w:p w14:paraId="22BCBB01" w14:textId="77777777" w:rsidR="005B1C6D" w:rsidRPr="0047690C" w:rsidRDefault="005B1C6D" w:rsidP="005B1C6D">
      <w:pPr>
        <w:pStyle w:val="Code"/>
        <w:rPr>
          <w:highlight w:val="white"/>
        </w:rPr>
      </w:pPr>
    </w:p>
    <w:p w14:paraId="3D5ED474" w14:textId="77777777" w:rsidR="005B1C6D" w:rsidRPr="0047690C" w:rsidRDefault="005B1C6D" w:rsidP="005B1C6D">
      <w:pPr>
        <w:pStyle w:val="Code"/>
        <w:rPr>
          <w:highlight w:val="white"/>
        </w:rPr>
      </w:pPr>
      <w:r w:rsidRPr="0047690C">
        <w:rPr>
          <w:highlight w:val="white"/>
        </w:rPr>
        <w:t>{CHAR_VALUE} {</w:t>
      </w:r>
    </w:p>
    <w:p w14:paraId="7A093DBB" w14:textId="77777777" w:rsidR="005B1C6D" w:rsidRPr="0047690C" w:rsidRDefault="005B1C6D" w:rsidP="005B1C6D">
      <w:pPr>
        <w:pStyle w:val="Code"/>
        <w:rPr>
          <w:highlight w:val="white"/>
        </w:rPr>
      </w:pPr>
      <w:r w:rsidRPr="0047690C">
        <w:rPr>
          <w:highlight w:val="white"/>
        </w:rPr>
        <w:t xml:space="preserve">  yylval.name = yytext;</w:t>
      </w:r>
    </w:p>
    <w:p w14:paraId="4F9215BC" w14:textId="77777777" w:rsidR="005B1C6D" w:rsidRPr="0047690C" w:rsidRDefault="005B1C6D" w:rsidP="005B1C6D">
      <w:pPr>
        <w:pStyle w:val="Code"/>
        <w:rPr>
          <w:highlight w:val="white"/>
        </w:rPr>
      </w:pPr>
      <w:r w:rsidRPr="0047690C">
        <w:rPr>
          <w:highlight w:val="white"/>
        </w:rPr>
        <w:t xml:space="preserve">  return ((int) Tokens.TOKEN);</w:t>
      </w:r>
    </w:p>
    <w:p w14:paraId="3258AF3B" w14:textId="77777777" w:rsidR="005B1C6D" w:rsidRPr="0047690C" w:rsidRDefault="005B1C6D" w:rsidP="005B1C6D">
      <w:pPr>
        <w:pStyle w:val="Code"/>
        <w:rPr>
          <w:highlight w:val="white"/>
        </w:rPr>
      </w:pPr>
      <w:r w:rsidRPr="0047690C">
        <w:rPr>
          <w:highlight w:val="white"/>
        </w:rPr>
        <w:t>}</w:t>
      </w:r>
    </w:p>
    <w:p w14:paraId="0F472D6C" w14:textId="77777777" w:rsidR="005B1C6D" w:rsidRPr="0047690C" w:rsidRDefault="005B1C6D" w:rsidP="005B1C6D">
      <w:pPr>
        <w:pStyle w:val="Code"/>
        <w:rPr>
          <w:highlight w:val="white"/>
        </w:rPr>
      </w:pPr>
    </w:p>
    <w:p w14:paraId="38A64A8C" w14:textId="77777777" w:rsidR="005B1C6D" w:rsidRPr="0047690C" w:rsidRDefault="005B1C6D" w:rsidP="005B1C6D">
      <w:pPr>
        <w:pStyle w:val="Code"/>
        <w:rPr>
          <w:highlight w:val="white"/>
        </w:rPr>
      </w:pPr>
      <w:r w:rsidRPr="0047690C">
        <w:rPr>
          <w:highlight w:val="white"/>
        </w:rPr>
        <w:t>{STRING_VALUE} {</w:t>
      </w:r>
    </w:p>
    <w:p w14:paraId="5E86AD2E" w14:textId="77777777" w:rsidR="005B1C6D" w:rsidRPr="0047690C" w:rsidRDefault="005B1C6D" w:rsidP="005B1C6D">
      <w:pPr>
        <w:pStyle w:val="Code"/>
        <w:rPr>
          <w:highlight w:val="white"/>
        </w:rPr>
      </w:pPr>
      <w:r w:rsidRPr="0047690C">
        <w:rPr>
          <w:highlight w:val="white"/>
        </w:rPr>
        <w:t xml:space="preserve">  yylval.name = yytext;</w:t>
      </w:r>
    </w:p>
    <w:p w14:paraId="6FAEB31F" w14:textId="77777777" w:rsidR="005B1C6D" w:rsidRPr="0047690C" w:rsidRDefault="005B1C6D" w:rsidP="005B1C6D">
      <w:pPr>
        <w:pStyle w:val="Code"/>
        <w:rPr>
          <w:highlight w:val="white"/>
        </w:rPr>
      </w:pPr>
      <w:r w:rsidRPr="0047690C">
        <w:rPr>
          <w:highlight w:val="white"/>
        </w:rPr>
        <w:t xml:space="preserve">  return ((int) Tokens.STRING);</w:t>
      </w:r>
    </w:p>
    <w:p w14:paraId="1C1A9E4E" w14:textId="77777777" w:rsidR="005B1C6D" w:rsidRPr="0047690C" w:rsidRDefault="005B1C6D" w:rsidP="005B1C6D">
      <w:pPr>
        <w:pStyle w:val="Code"/>
        <w:rPr>
          <w:highlight w:val="white"/>
        </w:rPr>
      </w:pPr>
      <w:r w:rsidRPr="0047690C">
        <w:rPr>
          <w:highlight w:val="white"/>
        </w:rPr>
        <w:t>}</w:t>
      </w:r>
    </w:p>
    <w:p w14:paraId="4437DB7F" w14:textId="77777777" w:rsidR="005B1C6D" w:rsidRPr="0047690C" w:rsidRDefault="005B1C6D" w:rsidP="005B1C6D">
      <w:pPr>
        <w:pStyle w:val="Code"/>
        <w:rPr>
          <w:highlight w:val="white"/>
        </w:rPr>
      </w:pPr>
    </w:p>
    <w:p w14:paraId="2DEC63B7" w14:textId="77777777" w:rsidR="005B1C6D" w:rsidRPr="0047690C" w:rsidRDefault="005B1C6D" w:rsidP="005B1C6D">
      <w:pPr>
        <w:pStyle w:val="Code"/>
        <w:rPr>
          <w:highlight w:val="white"/>
        </w:rPr>
      </w:pPr>
      <w:r w:rsidRPr="0047690C">
        <w:rPr>
          <w:highlight w:val="white"/>
        </w:rPr>
        <w:t>{TOKEN} {</w:t>
      </w:r>
    </w:p>
    <w:p w14:paraId="60BA2F62" w14:textId="77777777" w:rsidR="005B1C6D" w:rsidRPr="0047690C" w:rsidRDefault="005B1C6D" w:rsidP="005B1C6D">
      <w:pPr>
        <w:pStyle w:val="Code"/>
        <w:rPr>
          <w:highlight w:val="white"/>
        </w:rPr>
      </w:pPr>
      <w:r w:rsidRPr="0047690C">
        <w:rPr>
          <w:highlight w:val="white"/>
        </w:rPr>
        <w:t xml:space="preserve">  yylval.name = yytext;</w:t>
      </w:r>
    </w:p>
    <w:p w14:paraId="61B89C84" w14:textId="77777777" w:rsidR="005B1C6D" w:rsidRPr="0047690C" w:rsidRDefault="005B1C6D" w:rsidP="005B1C6D">
      <w:pPr>
        <w:pStyle w:val="Code"/>
        <w:rPr>
          <w:highlight w:val="white"/>
        </w:rPr>
      </w:pPr>
      <w:r w:rsidRPr="0047690C">
        <w:rPr>
          <w:highlight w:val="white"/>
        </w:rPr>
        <w:t xml:space="preserve">  return ((int) Tokens.TOKEN);</w:t>
      </w:r>
    </w:p>
    <w:p w14:paraId="02594C99" w14:textId="77777777" w:rsidR="005B1C6D" w:rsidRPr="0047690C" w:rsidRDefault="005B1C6D" w:rsidP="005B1C6D">
      <w:pPr>
        <w:pStyle w:val="Code"/>
        <w:rPr>
          <w:highlight w:val="white"/>
        </w:rPr>
      </w:pPr>
      <w:r w:rsidRPr="0047690C">
        <w:rPr>
          <w:highlight w:val="white"/>
        </w:rPr>
        <w:t>}</w:t>
      </w:r>
    </w:p>
    <w:p w14:paraId="36DC387D" w14:textId="77777777" w:rsidR="005B1C6D" w:rsidRPr="0047690C" w:rsidRDefault="005B1C6D" w:rsidP="005B1C6D">
      <w:pPr>
        <w:pStyle w:val="Code"/>
        <w:rPr>
          <w:highlight w:val="white"/>
        </w:rPr>
      </w:pPr>
    </w:p>
    <w:p w14:paraId="396FE203" w14:textId="77777777" w:rsidR="005B1C6D" w:rsidRPr="0047690C" w:rsidRDefault="005B1C6D" w:rsidP="005B1C6D">
      <w:pPr>
        <w:pStyle w:val="Code"/>
        <w:rPr>
          <w:highlight w:val="white"/>
        </w:rPr>
      </w:pPr>
      <w:r w:rsidRPr="0047690C">
        <w:rPr>
          <w:highlight w:val="white"/>
        </w:rPr>
        <w:t>{WHITE_SPACE} {</w:t>
      </w:r>
    </w:p>
    <w:p w14:paraId="143E6C54" w14:textId="77777777" w:rsidR="005B1C6D" w:rsidRPr="0047690C" w:rsidRDefault="005B1C6D" w:rsidP="005B1C6D">
      <w:pPr>
        <w:pStyle w:val="Code"/>
        <w:rPr>
          <w:highlight w:val="white"/>
        </w:rPr>
      </w:pPr>
      <w:r w:rsidRPr="0047690C">
        <w:rPr>
          <w:highlight w:val="white"/>
        </w:rPr>
        <w:t xml:space="preserve">  if (yytext.Equals("\n")) {</w:t>
      </w:r>
    </w:p>
    <w:p w14:paraId="39CE80D2" w14:textId="77777777" w:rsidR="005B1C6D" w:rsidRPr="0047690C" w:rsidRDefault="005B1C6D" w:rsidP="005B1C6D">
      <w:pPr>
        <w:pStyle w:val="Code"/>
        <w:rPr>
          <w:highlight w:val="white"/>
        </w:rPr>
      </w:pPr>
      <w:r w:rsidRPr="0047690C">
        <w:rPr>
          <w:highlight w:val="white"/>
        </w:rPr>
        <w:t xml:space="preserve">    ++CCompiler_Pre.Scanner.NewlineCount;</w:t>
      </w:r>
    </w:p>
    <w:p w14:paraId="4230DBDE" w14:textId="77777777" w:rsidR="005B1C6D" w:rsidRPr="0047690C" w:rsidRDefault="005B1C6D" w:rsidP="005B1C6D">
      <w:pPr>
        <w:pStyle w:val="Code"/>
        <w:rPr>
          <w:highlight w:val="white"/>
        </w:rPr>
      </w:pPr>
      <w:r w:rsidRPr="0047690C">
        <w:rPr>
          <w:highlight w:val="white"/>
        </w:rPr>
        <w:t xml:space="preserve">  }</w:t>
      </w:r>
    </w:p>
    <w:p w14:paraId="676FBCD8" w14:textId="77777777" w:rsidR="005B1C6D" w:rsidRPr="0047690C" w:rsidRDefault="005B1C6D" w:rsidP="005B1C6D">
      <w:pPr>
        <w:pStyle w:val="Code"/>
        <w:rPr>
          <w:highlight w:val="white"/>
        </w:rPr>
      </w:pPr>
    </w:p>
    <w:p w14:paraId="44ACAB92" w14:textId="77777777" w:rsidR="005B1C6D" w:rsidRPr="0047690C" w:rsidRDefault="005B1C6D" w:rsidP="005B1C6D">
      <w:pPr>
        <w:pStyle w:val="Code"/>
        <w:rPr>
          <w:highlight w:val="white"/>
        </w:rPr>
      </w:pPr>
      <w:r w:rsidRPr="0047690C">
        <w:rPr>
          <w:highlight w:val="white"/>
        </w:rPr>
        <w:t xml:space="preserve">  CCompiler_Pre.Scanner.Whitespace = true;</w:t>
      </w:r>
    </w:p>
    <w:p w14:paraId="2F3ED89B" w14:textId="77777777" w:rsidR="005B1C6D" w:rsidRPr="0047690C" w:rsidRDefault="005B1C6D" w:rsidP="005B1C6D">
      <w:pPr>
        <w:pStyle w:val="Code"/>
        <w:rPr>
          <w:highlight w:val="white"/>
        </w:rPr>
      </w:pPr>
      <w:r w:rsidRPr="0047690C">
        <w:rPr>
          <w:highlight w:val="white"/>
        </w:rPr>
        <w:t>}</w:t>
      </w:r>
    </w:p>
    <w:p w14:paraId="1908809D" w14:textId="77777777" w:rsidR="005B1C6D" w:rsidRPr="0047690C" w:rsidRDefault="005B1C6D" w:rsidP="005B1C6D">
      <w:pPr>
        <w:pStyle w:val="Code"/>
        <w:rPr>
          <w:highlight w:val="white"/>
        </w:rPr>
      </w:pPr>
    </w:p>
    <w:p w14:paraId="763AB364" w14:textId="77777777" w:rsidR="005B1C6D" w:rsidRPr="0047690C" w:rsidRDefault="005B1C6D" w:rsidP="005B1C6D">
      <w:pPr>
        <w:pStyle w:val="Code"/>
        <w:rPr>
          <w:highlight w:val="white"/>
        </w:rPr>
      </w:pPr>
      <w:r w:rsidRPr="0047690C">
        <w:rPr>
          <w:highlight w:val="white"/>
        </w:rPr>
        <w:t>. { CCompiler.Assert.Error("&lt;" + yytext + "&gt;",</w:t>
      </w:r>
    </w:p>
    <w:p w14:paraId="4500F18C" w14:textId="77777777" w:rsidR="005B1C6D" w:rsidRPr="0047690C" w:rsidRDefault="005B1C6D" w:rsidP="005B1C6D">
      <w:pPr>
        <w:pStyle w:val="Code"/>
        <w:rPr>
          <w:highlight w:val="white"/>
        </w:rPr>
      </w:pPr>
      <w:r w:rsidRPr="0047690C">
        <w:rPr>
          <w:highlight w:val="white"/>
        </w:rPr>
        <w:t xml:space="preserve">    CCompiler.Message.Unknown_character); }</w:t>
      </w:r>
    </w:p>
    <w:p w14:paraId="503F6931" w14:textId="77777777" w:rsidR="005B1C6D" w:rsidRPr="00EC76D5" w:rsidRDefault="005B1C6D" w:rsidP="005B1C6D">
      <w:pPr>
        <w:pStyle w:val="Rubrik2"/>
      </w:pPr>
      <w:bookmarkStart w:id="475" w:name="_Toc53473632"/>
      <w:r w:rsidRPr="00EC76D5">
        <w:t>The Preprocessor</w:t>
      </w:r>
      <w:bookmarkEnd w:id="475"/>
    </w:p>
    <w:p w14:paraId="2BB354C5" w14:textId="77777777" w:rsidR="005B1C6D" w:rsidRPr="00EC76D5" w:rsidRDefault="005B1C6D" w:rsidP="005B1C6D">
      <w:r w:rsidRPr="00EC76D5">
        <w:t>The preprocessor has several tasks:</w:t>
      </w:r>
    </w:p>
    <w:p w14:paraId="19C7C67C" w14:textId="77777777" w:rsidR="005B1C6D" w:rsidRPr="00EC76D5" w:rsidRDefault="005B1C6D" w:rsidP="005B1C6D">
      <w:pPr>
        <w:pStyle w:val="Liststycke"/>
        <w:numPr>
          <w:ilvl w:val="0"/>
          <w:numId w:val="74"/>
        </w:numPr>
      </w:pPr>
      <w:r w:rsidRPr="00EC76D5">
        <w:rPr>
          <w:b/>
        </w:rPr>
        <w:t>Tri Graphs</w:t>
      </w:r>
      <w:r w:rsidRPr="00EC76D5">
        <w:t>. When C was originally introduced, some keyboards had a limited set of keys. Therefore, a special set of double question mark character sequence was introduced, which are replaced by their modern equivalents.</w:t>
      </w:r>
    </w:p>
    <w:p w14:paraId="20165060" w14:textId="77777777" w:rsidR="005B1C6D" w:rsidRPr="00EC76D5" w:rsidRDefault="005B1C6D" w:rsidP="005B1C6D">
      <w:pPr>
        <w:pStyle w:val="Liststycke"/>
        <w:numPr>
          <w:ilvl w:val="0"/>
          <w:numId w:val="74"/>
        </w:numPr>
      </w:pPr>
      <w:r w:rsidRPr="00EC76D5">
        <w:rPr>
          <w:b/>
        </w:rPr>
        <w:t>Comments</w:t>
      </w:r>
      <w:r w:rsidRPr="00EC76D5">
        <w:t>. Each block comment or line comment is replaced by blank characters.</w:t>
      </w:r>
    </w:p>
    <w:p w14:paraId="131637BD" w14:textId="77777777" w:rsidR="005B1C6D" w:rsidRPr="00EC76D5" w:rsidRDefault="005B1C6D" w:rsidP="005B1C6D">
      <w:pPr>
        <w:pStyle w:val="Liststycke"/>
        <w:numPr>
          <w:ilvl w:val="0"/>
          <w:numId w:val="74"/>
        </w:numPr>
      </w:pPr>
      <w:r w:rsidRPr="00EC76D5">
        <w:rPr>
          <w:b/>
        </w:rPr>
        <w:lastRenderedPageBreak/>
        <w:t>Slashes in strings and characters</w:t>
      </w:r>
      <w:r w:rsidRPr="00EC76D5">
        <w:t>. Each backslash is processed and transformed into a regular character. Thereafter, to ease the macro expansion later we transform each character into the format of a backslash followed by three octal digits.</w:t>
      </w:r>
    </w:p>
    <w:p w14:paraId="5664FE5D" w14:textId="77777777" w:rsidR="005B1C6D" w:rsidRPr="00EC76D5" w:rsidRDefault="005B1C6D" w:rsidP="005B1C6D">
      <w:pPr>
        <w:pStyle w:val="Liststycke"/>
        <w:numPr>
          <w:ilvl w:val="0"/>
          <w:numId w:val="74"/>
        </w:numPr>
      </w:pPr>
      <w:r w:rsidRPr="00EC76D5">
        <w:rPr>
          <w:b/>
        </w:rPr>
        <w:t>Include files</w:t>
      </w:r>
      <w:r w:rsidRPr="00EC76D5">
        <w:t>. The system include files (encapsulated by ‘&lt;’ and ‘&gt;’) and internal include files (encapsulated by quotes) are read and included in the final code.</w:t>
      </w:r>
    </w:p>
    <w:p w14:paraId="7B7F122B" w14:textId="77777777" w:rsidR="005B1C6D" w:rsidRPr="00EC76D5" w:rsidRDefault="005B1C6D" w:rsidP="005B1C6D">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and #</w:t>
      </w:r>
      <w:r w:rsidRPr="00EC76D5">
        <w:rPr>
          <w:rStyle w:val="CodeInText"/>
        </w:rPr>
        <w:t>endif</w:t>
      </w:r>
      <w:r w:rsidRPr="00EC76D5">
        <w:t xml:space="preserve"> directives are processed.</w:t>
      </w:r>
    </w:p>
    <w:p w14:paraId="54E8FA66" w14:textId="77777777" w:rsidR="005B1C6D" w:rsidRPr="00EC76D5" w:rsidRDefault="005B1C6D" w:rsidP="005B1C6D">
      <w:pPr>
        <w:pStyle w:val="Liststycke"/>
        <w:numPr>
          <w:ilvl w:val="0"/>
          <w:numId w:val="74"/>
        </w:numPr>
      </w:pPr>
      <w:r w:rsidRPr="00EC76D5">
        <w:rPr>
          <w:b/>
        </w:rPr>
        <w:t>Macro expansion</w:t>
      </w:r>
      <w:r w:rsidRPr="00EC76D5">
        <w:t>. The source code is traversed and each macro is expanded. Since the contents of each character and string constant has been translated into slash codes we do not need to check whether the macro to be expanded is part of a character of string.</w:t>
      </w:r>
    </w:p>
    <w:p w14:paraId="08DB01C9" w14:textId="77777777" w:rsidR="005B1C6D" w:rsidRPr="00EC76D5" w:rsidRDefault="005B1C6D" w:rsidP="005B1C6D">
      <w:pPr>
        <w:pStyle w:val="Liststycke"/>
        <w:numPr>
          <w:ilvl w:val="0"/>
          <w:numId w:val="74"/>
        </w:numPr>
      </w:pPr>
      <w:r w:rsidRPr="00EC76D5">
        <w:rPr>
          <w:b/>
        </w:rPr>
        <w:t>String sequences</w:t>
      </w:r>
      <w:r w:rsidRPr="00EC76D5">
        <w:t>. Finally, every sequence of string is concatenated into one string. For instance, the sequence "ab" "cd" "</w:t>
      </w:r>
      <w:proofErr w:type="spellStart"/>
      <w:r w:rsidRPr="00EC76D5">
        <w:t>ef</w:t>
      </w:r>
      <w:proofErr w:type="spellEnd"/>
      <w:r w:rsidRPr="00EC76D5">
        <w:t>" is concatenated into "</w:t>
      </w:r>
      <w:proofErr w:type="spellStart"/>
      <w:r w:rsidRPr="00EC76D5">
        <w:t>abcded</w:t>
      </w:r>
      <w:proofErr w:type="spellEnd"/>
      <w:r w:rsidRPr="00EC76D5">
        <w:t>".</w:t>
      </w:r>
    </w:p>
    <w:p w14:paraId="54E0309E" w14:textId="77777777" w:rsidR="005B1C6D" w:rsidRPr="00EC76D5" w:rsidRDefault="005B1C6D" w:rsidP="005B1C6D">
      <w:r w:rsidRPr="00EC76D5">
        <w:t xml:space="preserve">The first phase of the preprocessor is to read the source file and place in a text buffer (a </w:t>
      </w:r>
      <w:r w:rsidRPr="00EC76D5">
        <w:rPr>
          <w:rStyle w:val="CodeInText"/>
        </w:rPr>
        <w:t>StringBuilder</w:t>
      </w:r>
      <w:r w:rsidRPr="00EC76D5">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77777777" w:rsidR="005B1C6D" w:rsidRDefault="005B1C6D" w:rsidP="005B1C6D">
      <w:pPr>
        <w:pStyle w:val="CodeHeader"/>
      </w:pPr>
      <w:proofErr w:type="spellStart"/>
      <w:r w:rsidRPr="00EC76D5">
        <w:t>Preprocessor.</w:t>
      </w:r>
      <w:r>
        <w:t>cs</w:t>
      </w:r>
      <w:proofErr w:type="spellEnd"/>
    </w:p>
    <w:p w14:paraId="5DCBCEF2" w14:textId="77777777" w:rsidR="005B1C6D" w:rsidRPr="004D377E" w:rsidRDefault="005B1C6D" w:rsidP="005B1C6D">
      <w:pPr>
        <w:pStyle w:val="Code"/>
        <w:rPr>
          <w:highlight w:val="white"/>
        </w:rPr>
      </w:pPr>
      <w:r w:rsidRPr="004D377E">
        <w:rPr>
          <w:highlight w:val="white"/>
        </w:rPr>
        <w:t>using System;</w:t>
      </w:r>
    </w:p>
    <w:p w14:paraId="6ECF141F" w14:textId="77777777" w:rsidR="005B1C6D" w:rsidRPr="004D377E" w:rsidRDefault="005B1C6D" w:rsidP="005B1C6D">
      <w:pPr>
        <w:pStyle w:val="Code"/>
        <w:rPr>
          <w:highlight w:val="white"/>
        </w:rPr>
      </w:pPr>
      <w:r w:rsidRPr="004D377E">
        <w:rPr>
          <w:highlight w:val="white"/>
        </w:rPr>
        <w:t>using System.IO;</w:t>
      </w:r>
    </w:p>
    <w:p w14:paraId="1943CCEB" w14:textId="77777777" w:rsidR="005B1C6D" w:rsidRPr="004D377E" w:rsidRDefault="005B1C6D" w:rsidP="005B1C6D">
      <w:pPr>
        <w:pStyle w:val="Code"/>
        <w:rPr>
          <w:highlight w:val="white"/>
        </w:rPr>
      </w:pPr>
      <w:r w:rsidRPr="004D377E">
        <w:rPr>
          <w:highlight w:val="white"/>
        </w:rPr>
        <w:t>using System.Text;</w:t>
      </w:r>
    </w:p>
    <w:p w14:paraId="59191D53" w14:textId="77777777" w:rsidR="005B1C6D" w:rsidRPr="004D377E" w:rsidRDefault="005B1C6D" w:rsidP="005B1C6D">
      <w:pPr>
        <w:pStyle w:val="Code"/>
        <w:rPr>
          <w:highlight w:val="white"/>
        </w:rPr>
      </w:pPr>
      <w:r w:rsidRPr="004D377E">
        <w:rPr>
          <w:highlight w:val="white"/>
        </w:rPr>
        <w:t>using System.Collections.Generic;</w:t>
      </w:r>
    </w:p>
    <w:p w14:paraId="3386DDB5" w14:textId="77777777" w:rsidR="005B1C6D" w:rsidRPr="004D377E" w:rsidRDefault="005B1C6D" w:rsidP="005B1C6D">
      <w:pPr>
        <w:pStyle w:val="Code"/>
        <w:rPr>
          <w:highlight w:val="white"/>
        </w:rPr>
      </w:pPr>
    </w:p>
    <w:p w14:paraId="57F43973" w14:textId="77777777" w:rsidR="005B1C6D" w:rsidRPr="004D377E" w:rsidRDefault="005B1C6D" w:rsidP="005B1C6D">
      <w:pPr>
        <w:pStyle w:val="Code"/>
        <w:rPr>
          <w:highlight w:val="white"/>
        </w:rPr>
      </w:pPr>
      <w:r w:rsidRPr="004D377E">
        <w:rPr>
          <w:highlight w:val="white"/>
        </w:rPr>
        <w:t>namespace CCompiler {</w:t>
      </w:r>
    </w:p>
    <w:p w14:paraId="4F4CE2AB" w14:textId="77777777" w:rsidR="005B1C6D" w:rsidRPr="004D377E" w:rsidRDefault="005B1C6D" w:rsidP="005B1C6D">
      <w:pPr>
        <w:pStyle w:val="Code"/>
        <w:rPr>
          <w:highlight w:val="white"/>
        </w:rPr>
      </w:pPr>
      <w:r w:rsidRPr="004D377E">
        <w:rPr>
          <w:highlight w:val="white"/>
        </w:rPr>
        <w:t xml:space="preserve">  public class Preprocessor {</w:t>
      </w:r>
    </w:p>
    <w:p w14:paraId="53A0978E" w14:textId="77777777" w:rsidR="005B1C6D" w:rsidRPr="004D377E" w:rsidRDefault="005B1C6D" w:rsidP="005B1C6D">
      <w:pPr>
        <w:pStyle w:val="Code"/>
        <w:rPr>
          <w:highlight w:val="white"/>
        </w:rPr>
      </w:pPr>
      <w:r w:rsidRPr="004D377E">
        <w:rPr>
          <w:highlight w:val="white"/>
        </w:rPr>
        <w:t xml:space="preserve">    public static IDictionary&lt;string, Macro&gt; MacroMap;</w:t>
      </w:r>
    </w:p>
    <w:p w14:paraId="52E30FD5" w14:textId="77777777" w:rsidR="005B1C6D" w:rsidRPr="004D377E" w:rsidRDefault="005B1C6D" w:rsidP="005B1C6D">
      <w:pPr>
        <w:pStyle w:val="Code"/>
        <w:rPr>
          <w:highlight w:val="white"/>
        </w:rPr>
      </w:pPr>
      <w:r w:rsidRPr="004D377E">
        <w:rPr>
          <w:highlight w:val="white"/>
        </w:rPr>
        <w:t xml:space="preserve">    public static Stack&lt;FileInfo&gt; IncludeStack =</w:t>
      </w:r>
    </w:p>
    <w:p w14:paraId="6BE331C6" w14:textId="77777777" w:rsidR="005B1C6D" w:rsidRPr="004D377E" w:rsidRDefault="005B1C6D" w:rsidP="005B1C6D">
      <w:pPr>
        <w:pStyle w:val="Code"/>
        <w:rPr>
          <w:highlight w:val="white"/>
        </w:rPr>
      </w:pPr>
      <w:r w:rsidRPr="004D377E">
        <w:rPr>
          <w:highlight w:val="white"/>
        </w:rPr>
        <w:t xml:space="preserve">                    new Stack&lt;FileInfo&gt;();</w:t>
      </w:r>
    </w:p>
    <w:p w14:paraId="49DD763F" w14:textId="371FF2D2" w:rsidR="005B1C6D" w:rsidRPr="004D377E" w:rsidRDefault="005B1C6D" w:rsidP="0055271E">
      <w:pPr>
        <w:pStyle w:val="Code"/>
        <w:rPr>
          <w:highlight w:val="white"/>
        </w:rPr>
      </w:pPr>
      <w:r w:rsidRPr="004D377E">
        <w:rPr>
          <w:highlight w:val="white"/>
        </w:rPr>
        <w:t xml:space="preserve">    public static ISet&lt;FileInfo&gt; IncludeSet =</w:t>
      </w:r>
      <w:r w:rsidR="0055271E">
        <w:rPr>
          <w:highlight w:val="white"/>
        </w:rPr>
        <w:t xml:space="preserve"> null;</w:t>
      </w:r>
    </w:p>
    <w:p w14:paraId="500E2341" w14:textId="77777777" w:rsidR="005B1C6D" w:rsidRPr="004D377E" w:rsidRDefault="005B1C6D" w:rsidP="005B1C6D">
      <w:pPr>
        <w:pStyle w:val="Code"/>
        <w:rPr>
          <w:highlight w:val="white"/>
        </w:rPr>
      </w:pPr>
      <w:r w:rsidRPr="004D377E">
        <w:rPr>
          <w:highlight w:val="white"/>
        </w:rPr>
        <w:t xml:space="preserve">    public static Stack&lt;Triple&lt;bool, bool, bool&gt;&gt; IfStack =</w:t>
      </w:r>
    </w:p>
    <w:p w14:paraId="496B62AF" w14:textId="77777777" w:rsidR="005B1C6D" w:rsidRPr="004D377E" w:rsidRDefault="005B1C6D" w:rsidP="005B1C6D">
      <w:pPr>
        <w:pStyle w:val="Code"/>
        <w:rPr>
          <w:highlight w:val="white"/>
        </w:rPr>
      </w:pPr>
      <w:r w:rsidRPr="004D377E">
        <w:rPr>
          <w:highlight w:val="white"/>
        </w:rPr>
        <w:t xml:space="preserve">                    new Stack&lt;Triple&lt;bool, bool, bool&gt;&gt;();</w:t>
      </w:r>
    </w:p>
    <w:p w14:paraId="600EBF9D" w14:textId="66C3D543" w:rsidR="00947D51" w:rsidRPr="00947D51" w:rsidRDefault="00947D51" w:rsidP="00947D51">
      <w:pPr>
        <w:pStyle w:val="Code"/>
        <w:rPr>
          <w:highlight w:val="white"/>
        </w:rPr>
      </w:pPr>
      <w:r w:rsidRPr="00947D51">
        <w:rPr>
          <w:highlight w:val="white"/>
        </w:rPr>
        <w:t xml:space="preserve">    public static string IncludePath;</w:t>
      </w:r>
    </w:p>
    <w:p w14:paraId="2EA8FA9D" w14:textId="77777777" w:rsidR="005B1C6D" w:rsidRPr="004D377E" w:rsidRDefault="005B1C6D" w:rsidP="005B1C6D">
      <w:pPr>
        <w:pStyle w:val="Code"/>
        <w:rPr>
          <w:highlight w:val="white"/>
        </w:rPr>
      </w:pPr>
      <w:r w:rsidRPr="004D377E">
        <w:rPr>
          <w:highlight w:val="white"/>
        </w:rPr>
        <w:t xml:space="preserve">    private StringBuilder m_outputBuffer = new StringBuilder();</w:t>
      </w:r>
    </w:p>
    <w:p w14:paraId="23A32D08" w14:textId="77777777" w:rsidR="005B1C6D" w:rsidRPr="004D377E" w:rsidRDefault="005B1C6D" w:rsidP="005B1C6D">
      <w:pPr>
        <w:pStyle w:val="Code"/>
        <w:rPr>
          <w:highlight w:val="white"/>
        </w:rPr>
      </w:pPr>
    </w:p>
    <w:p w14:paraId="46035722" w14:textId="77777777" w:rsidR="005B1C6D" w:rsidRPr="004D377E" w:rsidRDefault="005B1C6D" w:rsidP="005B1C6D">
      <w:pPr>
        <w:pStyle w:val="Code"/>
        <w:rPr>
          <w:highlight w:val="white"/>
        </w:rPr>
      </w:pPr>
      <w:r w:rsidRPr="004D377E">
        <w:rPr>
          <w:highlight w:val="white"/>
        </w:rPr>
        <w:t xml:space="preserve">    public string GetText() {</w:t>
      </w:r>
    </w:p>
    <w:p w14:paraId="09329B48" w14:textId="77777777" w:rsidR="005B1C6D" w:rsidRPr="004D377E" w:rsidRDefault="005B1C6D" w:rsidP="005B1C6D">
      <w:pPr>
        <w:pStyle w:val="Code"/>
        <w:rPr>
          <w:highlight w:val="white"/>
        </w:rPr>
      </w:pPr>
      <w:r w:rsidRPr="004D377E">
        <w:rPr>
          <w:highlight w:val="white"/>
        </w:rPr>
        <w:t xml:space="preserve">      return m_outputBuffer.ToString();</w:t>
      </w:r>
    </w:p>
    <w:p w14:paraId="757BCA28" w14:textId="77777777" w:rsidR="005B1C6D" w:rsidRPr="004D377E" w:rsidRDefault="005B1C6D" w:rsidP="005B1C6D">
      <w:pPr>
        <w:pStyle w:val="Code"/>
        <w:rPr>
          <w:highlight w:val="white"/>
        </w:rPr>
      </w:pPr>
      <w:r w:rsidRPr="004D377E">
        <w:rPr>
          <w:highlight w:val="white"/>
        </w:rPr>
        <w:t xml:space="preserve">    }  </w:t>
      </w:r>
    </w:p>
    <w:p w14:paraId="290758CB" w14:textId="77777777" w:rsidR="005B1C6D" w:rsidRPr="004D377E" w:rsidRDefault="005B1C6D" w:rsidP="005B1C6D">
      <w:pPr>
        <w:pStyle w:val="Code"/>
        <w:rPr>
          <w:highlight w:val="white"/>
        </w:rPr>
      </w:pPr>
    </w:p>
    <w:p w14:paraId="19E62BC1" w14:textId="77777777" w:rsidR="005B1C6D" w:rsidRPr="004D377E" w:rsidRDefault="005B1C6D" w:rsidP="005B1C6D">
      <w:pPr>
        <w:pStyle w:val="Code"/>
        <w:rPr>
          <w:highlight w:val="white"/>
        </w:rPr>
      </w:pPr>
      <w:r w:rsidRPr="004D377E">
        <w:rPr>
          <w:highlight w:val="white"/>
        </w:rPr>
        <w:t xml:space="preserve">    public void DoProcess(FileInfo file) {</w:t>
      </w:r>
    </w:p>
    <w:p w14:paraId="2E2953F2" w14:textId="77777777" w:rsidR="005B1C6D" w:rsidRPr="004D377E" w:rsidRDefault="005B1C6D" w:rsidP="005B1C6D">
      <w:pPr>
        <w:pStyle w:val="Code"/>
        <w:rPr>
          <w:highlight w:val="white"/>
        </w:rPr>
      </w:pPr>
      <w:r w:rsidRPr="004D377E">
        <w:rPr>
          <w:highlight w:val="white"/>
        </w:rPr>
        <w:t xml:space="preserve">      StreamReader streamReader = new StreamReader(file.FullName);</w:t>
      </w:r>
    </w:p>
    <w:p w14:paraId="028633AC" w14:textId="77777777" w:rsidR="005B1C6D" w:rsidRPr="004D377E" w:rsidRDefault="005B1C6D" w:rsidP="005B1C6D">
      <w:pPr>
        <w:pStyle w:val="Code"/>
        <w:rPr>
          <w:highlight w:val="white"/>
        </w:rPr>
      </w:pPr>
      <w:r w:rsidRPr="004D377E">
        <w:rPr>
          <w:highlight w:val="white"/>
        </w:rPr>
        <w:t xml:space="preserve">      StringBuilder inputBuffer =</w:t>
      </w:r>
    </w:p>
    <w:p w14:paraId="71790F45" w14:textId="77777777" w:rsidR="005B1C6D" w:rsidRPr="004D377E" w:rsidRDefault="005B1C6D" w:rsidP="005B1C6D">
      <w:pPr>
        <w:pStyle w:val="Code"/>
        <w:rPr>
          <w:highlight w:val="white"/>
        </w:rPr>
      </w:pPr>
      <w:r w:rsidRPr="004D377E">
        <w:rPr>
          <w:highlight w:val="white"/>
        </w:rPr>
        <w:t xml:space="preserve">        new StringBuilder(streamReader.ReadToEnd());</w:t>
      </w:r>
    </w:p>
    <w:p w14:paraId="4C4BB657" w14:textId="77777777" w:rsidR="005B1C6D" w:rsidRPr="004D377E" w:rsidRDefault="005B1C6D" w:rsidP="005B1C6D">
      <w:pPr>
        <w:pStyle w:val="Code"/>
        <w:rPr>
          <w:highlight w:val="white"/>
        </w:rPr>
      </w:pPr>
      <w:r w:rsidRPr="004D377E">
        <w:rPr>
          <w:highlight w:val="white"/>
        </w:rPr>
        <w:t xml:space="preserve">      streamReader.Close();</w:t>
      </w:r>
    </w:p>
    <w:p w14:paraId="0F9F0425" w14:textId="77777777" w:rsidR="005B1C6D" w:rsidRPr="004D377E" w:rsidRDefault="005B1C6D" w:rsidP="005B1C6D">
      <w:pPr>
        <w:pStyle w:val="Code"/>
        <w:rPr>
          <w:highlight w:val="white"/>
        </w:rPr>
      </w:pPr>
    </w:p>
    <w:p w14:paraId="626EBF6E" w14:textId="77777777" w:rsidR="005B1C6D" w:rsidRPr="004D377E" w:rsidRDefault="005B1C6D" w:rsidP="005B1C6D">
      <w:pPr>
        <w:pStyle w:val="Code"/>
        <w:rPr>
          <w:highlight w:val="white"/>
        </w:rPr>
      </w:pPr>
      <w:r w:rsidRPr="004D377E">
        <w:rPr>
          <w:highlight w:val="white"/>
        </w:rPr>
        <w:t xml:space="preserve">      CCompiler_Main.Scanner.Path = file;</w:t>
      </w:r>
    </w:p>
    <w:p w14:paraId="4DB2BD72" w14:textId="77777777" w:rsidR="005B1C6D" w:rsidRPr="004D377E" w:rsidRDefault="005B1C6D" w:rsidP="005B1C6D">
      <w:pPr>
        <w:pStyle w:val="Code"/>
        <w:rPr>
          <w:highlight w:val="white"/>
        </w:rPr>
      </w:pPr>
      <w:r w:rsidRPr="004D377E">
        <w:rPr>
          <w:highlight w:val="white"/>
        </w:rPr>
        <w:t xml:space="preserve">      CCompiler_Main.Scanner.Line = 1;</w:t>
      </w:r>
    </w:p>
    <w:p w14:paraId="5D1A9A20" w14:textId="77777777" w:rsidR="005B1C6D" w:rsidRPr="004D377E" w:rsidRDefault="005B1C6D" w:rsidP="005B1C6D">
      <w:pPr>
        <w:pStyle w:val="Code"/>
        <w:rPr>
          <w:highlight w:val="white"/>
        </w:rPr>
      </w:pPr>
      <w:r w:rsidRPr="004D377E">
        <w:rPr>
          <w:highlight w:val="white"/>
        </w:rPr>
        <w:t xml:space="preserve">      GenerateTriGraphs(inputBuffer);</w:t>
      </w:r>
    </w:p>
    <w:p w14:paraId="6097A40D" w14:textId="77777777" w:rsidR="005B1C6D" w:rsidRPr="004D377E" w:rsidRDefault="005B1C6D" w:rsidP="005B1C6D">
      <w:pPr>
        <w:pStyle w:val="Code"/>
        <w:rPr>
          <w:highlight w:val="white"/>
        </w:rPr>
      </w:pPr>
      <w:r w:rsidRPr="004D377E">
        <w:rPr>
          <w:highlight w:val="white"/>
        </w:rPr>
        <w:t xml:space="preserve">      TraverseBuffer(inputBuffer);    </w:t>
      </w:r>
    </w:p>
    <w:p w14:paraId="347D6C2D" w14:textId="77777777" w:rsidR="005B1C6D" w:rsidRPr="004D377E" w:rsidRDefault="005B1C6D" w:rsidP="005B1C6D">
      <w:pPr>
        <w:pStyle w:val="Code"/>
        <w:rPr>
          <w:highlight w:val="white"/>
        </w:rPr>
      </w:pPr>
      <w:r w:rsidRPr="004D377E">
        <w:rPr>
          <w:highlight w:val="white"/>
        </w:rPr>
        <w:t xml:space="preserve">      List&lt;string&gt; lineList =</w:t>
      </w:r>
    </w:p>
    <w:p w14:paraId="4AABD1F0" w14:textId="77777777" w:rsidR="005B1C6D" w:rsidRPr="004D377E" w:rsidRDefault="005B1C6D" w:rsidP="005B1C6D">
      <w:pPr>
        <w:pStyle w:val="Code"/>
        <w:rPr>
          <w:highlight w:val="white"/>
        </w:rPr>
      </w:pPr>
      <w:r w:rsidRPr="004D377E">
        <w:rPr>
          <w:highlight w:val="white"/>
        </w:rPr>
        <w:t xml:space="preserve">        GenerateLineList(inputBuffer.ToString());</w:t>
      </w:r>
    </w:p>
    <w:p w14:paraId="3CA1CAFD" w14:textId="77777777" w:rsidR="005B1C6D" w:rsidRPr="004D377E" w:rsidRDefault="005B1C6D" w:rsidP="005B1C6D">
      <w:pPr>
        <w:pStyle w:val="Code"/>
        <w:rPr>
          <w:highlight w:val="white"/>
        </w:rPr>
      </w:pPr>
    </w:p>
    <w:p w14:paraId="25F52DD8" w14:textId="77777777" w:rsidR="005B1C6D" w:rsidRPr="004D377E" w:rsidRDefault="005B1C6D" w:rsidP="005B1C6D">
      <w:pPr>
        <w:pStyle w:val="Code"/>
        <w:rPr>
          <w:highlight w:val="white"/>
        </w:rPr>
      </w:pPr>
      <w:r w:rsidRPr="004D377E">
        <w:rPr>
          <w:highlight w:val="white"/>
        </w:rPr>
        <w:t xml:space="preserve">      CCompiler_Main.Scanner.Line = 1;</w:t>
      </w:r>
    </w:p>
    <w:p w14:paraId="49EC7A74" w14:textId="77777777" w:rsidR="005B1C6D" w:rsidRPr="004D377E" w:rsidRDefault="005B1C6D" w:rsidP="005B1C6D">
      <w:pPr>
        <w:pStyle w:val="Code"/>
        <w:rPr>
          <w:highlight w:val="white"/>
        </w:rPr>
      </w:pPr>
      <w:r w:rsidRPr="004D377E">
        <w:rPr>
          <w:highlight w:val="white"/>
        </w:rPr>
        <w:t xml:space="preserve">      int stackSize = Preprocessor.IfStack.Count;</w:t>
      </w:r>
    </w:p>
    <w:p w14:paraId="18F0C8AE" w14:textId="77777777" w:rsidR="005B1C6D" w:rsidRPr="004D377E" w:rsidRDefault="005B1C6D" w:rsidP="005B1C6D">
      <w:pPr>
        <w:pStyle w:val="Code"/>
        <w:rPr>
          <w:highlight w:val="white"/>
        </w:rPr>
      </w:pPr>
      <w:r w:rsidRPr="004D377E">
        <w:rPr>
          <w:highlight w:val="white"/>
        </w:rPr>
        <w:t xml:space="preserve">      TraverseLineList(lineList);</w:t>
      </w:r>
    </w:p>
    <w:p w14:paraId="684F79EC" w14:textId="77777777" w:rsidR="005B1C6D" w:rsidRDefault="005B1C6D" w:rsidP="005B1C6D">
      <w:pPr>
        <w:pStyle w:val="Code"/>
        <w:rPr>
          <w:highlight w:val="white"/>
        </w:rPr>
      </w:pPr>
      <w:r w:rsidRPr="004D377E">
        <w:rPr>
          <w:highlight w:val="white"/>
        </w:rPr>
        <w:lastRenderedPageBreak/>
        <w:t xml:space="preserve">      Assert.Error(Preprocessor.IfStack.Count ==</w:t>
      </w:r>
    </w:p>
    <w:p w14:paraId="4C055436" w14:textId="77777777" w:rsidR="005B1C6D" w:rsidRPr="004D377E" w:rsidRDefault="005B1C6D" w:rsidP="005B1C6D">
      <w:pPr>
        <w:pStyle w:val="Code"/>
        <w:rPr>
          <w:highlight w:val="white"/>
        </w:rPr>
      </w:pPr>
      <w:r>
        <w:rPr>
          <w:highlight w:val="white"/>
        </w:rPr>
        <w:t xml:space="preserve">       </w:t>
      </w:r>
      <w:r w:rsidRPr="004D377E">
        <w:rPr>
          <w:highlight w:val="white"/>
        </w:rPr>
        <w:t xml:space="preserve"> stackSize, Message.Unbalanced_if_and_endif_directive_structure);</w:t>
      </w:r>
    </w:p>
    <w:p w14:paraId="037C70AA" w14:textId="77777777" w:rsidR="005B1C6D" w:rsidRPr="004D377E" w:rsidRDefault="005B1C6D" w:rsidP="005B1C6D">
      <w:pPr>
        <w:pStyle w:val="Code"/>
        <w:rPr>
          <w:highlight w:val="white"/>
        </w:rPr>
      </w:pPr>
      <w:r w:rsidRPr="004D377E">
        <w:rPr>
          <w:highlight w:val="white"/>
        </w:rPr>
        <w:t xml:space="preserve">    }</w:t>
      </w:r>
    </w:p>
    <w:p w14:paraId="57FAE374" w14:textId="77777777" w:rsidR="005B1C6D" w:rsidRPr="00EC76D5" w:rsidRDefault="005B1C6D" w:rsidP="005B1C6D">
      <w:pPr>
        <w:pStyle w:val="Rubrik3"/>
      </w:pPr>
      <w:bookmarkStart w:id="476" w:name="_Toc53473633"/>
      <w:r w:rsidRPr="00EC76D5">
        <w:t>Tri Graphs</w:t>
      </w:r>
      <w:bookmarkEnd w:id="476"/>
    </w:p>
    <w:p w14:paraId="4EF4ADBC" w14:textId="77777777" w:rsidR="005B1C6D" w:rsidRPr="00EC76D5" w:rsidRDefault="005B1C6D" w:rsidP="005B1C6D">
      <w:r w:rsidRPr="00EC76D5">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EC76D5" w14:paraId="6ECBE44E" w14:textId="77777777" w:rsidTr="0092795B">
        <w:tc>
          <w:tcPr>
            <w:tcW w:w="3397" w:type="dxa"/>
          </w:tcPr>
          <w:p w14:paraId="1BB9E1E9" w14:textId="77777777" w:rsidR="005B1C6D" w:rsidRPr="00EC76D5" w:rsidRDefault="005B1C6D" w:rsidP="0092795B">
            <w:pPr>
              <w:rPr>
                <w:b/>
              </w:rPr>
            </w:pPr>
            <w:r w:rsidRPr="00EC76D5">
              <w:rPr>
                <w:b/>
              </w:rPr>
              <w:t>Tri-Graph Character Sequence</w:t>
            </w:r>
          </w:p>
        </w:tc>
        <w:tc>
          <w:tcPr>
            <w:tcW w:w="3265" w:type="dxa"/>
          </w:tcPr>
          <w:p w14:paraId="451C6E9A" w14:textId="77777777" w:rsidR="005B1C6D" w:rsidRPr="00EC76D5" w:rsidRDefault="005B1C6D" w:rsidP="0092795B">
            <w:pPr>
              <w:rPr>
                <w:b/>
              </w:rPr>
            </w:pPr>
            <w:r w:rsidRPr="00EC76D5">
              <w:rPr>
                <w:b/>
              </w:rPr>
              <w:t>Modern Equivalence</w:t>
            </w:r>
          </w:p>
        </w:tc>
      </w:tr>
      <w:tr w:rsidR="005B1C6D" w:rsidRPr="00EC76D5" w14:paraId="0BE1C7D2" w14:textId="77777777" w:rsidTr="0092795B">
        <w:tc>
          <w:tcPr>
            <w:tcW w:w="3397" w:type="dxa"/>
          </w:tcPr>
          <w:p w14:paraId="1F0286CA" w14:textId="77777777" w:rsidR="005B1C6D" w:rsidRPr="00EC76D5" w:rsidRDefault="005B1C6D" w:rsidP="0092795B">
            <w:r w:rsidRPr="00EC76D5">
              <w:t>??=</w:t>
            </w:r>
          </w:p>
        </w:tc>
        <w:tc>
          <w:tcPr>
            <w:tcW w:w="3265" w:type="dxa"/>
          </w:tcPr>
          <w:p w14:paraId="3EF9B000" w14:textId="77777777" w:rsidR="005B1C6D" w:rsidRPr="00EC76D5" w:rsidRDefault="005B1C6D" w:rsidP="0092795B">
            <w:r w:rsidRPr="00EC76D5">
              <w:t>#</w:t>
            </w:r>
          </w:p>
        </w:tc>
      </w:tr>
      <w:tr w:rsidR="005B1C6D" w:rsidRPr="00EC76D5" w14:paraId="0E6EAF7A" w14:textId="77777777" w:rsidTr="0092795B">
        <w:tc>
          <w:tcPr>
            <w:tcW w:w="3397" w:type="dxa"/>
          </w:tcPr>
          <w:p w14:paraId="6FBB7244" w14:textId="77777777" w:rsidR="005B1C6D" w:rsidRPr="00EC76D5" w:rsidRDefault="005B1C6D" w:rsidP="0092795B">
            <w:r w:rsidRPr="00EC76D5">
              <w:t>??/</w:t>
            </w:r>
          </w:p>
        </w:tc>
        <w:tc>
          <w:tcPr>
            <w:tcW w:w="3265" w:type="dxa"/>
          </w:tcPr>
          <w:p w14:paraId="051B96A3" w14:textId="77777777" w:rsidR="005B1C6D" w:rsidRPr="00EC76D5" w:rsidRDefault="005B1C6D" w:rsidP="0092795B">
            <w:r w:rsidRPr="00EC76D5">
              <w:t>\</w:t>
            </w:r>
          </w:p>
        </w:tc>
      </w:tr>
      <w:tr w:rsidR="005B1C6D" w:rsidRPr="00EC76D5" w14:paraId="04F9CA7B" w14:textId="77777777" w:rsidTr="0092795B">
        <w:tc>
          <w:tcPr>
            <w:tcW w:w="3397" w:type="dxa"/>
          </w:tcPr>
          <w:p w14:paraId="474EA101" w14:textId="77777777" w:rsidR="005B1C6D" w:rsidRPr="00EC76D5" w:rsidRDefault="005B1C6D" w:rsidP="0092795B">
            <w:r w:rsidRPr="00EC76D5">
              <w:t>??´</w:t>
            </w:r>
          </w:p>
        </w:tc>
        <w:tc>
          <w:tcPr>
            <w:tcW w:w="3265" w:type="dxa"/>
          </w:tcPr>
          <w:p w14:paraId="2E837A5B" w14:textId="77777777" w:rsidR="005B1C6D" w:rsidRPr="00EC76D5" w:rsidRDefault="005B1C6D" w:rsidP="0092795B">
            <w:r w:rsidRPr="00EC76D5">
              <w:t>^</w:t>
            </w:r>
          </w:p>
        </w:tc>
      </w:tr>
      <w:tr w:rsidR="005B1C6D" w:rsidRPr="00EC76D5" w14:paraId="25AD7A48" w14:textId="77777777" w:rsidTr="0092795B">
        <w:tc>
          <w:tcPr>
            <w:tcW w:w="3397" w:type="dxa"/>
          </w:tcPr>
          <w:p w14:paraId="7DD986DA" w14:textId="77777777" w:rsidR="005B1C6D" w:rsidRPr="00EC76D5" w:rsidRDefault="005B1C6D" w:rsidP="0092795B">
            <w:r w:rsidRPr="00EC76D5">
              <w:t>??(</w:t>
            </w:r>
          </w:p>
        </w:tc>
        <w:tc>
          <w:tcPr>
            <w:tcW w:w="3265" w:type="dxa"/>
          </w:tcPr>
          <w:p w14:paraId="1D1765EA" w14:textId="77777777" w:rsidR="005B1C6D" w:rsidRPr="00EC76D5" w:rsidRDefault="005B1C6D" w:rsidP="0092795B">
            <w:r w:rsidRPr="00EC76D5">
              <w:t>[</w:t>
            </w:r>
          </w:p>
        </w:tc>
      </w:tr>
      <w:tr w:rsidR="005B1C6D" w:rsidRPr="00EC76D5" w14:paraId="0EA17401" w14:textId="77777777" w:rsidTr="0092795B">
        <w:tc>
          <w:tcPr>
            <w:tcW w:w="3397" w:type="dxa"/>
          </w:tcPr>
          <w:p w14:paraId="0B38DF72" w14:textId="77777777" w:rsidR="005B1C6D" w:rsidRPr="00EC76D5" w:rsidRDefault="005B1C6D" w:rsidP="0092795B">
            <w:r w:rsidRPr="00EC76D5">
              <w:t>??)</w:t>
            </w:r>
          </w:p>
        </w:tc>
        <w:tc>
          <w:tcPr>
            <w:tcW w:w="3265" w:type="dxa"/>
          </w:tcPr>
          <w:p w14:paraId="1FE0D03D" w14:textId="77777777" w:rsidR="005B1C6D" w:rsidRPr="00EC76D5" w:rsidRDefault="005B1C6D" w:rsidP="0092795B">
            <w:r w:rsidRPr="00EC76D5">
              <w:t>]</w:t>
            </w:r>
          </w:p>
        </w:tc>
      </w:tr>
      <w:tr w:rsidR="005B1C6D" w:rsidRPr="00EC76D5" w14:paraId="67D44B3D" w14:textId="77777777" w:rsidTr="0092795B">
        <w:tc>
          <w:tcPr>
            <w:tcW w:w="3397" w:type="dxa"/>
          </w:tcPr>
          <w:p w14:paraId="62EBF48C" w14:textId="77777777" w:rsidR="005B1C6D" w:rsidRPr="00EC76D5" w:rsidRDefault="005B1C6D" w:rsidP="0092795B">
            <w:r w:rsidRPr="00EC76D5">
              <w:t>??!</w:t>
            </w:r>
          </w:p>
        </w:tc>
        <w:tc>
          <w:tcPr>
            <w:tcW w:w="3265" w:type="dxa"/>
          </w:tcPr>
          <w:p w14:paraId="111182D1" w14:textId="77777777" w:rsidR="005B1C6D" w:rsidRPr="00EC76D5" w:rsidRDefault="005B1C6D" w:rsidP="0092795B">
            <w:r w:rsidRPr="00EC76D5">
              <w:t>|</w:t>
            </w:r>
          </w:p>
        </w:tc>
      </w:tr>
      <w:tr w:rsidR="005B1C6D" w:rsidRPr="00EC76D5" w14:paraId="4DD970A6" w14:textId="77777777" w:rsidTr="0092795B">
        <w:tc>
          <w:tcPr>
            <w:tcW w:w="3397" w:type="dxa"/>
          </w:tcPr>
          <w:p w14:paraId="56574FA8" w14:textId="77777777" w:rsidR="005B1C6D" w:rsidRPr="00EC76D5" w:rsidRDefault="005B1C6D" w:rsidP="0092795B">
            <w:r w:rsidRPr="00EC76D5">
              <w:t>??&lt;</w:t>
            </w:r>
          </w:p>
        </w:tc>
        <w:tc>
          <w:tcPr>
            <w:tcW w:w="3265" w:type="dxa"/>
          </w:tcPr>
          <w:p w14:paraId="6E97BA78" w14:textId="77777777" w:rsidR="005B1C6D" w:rsidRPr="00EC76D5" w:rsidRDefault="005B1C6D" w:rsidP="0092795B">
            <w:r w:rsidRPr="00EC76D5">
              <w:t>{</w:t>
            </w:r>
          </w:p>
        </w:tc>
      </w:tr>
      <w:tr w:rsidR="005B1C6D" w:rsidRPr="00EC76D5" w14:paraId="1AEF557E" w14:textId="77777777" w:rsidTr="0092795B">
        <w:tc>
          <w:tcPr>
            <w:tcW w:w="3397" w:type="dxa"/>
          </w:tcPr>
          <w:p w14:paraId="29C36F3E" w14:textId="77777777" w:rsidR="005B1C6D" w:rsidRPr="00EC76D5" w:rsidRDefault="005B1C6D" w:rsidP="0092795B">
            <w:r w:rsidRPr="00EC76D5">
              <w:t>??&gt;</w:t>
            </w:r>
          </w:p>
        </w:tc>
        <w:tc>
          <w:tcPr>
            <w:tcW w:w="3265" w:type="dxa"/>
          </w:tcPr>
          <w:p w14:paraId="498F5652" w14:textId="77777777" w:rsidR="005B1C6D" w:rsidRPr="00EC76D5" w:rsidRDefault="005B1C6D" w:rsidP="0092795B">
            <w:r w:rsidRPr="00EC76D5">
              <w:t>}</w:t>
            </w:r>
          </w:p>
        </w:tc>
      </w:tr>
      <w:tr w:rsidR="005B1C6D" w:rsidRPr="00EC76D5" w14:paraId="4E882AE5" w14:textId="77777777" w:rsidTr="0092795B">
        <w:tc>
          <w:tcPr>
            <w:tcW w:w="3397" w:type="dxa"/>
          </w:tcPr>
          <w:p w14:paraId="6AAF841C" w14:textId="77777777" w:rsidR="005B1C6D" w:rsidRPr="00EC76D5" w:rsidRDefault="005B1C6D" w:rsidP="0092795B">
            <w:r w:rsidRPr="00EC76D5">
              <w:t>??-</w:t>
            </w:r>
          </w:p>
        </w:tc>
        <w:tc>
          <w:tcPr>
            <w:tcW w:w="3265" w:type="dxa"/>
          </w:tcPr>
          <w:p w14:paraId="6A6C0EFF" w14:textId="77777777" w:rsidR="005B1C6D" w:rsidRPr="00EC76D5" w:rsidRDefault="005B1C6D" w:rsidP="0092795B">
            <w:r w:rsidRPr="00EC76D5">
              <w:t>~</w:t>
            </w:r>
          </w:p>
        </w:tc>
      </w:tr>
    </w:tbl>
    <w:p w14:paraId="58E2805C" w14:textId="77777777" w:rsidR="005B1C6D" w:rsidRDefault="005B1C6D" w:rsidP="005B1C6D">
      <w:r w:rsidRPr="00EC76D5">
        <w:t>The tri graphs sequences are easy to replace, since we do not need to take any consideration in whether the tri graphs are placed inside strings, characters, or comments.</w:t>
      </w:r>
    </w:p>
    <w:p w14:paraId="04633C37" w14:textId="77777777" w:rsidR="005B1C6D" w:rsidRPr="004D377E" w:rsidRDefault="005B1C6D" w:rsidP="005B1C6D">
      <w:pPr>
        <w:pStyle w:val="Code"/>
        <w:rPr>
          <w:highlight w:val="white"/>
        </w:rPr>
      </w:pPr>
      <w:r w:rsidRPr="004D377E">
        <w:rPr>
          <w:highlight w:val="white"/>
        </w:rPr>
        <w:t xml:space="preserve">    private static IDictionary&lt;char,char&gt; TriGraphMap =</w:t>
      </w:r>
    </w:p>
    <w:p w14:paraId="6E09C7F2" w14:textId="77777777" w:rsidR="005B1C6D" w:rsidRPr="004D377E" w:rsidRDefault="005B1C6D" w:rsidP="005B1C6D">
      <w:pPr>
        <w:pStyle w:val="Code"/>
        <w:rPr>
          <w:highlight w:val="white"/>
        </w:rPr>
      </w:pPr>
      <w:r w:rsidRPr="004D377E">
        <w:rPr>
          <w:highlight w:val="white"/>
        </w:rPr>
        <w:t xml:space="preserve">      new Dictionary&lt;char,char&gt;() {{'=', '#'}, {'/', '\\'}, {'\'', '^'},</w:t>
      </w:r>
    </w:p>
    <w:p w14:paraId="08487113" w14:textId="77777777" w:rsidR="005B1C6D" w:rsidRPr="004D377E" w:rsidRDefault="005B1C6D" w:rsidP="005B1C6D">
      <w:pPr>
        <w:pStyle w:val="Code"/>
        <w:rPr>
          <w:highlight w:val="white"/>
        </w:rPr>
      </w:pPr>
      <w:r w:rsidRPr="004D377E">
        <w:rPr>
          <w:highlight w:val="white"/>
        </w:rPr>
        <w:t xml:space="preserve">                                   {'(', '['}, {')', ']'}, {'!', '|'},</w:t>
      </w:r>
    </w:p>
    <w:p w14:paraId="5E269794" w14:textId="77777777" w:rsidR="005B1C6D" w:rsidRPr="004D377E" w:rsidRDefault="005B1C6D" w:rsidP="005B1C6D">
      <w:pPr>
        <w:pStyle w:val="Code"/>
        <w:rPr>
          <w:highlight w:val="white"/>
        </w:rPr>
      </w:pPr>
      <w:r w:rsidRPr="004D377E">
        <w:rPr>
          <w:highlight w:val="white"/>
        </w:rPr>
        <w:t xml:space="preserve">                                   {'&lt;', '{'}, {'&gt;', '}'}, {'-', '~'}};</w:t>
      </w:r>
    </w:p>
    <w:p w14:paraId="0991F305" w14:textId="77777777" w:rsidR="005B1C6D" w:rsidRPr="004D377E" w:rsidRDefault="005B1C6D" w:rsidP="005B1C6D">
      <w:pPr>
        <w:pStyle w:val="Code"/>
        <w:rPr>
          <w:highlight w:val="white"/>
        </w:rPr>
      </w:pPr>
    </w:p>
    <w:p w14:paraId="3F24A9A9" w14:textId="77777777" w:rsidR="005B1C6D" w:rsidRPr="004D377E" w:rsidRDefault="005B1C6D" w:rsidP="005B1C6D">
      <w:pPr>
        <w:pStyle w:val="Code"/>
        <w:rPr>
          <w:highlight w:val="white"/>
        </w:rPr>
      </w:pPr>
      <w:r w:rsidRPr="004D377E">
        <w:rPr>
          <w:highlight w:val="white"/>
        </w:rPr>
        <w:t xml:space="preserve">    public void GenerateTriGraphs(StringBuilder buffer) {</w:t>
      </w:r>
    </w:p>
    <w:p w14:paraId="7C8D7DA0" w14:textId="77777777" w:rsidR="005B1C6D" w:rsidRPr="004D377E" w:rsidRDefault="005B1C6D" w:rsidP="005B1C6D">
      <w:pPr>
        <w:pStyle w:val="Code"/>
        <w:rPr>
          <w:highlight w:val="white"/>
        </w:rPr>
      </w:pPr>
      <w:r w:rsidRPr="004D377E">
        <w:rPr>
          <w:highlight w:val="white"/>
        </w:rPr>
        <w:t xml:space="preserve">      for (int index = 0; index &lt; (buffer.Length - 1); ++index) {</w:t>
      </w:r>
    </w:p>
    <w:p w14:paraId="5B195D08" w14:textId="77777777" w:rsidR="005B1C6D" w:rsidRDefault="005B1C6D" w:rsidP="005B1C6D">
      <w:pPr>
        <w:pStyle w:val="Code"/>
        <w:rPr>
          <w:highlight w:val="white"/>
        </w:rPr>
      </w:pPr>
      <w:r w:rsidRPr="004D377E">
        <w:rPr>
          <w:highlight w:val="white"/>
        </w:rPr>
        <w:t xml:space="preserve">        if ((buffer[index] == '?') &amp;&amp;</w:t>
      </w:r>
    </w:p>
    <w:p w14:paraId="7712EA1F" w14:textId="77777777" w:rsidR="005B1C6D" w:rsidRPr="004D377E" w:rsidRDefault="005B1C6D" w:rsidP="005B1C6D">
      <w:pPr>
        <w:pStyle w:val="Code"/>
        <w:rPr>
          <w:highlight w:val="white"/>
        </w:rPr>
      </w:pPr>
      <w:r>
        <w:rPr>
          <w:highlight w:val="white"/>
        </w:rPr>
        <w:t xml:space="preserve">           </w:t>
      </w:r>
      <w:r w:rsidRPr="004D377E">
        <w:rPr>
          <w:highlight w:val="white"/>
        </w:rPr>
        <w:t xml:space="preserve"> TriGraphMap.ContainsKey(buffer[index + 1]) &amp;&amp;</w:t>
      </w:r>
    </w:p>
    <w:p w14:paraId="2BACAEE2" w14:textId="77777777" w:rsidR="005B1C6D" w:rsidRPr="004D377E" w:rsidRDefault="005B1C6D" w:rsidP="005B1C6D">
      <w:pPr>
        <w:pStyle w:val="Code"/>
        <w:rPr>
          <w:highlight w:val="white"/>
        </w:rPr>
      </w:pPr>
      <w:r w:rsidRPr="004D377E">
        <w:rPr>
          <w:highlight w:val="white"/>
        </w:rPr>
        <w:t xml:space="preserve">            !((index &gt; 0) &amp;&amp; (buffer[index - 1] == '\\'))) {</w:t>
      </w:r>
    </w:p>
    <w:p w14:paraId="1ABDE540" w14:textId="77777777" w:rsidR="005B1C6D" w:rsidRPr="004D377E" w:rsidRDefault="005B1C6D" w:rsidP="005B1C6D">
      <w:pPr>
        <w:pStyle w:val="Code"/>
        <w:rPr>
          <w:highlight w:val="white"/>
        </w:rPr>
      </w:pPr>
      <w:r w:rsidRPr="004D377E">
        <w:rPr>
          <w:highlight w:val="white"/>
        </w:rPr>
        <w:t xml:space="preserve">          buffer[index] = TriGraphMap[buffer[index + 1]];</w:t>
      </w:r>
    </w:p>
    <w:p w14:paraId="0210973B" w14:textId="77777777" w:rsidR="005B1C6D" w:rsidRPr="004D377E" w:rsidRDefault="005B1C6D" w:rsidP="005B1C6D">
      <w:pPr>
        <w:pStyle w:val="Code"/>
        <w:rPr>
          <w:highlight w:val="white"/>
        </w:rPr>
      </w:pPr>
      <w:r w:rsidRPr="004D377E">
        <w:rPr>
          <w:highlight w:val="white"/>
        </w:rPr>
        <w:t xml:space="preserve">          buffer.Remove(index + 1, 1);</w:t>
      </w:r>
    </w:p>
    <w:p w14:paraId="518650C7" w14:textId="77777777" w:rsidR="005B1C6D" w:rsidRPr="004D377E" w:rsidRDefault="005B1C6D" w:rsidP="005B1C6D">
      <w:pPr>
        <w:pStyle w:val="Code"/>
        <w:rPr>
          <w:highlight w:val="white"/>
        </w:rPr>
      </w:pPr>
      <w:r w:rsidRPr="004D377E">
        <w:rPr>
          <w:highlight w:val="white"/>
        </w:rPr>
        <w:t xml:space="preserve">        }</w:t>
      </w:r>
    </w:p>
    <w:p w14:paraId="28D5D1CA" w14:textId="77777777" w:rsidR="005B1C6D" w:rsidRPr="004D377E" w:rsidRDefault="005B1C6D" w:rsidP="005B1C6D">
      <w:pPr>
        <w:pStyle w:val="Code"/>
        <w:rPr>
          <w:highlight w:val="white"/>
        </w:rPr>
      </w:pPr>
      <w:r w:rsidRPr="004D377E">
        <w:rPr>
          <w:highlight w:val="white"/>
        </w:rPr>
        <w:t xml:space="preserve">      }</w:t>
      </w:r>
    </w:p>
    <w:p w14:paraId="2DDE07A7" w14:textId="77777777" w:rsidR="005B1C6D" w:rsidRPr="004D377E" w:rsidRDefault="005B1C6D" w:rsidP="005B1C6D">
      <w:pPr>
        <w:pStyle w:val="Code"/>
        <w:rPr>
          <w:highlight w:val="white"/>
        </w:rPr>
      </w:pPr>
      <w:r w:rsidRPr="004D377E">
        <w:rPr>
          <w:highlight w:val="white"/>
        </w:rPr>
        <w:t xml:space="preserve">    }</w:t>
      </w:r>
    </w:p>
    <w:p w14:paraId="39D86045" w14:textId="77777777" w:rsidR="005B1C6D" w:rsidRPr="00EC76D5" w:rsidRDefault="005B1C6D" w:rsidP="005B1C6D">
      <w:pPr>
        <w:pStyle w:val="Rubrik3"/>
        <w:numPr>
          <w:ilvl w:val="2"/>
          <w:numId w:val="5"/>
        </w:numPr>
      </w:pPr>
      <w:bookmarkStart w:id="477" w:name="_Toc53473634"/>
      <w:r w:rsidRPr="00EC76D5">
        <w:t>Comments, Strings, and Characters</w:t>
      </w:r>
      <w:bookmarkEnd w:id="477"/>
    </w:p>
    <w:p w14:paraId="3CF1FF4C" w14:textId="77777777" w:rsidR="005B1C6D" w:rsidRPr="00EC76D5" w:rsidRDefault="005B1C6D" w:rsidP="005B1C6D">
      <w:r w:rsidRPr="00EC76D5">
        <w:t>The next step is to take care of block comments (/* to */) and line comments (// to the end of the line), strings, and characters. Since they may be nested, they need to be evaluated in the same phase.</w:t>
      </w:r>
    </w:p>
    <w:p w14:paraId="2ADBE459" w14:textId="77777777" w:rsidR="005B1C6D" w:rsidRPr="00EC76D5" w:rsidRDefault="005B1C6D" w:rsidP="005B1C6D">
      <w:r w:rsidRPr="00EC76D5">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EC76D5" w:rsidRDefault="005B1C6D" w:rsidP="005B1C6D">
      <w:r w:rsidRPr="00EC76D5">
        <w:lastRenderedPageBreak/>
        <w:t>To make the inspection of the source code buffer easier we start by adding three zero characters, which are removed at the end of the method.</w:t>
      </w:r>
    </w:p>
    <w:p w14:paraId="6C47307B" w14:textId="77777777" w:rsidR="005B1C6D" w:rsidRPr="00EC76D5" w:rsidRDefault="005B1C6D" w:rsidP="005B1C6D">
      <w:r w:rsidRPr="00EC76D5">
        <w:t xml:space="preserve">The </w:t>
      </w:r>
      <w:proofErr w:type="spellStart"/>
      <w:r w:rsidRPr="00EC76D5">
        <w:rPr>
          <w:rStyle w:val="CodeInText"/>
        </w:rPr>
        <w:t>traverseLineComment</w:t>
      </w:r>
      <w:proofErr w:type="spellEnd"/>
      <w:r w:rsidRPr="00EC76D5">
        <w:t xml:space="preserve"> method is quite easy, we just continue until we find the end of the line (‘\n’) or the end of the buffer (‘\0’), and replace every preceding character with a blank.</w:t>
      </w:r>
    </w:p>
    <w:p w14:paraId="021BC065" w14:textId="77777777" w:rsidR="005B1C6D" w:rsidRPr="00EC76D5" w:rsidRDefault="005B1C6D" w:rsidP="005B1C6D">
      <w:r w:rsidRPr="00EC76D5">
        <w:t xml:space="preserve">The </w:t>
      </w:r>
      <w:proofErr w:type="spellStart"/>
      <w:r w:rsidRPr="00EC76D5">
        <w:rPr>
          <w:rStyle w:val="CodeInText"/>
        </w:rPr>
        <w:t>traverseBlockComment</w:t>
      </w:r>
      <w:proofErr w:type="spellEnd"/>
      <w:r w:rsidRPr="00EC76D5">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EC76D5" w:rsidRDefault="005B1C6D" w:rsidP="005B1C6D">
      <w:r w:rsidRPr="00EC76D5">
        <w:t xml:space="preserve">The </w:t>
      </w:r>
      <w:proofErr w:type="spellStart"/>
      <w:r w:rsidRPr="00EC76D5">
        <w:rPr>
          <w:rStyle w:val="CodeInText"/>
        </w:rPr>
        <w:t>traverseString</w:t>
      </w:r>
      <w:proofErr w:type="spellEnd"/>
      <w:r w:rsidRPr="00EC76D5">
        <w:t xml:space="preserve"> method needs to keep track of the end of the string (‘\”’), the end of the buffer (‘\0’), or newline in the string (‘\n’). The end of the buffer or newline result in error messages. Moreover, when we find a backslash (‘\\’) we call </w:t>
      </w:r>
      <w:proofErr w:type="spellStart"/>
      <w:r w:rsidRPr="00EC76D5">
        <w:rPr>
          <w:rStyle w:val="CodeInText"/>
        </w:rPr>
        <w:t>doSlash</w:t>
      </w:r>
      <w:proofErr w:type="spellEnd"/>
      <w:r w:rsidRPr="00EC76D5">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Default="005B1C6D" w:rsidP="005B1C6D">
      <w:r w:rsidRPr="00EC76D5">
        <w:t xml:space="preserve">The </w:t>
      </w:r>
      <w:proofErr w:type="spellStart"/>
      <w:r w:rsidRPr="00EC76D5">
        <w:rPr>
          <w:rStyle w:val="CodeInText"/>
        </w:rPr>
        <w:t>traverseCharacter</w:t>
      </w:r>
      <w:proofErr w:type="spellEnd"/>
      <w:r w:rsidRPr="00EC76D5">
        <w:t xml:space="preserve"> method is similar to </w:t>
      </w:r>
      <w:proofErr w:type="spellStart"/>
      <w:r w:rsidRPr="00EC76D5">
        <w:rPr>
          <w:rStyle w:val="CodeInText"/>
        </w:rPr>
        <w:t>traverseString</w:t>
      </w:r>
      <w:proofErr w:type="spellEnd"/>
      <w:r w:rsidRPr="00EC76D5">
        <w:t xml:space="preserve"> above, it generates error messages for end-of-line or newline, calls </w:t>
      </w:r>
      <w:proofErr w:type="spellStart"/>
      <w:r w:rsidRPr="00EC76D5">
        <w:rPr>
          <w:rStyle w:val="CodeInText"/>
        </w:rPr>
        <w:t>doSlash</w:t>
      </w:r>
      <w:proofErr w:type="spellEnd"/>
      <w:r w:rsidRPr="00EC76D5">
        <w:t xml:space="preserve"> for each backslash, and finally changes each regular character into a backslash followed by three octal digits.</w:t>
      </w:r>
    </w:p>
    <w:p w14:paraId="419F8296" w14:textId="77777777" w:rsidR="005B1C6D" w:rsidRPr="00BC62EE" w:rsidRDefault="005B1C6D" w:rsidP="005B1C6D">
      <w:pPr>
        <w:pStyle w:val="Code"/>
        <w:rPr>
          <w:highlight w:val="white"/>
        </w:rPr>
      </w:pPr>
      <w:r w:rsidRPr="00BC62EE">
        <w:rPr>
          <w:highlight w:val="white"/>
        </w:rPr>
        <w:t xml:space="preserve">    public void TraverseBuffer(StringBuilder buffer) {</w:t>
      </w:r>
    </w:p>
    <w:p w14:paraId="1F618C16" w14:textId="77777777" w:rsidR="005B1C6D" w:rsidRPr="00BC62EE" w:rsidRDefault="005B1C6D" w:rsidP="005B1C6D">
      <w:pPr>
        <w:pStyle w:val="Code"/>
        <w:rPr>
          <w:highlight w:val="white"/>
        </w:rPr>
      </w:pPr>
      <w:r w:rsidRPr="00BC62EE">
        <w:rPr>
          <w:highlight w:val="white"/>
        </w:rPr>
        <w:t xml:space="preserve">      for (int index = 0; index &lt; buffer.Length; ++index) {</w:t>
      </w:r>
    </w:p>
    <w:p w14:paraId="7C47E86D" w14:textId="77777777" w:rsidR="005B1C6D" w:rsidRPr="00BC62EE" w:rsidRDefault="005B1C6D" w:rsidP="005B1C6D">
      <w:pPr>
        <w:pStyle w:val="Code"/>
        <w:rPr>
          <w:highlight w:val="white"/>
        </w:rPr>
      </w:pPr>
      <w:r w:rsidRPr="00BC62EE">
        <w:rPr>
          <w:highlight w:val="white"/>
        </w:rPr>
        <w:t xml:space="preserve">        if ((buffer[index] == '/') &amp;&amp; (buffer[index + 1] == '*')) {</w:t>
      </w:r>
    </w:p>
    <w:p w14:paraId="6DACA5E4" w14:textId="77777777" w:rsidR="005B1C6D" w:rsidRPr="00BC62EE" w:rsidRDefault="005B1C6D" w:rsidP="005B1C6D">
      <w:pPr>
        <w:pStyle w:val="Code"/>
        <w:rPr>
          <w:highlight w:val="white"/>
        </w:rPr>
      </w:pPr>
      <w:r w:rsidRPr="00BC62EE">
        <w:rPr>
          <w:highlight w:val="white"/>
        </w:rPr>
        <w:t xml:space="preserve">          buffer[index++] = ' ';</w:t>
      </w:r>
    </w:p>
    <w:p w14:paraId="13650541" w14:textId="77777777" w:rsidR="005B1C6D" w:rsidRPr="00BC62EE" w:rsidRDefault="005B1C6D" w:rsidP="005B1C6D">
      <w:pPr>
        <w:pStyle w:val="Code"/>
        <w:rPr>
          <w:highlight w:val="white"/>
        </w:rPr>
      </w:pPr>
      <w:r w:rsidRPr="00BC62EE">
        <w:rPr>
          <w:highlight w:val="white"/>
        </w:rPr>
        <w:t xml:space="preserve">          buffer[index++] = ' ';</w:t>
      </w:r>
    </w:p>
    <w:p w14:paraId="258757F8" w14:textId="77777777" w:rsidR="005B1C6D" w:rsidRPr="00BC62EE" w:rsidRDefault="005B1C6D" w:rsidP="005B1C6D">
      <w:pPr>
        <w:pStyle w:val="Code"/>
        <w:rPr>
          <w:highlight w:val="white"/>
        </w:rPr>
      </w:pPr>
    </w:p>
    <w:p w14:paraId="54469843" w14:textId="77777777" w:rsidR="005B1C6D" w:rsidRPr="00BC62EE" w:rsidRDefault="005B1C6D" w:rsidP="005B1C6D">
      <w:pPr>
        <w:pStyle w:val="Code"/>
        <w:rPr>
          <w:highlight w:val="white"/>
        </w:rPr>
      </w:pPr>
      <w:r w:rsidRPr="00BC62EE">
        <w:rPr>
          <w:highlight w:val="white"/>
        </w:rPr>
        <w:t xml:space="preserve">          for (; true; ++index) {</w:t>
      </w:r>
    </w:p>
    <w:p w14:paraId="334C3402" w14:textId="77777777" w:rsidR="005B1C6D" w:rsidRPr="00BC62EE" w:rsidRDefault="005B1C6D" w:rsidP="005B1C6D">
      <w:pPr>
        <w:pStyle w:val="Code"/>
        <w:rPr>
          <w:highlight w:val="white"/>
        </w:rPr>
      </w:pPr>
      <w:r w:rsidRPr="00BC62EE">
        <w:rPr>
          <w:highlight w:val="white"/>
        </w:rPr>
        <w:t xml:space="preserve">            if (index == buffer.Length) {</w:t>
      </w:r>
    </w:p>
    <w:p w14:paraId="0D73F943" w14:textId="77777777" w:rsidR="005B1C6D" w:rsidRPr="00BC62EE" w:rsidRDefault="005B1C6D" w:rsidP="005B1C6D">
      <w:pPr>
        <w:pStyle w:val="Code"/>
        <w:rPr>
          <w:highlight w:val="white"/>
        </w:rPr>
      </w:pPr>
      <w:r w:rsidRPr="00BC62EE">
        <w:rPr>
          <w:highlight w:val="white"/>
        </w:rPr>
        <w:t xml:space="preserve">              Assert.Error(Message.Unfinished_block_comment);</w:t>
      </w:r>
    </w:p>
    <w:p w14:paraId="352E2C39" w14:textId="77777777" w:rsidR="005B1C6D" w:rsidRPr="00BC62EE" w:rsidRDefault="005B1C6D" w:rsidP="005B1C6D">
      <w:pPr>
        <w:pStyle w:val="Code"/>
        <w:rPr>
          <w:highlight w:val="white"/>
        </w:rPr>
      </w:pPr>
      <w:r w:rsidRPr="00BC62EE">
        <w:rPr>
          <w:highlight w:val="white"/>
        </w:rPr>
        <w:t xml:space="preserve">            }</w:t>
      </w:r>
    </w:p>
    <w:p w14:paraId="476358FA"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49595998" w14:textId="77777777" w:rsidR="005B1C6D" w:rsidRPr="00BC62EE" w:rsidRDefault="005B1C6D" w:rsidP="005B1C6D">
      <w:pPr>
        <w:pStyle w:val="Code"/>
        <w:rPr>
          <w:highlight w:val="white"/>
        </w:rPr>
      </w:pPr>
      <w:r w:rsidRPr="00BC62EE">
        <w:rPr>
          <w:highlight w:val="white"/>
        </w:rPr>
        <w:t xml:space="preserve">              buffer[index++] = ' ';</w:t>
      </w:r>
    </w:p>
    <w:p w14:paraId="03CEEFD8" w14:textId="77777777" w:rsidR="005B1C6D" w:rsidRPr="00BC62EE" w:rsidRDefault="005B1C6D" w:rsidP="005B1C6D">
      <w:pPr>
        <w:pStyle w:val="Code"/>
        <w:rPr>
          <w:highlight w:val="white"/>
        </w:rPr>
      </w:pPr>
      <w:r w:rsidRPr="00BC62EE">
        <w:rPr>
          <w:highlight w:val="white"/>
        </w:rPr>
        <w:t xml:space="preserve">              buffer[index] = ' ';</w:t>
      </w:r>
    </w:p>
    <w:p w14:paraId="34D3D9DB" w14:textId="77777777" w:rsidR="005B1C6D" w:rsidRPr="00BC62EE" w:rsidRDefault="005B1C6D" w:rsidP="005B1C6D">
      <w:pPr>
        <w:pStyle w:val="Code"/>
        <w:rPr>
          <w:highlight w:val="white"/>
        </w:rPr>
      </w:pPr>
      <w:r w:rsidRPr="00BC62EE">
        <w:rPr>
          <w:highlight w:val="white"/>
        </w:rPr>
        <w:t xml:space="preserve">              break;</w:t>
      </w:r>
    </w:p>
    <w:p w14:paraId="3E597CBA" w14:textId="77777777" w:rsidR="005B1C6D" w:rsidRPr="00BC62EE" w:rsidRDefault="005B1C6D" w:rsidP="005B1C6D">
      <w:pPr>
        <w:pStyle w:val="Code"/>
        <w:rPr>
          <w:highlight w:val="white"/>
        </w:rPr>
      </w:pPr>
      <w:r w:rsidRPr="00BC62EE">
        <w:rPr>
          <w:highlight w:val="white"/>
        </w:rPr>
        <w:t xml:space="preserve">            }</w:t>
      </w:r>
    </w:p>
    <w:p w14:paraId="0A12C111" w14:textId="77777777" w:rsidR="005B1C6D" w:rsidRPr="00BC62EE" w:rsidRDefault="005B1C6D" w:rsidP="005B1C6D">
      <w:pPr>
        <w:pStyle w:val="Code"/>
        <w:rPr>
          <w:highlight w:val="white"/>
        </w:rPr>
      </w:pPr>
      <w:r w:rsidRPr="00BC62EE">
        <w:rPr>
          <w:highlight w:val="white"/>
        </w:rPr>
        <w:t xml:space="preserve">            else if (buffer[index] == '\n') {</w:t>
      </w:r>
    </w:p>
    <w:p w14:paraId="0C856652" w14:textId="77777777" w:rsidR="005B1C6D" w:rsidRPr="00BC62EE" w:rsidRDefault="005B1C6D" w:rsidP="005B1C6D">
      <w:pPr>
        <w:pStyle w:val="Code"/>
        <w:rPr>
          <w:highlight w:val="white"/>
        </w:rPr>
      </w:pPr>
      <w:r w:rsidRPr="00BC62EE">
        <w:rPr>
          <w:highlight w:val="white"/>
        </w:rPr>
        <w:t xml:space="preserve">              ++CCompiler_Main.Scanner.Line;</w:t>
      </w:r>
    </w:p>
    <w:p w14:paraId="74B313A7" w14:textId="77777777" w:rsidR="005B1C6D" w:rsidRPr="00BC62EE" w:rsidRDefault="005B1C6D" w:rsidP="005B1C6D">
      <w:pPr>
        <w:pStyle w:val="Code"/>
        <w:rPr>
          <w:highlight w:val="white"/>
        </w:rPr>
      </w:pPr>
      <w:r w:rsidRPr="00BC62EE">
        <w:rPr>
          <w:highlight w:val="white"/>
        </w:rPr>
        <w:t xml:space="preserve">            }</w:t>
      </w:r>
    </w:p>
    <w:p w14:paraId="1505F2E5" w14:textId="77777777" w:rsidR="005B1C6D" w:rsidRPr="00BC62EE" w:rsidRDefault="005B1C6D" w:rsidP="005B1C6D">
      <w:pPr>
        <w:pStyle w:val="Code"/>
        <w:rPr>
          <w:highlight w:val="white"/>
        </w:rPr>
      </w:pPr>
      <w:r w:rsidRPr="00BC62EE">
        <w:rPr>
          <w:highlight w:val="white"/>
        </w:rPr>
        <w:t xml:space="preserve">            else {</w:t>
      </w:r>
    </w:p>
    <w:p w14:paraId="2043ED2C" w14:textId="77777777" w:rsidR="005B1C6D" w:rsidRPr="00BC62EE" w:rsidRDefault="005B1C6D" w:rsidP="005B1C6D">
      <w:pPr>
        <w:pStyle w:val="Code"/>
        <w:rPr>
          <w:highlight w:val="white"/>
        </w:rPr>
      </w:pPr>
      <w:r w:rsidRPr="00BC62EE">
        <w:rPr>
          <w:highlight w:val="white"/>
        </w:rPr>
        <w:t xml:space="preserve">              buffer[index] = ' ';</w:t>
      </w:r>
    </w:p>
    <w:p w14:paraId="68EE6A61" w14:textId="77777777" w:rsidR="005B1C6D" w:rsidRPr="00BC62EE" w:rsidRDefault="005B1C6D" w:rsidP="005B1C6D">
      <w:pPr>
        <w:pStyle w:val="Code"/>
        <w:rPr>
          <w:highlight w:val="white"/>
        </w:rPr>
      </w:pPr>
      <w:r w:rsidRPr="00BC62EE">
        <w:rPr>
          <w:highlight w:val="white"/>
        </w:rPr>
        <w:t xml:space="preserve">            }</w:t>
      </w:r>
    </w:p>
    <w:p w14:paraId="1D73EA53" w14:textId="77777777" w:rsidR="005B1C6D" w:rsidRPr="00BC62EE" w:rsidRDefault="005B1C6D" w:rsidP="005B1C6D">
      <w:pPr>
        <w:pStyle w:val="Code"/>
        <w:rPr>
          <w:highlight w:val="white"/>
        </w:rPr>
      </w:pPr>
      <w:r w:rsidRPr="00BC62EE">
        <w:rPr>
          <w:highlight w:val="white"/>
        </w:rPr>
        <w:t xml:space="preserve">          }</w:t>
      </w:r>
    </w:p>
    <w:p w14:paraId="02F138E4" w14:textId="77777777" w:rsidR="005B1C6D" w:rsidRPr="00BC62EE" w:rsidRDefault="005B1C6D" w:rsidP="005B1C6D">
      <w:pPr>
        <w:pStyle w:val="Code"/>
        <w:rPr>
          <w:highlight w:val="white"/>
        </w:rPr>
      </w:pPr>
      <w:r w:rsidRPr="00BC62EE">
        <w:rPr>
          <w:highlight w:val="white"/>
        </w:rPr>
        <w:t xml:space="preserve">        }</w:t>
      </w:r>
    </w:p>
    <w:p w14:paraId="7B2021EC"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1AC24330" w14:textId="77777777" w:rsidR="005B1C6D" w:rsidRPr="00BC62EE" w:rsidRDefault="005B1C6D" w:rsidP="005B1C6D">
      <w:pPr>
        <w:pStyle w:val="Code"/>
        <w:rPr>
          <w:highlight w:val="white"/>
        </w:rPr>
      </w:pPr>
      <w:r w:rsidRPr="00BC62EE">
        <w:rPr>
          <w:highlight w:val="white"/>
        </w:rPr>
        <w:t xml:space="preserve">          buffer[index++] = ' ';</w:t>
      </w:r>
    </w:p>
    <w:p w14:paraId="29985AEF" w14:textId="77777777" w:rsidR="005B1C6D" w:rsidRPr="00BC62EE" w:rsidRDefault="005B1C6D" w:rsidP="005B1C6D">
      <w:pPr>
        <w:pStyle w:val="Code"/>
        <w:rPr>
          <w:highlight w:val="white"/>
        </w:rPr>
      </w:pPr>
      <w:r w:rsidRPr="00BC62EE">
        <w:rPr>
          <w:highlight w:val="white"/>
        </w:rPr>
        <w:t xml:space="preserve">          buffer[index++] = ' ';</w:t>
      </w:r>
    </w:p>
    <w:p w14:paraId="54E55C23" w14:textId="77777777" w:rsidR="005B1C6D" w:rsidRPr="00BC62EE" w:rsidRDefault="005B1C6D" w:rsidP="005B1C6D">
      <w:pPr>
        <w:pStyle w:val="Code"/>
        <w:rPr>
          <w:highlight w:val="white"/>
        </w:rPr>
      </w:pPr>
    </w:p>
    <w:p w14:paraId="7E0C9855" w14:textId="77777777" w:rsidR="005B1C6D" w:rsidRPr="00BC62EE" w:rsidRDefault="005B1C6D" w:rsidP="005B1C6D">
      <w:pPr>
        <w:pStyle w:val="Code"/>
        <w:rPr>
          <w:highlight w:val="white"/>
        </w:rPr>
      </w:pPr>
      <w:r w:rsidRPr="00BC62EE">
        <w:rPr>
          <w:highlight w:val="white"/>
        </w:rPr>
        <w:t xml:space="preserve">          for (; true; ++index) {</w:t>
      </w:r>
    </w:p>
    <w:p w14:paraId="443CEB1E" w14:textId="77777777" w:rsidR="005B1C6D" w:rsidRPr="00BC62EE" w:rsidRDefault="005B1C6D" w:rsidP="005B1C6D">
      <w:pPr>
        <w:pStyle w:val="Code"/>
        <w:rPr>
          <w:highlight w:val="white"/>
        </w:rPr>
      </w:pPr>
      <w:r w:rsidRPr="00BC62EE">
        <w:rPr>
          <w:highlight w:val="white"/>
        </w:rPr>
        <w:t xml:space="preserve">            if ((index == buffer.Length) || (buffer[index] == '\n')) {</w:t>
      </w:r>
    </w:p>
    <w:p w14:paraId="7014A9A6" w14:textId="77777777" w:rsidR="005B1C6D" w:rsidRPr="00BC62EE" w:rsidRDefault="005B1C6D" w:rsidP="005B1C6D">
      <w:pPr>
        <w:pStyle w:val="Code"/>
        <w:rPr>
          <w:highlight w:val="white"/>
        </w:rPr>
      </w:pPr>
      <w:r w:rsidRPr="00BC62EE">
        <w:rPr>
          <w:highlight w:val="white"/>
        </w:rPr>
        <w:t xml:space="preserve">              break;</w:t>
      </w:r>
    </w:p>
    <w:p w14:paraId="63BD37A5" w14:textId="77777777" w:rsidR="005B1C6D" w:rsidRPr="00BC62EE" w:rsidRDefault="005B1C6D" w:rsidP="005B1C6D">
      <w:pPr>
        <w:pStyle w:val="Code"/>
        <w:rPr>
          <w:highlight w:val="white"/>
        </w:rPr>
      </w:pPr>
      <w:r w:rsidRPr="00BC62EE">
        <w:rPr>
          <w:highlight w:val="white"/>
        </w:rPr>
        <w:t xml:space="preserve">            }</w:t>
      </w:r>
    </w:p>
    <w:p w14:paraId="6D0C95F9" w14:textId="77777777" w:rsidR="005B1C6D" w:rsidRPr="00BC62EE" w:rsidRDefault="005B1C6D" w:rsidP="005B1C6D">
      <w:pPr>
        <w:pStyle w:val="Code"/>
        <w:rPr>
          <w:highlight w:val="white"/>
        </w:rPr>
      </w:pPr>
      <w:r w:rsidRPr="00BC62EE">
        <w:rPr>
          <w:highlight w:val="white"/>
        </w:rPr>
        <w:t xml:space="preserve">            else {</w:t>
      </w:r>
    </w:p>
    <w:p w14:paraId="16E253EA" w14:textId="77777777" w:rsidR="005B1C6D" w:rsidRPr="00BC62EE" w:rsidRDefault="005B1C6D" w:rsidP="005B1C6D">
      <w:pPr>
        <w:pStyle w:val="Code"/>
        <w:rPr>
          <w:highlight w:val="white"/>
        </w:rPr>
      </w:pPr>
      <w:r w:rsidRPr="00BC62EE">
        <w:rPr>
          <w:highlight w:val="white"/>
        </w:rPr>
        <w:t xml:space="preserve">              buffer[index] = ' ';</w:t>
      </w:r>
    </w:p>
    <w:p w14:paraId="03BA0590" w14:textId="77777777" w:rsidR="005B1C6D" w:rsidRPr="00BC62EE" w:rsidRDefault="005B1C6D" w:rsidP="005B1C6D">
      <w:pPr>
        <w:pStyle w:val="Code"/>
        <w:rPr>
          <w:highlight w:val="white"/>
        </w:rPr>
      </w:pPr>
      <w:r w:rsidRPr="00BC62EE">
        <w:rPr>
          <w:highlight w:val="white"/>
        </w:rPr>
        <w:t xml:space="preserve">            }</w:t>
      </w:r>
    </w:p>
    <w:p w14:paraId="127418B7" w14:textId="77777777" w:rsidR="005B1C6D" w:rsidRPr="00BC62EE" w:rsidRDefault="005B1C6D" w:rsidP="005B1C6D">
      <w:pPr>
        <w:pStyle w:val="Code"/>
        <w:rPr>
          <w:highlight w:val="white"/>
        </w:rPr>
      </w:pPr>
      <w:r w:rsidRPr="00BC62EE">
        <w:rPr>
          <w:highlight w:val="white"/>
        </w:rPr>
        <w:t xml:space="preserve">          }</w:t>
      </w:r>
    </w:p>
    <w:p w14:paraId="0AE4EF30" w14:textId="77777777" w:rsidR="005B1C6D" w:rsidRPr="00BC62EE" w:rsidRDefault="005B1C6D" w:rsidP="005B1C6D">
      <w:pPr>
        <w:pStyle w:val="Code"/>
        <w:rPr>
          <w:highlight w:val="white"/>
        </w:rPr>
      </w:pPr>
      <w:r w:rsidRPr="00BC62EE">
        <w:rPr>
          <w:highlight w:val="white"/>
        </w:rPr>
        <w:lastRenderedPageBreak/>
        <w:t xml:space="preserve">        }</w:t>
      </w:r>
    </w:p>
    <w:p w14:paraId="0BB8BB97" w14:textId="77777777" w:rsidR="005B1C6D" w:rsidRPr="00BC62EE" w:rsidRDefault="005B1C6D" w:rsidP="005B1C6D">
      <w:pPr>
        <w:pStyle w:val="Code"/>
        <w:rPr>
          <w:highlight w:val="white"/>
        </w:rPr>
      </w:pPr>
      <w:r w:rsidRPr="00BC62EE">
        <w:rPr>
          <w:highlight w:val="white"/>
        </w:rPr>
        <w:t xml:space="preserve">        else if ((buffer[index] == '\'')) {</w:t>
      </w:r>
    </w:p>
    <w:p w14:paraId="49013758" w14:textId="77777777" w:rsidR="005B1C6D" w:rsidRPr="00BC62EE" w:rsidRDefault="005B1C6D" w:rsidP="005B1C6D">
      <w:pPr>
        <w:pStyle w:val="Code"/>
        <w:rPr>
          <w:highlight w:val="white"/>
        </w:rPr>
      </w:pPr>
      <w:r w:rsidRPr="00BC62EE">
        <w:rPr>
          <w:highlight w:val="white"/>
        </w:rPr>
        <w:t xml:space="preserve">          ++index;</w:t>
      </w:r>
    </w:p>
    <w:p w14:paraId="4EB4FA3E" w14:textId="77777777" w:rsidR="005B1C6D" w:rsidRPr="00BC62EE" w:rsidRDefault="005B1C6D" w:rsidP="005B1C6D">
      <w:pPr>
        <w:pStyle w:val="Code"/>
        <w:rPr>
          <w:highlight w:val="white"/>
        </w:rPr>
      </w:pPr>
    </w:p>
    <w:p w14:paraId="0FF0FD1C" w14:textId="77777777" w:rsidR="005B1C6D" w:rsidRPr="00BC62EE" w:rsidRDefault="005B1C6D" w:rsidP="005B1C6D">
      <w:pPr>
        <w:pStyle w:val="Code"/>
        <w:rPr>
          <w:highlight w:val="white"/>
        </w:rPr>
      </w:pPr>
      <w:r w:rsidRPr="00BC62EE">
        <w:rPr>
          <w:highlight w:val="white"/>
        </w:rPr>
        <w:t xml:space="preserve">          for (; true; ++index) {</w:t>
      </w:r>
    </w:p>
    <w:p w14:paraId="2B2AD3D2" w14:textId="77777777" w:rsidR="005B1C6D" w:rsidRPr="00BC62EE" w:rsidRDefault="005B1C6D" w:rsidP="005B1C6D">
      <w:pPr>
        <w:pStyle w:val="Code"/>
        <w:rPr>
          <w:highlight w:val="white"/>
        </w:rPr>
      </w:pPr>
      <w:r w:rsidRPr="00BC62EE">
        <w:rPr>
          <w:highlight w:val="white"/>
        </w:rPr>
        <w:t xml:space="preserve">            if (index == buffer.Length) {</w:t>
      </w:r>
    </w:p>
    <w:p w14:paraId="250CDF0E" w14:textId="77777777" w:rsidR="005B1C6D" w:rsidRPr="00BC62EE" w:rsidRDefault="005B1C6D" w:rsidP="005B1C6D">
      <w:pPr>
        <w:pStyle w:val="Code"/>
        <w:rPr>
          <w:highlight w:val="white"/>
        </w:rPr>
      </w:pPr>
      <w:r w:rsidRPr="00BC62EE">
        <w:rPr>
          <w:highlight w:val="white"/>
        </w:rPr>
        <w:t xml:space="preserve">              Assert.Error(Message.Unfinished_character);</w:t>
      </w:r>
    </w:p>
    <w:p w14:paraId="79D5E5AA" w14:textId="77777777" w:rsidR="005B1C6D" w:rsidRPr="00BC62EE" w:rsidRDefault="005B1C6D" w:rsidP="005B1C6D">
      <w:pPr>
        <w:pStyle w:val="Code"/>
        <w:rPr>
          <w:highlight w:val="white"/>
        </w:rPr>
      </w:pPr>
      <w:r w:rsidRPr="00BC62EE">
        <w:rPr>
          <w:highlight w:val="white"/>
        </w:rPr>
        <w:t xml:space="preserve">            }</w:t>
      </w:r>
    </w:p>
    <w:p w14:paraId="1DD892D6" w14:textId="77777777" w:rsidR="005B1C6D" w:rsidRPr="00BC62EE" w:rsidRDefault="005B1C6D" w:rsidP="005B1C6D">
      <w:pPr>
        <w:pStyle w:val="Code"/>
        <w:rPr>
          <w:highlight w:val="white"/>
        </w:rPr>
      </w:pPr>
      <w:r w:rsidRPr="00BC62EE">
        <w:rPr>
          <w:highlight w:val="white"/>
        </w:rPr>
        <w:t xml:space="preserve">            else if (buffer[index] == '\n') {</w:t>
      </w:r>
    </w:p>
    <w:p w14:paraId="1885DAC2" w14:textId="77777777" w:rsidR="005B1C6D" w:rsidRPr="00BC62EE" w:rsidRDefault="005B1C6D" w:rsidP="005B1C6D">
      <w:pPr>
        <w:pStyle w:val="Code"/>
        <w:rPr>
          <w:highlight w:val="white"/>
        </w:rPr>
      </w:pPr>
      <w:r w:rsidRPr="00BC62EE">
        <w:rPr>
          <w:highlight w:val="white"/>
        </w:rPr>
        <w:t xml:space="preserve">              Assert.Error(Message.Newline_in_character);</w:t>
      </w:r>
    </w:p>
    <w:p w14:paraId="62261519" w14:textId="77777777" w:rsidR="005B1C6D" w:rsidRPr="00BC62EE" w:rsidRDefault="005B1C6D" w:rsidP="005B1C6D">
      <w:pPr>
        <w:pStyle w:val="Code"/>
        <w:rPr>
          <w:highlight w:val="white"/>
        </w:rPr>
      </w:pPr>
      <w:r w:rsidRPr="00BC62EE">
        <w:rPr>
          <w:highlight w:val="white"/>
        </w:rPr>
        <w:t xml:space="preserve">            }</w:t>
      </w:r>
    </w:p>
    <w:p w14:paraId="6A044B01"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41BE46EC" w14:textId="77777777" w:rsidR="005B1C6D" w:rsidRPr="00BC62EE" w:rsidRDefault="005B1C6D" w:rsidP="005B1C6D">
      <w:pPr>
        <w:pStyle w:val="Code"/>
        <w:rPr>
          <w:highlight w:val="white"/>
        </w:rPr>
      </w:pPr>
      <w:r w:rsidRPr="00BC62EE">
        <w:rPr>
          <w:highlight w:val="white"/>
        </w:rPr>
        <w:t xml:space="preserve">              ++index;</w:t>
      </w:r>
    </w:p>
    <w:p w14:paraId="3BB3923E" w14:textId="77777777" w:rsidR="005B1C6D" w:rsidRPr="00BC62EE" w:rsidRDefault="005B1C6D" w:rsidP="005B1C6D">
      <w:pPr>
        <w:pStyle w:val="Code"/>
        <w:rPr>
          <w:highlight w:val="white"/>
        </w:rPr>
      </w:pPr>
      <w:r w:rsidRPr="00BC62EE">
        <w:rPr>
          <w:highlight w:val="white"/>
        </w:rPr>
        <w:t xml:space="preserve">            }</w:t>
      </w:r>
    </w:p>
    <w:p w14:paraId="72FE2B70" w14:textId="77777777" w:rsidR="005B1C6D" w:rsidRPr="00BC62EE" w:rsidRDefault="005B1C6D" w:rsidP="005B1C6D">
      <w:pPr>
        <w:pStyle w:val="Code"/>
        <w:rPr>
          <w:highlight w:val="white"/>
        </w:rPr>
      </w:pPr>
      <w:r w:rsidRPr="00BC62EE">
        <w:rPr>
          <w:highlight w:val="white"/>
        </w:rPr>
        <w:t xml:space="preserve">            else if (buffer[index] == '\'') {</w:t>
      </w:r>
    </w:p>
    <w:p w14:paraId="1BD55C81" w14:textId="77777777" w:rsidR="005B1C6D" w:rsidRPr="00BC62EE" w:rsidRDefault="005B1C6D" w:rsidP="005B1C6D">
      <w:pPr>
        <w:pStyle w:val="Code"/>
        <w:rPr>
          <w:highlight w:val="white"/>
        </w:rPr>
      </w:pPr>
      <w:r w:rsidRPr="00BC62EE">
        <w:rPr>
          <w:highlight w:val="white"/>
        </w:rPr>
        <w:t xml:space="preserve">              break;</w:t>
      </w:r>
    </w:p>
    <w:p w14:paraId="634A7B3B" w14:textId="77777777" w:rsidR="005B1C6D" w:rsidRPr="00BC62EE" w:rsidRDefault="005B1C6D" w:rsidP="005B1C6D">
      <w:pPr>
        <w:pStyle w:val="Code"/>
        <w:rPr>
          <w:highlight w:val="white"/>
        </w:rPr>
      </w:pPr>
      <w:r w:rsidRPr="00BC62EE">
        <w:rPr>
          <w:highlight w:val="white"/>
        </w:rPr>
        <w:t xml:space="preserve">            }</w:t>
      </w:r>
    </w:p>
    <w:p w14:paraId="3B667361" w14:textId="77777777" w:rsidR="005B1C6D" w:rsidRPr="00BC62EE" w:rsidRDefault="005B1C6D" w:rsidP="005B1C6D">
      <w:pPr>
        <w:pStyle w:val="Code"/>
        <w:rPr>
          <w:highlight w:val="white"/>
        </w:rPr>
      </w:pPr>
      <w:r w:rsidRPr="00BC62EE">
        <w:rPr>
          <w:highlight w:val="white"/>
        </w:rPr>
        <w:t xml:space="preserve">          }</w:t>
      </w:r>
    </w:p>
    <w:p w14:paraId="64652E1F" w14:textId="77777777" w:rsidR="005B1C6D" w:rsidRPr="00BC62EE" w:rsidRDefault="005B1C6D" w:rsidP="005B1C6D">
      <w:pPr>
        <w:pStyle w:val="Code"/>
        <w:rPr>
          <w:highlight w:val="white"/>
        </w:rPr>
      </w:pPr>
      <w:r w:rsidRPr="00BC62EE">
        <w:rPr>
          <w:highlight w:val="white"/>
        </w:rPr>
        <w:t xml:space="preserve">        }</w:t>
      </w:r>
    </w:p>
    <w:p w14:paraId="18A74BF5" w14:textId="77777777" w:rsidR="005B1C6D" w:rsidRPr="00BC62EE" w:rsidRDefault="005B1C6D" w:rsidP="005B1C6D">
      <w:pPr>
        <w:pStyle w:val="Code"/>
        <w:rPr>
          <w:highlight w:val="white"/>
        </w:rPr>
      </w:pPr>
      <w:r w:rsidRPr="00BC62EE">
        <w:rPr>
          <w:highlight w:val="white"/>
        </w:rPr>
        <w:t xml:space="preserve">        else if ((buffer[index] == '\"')) {</w:t>
      </w:r>
    </w:p>
    <w:p w14:paraId="6519B0AC" w14:textId="77777777" w:rsidR="005B1C6D" w:rsidRPr="00BC62EE" w:rsidRDefault="005B1C6D" w:rsidP="005B1C6D">
      <w:pPr>
        <w:pStyle w:val="Code"/>
        <w:rPr>
          <w:highlight w:val="white"/>
        </w:rPr>
      </w:pPr>
      <w:r w:rsidRPr="00BC62EE">
        <w:rPr>
          <w:highlight w:val="white"/>
        </w:rPr>
        <w:t xml:space="preserve">          ++index;</w:t>
      </w:r>
    </w:p>
    <w:p w14:paraId="259B98F1" w14:textId="77777777" w:rsidR="005B1C6D" w:rsidRPr="00BC62EE" w:rsidRDefault="005B1C6D" w:rsidP="005B1C6D">
      <w:pPr>
        <w:pStyle w:val="Code"/>
        <w:rPr>
          <w:highlight w:val="white"/>
        </w:rPr>
      </w:pPr>
    </w:p>
    <w:p w14:paraId="5D4722F3" w14:textId="77777777" w:rsidR="005B1C6D" w:rsidRPr="00BC62EE" w:rsidRDefault="005B1C6D" w:rsidP="005B1C6D">
      <w:pPr>
        <w:pStyle w:val="Code"/>
        <w:rPr>
          <w:highlight w:val="white"/>
        </w:rPr>
      </w:pPr>
      <w:r w:rsidRPr="00BC62EE">
        <w:rPr>
          <w:highlight w:val="white"/>
        </w:rPr>
        <w:t xml:space="preserve">          for (; true; ++index) {</w:t>
      </w:r>
    </w:p>
    <w:p w14:paraId="0D14B679" w14:textId="77777777" w:rsidR="005B1C6D" w:rsidRPr="00BC62EE" w:rsidRDefault="005B1C6D" w:rsidP="005B1C6D">
      <w:pPr>
        <w:pStyle w:val="Code"/>
        <w:rPr>
          <w:highlight w:val="white"/>
        </w:rPr>
      </w:pPr>
      <w:r w:rsidRPr="00BC62EE">
        <w:rPr>
          <w:highlight w:val="white"/>
        </w:rPr>
        <w:t xml:space="preserve">            if (index == buffer.Length) {</w:t>
      </w:r>
    </w:p>
    <w:p w14:paraId="6EA8EC89" w14:textId="77777777" w:rsidR="005B1C6D" w:rsidRPr="00BC62EE" w:rsidRDefault="005B1C6D" w:rsidP="005B1C6D">
      <w:pPr>
        <w:pStyle w:val="Code"/>
        <w:rPr>
          <w:highlight w:val="white"/>
        </w:rPr>
      </w:pPr>
      <w:r w:rsidRPr="00BC62EE">
        <w:rPr>
          <w:highlight w:val="white"/>
        </w:rPr>
        <w:t xml:space="preserve">              Assert.Error(Message.Unfinished_string);</w:t>
      </w:r>
    </w:p>
    <w:p w14:paraId="618746E4" w14:textId="77777777" w:rsidR="005B1C6D" w:rsidRPr="00BC62EE" w:rsidRDefault="005B1C6D" w:rsidP="005B1C6D">
      <w:pPr>
        <w:pStyle w:val="Code"/>
        <w:rPr>
          <w:highlight w:val="white"/>
        </w:rPr>
      </w:pPr>
      <w:r w:rsidRPr="00BC62EE">
        <w:rPr>
          <w:highlight w:val="white"/>
        </w:rPr>
        <w:t xml:space="preserve">            }</w:t>
      </w:r>
    </w:p>
    <w:p w14:paraId="1DB7943D" w14:textId="77777777" w:rsidR="005B1C6D" w:rsidRPr="00BC62EE" w:rsidRDefault="005B1C6D" w:rsidP="005B1C6D">
      <w:pPr>
        <w:pStyle w:val="Code"/>
        <w:rPr>
          <w:highlight w:val="white"/>
        </w:rPr>
      </w:pPr>
      <w:r w:rsidRPr="00BC62EE">
        <w:rPr>
          <w:highlight w:val="white"/>
        </w:rPr>
        <w:t xml:space="preserve">            else if (buffer[index] == '\n') {</w:t>
      </w:r>
    </w:p>
    <w:p w14:paraId="26BEA1DB" w14:textId="77777777" w:rsidR="005B1C6D" w:rsidRPr="00BC62EE" w:rsidRDefault="005B1C6D" w:rsidP="005B1C6D">
      <w:pPr>
        <w:pStyle w:val="Code"/>
        <w:rPr>
          <w:highlight w:val="white"/>
        </w:rPr>
      </w:pPr>
      <w:r w:rsidRPr="00BC62EE">
        <w:rPr>
          <w:highlight w:val="white"/>
        </w:rPr>
        <w:t xml:space="preserve">              Assert.Error(Message.Newline_in_string);</w:t>
      </w:r>
    </w:p>
    <w:p w14:paraId="7A542326" w14:textId="77777777" w:rsidR="005B1C6D" w:rsidRPr="00BC62EE" w:rsidRDefault="005B1C6D" w:rsidP="005B1C6D">
      <w:pPr>
        <w:pStyle w:val="Code"/>
        <w:rPr>
          <w:highlight w:val="white"/>
        </w:rPr>
      </w:pPr>
      <w:r w:rsidRPr="00BC62EE">
        <w:rPr>
          <w:highlight w:val="white"/>
        </w:rPr>
        <w:t xml:space="preserve">            }</w:t>
      </w:r>
    </w:p>
    <w:p w14:paraId="08D56BC8"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7E949E9C" w14:textId="77777777" w:rsidR="005B1C6D" w:rsidRPr="00BC62EE" w:rsidRDefault="005B1C6D" w:rsidP="005B1C6D">
      <w:pPr>
        <w:pStyle w:val="Code"/>
        <w:rPr>
          <w:highlight w:val="white"/>
        </w:rPr>
      </w:pPr>
      <w:r w:rsidRPr="00BC62EE">
        <w:rPr>
          <w:highlight w:val="white"/>
        </w:rPr>
        <w:t xml:space="preserve">              ++index;</w:t>
      </w:r>
    </w:p>
    <w:p w14:paraId="2695C767" w14:textId="77777777" w:rsidR="005B1C6D" w:rsidRPr="00BC62EE" w:rsidRDefault="005B1C6D" w:rsidP="005B1C6D">
      <w:pPr>
        <w:pStyle w:val="Code"/>
        <w:rPr>
          <w:highlight w:val="white"/>
        </w:rPr>
      </w:pPr>
      <w:r w:rsidRPr="00BC62EE">
        <w:rPr>
          <w:highlight w:val="white"/>
        </w:rPr>
        <w:t xml:space="preserve">            }</w:t>
      </w:r>
    </w:p>
    <w:p w14:paraId="5B0F704A" w14:textId="77777777" w:rsidR="005B1C6D" w:rsidRPr="00BC62EE" w:rsidRDefault="005B1C6D" w:rsidP="005B1C6D">
      <w:pPr>
        <w:pStyle w:val="Code"/>
        <w:rPr>
          <w:highlight w:val="white"/>
        </w:rPr>
      </w:pPr>
      <w:r w:rsidRPr="00BC62EE">
        <w:rPr>
          <w:highlight w:val="white"/>
        </w:rPr>
        <w:t xml:space="preserve">            else if (buffer[index] == '\"') {</w:t>
      </w:r>
    </w:p>
    <w:p w14:paraId="7A53B7B9" w14:textId="77777777" w:rsidR="005B1C6D" w:rsidRPr="00BC62EE" w:rsidRDefault="005B1C6D" w:rsidP="005B1C6D">
      <w:pPr>
        <w:pStyle w:val="Code"/>
        <w:rPr>
          <w:highlight w:val="white"/>
        </w:rPr>
      </w:pPr>
      <w:r w:rsidRPr="00BC62EE">
        <w:rPr>
          <w:highlight w:val="white"/>
        </w:rPr>
        <w:t xml:space="preserve">              break;</w:t>
      </w:r>
    </w:p>
    <w:p w14:paraId="78BC232C" w14:textId="77777777" w:rsidR="005B1C6D" w:rsidRPr="00BC62EE" w:rsidRDefault="005B1C6D" w:rsidP="005B1C6D">
      <w:pPr>
        <w:pStyle w:val="Code"/>
        <w:rPr>
          <w:highlight w:val="white"/>
        </w:rPr>
      </w:pPr>
      <w:r w:rsidRPr="00BC62EE">
        <w:rPr>
          <w:highlight w:val="white"/>
        </w:rPr>
        <w:t xml:space="preserve">            }</w:t>
      </w:r>
    </w:p>
    <w:p w14:paraId="649E4FA2" w14:textId="77777777" w:rsidR="005B1C6D" w:rsidRPr="00BC62EE" w:rsidRDefault="005B1C6D" w:rsidP="005B1C6D">
      <w:pPr>
        <w:pStyle w:val="Code"/>
        <w:rPr>
          <w:highlight w:val="white"/>
        </w:rPr>
      </w:pPr>
      <w:r w:rsidRPr="00BC62EE">
        <w:rPr>
          <w:highlight w:val="white"/>
        </w:rPr>
        <w:t xml:space="preserve">          }</w:t>
      </w:r>
    </w:p>
    <w:p w14:paraId="2861F569" w14:textId="77777777" w:rsidR="005B1C6D" w:rsidRPr="00BC62EE" w:rsidRDefault="005B1C6D" w:rsidP="005B1C6D">
      <w:pPr>
        <w:pStyle w:val="Code"/>
        <w:rPr>
          <w:highlight w:val="white"/>
        </w:rPr>
      </w:pPr>
      <w:r w:rsidRPr="00BC62EE">
        <w:rPr>
          <w:highlight w:val="white"/>
        </w:rPr>
        <w:t xml:space="preserve">        }</w:t>
      </w:r>
    </w:p>
    <w:p w14:paraId="511084C6" w14:textId="77777777" w:rsidR="005B1C6D" w:rsidRPr="00BC62EE" w:rsidRDefault="005B1C6D" w:rsidP="005B1C6D">
      <w:pPr>
        <w:pStyle w:val="Code"/>
        <w:rPr>
          <w:highlight w:val="white"/>
        </w:rPr>
      </w:pPr>
      <w:r w:rsidRPr="00BC62EE">
        <w:rPr>
          <w:highlight w:val="white"/>
        </w:rPr>
        <w:t xml:space="preserve">        else if (buffer[index] == '\n') {</w:t>
      </w:r>
    </w:p>
    <w:p w14:paraId="01C292A6" w14:textId="77777777" w:rsidR="005B1C6D" w:rsidRPr="00BC62EE" w:rsidRDefault="005B1C6D" w:rsidP="005B1C6D">
      <w:pPr>
        <w:pStyle w:val="Code"/>
        <w:rPr>
          <w:highlight w:val="white"/>
        </w:rPr>
      </w:pPr>
      <w:r w:rsidRPr="00BC62EE">
        <w:rPr>
          <w:highlight w:val="white"/>
        </w:rPr>
        <w:t xml:space="preserve">          ++CCompiler_Main.Scanner.Line;</w:t>
      </w:r>
    </w:p>
    <w:p w14:paraId="2080A14E" w14:textId="77777777" w:rsidR="005B1C6D" w:rsidRPr="00BC62EE" w:rsidRDefault="005B1C6D" w:rsidP="005B1C6D">
      <w:pPr>
        <w:pStyle w:val="Code"/>
        <w:rPr>
          <w:highlight w:val="white"/>
        </w:rPr>
      </w:pPr>
      <w:r w:rsidRPr="00BC62EE">
        <w:rPr>
          <w:highlight w:val="white"/>
        </w:rPr>
        <w:t xml:space="preserve">        }</w:t>
      </w:r>
    </w:p>
    <w:p w14:paraId="01B8ED42" w14:textId="77777777" w:rsidR="005B1C6D" w:rsidRPr="00BC62EE" w:rsidRDefault="005B1C6D" w:rsidP="005B1C6D">
      <w:pPr>
        <w:pStyle w:val="Code"/>
        <w:rPr>
          <w:highlight w:val="white"/>
        </w:rPr>
      </w:pPr>
      <w:r w:rsidRPr="00BC62EE">
        <w:rPr>
          <w:highlight w:val="white"/>
        </w:rPr>
        <w:t xml:space="preserve">      }</w:t>
      </w:r>
    </w:p>
    <w:p w14:paraId="2E729EC5" w14:textId="77777777" w:rsidR="005B1C6D" w:rsidRPr="00BC62EE" w:rsidRDefault="005B1C6D" w:rsidP="005B1C6D">
      <w:pPr>
        <w:pStyle w:val="Code"/>
        <w:rPr>
          <w:highlight w:val="white"/>
        </w:rPr>
      </w:pPr>
      <w:r w:rsidRPr="00BC62EE">
        <w:rPr>
          <w:highlight w:val="white"/>
        </w:rPr>
        <w:t xml:space="preserve">    }</w:t>
      </w:r>
    </w:p>
    <w:p w14:paraId="7E41C255" w14:textId="77777777" w:rsidR="005B1C6D" w:rsidRPr="00EC76D5" w:rsidRDefault="005B1C6D" w:rsidP="005B1C6D">
      <w:pPr>
        <w:pStyle w:val="Rubrik3"/>
      </w:pPr>
      <w:bookmarkStart w:id="478" w:name="_Ref418258402"/>
      <w:bookmarkStart w:id="479" w:name="_Toc53473635"/>
      <w:r w:rsidRPr="00EC76D5">
        <w:t>Slash Codes</w:t>
      </w:r>
      <w:bookmarkEnd w:id="478"/>
      <w:bookmarkEnd w:id="479"/>
    </w:p>
    <w:p w14:paraId="3BC934C2" w14:textId="77777777" w:rsidR="005B1C6D" w:rsidRPr="00EC76D5" w:rsidRDefault="005B1C6D" w:rsidP="005B1C6D">
      <w:r w:rsidRPr="00EC76D5">
        <w:t xml:space="preserve">The </w:t>
      </w:r>
      <w:proofErr w:type="spellStart"/>
      <w:r w:rsidRPr="00EC76D5">
        <w:rPr>
          <w:rStyle w:val="CodeInText0"/>
        </w:rPr>
        <w:t>slashToChar</w:t>
      </w:r>
      <w:proofErr w:type="spellEnd"/>
      <w:r w:rsidRPr="00EC76D5">
        <w:t xml:space="preserve"> method inspect the character succeeding the slash.</w:t>
      </w:r>
    </w:p>
    <w:p w14:paraId="30F9D650" w14:textId="677C4891" w:rsidR="005B1C6D" w:rsidRPr="00EC76D5" w:rsidRDefault="005B1C6D" w:rsidP="005B1C6D">
      <w:r w:rsidRPr="00EC76D5">
        <w:t xml:space="preserve">If the characters following the slash are a small or capital </w:t>
      </w:r>
      <w:r w:rsidRPr="003D43C2">
        <w:rPr>
          <w:rStyle w:val="KeyWord0"/>
        </w:rPr>
        <w:t>x</w:t>
      </w:r>
      <w:r w:rsidRPr="00EC76D5">
        <w:t xml:space="preserve"> and one or two hexadecimal </w:t>
      </w:r>
      <w:r w:rsidR="003D43C2">
        <w:t>digits</w:t>
      </w:r>
      <w:r w:rsidRPr="00EC76D5">
        <w:t xml:space="preserve">, or three octal </w:t>
      </w:r>
      <w:r w:rsidR="003D43C2">
        <w:t xml:space="preserve">digits XXX </w:t>
      </w:r>
      <w:r w:rsidRPr="00EC76D5">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EC76D5" w:rsidRDefault="005B1C6D" w:rsidP="005B1C6D">
      <w:r w:rsidRPr="00EC76D5">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77777777" w:rsidR="005B1C6D" w:rsidRPr="00EC76D5" w:rsidRDefault="005B1C6D" w:rsidP="005B1C6D">
      <w:pPr>
        <w:rPr>
          <w:noProof/>
        </w:rPr>
      </w:pPr>
      <w:r w:rsidRPr="00EC76D5">
        <w:lastRenderedPageBreak/>
        <w:t>If the character following the slash is a small or capital x and two or one hexadecimal digits, the value of the digits is calculated, and the slash sequence is replaced by the character with the ASCII value of the hexadecimal digits. A small or capital x not followed by at least one hexadecimal digit results in an error being reported.</w:t>
      </w:r>
    </w:p>
    <w:p w14:paraId="7C69A57A" w14:textId="77777777" w:rsidR="005B1C6D" w:rsidRPr="00EC76D5" w:rsidRDefault="005B1C6D" w:rsidP="005B1C6D">
      <w:r w:rsidRPr="00EC76D5">
        <w:t>If none of the cases above applies, an error is reported.</w:t>
      </w:r>
    </w:p>
    <w:p w14:paraId="7BFE2537" w14:textId="77777777" w:rsidR="005B1C6D" w:rsidRPr="00EC76D5" w:rsidRDefault="005B1C6D" w:rsidP="005B1C6D">
      <w:r w:rsidRPr="00EC76D5">
        <w:t xml:space="preserve">When the character or string has been translated from slash codes to regular characters, </w:t>
      </w:r>
      <w:proofErr w:type="spellStart"/>
      <w:r w:rsidRPr="00EC76D5">
        <w:rPr>
          <w:rStyle w:val="CodeInText0"/>
        </w:rPr>
        <w:t>charToOctal</w:t>
      </w:r>
      <w:proofErr w:type="spellEnd"/>
      <w:r w:rsidRPr="00EC76D5">
        <w:t xml:space="preserve"> is called to translate them to octal slash codes.</w:t>
      </w:r>
    </w:p>
    <w:p w14:paraId="5FE69E66" w14:textId="77777777" w:rsidR="005B1C6D" w:rsidRPr="00EC76D5" w:rsidRDefault="005B1C6D" w:rsidP="005B1C6D">
      <w:r w:rsidRPr="00EC76D5">
        <w:t xml:space="preserve">The </w:t>
      </w:r>
      <w:proofErr w:type="spellStart"/>
      <w:r w:rsidRPr="00EC76D5">
        <w:rPr>
          <w:rStyle w:val="CodeInText0"/>
        </w:rPr>
        <w:t>octalToChar</w:t>
      </w:r>
      <w:proofErr w:type="spellEnd"/>
      <w:r w:rsidRPr="00EC76D5">
        <w:t xml:space="preserve"> method is called by the scanner to </w:t>
      </w:r>
      <w:proofErr w:type="spellStart"/>
      <w:r w:rsidRPr="00EC76D5">
        <w:t>tralform</w:t>
      </w:r>
      <w:proofErr w:type="spellEnd"/>
      <w:r w:rsidRPr="00EC76D5">
        <w:t xml:space="preserve"> the octal </w:t>
      </w:r>
      <w:proofErr w:type="spellStart"/>
      <w:r w:rsidRPr="00EC76D5">
        <w:t>shalch</w:t>
      </w:r>
      <w:proofErr w:type="spellEnd"/>
      <w:r w:rsidRPr="00EC76D5">
        <w:t xml:space="preserve"> codes into regular characters.</w:t>
      </w:r>
    </w:p>
    <w:p w14:paraId="2D578CCB" w14:textId="77777777" w:rsidR="005B1C6D" w:rsidRPr="00EC76D5" w:rsidRDefault="005B1C6D" w:rsidP="005B1C6D">
      <w:pPr>
        <w:pStyle w:val="Rubrik3"/>
      </w:pPr>
      <w:bookmarkStart w:id="480" w:name="_Toc53473636"/>
      <w:r w:rsidRPr="00EC76D5">
        <w:t>The Line List</w:t>
      </w:r>
      <w:bookmarkEnd w:id="480"/>
    </w:p>
    <w:p w14:paraId="12C10424" w14:textId="77777777" w:rsidR="005B1C6D" w:rsidRPr="00EC76D5" w:rsidRDefault="005B1C6D" w:rsidP="005B1C6D">
      <w:r w:rsidRPr="00EC76D5">
        <w:t xml:space="preserve">When the buffer has been modified in accordance with the methods above, it is time to transform it into a list of lines to process the preprocessors directives. The transformation is simple, we just use the </w:t>
      </w:r>
      <w:r w:rsidRPr="00EC76D5">
        <w:rPr>
          <w:rStyle w:val="CodeInText"/>
        </w:rPr>
        <w:t>split</w:t>
      </w:r>
      <w:r w:rsidRPr="00EC76D5">
        <w:t xml:space="preserve"> method. We add an extra blank line in the last line is a macro </w:t>
      </w:r>
      <w:r>
        <w:t>definition</w:t>
      </w:r>
      <w:r w:rsidRPr="00EC76D5">
        <w:t xml:space="preserve"> that ends with two slashes (“\\”).</w:t>
      </w:r>
    </w:p>
    <w:p w14:paraId="11C89BFE" w14:textId="77777777" w:rsidR="005B1C6D" w:rsidRPr="00D40E37" w:rsidRDefault="005B1C6D" w:rsidP="005B1C6D">
      <w:pPr>
        <w:pStyle w:val="Code"/>
        <w:rPr>
          <w:highlight w:val="white"/>
        </w:rPr>
      </w:pPr>
      <w:r w:rsidRPr="00D40E37">
        <w:rPr>
          <w:highlight w:val="white"/>
        </w:rPr>
        <w:t xml:space="preserve">    private List&lt;string&gt; GenerateLineList(string text) {</w:t>
      </w:r>
    </w:p>
    <w:p w14:paraId="58151A9E" w14:textId="77777777" w:rsidR="005B1C6D" w:rsidRPr="00D40E37" w:rsidRDefault="005B1C6D" w:rsidP="005B1C6D">
      <w:pPr>
        <w:pStyle w:val="Code"/>
        <w:rPr>
          <w:highlight w:val="white"/>
        </w:rPr>
      </w:pPr>
      <w:r w:rsidRPr="00D40E37">
        <w:rPr>
          <w:highlight w:val="white"/>
        </w:rPr>
        <w:t xml:space="preserve">      List&lt;string&gt; trimList = new List&lt;string&gt;();</w:t>
      </w:r>
    </w:p>
    <w:p w14:paraId="3CAAF3D8" w14:textId="77777777" w:rsidR="005B1C6D" w:rsidRPr="00D40E37" w:rsidRDefault="005B1C6D" w:rsidP="005B1C6D">
      <w:pPr>
        <w:pStyle w:val="Code"/>
        <w:rPr>
          <w:highlight w:val="white"/>
        </w:rPr>
      </w:pPr>
      <w:r w:rsidRPr="00D40E37">
        <w:rPr>
          <w:highlight w:val="white"/>
        </w:rPr>
        <w:t xml:space="preserve">      foreach (string line in text.Split('\n')) {</w:t>
      </w:r>
    </w:p>
    <w:p w14:paraId="05597426" w14:textId="77777777" w:rsidR="005B1C6D" w:rsidRPr="00D40E37" w:rsidRDefault="005B1C6D" w:rsidP="005B1C6D">
      <w:pPr>
        <w:pStyle w:val="Code"/>
        <w:rPr>
          <w:highlight w:val="white"/>
        </w:rPr>
      </w:pPr>
      <w:r w:rsidRPr="00D40E37">
        <w:rPr>
          <w:highlight w:val="white"/>
        </w:rPr>
        <w:t xml:space="preserve">        trimList.Add(line.Trim());</w:t>
      </w:r>
    </w:p>
    <w:p w14:paraId="53C97EA4" w14:textId="77777777" w:rsidR="005B1C6D" w:rsidRPr="00D40E37" w:rsidRDefault="005B1C6D" w:rsidP="005B1C6D">
      <w:pPr>
        <w:pStyle w:val="Code"/>
        <w:rPr>
          <w:highlight w:val="white"/>
        </w:rPr>
      </w:pPr>
      <w:r w:rsidRPr="00D40E37">
        <w:rPr>
          <w:highlight w:val="white"/>
        </w:rPr>
        <w:t xml:space="preserve">      }</w:t>
      </w:r>
    </w:p>
    <w:p w14:paraId="740C3331" w14:textId="77777777" w:rsidR="005B1C6D" w:rsidRPr="00D40E37" w:rsidRDefault="005B1C6D" w:rsidP="005B1C6D">
      <w:pPr>
        <w:pStyle w:val="Code"/>
        <w:rPr>
          <w:highlight w:val="white"/>
        </w:rPr>
      </w:pPr>
    </w:p>
    <w:p w14:paraId="1314C1EF" w14:textId="77777777" w:rsidR="005B1C6D" w:rsidRPr="00D40E37" w:rsidRDefault="005B1C6D" w:rsidP="005B1C6D">
      <w:pPr>
        <w:pStyle w:val="Code"/>
        <w:rPr>
          <w:highlight w:val="white"/>
        </w:rPr>
      </w:pPr>
      <w:r w:rsidRPr="00D40E37">
        <w:rPr>
          <w:highlight w:val="white"/>
        </w:rPr>
        <w:t xml:space="preserve">      int index = 0;</w:t>
      </w:r>
    </w:p>
    <w:p w14:paraId="1E60AD4A" w14:textId="77777777" w:rsidR="005B1C6D" w:rsidRPr="00D40E37" w:rsidRDefault="005B1C6D" w:rsidP="005B1C6D">
      <w:pPr>
        <w:pStyle w:val="Code"/>
        <w:rPr>
          <w:highlight w:val="white"/>
        </w:rPr>
      </w:pPr>
      <w:r w:rsidRPr="00D40E37">
        <w:rPr>
          <w:highlight w:val="white"/>
        </w:rPr>
        <w:t xml:space="preserve">      List&lt;string&gt; resultList = new List&lt;string&gt;();</w:t>
      </w:r>
    </w:p>
    <w:p w14:paraId="7DE4C3F3" w14:textId="77777777" w:rsidR="005B1C6D" w:rsidRPr="00D40E37" w:rsidRDefault="005B1C6D" w:rsidP="005B1C6D">
      <w:pPr>
        <w:pStyle w:val="Code"/>
        <w:rPr>
          <w:highlight w:val="white"/>
        </w:rPr>
      </w:pPr>
    </w:p>
    <w:p w14:paraId="4C3E39D6" w14:textId="77777777" w:rsidR="005B1C6D" w:rsidRPr="00D40E37" w:rsidRDefault="005B1C6D" w:rsidP="005B1C6D">
      <w:pPr>
        <w:pStyle w:val="Code"/>
        <w:rPr>
          <w:highlight w:val="white"/>
        </w:rPr>
      </w:pPr>
      <w:r w:rsidRPr="00D40E37">
        <w:rPr>
          <w:highlight w:val="white"/>
        </w:rPr>
        <w:t xml:space="preserve">      while (index &lt; trimList.Count) {</w:t>
      </w:r>
    </w:p>
    <w:p w14:paraId="0A3DAAA0" w14:textId="77777777" w:rsidR="005B1C6D" w:rsidRPr="00D40E37" w:rsidRDefault="005B1C6D" w:rsidP="005B1C6D">
      <w:pPr>
        <w:pStyle w:val="Code"/>
        <w:rPr>
          <w:highlight w:val="white"/>
        </w:rPr>
      </w:pPr>
      <w:r w:rsidRPr="00D40E37">
        <w:rPr>
          <w:highlight w:val="white"/>
        </w:rPr>
        <w:t xml:space="preserve">        if (trimList[index].StartsWith("#")) {</w:t>
      </w:r>
    </w:p>
    <w:p w14:paraId="7AC77478" w14:textId="77777777" w:rsidR="005B1C6D" w:rsidRPr="00D40E37" w:rsidRDefault="005B1C6D" w:rsidP="005B1C6D">
      <w:pPr>
        <w:pStyle w:val="Code"/>
        <w:rPr>
          <w:highlight w:val="white"/>
        </w:rPr>
      </w:pPr>
      <w:r w:rsidRPr="00D40E37">
        <w:rPr>
          <w:highlight w:val="white"/>
        </w:rPr>
        <w:t xml:space="preserve">          StringBuilder buffer = new StringBuilder();</w:t>
      </w:r>
    </w:p>
    <w:p w14:paraId="50CC1036" w14:textId="77777777" w:rsidR="005B1C6D" w:rsidRPr="00D40E37" w:rsidRDefault="005B1C6D" w:rsidP="005B1C6D">
      <w:pPr>
        <w:pStyle w:val="Code"/>
        <w:rPr>
          <w:highlight w:val="white"/>
        </w:rPr>
      </w:pPr>
    </w:p>
    <w:p w14:paraId="3F96C1C2" w14:textId="77777777" w:rsidR="005B1C6D" w:rsidRDefault="005B1C6D" w:rsidP="005B1C6D">
      <w:pPr>
        <w:pStyle w:val="Code"/>
        <w:rPr>
          <w:highlight w:val="white"/>
        </w:rPr>
      </w:pPr>
      <w:r w:rsidRPr="00D40E37">
        <w:rPr>
          <w:highlight w:val="white"/>
        </w:rPr>
        <w:t xml:space="preserve">          for (; (index &lt; trimList.Count) &amp;&amp; trimList[index].EndsWith("\\");</w:t>
      </w:r>
    </w:p>
    <w:p w14:paraId="1593F6A9"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686A7A4C" w14:textId="77777777" w:rsidR="005B1C6D" w:rsidRDefault="005B1C6D" w:rsidP="005B1C6D">
      <w:pPr>
        <w:pStyle w:val="Code"/>
        <w:rPr>
          <w:highlight w:val="white"/>
        </w:rPr>
      </w:pPr>
      <w:r w:rsidRPr="00D40E37">
        <w:rPr>
          <w:highlight w:val="white"/>
        </w:rPr>
        <w:t xml:space="preserve">            buffer.Append(trimList[index].</w:t>
      </w:r>
    </w:p>
    <w:p w14:paraId="57E2ABB2" w14:textId="77777777" w:rsidR="005B1C6D" w:rsidRPr="00D40E37" w:rsidRDefault="005B1C6D" w:rsidP="005B1C6D">
      <w:pPr>
        <w:pStyle w:val="Code"/>
        <w:rPr>
          <w:highlight w:val="white"/>
        </w:rPr>
      </w:pPr>
      <w:r>
        <w:rPr>
          <w:highlight w:val="white"/>
        </w:rPr>
        <w:t xml:space="preserve">                          </w:t>
      </w:r>
      <w:r w:rsidRPr="00D40E37">
        <w:rPr>
          <w:highlight w:val="white"/>
        </w:rPr>
        <w:t>Substring(0, trimList[index].Length - 1) + "\n");</w:t>
      </w:r>
    </w:p>
    <w:p w14:paraId="2DE1AFB2" w14:textId="77777777" w:rsidR="005B1C6D" w:rsidRPr="00D40E37" w:rsidRDefault="005B1C6D" w:rsidP="005B1C6D">
      <w:pPr>
        <w:pStyle w:val="Code"/>
        <w:rPr>
          <w:highlight w:val="white"/>
        </w:rPr>
      </w:pPr>
      <w:r w:rsidRPr="00D40E37">
        <w:rPr>
          <w:highlight w:val="white"/>
        </w:rPr>
        <w:t xml:space="preserve">          }</w:t>
      </w:r>
    </w:p>
    <w:p w14:paraId="461E05F2" w14:textId="77777777" w:rsidR="005B1C6D" w:rsidRPr="00D40E37" w:rsidRDefault="005B1C6D" w:rsidP="005B1C6D">
      <w:pPr>
        <w:pStyle w:val="Code"/>
        <w:rPr>
          <w:highlight w:val="white"/>
        </w:rPr>
      </w:pPr>
    </w:p>
    <w:p w14:paraId="08D6FD4B" w14:textId="77777777" w:rsidR="005B1C6D" w:rsidRPr="00D40E37" w:rsidRDefault="005B1C6D" w:rsidP="005B1C6D">
      <w:pPr>
        <w:pStyle w:val="Code"/>
        <w:rPr>
          <w:highlight w:val="white"/>
        </w:rPr>
      </w:pPr>
      <w:r w:rsidRPr="00D40E37">
        <w:rPr>
          <w:highlight w:val="white"/>
        </w:rPr>
        <w:t xml:space="preserve">          if (index &lt; trimList.Count) {</w:t>
      </w:r>
    </w:p>
    <w:p w14:paraId="3ABFDAB2" w14:textId="77777777" w:rsidR="005B1C6D" w:rsidRPr="00D40E37" w:rsidRDefault="005B1C6D" w:rsidP="005B1C6D">
      <w:pPr>
        <w:pStyle w:val="Code"/>
        <w:rPr>
          <w:highlight w:val="white"/>
        </w:rPr>
      </w:pPr>
      <w:r w:rsidRPr="00D40E37">
        <w:rPr>
          <w:highlight w:val="white"/>
        </w:rPr>
        <w:t xml:space="preserve">            buffer.Append(trimList[index++] + "\n");</w:t>
      </w:r>
    </w:p>
    <w:p w14:paraId="6D35BE32" w14:textId="77777777" w:rsidR="005B1C6D" w:rsidRPr="00D40E37" w:rsidRDefault="005B1C6D" w:rsidP="005B1C6D">
      <w:pPr>
        <w:pStyle w:val="Code"/>
        <w:rPr>
          <w:highlight w:val="white"/>
        </w:rPr>
      </w:pPr>
      <w:r w:rsidRPr="00D40E37">
        <w:rPr>
          <w:highlight w:val="white"/>
        </w:rPr>
        <w:t xml:space="preserve">          }</w:t>
      </w:r>
    </w:p>
    <w:p w14:paraId="41CE74B5" w14:textId="77777777" w:rsidR="005B1C6D" w:rsidRPr="00D40E37" w:rsidRDefault="005B1C6D" w:rsidP="005B1C6D">
      <w:pPr>
        <w:pStyle w:val="Code"/>
        <w:rPr>
          <w:highlight w:val="white"/>
        </w:rPr>
      </w:pPr>
    </w:p>
    <w:p w14:paraId="28601700" w14:textId="77777777" w:rsidR="005B1C6D" w:rsidRPr="00D40E37" w:rsidRDefault="005B1C6D" w:rsidP="005B1C6D">
      <w:pPr>
        <w:pStyle w:val="Code"/>
        <w:rPr>
          <w:highlight w:val="white"/>
        </w:rPr>
      </w:pPr>
      <w:r w:rsidRPr="00D40E37">
        <w:rPr>
          <w:highlight w:val="white"/>
        </w:rPr>
        <w:t xml:space="preserve">          resultList.Add(buffer.ToString());</w:t>
      </w:r>
    </w:p>
    <w:p w14:paraId="095F2D46" w14:textId="77777777" w:rsidR="005B1C6D" w:rsidRPr="00D40E37" w:rsidRDefault="005B1C6D" w:rsidP="005B1C6D">
      <w:pPr>
        <w:pStyle w:val="Code"/>
        <w:rPr>
          <w:highlight w:val="white"/>
        </w:rPr>
      </w:pPr>
      <w:r w:rsidRPr="00D40E37">
        <w:rPr>
          <w:highlight w:val="white"/>
        </w:rPr>
        <w:t xml:space="preserve">        }</w:t>
      </w:r>
    </w:p>
    <w:p w14:paraId="23589AD7" w14:textId="77777777" w:rsidR="005B1C6D" w:rsidRPr="00D40E37" w:rsidRDefault="005B1C6D" w:rsidP="005B1C6D">
      <w:pPr>
        <w:pStyle w:val="Code"/>
        <w:rPr>
          <w:highlight w:val="white"/>
        </w:rPr>
      </w:pPr>
      <w:r w:rsidRPr="00D40E37">
        <w:rPr>
          <w:highlight w:val="white"/>
        </w:rPr>
        <w:t xml:space="preserve">        else {</w:t>
      </w:r>
    </w:p>
    <w:p w14:paraId="1938FDBA" w14:textId="77777777" w:rsidR="005B1C6D" w:rsidRPr="00D40E37" w:rsidRDefault="005B1C6D" w:rsidP="005B1C6D">
      <w:pPr>
        <w:pStyle w:val="Code"/>
        <w:rPr>
          <w:highlight w:val="white"/>
        </w:rPr>
      </w:pPr>
      <w:r w:rsidRPr="00D40E37">
        <w:rPr>
          <w:highlight w:val="white"/>
        </w:rPr>
        <w:t xml:space="preserve">          StringBuilder buffer = new StringBuilder();</w:t>
      </w:r>
    </w:p>
    <w:p w14:paraId="3A6A9752" w14:textId="77777777" w:rsidR="005B1C6D" w:rsidRPr="00D40E37" w:rsidRDefault="005B1C6D" w:rsidP="005B1C6D">
      <w:pPr>
        <w:pStyle w:val="Code"/>
        <w:rPr>
          <w:highlight w:val="white"/>
        </w:rPr>
      </w:pPr>
    </w:p>
    <w:p w14:paraId="263BFAF5" w14:textId="77777777" w:rsidR="005B1C6D" w:rsidRDefault="005B1C6D" w:rsidP="005B1C6D">
      <w:pPr>
        <w:pStyle w:val="Code"/>
        <w:rPr>
          <w:highlight w:val="white"/>
        </w:rPr>
      </w:pPr>
      <w:r w:rsidRPr="00D40E37">
        <w:rPr>
          <w:highlight w:val="white"/>
        </w:rPr>
        <w:t xml:space="preserve">          for (; (index &lt; trimList.Count) &amp;&amp; !trimList[index].StartsWith("#");</w:t>
      </w:r>
    </w:p>
    <w:p w14:paraId="66175E7F"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299111A5" w14:textId="77777777" w:rsidR="005B1C6D" w:rsidRPr="00D40E37" w:rsidRDefault="005B1C6D" w:rsidP="005B1C6D">
      <w:pPr>
        <w:pStyle w:val="Code"/>
        <w:rPr>
          <w:highlight w:val="white"/>
        </w:rPr>
      </w:pPr>
      <w:r w:rsidRPr="00D40E37">
        <w:rPr>
          <w:highlight w:val="white"/>
        </w:rPr>
        <w:t xml:space="preserve">            buffer.Append(trimList[index] + "\n");</w:t>
      </w:r>
    </w:p>
    <w:p w14:paraId="3D5EA2CF" w14:textId="77777777" w:rsidR="005B1C6D" w:rsidRPr="00D40E37" w:rsidRDefault="005B1C6D" w:rsidP="005B1C6D">
      <w:pPr>
        <w:pStyle w:val="Code"/>
        <w:rPr>
          <w:highlight w:val="white"/>
        </w:rPr>
      </w:pPr>
      <w:r w:rsidRPr="00D40E37">
        <w:rPr>
          <w:highlight w:val="white"/>
        </w:rPr>
        <w:t xml:space="preserve">          }</w:t>
      </w:r>
    </w:p>
    <w:p w14:paraId="7298BE0E" w14:textId="77777777" w:rsidR="005B1C6D" w:rsidRPr="00D40E37" w:rsidRDefault="005B1C6D" w:rsidP="005B1C6D">
      <w:pPr>
        <w:pStyle w:val="Code"/>
        <w:rPr>
          <w:highlight w:val="white"/>
        </w:rPr>
      </w:pPr>
    </w:p>
    <w:p w14:paraId="68C01DA3" w14:textId="77777777" w:rsidR="005B1C6D" w:rsidRPr="00D40E37" w:rsidRDefault="005B1C6D" w:rsidP="005B1C6D">
      <w:pPr>
        <w:pStyle w:val="Code"/>
        <w:rPr>
          <w:highlight w:val="white"/>
        </w:rPr>
      </w:pPr>
      <w:r w:rsidRPr="00D40E37">
        <w:rPr>
          <w:highlight w:val="white"/>
        </w:rPr>
        <w:t xml:space="preserve">          resultList.Add(buffer.ToString());</w:t>
      </w:r>
    </w:p>
    <w:p w14:paraId="2D3DEE7A" w14:textId="77777777" w:rsidR="005B1C6D" w:rsidRPr="00D40E37" w:rsidRDefault="005B1C6D" w:rsidP="005B1C6D">
      <w:pPr>
        <w:pStyle w:val="Code"/>
        <w:rPr>
          <w:highlight w:val="white"/>
        </w:rPr>
      </w:pPr>
      <w:r w:rsidRPr="00D40E37">
        <w:rPr>
          <w:highlight w:val="white"/>
        </w:rPr>
        <w:t xml:space="preserve">        }</w:t>
      </w:r>
    </w:p>
    <w:p w14:paraId="3BF28641" w14:textId="77777777" w:rsidR="005B1C6D" w:rsidRPr="00D40E37" w:rsidRDefault="005B1C6D" w:rsidP="005B1C6D">
      <w:pPr>
        <w:pStyle w:val="Code"/>
        <w:rPr>
          <w:highlight w:val="white"/>
        </w:rPr>
      </w:pPr>
      <w:r w:rsidRPr="00D40E37">
        <w:rPr>
          <w:highlight w:val="white"/>
        </w:rPr>
        <w:t xml:space="preserve">      }</w:t>
      </w:r>
    </w:p>
    <w:p w14:paraId="62152D79" w14:textId="77777777" w:rsidR="005B1C6D" w:rsidRPr="00D40E37" w:rsidRDefault="005B1C6D" w:rsidP="005B1C6D">
      <w:pPr>
        <w:pStyle w:val="Code"/>
        <w:rPr>
          <w:highlight w:val="white"/>
        </w:rPr>
      </w:pPr>
    </w:p>
    <w:p w14:paraId="617E6E32" w14:textId="77777777" w:rsidR="005B1C6D" w:rsidRPr="00D40E37" w:rsidRDefault="005B1C6D" w:rsidP="005B1C6D">
      <w:pPr>
        <w:pStyle w:val="Code"/>
        <w:rPr>
          <w:highlight w:val="white"/>
        </w:rPr>
      </w:pPr>
      <w:r w:rsidRPr="00D40E37">
        <w:rPr>
          <w:highlight w:val="white"/>
        </w:rPr>
        <w:t xml:space="preserve">      return resultList;</w:t>
      </w:r>
    </w:p>
    <w:p w14:paraId="4A565BF0" w14:textId="77777777" w:rsidR="005B1C6D" w:rsidRPr="00D40E37" w:rsidRDefault="005B1C6D" w:rsidP="005B1C6D">
      <w:pPr>
        <w:pStyle w:val="Code"/>
        <w:rPr>
          <w:highlight w:val="white"/>
        </w:rPr>
      </w:pPr>
      <w:r w:rsidRPr="00D40E37">
        <w:rPr>
          <w:highlight w:val="white"/>
        </w:rPr>
        <w:lastRenderedPageBreak/>
        <w:t xml:space="preserve">    }</w:t>
      </w:r>
    </w:p>
    <w:p w14:paraId="6E11F5FA" w14:textId="77777777" w:rsidR="005B1C6D" w:rsidRPr="00EC76D5" w:rsidRDefault="005B1C6D" w:rsidP="005B1C6D">
      <w:r w:rsidRPr="00EC76D5">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EC76D5" w14:paraId="508C2304" w14:textId="77777777" w:rsidTr="0092795B">
        <w:tc>
          <w:tcPr>
            <w:tcW w:w="3116" w:type="dxa"/>
          </w:tcPr>
          <w:p w14:paraId="42167853" w14:textId="77777777" w:rsidR="005B1C6D" w:rsidRPr="00EC76D5" w:rsidRDefault="005B1C6D" w:rsidP="0092795B">
            <w:pPr>
              <w:pStyle w:val="Code"/>
            </w:pPr>
            <w:r w:rsidRPr="00EC76D5">
              <w:t>#define min(x,y) \\</w:t>
            </w:r>
          </w:p>
          <w:p w14:paraId="7312CF68" w14:textId="77777777" w:rsidR="005B1C6D" w:rsidRPr="00EC76D5" w:rsidRDefault="005B1C6D" w:rsidP="0092795B">
            <w:pPr>
              <w:pStyle w:val="Code"/>
            </w:pPr>
            <w:r w:rsidRPr="00EC76D5">
              <w:t xml:space="preserve">  (((x) &lt; (y)) ? \\</w:t>
            </w:r>
          </w:p>
          <w:p w14:paraId="33ABBF05" w14:textId="77777777" w:rsidR="005B1C6D" w:rsidRPr="00EC76D5" w:rsidRDefault="005B1C6D" w:rsidP="0092795B">
            <w:pPr>
              <w:pStyle w:val="Code"/>
            </w:pPr>
            <w:r w:rsidRPr="00EC76D5">
              <w:t xml:space="preserve">   (x) : (y))</w:t>
            </w:r>
          </w:p>
        </w:tc>
        <w:tc>
          <w:tcPr>
            <w:tcW w:w="5526" w:type="dxa"/>
          </w:tcPr>
          <w:p w14:paraId="5ECBEE91" w14:textId="77777777" w:rsidR="005B1C6D" w:rsidRPr="00EC76D5" w:rsidRDefault="005B1C6D" w:rsidP="0092795B">
            <w:pPr>
              <w:pStyle w:val="Code"/>
            </w:pPr>
            <w:r w:rsidRPr="00EC76D5">
              <w:t>#define min(x,y) (((x) &lt; (y)) ? (x) : (y))</w:t>
            </w:r>
          </w:p>
        </w:tc>
      </w:tr>
      <w:tr w:rsidR="005B1C6D" w:rsidRPr="00EC76D5" w14:paraId="6267027B" w14:textId="77777777" w:rsidTr="0092795B">
        <w:tc>
          <w:tcPr>
            <w:tcW w:w="3116" w:type="dxa"/>
          </w:tcPr>
          <w:p w14:paraId="2B283156" w14:textId="77777777" w:rsidR="005B1C6D" w:rsidRPr="00EC76D5" w:rsidRDefault="005B1C6D" w:rsidP="0092795B">
            <w:r w:rsidRPr="00EC76D5">
              <w:t>(a) Before</w:t>
            </w:r>
          </w:p>
        </w:tc>
        <w:tc>
          <w:tcPr>
            <w:tcW w:w="5526" w:type="dxa"/>
          </w:tcPr>
          <w:p w14:paraId="3FF984C3" w14:textId="77777777" w:rsidR="005B1C6D" w:rsidRPr="00EC76D5" w:rsidRDefault="005B1C6D" w:rsidP="0092795B">
            <w:r w:rsidRPr="00EC76D5">
              <w:t>(b) After</w:t>
            </w:r>
          </w:p>
        </w:tc>
      </w:tr>
    </w:tbl>
    <w:p w14:paraId="24D71A21" w14:textId="77777777" w:rsidR="005B1C6D" w:rsidRPr="00EC76D5" w:rsidRDefault="005B1C6D" w:rsidP="005B1C6D">
      <w:r w:rsidRPr="00EC76D5">
        <w:t xml:space="preserve">If we encounter lines ending with two backslashes, we continue to append the lines to </w:t>
      </w:r>
      <w:proofErr w:type="spellStart"/>
      <w:r w:rsidRPr="00EC76D5">
        <w:rPr>
          <w:rStyle w:val="CodeInText"/>
        </w:rPr>
        <w:t>lineBuffer</w:t>
      </w:r>
      <w:proofErr w:type="spellEnd"/>
      <w:r w:rsidRPr="00EC76D5">
        <w:t xml:space="preserve">. Since an empty line was added at the end of the line list in </w:t>
      </w:r>
      <w:proofErr w:type="spellStart"/>
      <w:r w:rsidRPr="00EC76D5">
        <w:rPr>
          <w:rStyle w:val="CodeInText"/>
        </w:rPr>
        <w:t>generateLineList</w:t>
      </w:r>
      <w:proofErr w:type="spellEnd"/>
      <w:r w:rsidRPr="00EC76D5">
        <w:t xml:space="preserve"> above, there is no risk that that the last line ends with a backslash.</w:t>
      </w:r>
    </w:p>
    <w:p w14:paraId="6B12179D" w14:textId="77777777" w:rsidR="005B1C6D" w:rsidRPr="00EC76D5" w:rsidRDefault="005B1C6D" w:rsidP="005B1C6D">
      <w:r w:rsidRPr="00EC76D5">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proofErr w:type="spellStart"/>
      <w:r w:rsidRPr="00EC76D5">
        <w:rPr>
          <w:rStyle w:val="CodeInText"/>
        </w:rPr>
        <w:t>searchForMacros</w:t>
      </w:r>
      <w:proofErr w:type="spellEnd"/>
      <w:r w:rsidRPr="00EC76D5">
        <w:t>, which expands macros. If we are not in a visible part of the source code, the line is replaced by an empty line.</w:t>
      </w:r>
    </w:p>
    <w:p w14:paraId="3020C1A5" w14:textId="77777777" w:rsidR="005B1C6D" w:rsidRPr="006075A1" w:rsidRDefault="005B1C6D" w:rsidP="005B1C6D">
      <w:pPr>
        <w:pStyle w:val="Code"/>
        <w:rPr>
          <w:highlight w:val="white"/>
        </w:rPr>
      </w:pPr>
      <w:r w:rsidRPr="006075A1">
        <w:rPr>
          <w:highlight w:val="white"/>
        </w:rPr>
        <w:t xml:space="preserve">    private List&lt;Token&gt; Scan(string text) {</w:t>
      </w:r>
    </w:p>
    <w:p w14:paraId="73B1A816" w14:textId="77777777" w:rsidR="005B1C6D" w:rsidRPr="006075A1" w:rsidRDefault="005B1C6D" w:rsidP="005B1C6D">
      <w:pPr>
        <w:pStyle w:val="Code"/>
        <w:rPr>
          <w:highlight w:val="white"/>
        </w:rPr>
      </w:pPr>
      <w:r w:rsidRPr="006075A1">
        <w:rPr>
          <w:highlight w:val="white"/>
        </w:rPr>
        <w:t xml:space="preserve">      byte[] byteArray = Encoding.ASCII.GetBytes(text);</w:t>
      </w:r>
    </w:p>
    <w:p w14:paraId="018A4956" w14:textId="77777777" w:rsidR="005B1C6D" w:rsidRPr="006075A1" w:rsidRDefault="005B1C6D" w:rsidP="005B1C6D">
      <w:pPr>
        <w:pStyle w:val="Code"/>
        <w:rPr>
          <w:highlight w:val="white"/>
        </w:rPr>
      </w:pPr>
      <w:r w:rsidRPr="006075A1">
        <w:rPr>
          <w:highlight w:val="white"/>
        </w:rPr>
        <w:t xml:space="preserve">      MemoryStream memoryStream = new MemoryStream(byteArray);</w:t>
      </w:r>
    </w:p>
    <w:p w14:paraId="312C06BD" w14:textId="77777777" w:rsidR="005B1C6D" w:rsidRPr="006075A1" w:rsidRDefault="005B1C6D" w:rsidP="005B1C6D">
      <w:pPr>
        <w:pStyle w:val="Code"/>
        <w:rPr>
          <w:highlight w:val="white"/>
        </w:rPr>
      </w:pPr>
      <w:r w:rsidRPr="006075A1">
        <w:rPr>
          <w:highlight w:val="white"/>
        </w:rPr>
        <w:t xml:space="preserve">      CCompiler_Pre.Scanner scanner = new CCompiler_Pre.Scanner(memoryStream);</w:t>
      </w:r>
    </w:p>
    <w:p w14:paraId="010B57BB" w14:textId="77777777" w:rsidR="005B1C6D" w:rsidRPr="006075A1" w:rsidRDefault="005B1C6D" w:rsidP="005B1C6D">
      <w:pPr>
        <w:pStyle w:val="Code"/>
        <w:rPr>
          <w:highlight w:val="white"/>
        </w:rPr>
      </w:pPr>
      <w:r w:rsidRPr="006075A1">
        <w:rPr>
          <w:highlight w:val="white"/>
        </w:rPr>
        <w:t xml:space="preserve">      List&lt;Token&gt; tokenList = new List&lt;Token&gt;();</w:t>
      </w:r>
    </w:p>
    <w:p w14:paraId="2B316276" w14:textId="77777777" w:rsidR="005B1C6D" w:rsidRPr="006075A1" w:rsidRDefault="005B1C6D" w:rsidP="005B1C6D">
      <w:pPr>
        <w:pStyle w:val="Code"/>
        <w:rPr>
          <w:highlight w:val="white"/>
        </w:rPr>
      </w:pPr>
    </w:p>
    <w:p w14:paraId="209B0992" w14:textId="77777777" w:rsidR="005B1C6D" w:rsidRPr="006075A1" w:rsidRDefault="005B1C6D" w:rsidP="005B1C6D">
      <w:pPr>
        <w:pStyle w:val="Code"/>
        <w:rPr>
          <w:highlight w:val="white"/>
        </w:rPr>
      </w:pPr>
      <w:r w:rsidRPr="006075A1">
        <w:rPr>
          <w:highlight w:val="white"/>
        </w:rPr>
        <w:t xml:space="preserve">      while (true) {</w:t>
      </w:r>
    </w:p>
    <w:p w14:paraId="76CAF250" w14:textId="77777777" w:rsidR="005B1C6D" w:rsidRPr="006075A1" w:rsidRDefault="005B1C6D" w:rsidP="005B1C6D">
      <w:pPr>
        <w:pStyle w:val="Code"/>
        <w:rPr>
          <w:highlight w:val="white"/>
        </w:rPr>
      </w:pPr>
      <w:r w:rsidRPr="006075A1">
        <w:rPr>
          <w:highlight w:val="white"/>
        </w:rPr>
        <w:t xml:space="preserve">        CCompiler_Pre.Tokens tokenId = (CCompiler_Pre.Tokens) scanner.yylex();</w:t>
      </w:r>
    </w:p>
    <w:p w14:paraId="62BEE3D1" w14:textId="77777777" w:rsidR="005B1C6D" w:rsidRPr="006075A1" w:rsidRDefault="005B1C6D" w:rsidP="005B1C6D">
      <w:pPr>
        <w:pStyle w:val="Code"/>
        <w:rPr>
          <w:highlight w:val="white"/>
        </w:rPr>
      </w:pPr>
      <w:r w:rsidRPr="006075A1">
        <w:rPr>
          <w:highlight w:val="white"/>
        </w:rPr>
        <w:t xml:space="preserve">        tokenList.Add(new Token(tokenId, scanner.yylval.name));</w:t>
      </w:r>
    </w:p>
    <w:p w14:paraId="5036B366" w14:textId="77777777" w:rsidR="005B1C6D" w:rsidRPr="006075A1" w:rsidRDefault="005B1C6D" w:rsidP="005B1C6D">
      <w:pPr>
        <w:pStyle w:val="Code"/>
        <w:rPr>
          <w:highlight w:val="white"/>
        </w:rPr>
      </w:pPr>
    </w:p>
    <w:p w14:paraId="5D8D2E2A" w14:textId="77777777" w:rsidR="005B1C6D" w:rsidRPr="006075A1" w:rsidRDefault="005B1C6D" w:rsidP="005B1C6D">
      <w:pPr>
        <w:pStyle w:val="Code"/>
        <w:rPr>
          <w:highlight w:val="white"/>
        </w:rPr>
      </w:pPr>
      <w:r w:rsidRPr="006075A1">
        <w:rPr>
          <w:highlight w:val="white"/>
        </w:rPr>
        <w:t xml:space="preserve">        if (tokenId == CCompiler_Pre.Tokens.EOF) {</w:t>
      </w:r>
    </w:p>
    <w:p w14:paraId="0C30E07F" w14:textId="77777777" w:rsidR="005B1C6D" w:rsidRPr="006075A1" w:rsidRDefault="005B1C6D" w:rsidP="005B1C6D">
      <w:pPr>
        <w:pStyle w:val="Code"/>
        <w:rPr>
          <w:highlight w:val="white"/>
        </w:rPr>
      </w:pPr>
      <w:r w:rsidRPr="006075A1">
        <w:rPr>
          <w:highlight w:val="white"/>
        </w:rPr>
        <w:t xml:space="preserve">          break;</w:t>
      </w:r>
    </w:p>
    <w:p w14:paraId="4A211671" w14:textId="77777777" w:rsidR="005B1C6D" w:rsidRPr="006075A1" w:rsidRDefault="005B1C6D" w:rsidP="005B1C6D">
      <w:pPr>
        <w:pStyle w:val="Code"/>
        <w:rPr>
          <w:highlight w:val="white"/>
        </w:rPr>
      </w:pPr>
      <w:r w:rsidRPr="006075A1">
        <w:rPr>
          <w:highlight w:val="white"/>
        </w:rPr>
        <w:t xml:space="preserve">        }</w:t>
      </w:r>
    </w:p>
    <w:p w14:paraId="7266D0A1" w14:textId="77777777" w:rsidR="005B1C6D" w:rsidRPr="006075A1" w:rsidRDefault="005B1C6D" w:rsidP="005B1C6D">
      <w:pPr>
        <w:pStyle w:val="Code"/>
        <w:rPr>
          <w:highlight w:val="white"/>
        </w:rPr>
      </w:pPr>
      <w:r w:rsidRPr="006075A1">
        <w:rPr>
          <w:highlight w:val="white"/>
        </w:rPr>
        <w:t xml:space="preserve">      }</w:t>
      </w:r>
    </w:p>
    <w:p w14:paraId="6D5E99AF" w14:textId="77777777" w:rsidR="005B1C6D" w:rsidRPr="006075A1" w:rsidRDefault="005B1C6D" w:rsidP="005B1C6D">
      <w:pPr>
        <w:pStyle w:val="Code"/>
        <w:rPr>
          <w:highlight w:val="white"/>
        </w:rPr>
      </w:pPr>
    </w:p>
    <w:p w14:paraId="613ACFAD" w14:textId="77777777" w:rsidR="005B1C6D" w:rsidRPr="006075A1" w:rsidRDefault="005B1C6D" w:rsidP="005B1C6D">
      <w:pPr>
        <w:pStyle w:val="Code"/>
        <w:rPr>
          <w:highlight w:val="white"/>
        </w:rPr>
      </w:pPr>
      <w:r w:rsidRPr="006075A1">
        <w:rPr>
          <w:highlight w:val="white"/>
        </w:rPr>
        <w:t xml:space="preserve">      memoryStream.Close();</w:t>
      </w:r>
    </w:p>
    <w:p w14:paraId="283DF87D" w14:textId="77777777" w:rsidR="005B1C6D" w:rsidRPr="006075A1" w:rsidRDefault="005B1C6D" w:rsidP="005B1C6D">
      <w:pPr>
        <w:pStyle w:val="Code"/>
        <w:rPr>
          <w:highlight w:val="white"/>
        </w:rPr>
      </w:pPr>
      <w:r w:rsidRPr="006075A1">
        <w:rPr>
          <w:highlight w:val="white"/>
        </w:rPr>
        <w:t xml:space="preserve">      return tokenList;</w:t>
      </w:r>
    </w:p>
    <w:p w14:paraId="6C72A8AD" w14:textId="77777777" w:rsidR="005B1C6D" w:rsidRPr="006075A1" w:rsidRDefault="005B1C6D" w:rsidP="005B1C6D">
      <w:pPr>
        <w:pStyle w:val="Code"/>
        <w:rPr>
          <w:highlight w:val="white"/>
        </w:rPr>
      </w:pPr>
      <w:r w:rsidRPr="006075A1">
        <w:rPr>
          <w:highlight w:val="white"/>
        </w:rPr>
        <w:t xml:space="preserve">    }</w:t>
      </w:r>
    </w:p>
    <w:p w14:paraId="05BDE9D1" w14:textId="77777777" w:rsidR="005B1C6D" w:rsidRPr="006075A1" w:rsidRDefault="005B1C6D" w:rsidP="005B1C6D">
      <w:pPr>
        <w:pStyle w:val="Code"/>
        <w:rPr>
          <w:highlight w:val="white"/>
        </w:rPr>
      </w:pPr>
    </w:p>
    <w:p w14:paraId="61BF98DE" w14:textId="77777777" w:rsidR="005B1C6D" w:rsidRPr="006075A1" w:rsidRDefault="005B1C6D" w:rsidP="005B1C6D">
      <w:pPr>
        <w:pStyle w:val="Code"/>
        <w:rPr>
          <w:highlight w:val="white"/>
        </w:rPr>
      </w:pPr>
      <w:r w:rsidRPr="006075A1">
        <w:rPr>
          <w:highlight w:val="white"/>
        </w:rPr>
        <w:t xml:space="preserve">    private string TokenListToString(List&lt;Token&gt; tokenList) {</w:t>
      </w:r>
    </w:p>
    <w:p w14:paraId="0E58615B" w14:textId="77777777" w:rsidR="005B1C6D" w:rsidRPr="006075A1" w:rsidRDefault="005B1C6D" w:rsidP="005B1C6D">
      <w:pPr>
        <w:pStyle w:val="Code"/>
        <w:rPr>
          <w:highlight w:val="white"/>
        </w:rPr>
      </w:pPr>
      <w:r w:rsidRPr="006075A1">
        <w:rPr>
          <w:highlight w:val="white"/>
        </w:rPr>
        <w:t xml:space="preserve">      StringBuilder buffer = new StringBuilder();</w:t>
      </w:r>
    </w:p>
    <w:p w14:paraId="6F9B9854" w14:textId="77777777" w:rsidR="005B1C6D" w:rsidRPr="006075A1" w:rsidRDefault="005B1C6D" w:rsidP="005B1C6D">
      <w:pPr>
        <w:pStyle w:val="Code"/>
        <w:rPr>
          <w:highlight w:val="white"/>
        </w:rPr>
      </w:pPr>
      <w:r w:rsidRPr="006075A1">
        <w:rPr>
          <w:highlight w:val="white"/>
        </w:rPr>
        <w:t xml:space="preserve">    </w:t>
      </w:r>
    </w:p>
    <w:p w14:paraId="3F2FB82A" w14:textId="77777777" w:rsidR="005B1C6D" w:rsidRPr="006075A1" w:rsidRDefault="005B1C6D" w:rsidP="005B1C6D">
      <w:pPr>
        <w:pStyle w:val="Code"/>
        <w:rPr>
          <w:highlight w:val="white"/>
        </w:rPr>
      </w:pPr>
      <w:r w:rsidRPr="006075A1">
        <w:rPr>
          <w:highlight w:val="white"/>
        </w:rPr>
        <w:t xml:space="preserve">      foreach (Token token in tokenList) {</w:t>
      </w:r>
    </w:p>
    <w:p w14:paraId="24B90198" w14:textId="77777777" w:rsidR="005B1C6D" w:rsidRPr="006075A1" w:rsidRDefault="005B1C6D" w:rsidP="005B1C6D">
      <w:pPr>
        <w:pStyle w:val="Code"/>
        <w:rPr>
          <w:highlight w:val="white"/>
        </w:rPr>
      </w:pPr>
      <w:r w:rsidRPr="006075A1">
        <w:rPr>
          <w:highlight w:val="white"/>
        </w:rPr>
        <w:t xml:space="preserve">        buffer.Append(((buffer.Length &gt; 0) ? " " : "") + token.ToString());</w:t>
      </w:r>
    </w:p>
    <w:p w14:paraId="687EF1FE" w14:textId="77777777" w:rsidR="005B1C6D" w:rsidRPr="006075A1" w:rsidRDefault="005B1C6D" w:rsidP="005B1C6D">
      <w:pPr>
        <w:pStyle w:val="Code"/>
        <w:rPr>
          <w:highlight w:val="white"/>
        </w:rPr>
      </w:pPr>
      <w:r w:rsidRPr="006075A1">
        <w:rPr>
          <w:highlight w:val="white"/>
        </w:rPr>
        <w:t xml:space="preserve">      }</w:t>
      </w:r>
    </w:p>
    <w:p w14:paraId="69168BF1" w14:textId="77777777" w:rsidR="005B1C6D" w:rsidRPr="006075A1" w:rsidRDefault="005B1C6D" w:rsidP="005B1C6D">
      <w:pPr>
        <w:pStyle w:val="Code"/>
        <w:rPr>
          <w:highlight w:val="white"/>
        </w:rPr>
      </w:pPr>
      <w:r w:rsidRPr="006075A1">
        <w:rPr>
          <w:highlight w:val="white"/>
        </w:rPr>
        <w:t xml:space="preserve">    </w:t>
      </w:r>
    </w:p>
    <w:p w14:paraId="21038142" w14:textId="77777777" w:rsidR="005B1C6D" w:rsidRPr="006075A1" w:rsidRDefault="005B1C6D" w:rsidP="005B1C6D">
      <w:pPr>
        <w:pStyle w:val="Code"/>
        <w:rPr>
          <w:highlight w:val="white"/>
        </w:rPr>
      </w:pPr>
      <w:r w:rsidRPr="006075A1">
        <w:rPr>
          <w:highlight w:val="white"/>
        </w:rPr>
        <w:t xml:space="preserve">      return buffer.ToString();</w:t>
      </w:r>
    </w:p>
    <w:p w14:paraId="1E827940" w14:textId="77777777" w:rsidR="005B1C6D" w:rsidRPr="006075A1" w:rsidRDefault="005B1C6D" w:rsidP="005B1C6D">
      <w:pPr>
        <w:pStyle w:val="Code"/>
        <w:rPr>
          <w:highlight w:val="white"/>
        </w:rPr>
      </w:pPr>
      <w:r w:rsidRPr="006075A1">
        <w:rPr>
          <w:highlight w:val="white"/>
        </w:rPr>
        <w:t xml:space="preserve">    }</w:t>
      </w:r>
    </w:p>
    <w:p w14:paraId="0E724F8A" w14:textId="77777777" w:rsidR="005B1C6D" w:rsidRPr="006075A1" w:rsidRDefault="005B1C6D" w:rsidP="005B1C6D">
      <w:pPr>
        <w:pStyle w:val="Code"/>
        <w:rPr>
          <w:highlight w:val="white"/>
        </w:rPr>
      </w:pPr>
    </w:p>
    <w:p w14:paraId="526218F4" w14:textId="77777777" w:rsidR="005B1C6D" w:rsidRPr="006075A1" w:rsidRDefault="005B1C6D" w:rsidP="005B1C6D">
      <w:pPr>
        <w:pStyle w:val="Code"/>
        <w:rPr>
          <w:highlight w:val="white"/>
        </w:rPr>
      </w:pPr>
      <w:r w:rsidRPr="006075A1">
        <w:rPr>
          <w:highlight w:val="white"/>
        </w:rPr>
        <w:t xml:space="preserve">    private List&lt;Token&gt; CloneList(List&lt;Token&gt; tokenList) {</w:t>
      </w:r>
    </w:p>
    <w:p w14:paraId="18642ED8" w14:textId="77777777" w:rsidR="005B1C6D" w:rsidRPr="006075A1" w:rsidRDefault="005B1C6D" w:rsidP="005B1C6D">
      <w:pPr>
        <w:pStyle w:val="Code"/>
        <w:rPr>
          <w:highlight w:val="white"/>
        </w:rPr>
      </w:pPr>
      <w:r w:rsidRPr="006075A1">
        <w:rPr>
          <w:highlight w:val="white"/>
        </w:rPr>
        <w:t xml:space="preserve">      List&lt;Token&gt; resultList = new List&lt;Token&gt;();</w:t>
      </w:r>
    </w:p>
    <w:p w14:paraId="5665E504" w14:textId="77777777" w:rsidR="005B1C6D" w:rsidRPr="006075A1" w:rsidRDefault="005B1C6D" w:rsidP="005B1C6D">
      <w:pPr>
        <w:pStyle w:val="Code"/>
        <w:rPr>
          <w:highlight w:val="white"/>
        </w:rPr>
      </w:pPr>
      <w:r w:rsidRPr="006075A1">
        <w:rPr>
          <w:highlight w:val="white"/>
        </w:rPr>
        <w:t xml:space="preserve">    </w:t>
      </w:r>
    </w:p>
    <w:p w14:paraId="1E0FAE69" w14:textId="77777777" w:rsidR="005B1C6D" w:rsidRPr="006075A1" w:rsidRDefault="005B1C6D" w:rsidP="005B1C6D">
      <w:pPr>
        <w:pStyle w:val="Code"/>
        <w:rPr>
          <w:highlight w:val="white"/>
        </w:rPr>
      </w:pPr>
      <w:r w:rsidRPr="006075A1">
        <w:rPr>
          <w:highlight w:val="white"/>
        </w:rPr>
        <w:t xml:space="preserve">      foreach (Token token in tokenList) {</w:t>
      </w:r>
    </w:p>
    <w:p w14:paraId="5AA2B175" w14:textId="77777777" w:rsidR="005B1C6D" w:rsidRPr="006075A1" w:rsidRDefault="005B1C6D" w:rsidP="005B1C6D">
      <w:pPr>
        <w:pStyle w:val="Code"/>
        <w:rPr>
          <w:highlight w:val="white"/>
        </w:rPr>
      </w:pPr>
      <w:r w:rsidRPr="006075A1">
        <w:rPr>
          <w:highlight w:val="white"/>
        </w:rPr>
        <w:t xml:space="preserve">        resultList.Add((Token) token.Clone());</w:t>
      </w:r>
    </w:p>
    <w:p w14:paraId="2E7EC200" w14:textId="77777777" w:rsidR="005B1C6D" w:rsidRPr="006075A1" w:rsidRDefault="005B1C6D" w:rsidP="005B1C6D">
      <w:pPr>
        <w:pStyle w:val="Code"/>
        <w:rPr>
          <w:highlight w:val="white"/>
        </w:rPr>
      </w:pPr>
      <w:r w:rsidRPr="006075A1">
        <w:rPr>
          <w:highlight w:val="white"/>
        </w:rPr>
        <w:t xml:space="preserve">      }</w:t>
      </w:r>
    </w:p>
    <w:p w14:paraId="4FE55470" w14:textId="77777777" w:rsidR="005B1C6D" w:rsidRPr="006075A1" w:rsidRDefault="005B1C6D" w:rsidP="005B1C6D">
      <w:pPr>
        <w:pStyle w:val="Code"/>
        <w:rPr>
          <w:highlight w:val="white"/>
        </w:rPr>
      </w:pPr>
      <w:r w:rsidRPr="006075A1">
        <w:rPr>
          <w:highlight w:val="white"/>
        </w:rPr>
        <w:t xml:space="preserve">    </w:t>
      </w:r>
    </w:p>
    <w:p w14:paraId="2BE52FBF" w14:textId="77777777" w:rsidR="005B1C6D" w:rsidRPr="006075A1" w:rsidRDefault="005B1C6D" w:rsidP="005B1C6D">
      <w:pPr>
        <w:pStyle w:val="Code"/>
        <w:rPr>
          <w:highlight w:val="white"/>
        </w:rPr>
      </w:pPr>
      <w:r w:rsidRPr="006075A1">
        <w:rPr>
          <w:highlight w:val="white"/>
        </w:rPr>
        <w:t xml:space="preserve">      return resultList;</w:t>
      </w:r>
    </w:p>
    <w:p w14:paraId="12656AD0" w14:textId="77777777" w:rsidR="005B1C6D" w:rsidRPr="006075A1" w:rsidRDefault="005B1C6D" w:rsidP="005B1C6D">
      <w:pPr>
        <w:pStyle w:val="Code"/>
        <w:rPr>
          <w:highlight w:val="white"/>
        </w:rPr>
      </w:pPr>
      <w:r w:rsidRPr="006075A1">
        <w:rPr>
          <w:highlight w:val="white"/>
        </w:rPr>
        <w:t xml:space="preserve">    }</w:t>
      </w:r>
    </w:p>
    <w:p w14:paraId="57BF586C" w14:textId="77777777" w:rsidR="005B1C6D" w:rsidRPr="006075A1" w:rsidRDefault="005B1C6D" w:rsidP="005B1C6D">
      <w:pPr>
        <w:pStyle w:val="Code"/>
        <w:rPr>
          <w:highlight w:val="white"/>
        </w:rPr>
      </w:pPr>
      <w:r w:rsidRPr="006075A1">
        <w:rPr>
          <w:highlight w:val="white"/>
        </w:rPr>
        <w:lastRenderedPageBreak/>
        <w:t xml:space="preserve">  </w:t>
      </w:r>
    </w:p>
    <w:p w14:paraId="62AFFD2D" w14:textId="77777777" w:rsidR="005B1C6D" w:rsidRPr="006075A1" w:rsidRDefault="005B1C6D" w:rsidP="005B1C6D">
      <w:pPr>
        <w:pStyle w:val="Code"/>
        <w:rPr>
          <w:highlight w:val="white"/>
        </w:rPr>
      </w:pPr>
      <w:r w:rsidRPr="006075A1">
        <w:rPr>
          <w:highlight w:val="white"/>
        </w:rPr>
        <w:t xml:space="preserve">    public void TraverseLineList(List&lt;string&gt; lineList) {</w:t>
      </w:r>
    </w:p>
    <w:p w14:paraId="14908E4D" w14:textId="77777777" w:rsidR="005B1C6D" w:rsidRPr="006075A1" w:rsidRDefault="005B1C6D" w:rsidP="005B1C6D">
      <w:pPr>
        <w:pStyle w:val="Code"/>
        <w:rPr>
          <w:highlight w:val="white"/>
        </w:rPr>
      </w:pPr>
      <w:r w:rsidRPr="006075A1">
        <w:rPr>
          <w:highlight w:val="white"/>
        </w:rPr>
        <w:t xml:space="preserve">      foreach (string line in lineList) {</w:t>
      </w:r>
    </w:p>
    <w:p w14:paraId="08AFE97B" w14:textId="77777777" w:rsidR="005B1C6D" w:rsidRPr="006075A1" w:rsidRDefault="005B1C6D" w:rsidP="005B1C6D">
      <w:pPr>
        <w:pStyle w:val="Code"/>
        <w:rPr>
          <w:highlight w:val="white"/>
        </w:rPr>
      </w:pPr>
      <w:r w:rsidRPr="006075A1">
        <w:rPr>
          <w:highlight w:val="white"/>
        </w:rPr>
        <w:t xml:space="preserve">        List&lt;Token&gt; tokenList = Scan(line);</w:t>
      </w:r>
    </w:p>
    <w:p w14:paraId="5F9CCE6D" w14:textId="77777777" w:rsidR="005B1C6D" w:rsidRPr="006075A1" w:rsidRDefault="005B1C6D" w:rsidP="005B1C6D">
      <w:pPr>
        <w:pStyle w:val="Code"/>
        <w:rPr>
          <w:highlight w:val="white"/>
        </w:rPr>
      </w:pPr>
    </w:p>
    <w:p w14:paraId="1DA81506" w14:textId="77777777" w:rsidR="005B1C6D" w:rsidRPr="006075A1" w:rsidRDefault="005B1C6D" w:rsidP="005B1C6D">
      <w:pPr>
        <w:pStyle w:val="Code"/>
        <w:rPr>
          <w:highlight w:val="white"/>
        </w:rPr>
      </w:pPr>
      <w:r w:rsidRPr="006075A1">
        <w:rPr>
          <w:highlight w:val="white"/>
        </w:rPr>
        <w:t xml:space="preserve">        if (tokenList[0].Id == CCompiler_Pre.Tokens.SHARP) {</w:t>
      </w:r>
    </w:p>
    <w:p w14:paraId="543B5075" w14:textId="77777777" w:rsidR="005B1C6D" w:rsidRPr="006075A1" w:rsidRDefault="005B1C6D" w:rsidP="005B1C6D">
      <w:pPr>
        <w:pStyle w:val="Code"/>
        <w:rPr>
          <w:highlight w:val="white"/>
        </w:rPr>
      </w:pPr>
      <w:r w:rsidRPr="006075A1">
        <w:rPr>
          <w:highlight w:val="white"/>
        </w:rPr>
        <w:t xml:space="preserve">          Token secondToken = tokenList[1];</w:t>
      </w:r>
    </w:p>
    <w:p w14:paraId="028A8B13" w14:textId="77777777" w:rsidR="005B1C6D" w:rsidRPr="006075A1" w:rsidRDefault="005B1C6D" w:rsidP="005B1C6D">
      <w:pPr>
        <w:pStyle w:val="Code"/>
        <w:rPr>
          <w:highlight w:val="white"/>
        </w:rPr>
      </w:pPr>
    </w:p>
    <w:p w14:paraId="180600F7" w14:textId="77777777" w:rsidR="005B1C6D" w:rsidRPr="006075A1" w:rsidRDefault="005B1C6D" w:rsidP="005B1C6D">
      <w:pPr>
        <w:pStyle w:val="Code"/>
        <w:rPr>
          <w:highlight w:val="white"/>
        </w:rPr>
      </w:pPr>
      <w:r w:rsidRPr="006075A1">
        <w:rPr>
          <w:highlight w:val="white"/>
        </w:rPr>
        <w:t xml:space="preserve">          if (secondToken.Id == CCompiler_Pre.Tokens.NAME) {</w:t>
      </w:r>
    </w:p>
    <w:p w14:paraId="395FCBE4" w14:textId="77777777" w:rsidR="005B1C6D" w:rsidRPr="006075A1" w:rsidRDefault="005B1C6D" w:rsidP="005B1C6D">
      <w:pPr>
        <w:pStyle w:val="Code"/>
        <w:rPr>
          <w:highlight w:val="white"/>
        </w:rPr>
      </w:pPr>
      <w:r w:rsidRPr="006075A1">
        <w:rPr>
          <w:highlight w:val="white"/>
        </w:rPr>
        <w:t xml:space="preserve">            string secondTokenName = (string) secondToken.Value;</w:t>
      </w:r>
    </w:p>
    <w:p w14:paraId="2B1DB13D" w14:textId="77777777" w:rsidR="005B1C6D" w:rsidRPr="006075A1" w:rsidRDefault="005B1C6D" w:rsidP="005B1C6D">
      <w:pPr>
        <w:pStyle w:val="Code"/>
        <w:rPr>
          <w:highlight w:val="white"/>
        </w:rPr>
      </w:pPr>
    </w:p>
    <w:p w14:paraId="2D25289C" w14:textId="77777777" w:rsidR="005B1C6D" w:rsidRPr="006075A1" w:rsidRDefault="005B1C6D" w:rsidP="005B1C6D">
      <w:pPr>
        <w:pStyle w:val="Code"/>
        <w:rPr>
          <w:highlight w:val="white"/>
        </w:rPr>
      </w:pPr>
      <w:r w:rsidRPr="006075A1">
        <w:rPr>
          <w:highlight w:val="white"/>
        </w:rPr>
        <w:t xml:space="preserve">            if (secondTokenName.Equals("ifdef")) {</w:t>
      </w:r>
    </w:p>
    <w:p w14:paraId="0593AC09" w14:textId="77777777" w:rsidR="005B1C6D" w:rsidRPr="006075A1" w:rsidRDefault="005B1C6D" w:rsidP="005B1C6D">
      <w:pPr>
        <w:pStyle w:val="Code"/>
        <w:rPr>
          <w:highlight w:val="white"/>
        </w:rPr>
      </w:pPr>
      <w:r w:rsidRPr="006075A1">
        <w:rPr>
          <w:highlight w:val="white"/>
        </w:rPr>
        <w:t xml:space="preserve">              DoIfDefined(tokenList);</w:t>
      </w:r>
    </w:p>
    <w:p w14:paraId="0D3B9410" w14:textId="77777777" w:rsidR="005B1C6D" w:rsidRPr="006075A1" w:rsidRDefault="005B1C6D" w:rsidP="005B1C6D">
      <w:pPr>
        <w:pStyle w:val="Code"/>
        <w:rPr>
          <w:highlight w:val="white"/>
        </w:rPr>
      </w:pPr>
      <w:r w:rsidRPr="006075A1">
        <w:rPr>
          <w:highlight w:val="white"/>
        </w:rPr>
        <w:t xml:space="preserve">            }</w:t>
      </w:r>
    </w:p>
    <w:p w14:paraId="41ABE588" w14:textId="77777777" w:rsidR="005B1C6D" w:rsidRPr="006075A1" w:rsidRDefault="005B1C6D" w:rsidP="005B1C6D">
      <w:pPr>
        <w:pStyle w:val="Code"/>
        <w:rPr>
          <w:highlight w:val="white"/>
        </w:rPr>
      </w:pPr>
      <w:r w:rsidRPr="006075A1">
        <w:rPr>
          <w:highlight w:val="white"/>
        </w:rPr>
        <w:t xml:space="preserve">            else if (secondTokenName.Equals("ifndef")) {</w:t>
      </w:r>
    </w:p>
    <w:p w14:paraId="7A916353" w14:textId="77777777" w:rsidR="005B1C6D" w:rsidRPr="006075A1" w:rsidRDefault="005B1C6D" w:rsidP="005B1C6D">
      <w:pPr>
        <w:pStyle w:val="Code"/>
        <w:rPr>
          <w:highlight w:val="white"/>
        </w:rPr>
      </w:pPr>
      <w:r w:rsidRPr="006075A1">
        <w:rPr>
          <w:highlight w:val="white"/>
        </w:rPr>
        <w:t xml:space="preserve">              DoIfNotDefined(tokenList);</w:t>
      </w:r>
    </w:p>
    <w:p w14:paraId="369C6DF3" w14:textId="77777777" w:rsidR="005B1C6D" w:rsidRPr="006075A1" w:rsidRDefault="005B1C6D" w:rsidP="005B1C6D">
      <w:pPr>
        <w:pStyle w:val="Code"/>
        <w:rPr>
          <w:highlight w:val="white"/>
        </w:rPr>
      </w:pPr>
      <w:r w:rsidRPr="006075A1">
        <w:rPr>
          <w:highlight w:val="white"/>
        </w:rPr>
        <w:t xml:space="preserve">            }</w:t>
      </w:r>
    </w:p>
    <w:p w14:paraId="2A32D46D" w14:textId="77777777" w:rsidR="005B1C6D" w:rsidRPr="006075A1" w:rsidRDefault="005B1C6D" w:rsidP="005B1C6D">
      <w:pPr>
        <w:pStyle w:val="Code"/>
        <w:rPr>
          <w:highlight w:val="white"/>
        </w:rPr>
      </w:pPr>
      <w:r w:rsidRPr="006075A1">
        <w:rPr>
          <w:highlight w:val="white"/>
        </w:rPr>
        <w:t xml:space="preserve">            else if (secondTokenName.Equals("if")) {</w:t>
      </w:r>
    </w:p>
    <w:p w14:paraId="7B0C2892" w14:textId="77777777" w:rsidR="005B1C6D" w:rsidRPr="006075A1" w:rsidRDefault="005B1C6D" w:rsidP="005B1C6D">
      <w:pPr>
        <w:pStyle w:val="Code"/>
        <w:rPr>
          <w:highlight w:val="white"/>
        </w:rPr>
      </w:pPr>
      <w:r w:rsidRPr="006075A1">
        <w:rPr>
          <w:highlight w:val="white"/>
        </w:rPr>
        <w:t xml:space="preserve">              DoIf(tokenList);</w:t>
      </w:r>
    </w:p>
    <w:p w14:paraId="1C7D541D" w14:textId="77777777" w:rsidR="005B1C6D" w:rsidRPr="006075A1" w:rsidRDefault="005B1C6D" w:rsidP="005B1C6D">
      <w:pPr>
        <w:pStyle w:val="Code"/>
        <w:rPr>
          <w:highlight w:val="white"/>
        </w:rPr>
      </w:pPr>
      <w:r w:rsidRPr="006075A1">
        <w:rPr>
          <w:highlight w:val="white"/>
        </w:rPr>
        <w:t xml:space="preserve">            }</w:t>
      </w:r>
    </w:p>
    <w:p w14:paraId="0F10A5BE" w14:textId="77777777" w:rsidR="005B1C6D" w:rsidRPr="006075A1" w:rsidRDefault="005B1C6D" w:rsidP="005B1C6D">
      <w:pPr>
        <w:pStyle w:val="Code"/>
        <w:rPr>
          <w:highlight w:val="white"/>
        </w:rPr>
      </w:pPr>
      <w:r w:rsidRPr="006075A1">
        <w:rPr>
          <w:highlight w:val="white"/>
        </w:rPr>
        <w:t xml:space="preserve">            else if (secondTokenName.Equals("elif")) {</w:t>
      </w:r>
    </w:p>
    <w:p w14:paraId="0CB32F43" w14:textId="77777777" w:rsidR="005B1C6D" w:rsidRPr="006075A1" w:rsidRDefault="005B1C6D" w:rsidP="005B1C6D">
      <w:pPr>
        <w:pStyle w:val="Code"/>
        <w:rPr>
          <w:highlight w:val="white"/>
        </w:rPr>
      </w:pPr>
      <w:r w:rsidRPr="006075A1">
        <w:rPr>
          <w:highlight w:val="white"/>
        </w:rPr>
        <w:t xml:space="preserve">              DoElseIf(tokenList);</w:t>
      </w:r>
    </w:p>
    <w:p w14:paraId="5128CA85" w14:textId="77777777" w:rsidR="005B1C6D" w:rsidRPr="006075A1" w:rsidRDefault="005B1C6D" w:rsidP="005B1C6D">
      <w:pPr>
        <w:pStyle w:val="Code"/>
        <w:rPr>
          <w:highlight w:val="white"/>
        </w:rPr>
      </w:pPr>
      <w:r w:rsidRPr="006075A1">
        <w:rPr>
          <w:highlight w:val="white"/>
        </w:rPr>
        <w:t xml:space="preserve">            }</w:t>
      </w:r>
    </w:p>
    <w:p w14:paraId="24EE3E77" w14:textId="77777777" w:rsidR="005B1C6D" w:rsidRPr="006075A1" w:rsidRDefault="005B1C6D" w:rsidP="005B1C6D">
      <w:pPr>
        <w:pStyle w:val="Code"/>
        <w:rPr>
          <w:highlight w:val="white"/>
        </w:rPr>
      </w:pPr>
      <w:r w:rsidRPr="006075A1">
        <w:rPr>
          <w:highlight w:val="white"/>
        </w:rPr>
        <w:t xml:space="preserve">            else if (secondTokenName.Equals("else")) {</w:t>
      </w:r>
    </w:p>
    <w:p w14:paraId="62DF0F27" w14:textId="77777777" w:rsidR="005B1C6D" w:rsidRPr="006075A1" w:rsidRDefault="005B1C6D" w:rsidP="005B1C6D">
      <w:pPr>
        <w:pStyle w:val="Code"/>
        <w:rPr>
          <w:highlight w:val="white"/>
        </w:rPr>
      </w:pPr>
      <w:r w:rsidRPr="006075A1">
        <w:rPr>
          <w:highlight w:val="white"/>
        </w:rPr>
        <w:t xml:space="preserve">              DoElse(tokenList);</w:t>
      </w:r>
    </w:p>
    <w:p w14:paraId="225546A7" w14:textId="77777777" w:rsidR="005B1C6D" w:rsidRPr="006075A1" w:rsidRDefault="005B1C6D" w:rsidP="005B1C6D">
      <w:pPr>
        <w:pStyle w:val="Code"/>
        <w:rPr>
          <w:highlight w:val="white"/>
        </w:rPr>
      </w:pPr>
      <w:r w:rsidRPr="006075A1">
        <w:rPr>
          <w:highlight w:val="white"/>
        </w:rPr>
        <w:t xml:space="preserve">            }</w:t>
      </w:r>
    </w:p>
    <w:p w14:paraId="3C843555" w14:textId="77777777" w:rsidR="005B1C6D" w:rsidRPr="006075A1" w:rsidRDefault="005B1C6D" w:rsidP="005B1C6D">
      <w:pPr>
        <w:pStyle w:val="Code"/>
        <w:rPr>
          <w:highlight w:val="white"/>
        </w:rPr>
      </w:pPr>
      <w:r w:rsidRPr="006075A1">
        <w:rPr>
          <w:highlight w:val="white"/>
        </w:rPr>
        <w:t xml:space="preserve">            else if (secondTokenName.Equals("endif")) {</w:t>
      </w:r>
    </w:p>
    <w:p w14:paraId="36FECE5A" w14:textId="77777777" w:rsidR="005B1C6D" w:rsidRPr="006075A1" w:rsidRDefault="005B1C6D" w:rsidP="005B1C6D">
      <w:pPr>
        <w:pStyle w:val="Code"/>
        <w:rPr>
          <w:highlight w:val="white"/>
        </w:rPr>
      </w:pPr>
      <w:r w:rsidRPr="006075A1">
        <w:rPr>
          <w:highlight w:val="white"/>
        </w:rPr>
        <w:t xml:space="preserve">              DoEndIf(tokenList);</w:t>
      </w:r>
    </w:p>
    <w:p w14:paraId="683F2FAE" w14:textId="77777777" w:rsidR="005B1C6D" w:rsidRPr="006075A1" w:rsidRDefault="005B1C6D" w:rsidP="005B1C6D">
      <w:pPr>
        <w:pStyle w:val="Code"/>
        <w:rPr>
          <w:highlight w:val="white"/>
        </w:rPr>
      </w:pPr>
      <w:r w:rsidRPr="006075A1">
        <w:rPr>
          <w:highlight w:val="white"/>
        </w:rPr>
        <w:t xml:space="preserve">            }</w:t>
      </w:r>
    </w:p>
    <w:p w14:paraId="5B151002" w14:textId="77777777" w:rsidR="005B1C6D" w:rsidRPr="006075A1" w:rsidRDefault="005B1C6D" w:rsidP="005B1C6D">
      <w:pPr>
        <w:pStyle w:val="Code"/>
        <w:rPr>
          <w:highlight w:val="white"/>
        </w:rPr>
      </w:pPr>
      <w:r w:rsidRPr="006075A1">
        <w:rPr>
          <w:highlight w:val="white"/>
        </w:rPr>
        <w:t xml:space="preserve">            else if (IsVisible()) {</w:t>
      </w:r>
    </w:p>
    <w:p w14:paraId="521408D9" w14:textId="77777777" w:rsidR="005B1C6D" w:rsidRPr="006075A1" w:rsidRDefault="005B1C6D" w:rsidP="005B1C6D">
      <w:pPr>
        <w:pStyle w:val="Code"/>
        <w:rPr>
          <w:highlight w:val="white"/>
        </w:rPr>
      </w:pPr>
      <w:r w:rsidRPr="006075A1">
        <w:rPr>
          <w:highlight w:val="white"/>
        </w:rPr>
        <w:t xml:space="preserve">              if (secondTokenName.Equals("include")) {</w:t>
      </w:r>
    </w:p>
    <w:p w14:paraId="65A44ACA" w14:textId="77777777" w:rsidR="005B1C6D" w:rsidRPr="006075A1" w:rsidRDefault="005B1C6D" w:rsidP="005B1C6D">
      <w:pPr>
        <w:pStyle w:val="Code"/>
        <w:rPr>
          <w:highlight w:val="white"/>
        </w:rPr>
      </w:pPr>
      <w:r w:rsidRPr="006075A1">
        <w:rPr>
          <w:highlight w:val="white"/>
        </w:rPr>
        <w:t xml:space="preserve">                DoInclude(tokenList);</w:t>
      </w:r>
    </w:p>
    <w:p w14:paraId="6AD61F0A" w14:textId="77777777" w:rsidR="005B1C6D" w:rsidRPr="006075A1" w:rsidRDefault="005B1C6D" w:rsidP="005B1C6D">
      <w:pPr>
        <w:pStyle w:val="Code"/>
        <w:rPr>
          <w:highlight w:val="white"/>
        </w:rPr>
      </w:pPr>
      <w:r w:rsidRPr="006075A1">
        <w:rPr>
          <w:highlight w:val="white"/>
        </w:rPr>
        <w:t xml:space="preserve">              }</w:t>
      </w:r>
    </w:p>
    <w:p w14:paraId="3371C5E9" w14:textId="77777777" w:rsidR="005B1C6D" w:rsidRPr="006075A1" w:rsidRDefault="005B1C6D" w:rsidP="005B1C6D">
      <w:pPr>
        <w:pStyle w:val="Code"/>
        <w:rPr>
          <w:highlight w:val="white"/>
        </w:rPr>
      </w:pPr>
      <w:r w:rsidRPr="006075A1">
        <w:rPr>
          <w:highlight w:val="white"/>
        </w:rPr>
        <w:t xml:space="preserve">              else if (secondTokenName.Equals("define")) {</w:t>
      </w:r>
    </w:p>
    <w:p w14:paraId="2EC2381D" w14:textId="77777777" w:rsidR="005B1C6D" w:rsidRPr="006075A1" w:rsidRDefault="005B1C6D" w:rsidP="005B1C6D">
      <w:pPr>
        <w:pStyle w:val="Code"/>
        <w:rPr>
          <w:highlight w:val="white"/>
        </w:rPr>
      </w:pPr>
      <w:r w:rsidRPr="006075A1">
        <w:rPr>
          <w:highlight w:val="white"/>
        </w:rPr>
        <w:t xml:space="preserve">                DoDefine(tokenList);</w:t>
      </w:r>
    </w:p>
    <w:p w14:paraId="6BEF7A69" w14:textId="77777777" w:rsidR="005B1C6D" w:rsidRPr="006075A1" w:rsidRDefault="005B1C6D" w:rsidP="005B1C6D">
      <w:pPr>
        <w:pStyle w:val="Code"/>
        <w:rPr>
          <w:highlight w:val="white"/>
        </w:rPr>
      </w:pPr>
      <w:r w:rsidRPr="006075A1">
        <w:rPr>
          <w:highlight w:val="white"/>
        </w:rPr>
        <w:t xml:space="preserve">              }</w:t>
      </w:r>
    </w:p>
    <w:p w14:paraId="5D381218" w14:textId="77777777" w:rsidR="005B1C6D" w:rsidRPr="006075A1" w:rsidRDefault="005B1C6D" w:rsidP="005B1C6D">
      <w:pPr>
        <w:pStyle w:val="Code"/>
        <w:rPr>
          <w:highlight w:val="white"/>
        </w:rPr>
      </w:pPr>
      <w:r w:rsidRPr="006075A1">
        <w:rPr>
          <w:highlight w:val="white"/>
        </w:rPr>
        <w:t xml:space="preserve">              else if (secondTokenName.Equals("undef")) {</w:t>
      </w:r>
    </w:p>
    <w:p w14:paraId="4B1AF79D" w14:textId="77777777" w:rsidR="005B1C6D" w:rsidRPr="006075A1" w:rsidRDefault="005B1C6D" w:rsidP="005B1C6D">
      <w:pPr>
        <w:pStyle w:val="Code"/>
        <w:rPr>
          <w:highlight w:val="white"/>
        </w:rPr>
      </w:pPr>
      <w:r w:rsidRPr="006075A1">
        <w:rPr>
          <w:highlight w:val="white"/>
        </w:rPr>
        <w:t xml:space="preserve">                DoUndef(tokenList);</w:t>
      </w:r>
    </w:p>
    <w:p w14:paraId="649A1428" w14:textId="77777777" w:rsidR="005B1C6D" w:rsidRPr="006075A1" w:rsidRDefault="005B1C6D" w:rsidP="005B1C6D">
      <w:pPr>
        <w:pStyle w:val="Code"/>
        <w:rPr>
          <w:highlight w:val="white"/>
        </w:rPr>
      </w:pPr>
      <w:r w:rsidRPr="006075A1">
        <w:rPr>
          <w:highlight w:val="white"/>
        </w:rPr>
        <w:t xml:space="preserve">              }</w:t>
      </w:r>
    </w:p>
    <w:p w14:paraId="06041F5F" w14:textId="77777777" w:rsidR="005B1C6D" w:rsidRPr="006075A1" w:rsidRDefault="005B1C6D" w:rsidP="005B1C6D">
      <w:pPr>
        <w:pStyle w:val="Code"/>
        <w:rPr>
          <w:highlight w:val="white"/>
        </w:rPr>
      </w:pPr>
      <w:r w:rsidRPr="006075A1">
        <w:rPr>
          <w:highlight w:val="white"/>
        </w:rPr>
        <w:t xml:space="preserve">              else if (secondTokenName.Equals("line")) {</w:t>
      </w:r>
    </w:p>
    <w:p w14:paraId="67343502" w14:textId="77777777" w:rsidR="005B1C6D" w:rsidRPr="006075A1" w:rsidRDefault="005B1C6D" w:rsidP="005B1C6D">
      <w:pPr>
        <w:pStyle w:val="Code"/>
        <w:rPr>
          <w:highlight w:val="white"/>
        </w:rPr>
      </w:pPr>
      <w:r w:rsidRPr="006075A1">
        <w:rPr>
          <w:highlight w:val="white"/>
        </w:rPr>
        <w:t xml:space="preserve">                DoLine(tokenList);</w:t>
      </w:r>
    </w:p>
    <w:p w14:paraId="58E28217" w14:textId="77777777" w:rsidR="005B1C6D" w:rsidRPr="006075A1" w:rsidRDefault="005B1C6D" w:rsidP="005B1C6D">
      <w:pPr>
        <w:pStyle w:val="Code"/>
        <w:rPr>
          <w:highlight w:val="white"/>
        </w:rPr>
      </w:pPr>
      <w:r w:rsidRPr="006075A1">
        <w:rPr>
          <w:highlight w:val="white"/>
        </w:rPr>
        <w:t xml:space="preserve">              }</w:t>
      </w:r>
    </w:p>
    <w:p w14:paraId="04A58992" w14:textId="77777777" w:rsidR="005B1C6D" w:rsidRPr="006075A1" w:rsidRDefault="005B1C6D" w:rsidP="005B1C6D">
      <w:pPr>
        <w:pStyle w:val="Code"/>
        <w:rPr>
          <w:highlight w:val="white"/>
        </w:rPr>
      </w:pPr>
      <w:r w:rsidRPr="006075A1">
        <w:rPr>
          <w:highlight w:val="white"/>
        </w:rPr>
        <w:t xml:space="preserve">              else if (secondTokenName.Equals("error")) {</w:t>
      </w:r>
    </w:p>
    <w:p w14:paraId="5D9B5804" w14:textId="77777777" w:rsidR="005B1C6D" w:rsidRDefault="005B1C6D" w:rsidP="005B1C6D">
      <w:pPr>
        <w:pStyle w:val="Code"/>
        <w:rPr>
          <w:highlight w:val="white"/>
        </w:rPr>
      </w:pPr>
      <w:r w:rsidRPr="006075A1">
        <w:rPr>
          <w:highlight w:val="white"/>
        </w:rPr>
        <w:t xml:space="preserve">                Assert.Error(TokenListToString</w:t>
      </w:r>
    </w:p>
    <w:p w14:paraId="2B8C7137" w14:textId="77777777" w:rsidR="005B1C6D" w:rsidRPr="006075A1" w:rsidRDefault="005B1C6D" w:rsidP="005B1C6D">
      <w:pPr>
        <w:pStyle w:val="Code"/>
        <w:rPr>
          <w:highlight w:val="white"/>
        </w:rPr>
      </w:pPr>
      <w:r>
        <w:rPr>
          <w:highlight w:val="white"/>
        </w:rPr>
        <w:t xml:space="preserve">                             </w:t>
      </w:r>
      <w:r w:rsidRPr="006075A1">
        <w:rPr>
          <w:highlight w:val="white"/>
        </w:rPr>
        <w:t>(tokenList.GetRange(1, tokenList.Count - 1)));</w:t>
      </w:r>
    </w:p>
    <w:p w14:paraId="45E003B3" w14:textId="77777777" w:rsidR="005B1C6D" w:rsidRPr="006075A1" w:rsidRDefault="005B1C6D" w:rsidP="005B1C6D">
      <w:pPr>
        <w:pStyle w:val="Code"/>
        <w:rPr>
          <w:highlight w:val="white"/>
        </w:rPr>
      </w:pPr>
      <w:r w:rsidRPr="006075A1">
        <w:rPr>
          <w:highlight w:val="white"/>
        </w:rPr>
        <w:t xml:space="preserve">              }</w:t>
      </w:r>
    </w:p>
    <w:p w14:paraId="3DFAD720" w14:textId="77777777" w:rsidR="005B1C6D" w:rsidRPr="006075A1" w:rsidRDefault="005B1C6D" w:rsidP="005B1C6D">
      <w:pPr>
        <w:pStyle w:val="Code"/>
        <w:rPr>
          <w:highlight w:val="white"/>
        </w:rPr>
      </w:pPr>
      <w:r w:rsidRPr="006075A1">
        <w:rPr>
          <w:highlight w:val="white"/>
        </w:rPr>
        <w:t xml:space="preserve">            }</w:t>
      </w:r>
    </w:p>
    <w:p w14:paraId="5B1BAC15" w14:textId="77777777" w:rsidR="005B1C6D" w:rsidRPr="006075A1" w:rsidRDefault="005B1C6D" w:rsidP="005B1C6D">
      <w:pPr>
        <w:pStyle w:val="Code"/>
        <w:rPr>
          <w:highlight w:val="white"/>
        </w:rPr>
      </w:pPr>
      <w:r w:rsidRPr="006075A1">
        <w:rPr>
          <w:highlight w:val="white"/>
        </w:rPr>
        <w:t xml:space="preserve">          }</w:t>
      </w:r>
    </w:p>
    <w:p w14:paraId="4FA58A14" w14:textId="77777777" w:rsidR="005B1C6D" w:rsidRPr="006075A1" w:rsidRDefault="005B1C6D" w:rsidP="005B1C6D">
      <w:pPr>
        <w:pStyle w:val="Code"/>
        <w:rPr>
          <w:highlight w:val="white"/>
        </w:rPr>
      </w:pPr>
    </w:p>
    <w:p w14:paraId="1CAF030D" w14:textId="77777777" w:rsidR="005B1C6D" w:rsidRPr="006075A1" w:rsidRDefault="005B1C6D" w:rsidP="005B1C6D">
      <w:pPr>
        <w:pStyle w:val="Code"/>
        <w:rPr>
          <w:highlight w:val="white"/>
        </w:rPr>
      </w:pPr>
      <w:r w:rsidRPr="006075A1">
        <w:rPr>
          <w:highlight w:val="white"/>
        </w:rPr>
        <w:t xml:space="preserve">          AddNewlinesToBuffer(tokenList);</w:t>
      </w:r>
    </w:p>
    <w:p w14:paraId="0114BEC7" w14:textId="77777777" w:rsidR="005B1C6D" w:rsidRPr="006075A1" w:rsidRDefault="005B1C6D" w:rsidP="005B1C6D">
      <w:pPr>
        <w:pStyle w:val="Code"/>
        <w:rPr>
          <w:highlight w:val="white"/>
        </w:rPr>
      </w:pPr>
      <w:r w:rsidRPr="006075A1">
        <w:rPr>
          <w:highlight w:val="white"/>
        </w:rPr>
        <w:t xml:space="preserve">        }</w:t>
      </w:r>
    </w:p>
    <w:p w14:paraId="13E77C7D" w14:textId="77777777" w:rsidR="005B1C6D" w:rsidRPr="006075A1" w:rsidRDefault="005B1C6D" w:rsidP="005B1C6D">
      <w:pPr>
        <w:pStyle w:val="Code"/>
        <w:rPr>
          <w:highlight w:val="white"/>
        </w:rPr>
      </w:pPr>
      <w:r w:rsidRPr="006075A1">
        <w:rPr>
          <w:highlight w:val="white"/>
        </w:rPr>
        <w:t xml:space="preserve">        else {</w:t>
      </w:r>
    </w:p>
    <w:p w14:paraId="329F709F" w14:textId="77777777" w:rsidR="005B1C6D" w:rsidRPr="006075A1" w:rsidRDefault="005B1C6D" w:rsidP="005B1C6D">
      <w:pPr>
        <w:pStyle w:val="Code"/>
        <w:rPr>
          <w:highlight w:val="white"/>
        </w:rPr>
      </w:pPr>
      <w:r w:rsidRPr="006075A1">
        <w:rPr>
          <w:highlight w:val="white"/>
        </w:rPr>
        <w:t xml:space="preserve">          if (IsVisible()) {</w:t>
      </w:r>
    </w:p>
    <w:p w14:paraId="29B0655C" w14:textId="77777777" w:rsidR="005B1C6D" w:rsidRPr="006075A1" w:rsidRDefault="005B1C6D" w:rsidP="005B1C6D">
      <w:pPr>
        <w:pStyle w:val="Code"/>
        <w:rPr>
          <w:highlight w:val="white"/>
        </w:rPr>
      </w:pPr>
      <w:r w:rsidRPr="006075A1">
        <w:rPr>
          <w:highlight w:val="white"/>
        </w:rPr>
        <w:t xml:space="preserve">            SearchForMacros(tokenList, new Stack&lt;string&gt;());</w:t>
      </w:r>
    </w:p>
    <w:p w14:paraId="6F2D313B" w14:textId="77777777" w:rsidR="005B1C6D" w:rsidRPr="006075A1" w:rsidRDefault="005B1C6D" w:rsidP="005B1C6D">
      <w:pPr>
        <w:pStyle w:val="Code"/>
        <w:rPr>
          <w:highlight w:val="white"/>
        </w:rPr>
      </w:pPr>
      <w:r w:rsidRPr="006075A1">
        <w:rPr>
          <w:highlight w:val="white"/>
        </w:rPr>
        <w:t xml:space="preserve">            ConcatTokens(tokenList);</w:t>
      </w:r>
    </w:p>
    <w:p w14:paraId="33C68C79" w14:textId="77777777" w:rsidR="005B1C6D" w:rsidRPr="006075A1" w:rsidRDefault="005B1C6D" w:rsidP="005B1C6D">
      <w:pPr>
        <w:pStyle w:val="Code"/>
        <w:rPr>
          <w:highlight w:val="white"/>
        </w:rPr>
      </w:pPr>
      <w:r w:rsidRPr="006075A1">
        <w:rPr>
          <w:highlight w:val="white"/>
        </w:rPr>
        <w:t xml:space="preserve">            MergeStrings(tokenList);</w:t>
      </w:r>
    </w:p>
    <w:p w14:paraId="6307CCB4" w14:textId="77777777" w:rsidR="005B1C6D" w:rsidRPr="006075A1" w:rsidRDefault="005B1C6D" w:rsidP="005B1C6D">
      <w:pPr>
        <w:pStyle w:val="Code"/>
        <w:rPr>
          <w:highlight w:val="white"/>
        </w:rPr>
      </w:pPr>
      <w:r w:rsidRPr="006075A1">
        <w:rPr>
          <w:highlight w:val="white"/>
        </w:rPr>
        <w:t xml:space="preserve">            AddTokenListToBuffer(tokenList);</w:t>
      </w:r>
    </w:p>
    <w:p w14:paraId="3D4511EC" w14:textId="77777777" w:rsidR="005B1C6D" w:rsidRPr="006075A1" w:rsidRDefault="005B1C6D" w:rsidP="005B1C6D">
      <w:pPr>
        <w:pStyle w:val="Code"/>
        <w:rPr>
          <w:highlight w:val="white"/>
        </w:rPr>
      </w:pPr>
      <w:r w:rsidRPr="006075A1">
        <w:rPr>
          <w:highlight w:val="white"/>
        </w:rPr>
        <w:lastRenderedPageBreak/>
        <w:t xml:space="preserve">          }</w:t>
      </w:r>
    </w:p>
    <w:p w14:paraId="1DCD603B" w14:textId="77777777" w:rsidR="005B1C6D" w:rsidRPr="006075A1" w:rsidRDefault="005B1C6D" w:rsidP="005B1C6D">
      <w:pPr>
        <w:pStyle w:val="Code"/>
        <w:rPr>
          <w:highlight w:val="white"/>
        </w:rPr>
      </w:pPr>
      <w:r w:rsidRPr="006075A1">
        <w:rPr>
          <w:highlight w:val="white"/>
        </w:rPr>
        <w:t xml:space="preserve">          else {</w:t>
      </w:r>
    </w:p>
    <w:p w14:paraId="6AF17493" w14:textId="77777777" w:rsidR="005B1C6D" w:rsidRPr="006075A1" w:rsidRDefault="005B1C6D" w:rsidP="005B1C6D">
      <w:pPr>
        <w:pStyle w:val="Code"/>
        <w:rPr>
          <w:highlight w:val="white"/>
        </w:rPr>
      </w:pPr>
      <w:r w:rsidRPr="006075A1">
        <w:rPr>
          <w:highlight w:val="white"/>
        </w:rPr>
        <w:t xml:space="preserve">            AddNewlinesToBuffer(tokenList);</w:t>
      </w:r>
    </w:p>
    <w:p w14:paraId="4C120DA2" w14:textId="77777777" w:rsidR="005B1C6D" w:rsidRPr="006075A1" w:rsidRDefault="005B1C6D" w:rsidP="005B1C6D">
      <w:pPr>
        <w:pStyle w:val="Code"/>
        <w:rPr>
          <w:highlight w:val="white"/>
        </w:rPr>
      </w:pPr>
      <w:r w:rsidRPr="006075A1">
        <w:rPr>
          <w:highlight w:val="white"/>
        </w:rPr>
        <w:t xml:space="preserve">          }</w:t>
      </w:r>
    </w:p>
    <w:p w14:paraId="6BA1DEC9" w14:textId="77777777" w:rsidR="005B1C6D" w:rsidRPr="006075A1" w:rsidRDefault="005B1C6D" w:rsidP="005B1C6D">
      <w:pPr>
        <w:pStyle w:val="Code"/>
        <w:rPr>
          <w:highlight w:val="white"/>
        </w:rPr>
      </w:pPr>
      <w:r w:rsidRPr="006075A1">
        <w:rPr>
          <w:highlight w:val="white"/>
        </w:rPr>
        <w:t xml:space="preserve">        }</w:t>
      </w:r>
    </w:p>
    <w:p w14:paraId="3BECA42E" w14:textId="77777777" w:rsidR="005B1C6D" w:rsidRPr="006075A1" w:rsidRDefault="005B1C6D" w:rsidP="005B1C6D">
      <w:pPr>
        <w:pStyle w:val="Code"/>
        <w:rPr>
          <w:highlight w:val="white"/>
        </w:rPr>
      </w:pPr>
      <w:r w:rsidRPr="006075A1">
        <w:rPr>
          <w:highlight w:val="white"/>
        </w:rPr>
        <w:t xml:space="preserve">      }</w:t>
      </w:r>
    </w:p>
    <w:p w14:paraId="00634691" w14:textId="77777777" w:rsidR="005B1C6D" w:rsidRPr="006075A1" w:rsidRDefault="005B1C6D" w:rsidP="005B1C6D">
      <w:pPr>
        <w:pStyle w:val="Code"/>
        <w:rPr>
          <w:highlight w:val="white"/>
        </w:rPr>
      </w:pPr>
      <w:r w:rsidRPr="006075A1">
        <w:rPr>
          <w:highlight w:val="white"/>
        </w:rPr>
        <w:t xml:space="preserve">    }</w:t>
      </w:r>
    </w:p>
    <w:p w14:paraId="7B96D195" w14:textId="77777777" w:rsidR="005B1C6D" w:rsidRDefault="005B1C6D" w:rsidP="005B1C6D">
      <w:pPr>
        <w:pStyle w:val="Code"/>
        <w:rPr>
          <w:highlight w:val="white"/>
        </w:rPr>
      </w:pPr>
    </w:p>
    <w:p w14:paraId="63F34813" w14:textId="77777777" w:rsidR="005B1C6D" w:rsidRPr="00296821" w:rsidRDefault="005B1C6D" w:rsidP="005B1C6D">
      <w:pPr>
        <w:pStyle w:val="Code"/>
        <w:rPr>
          <w:highlight w:val="white"/>
        </w:rPr>
      </w:pPr>
      <w:r w:rsidRPr="00296821">
        <w:rPr>
          <w:highlight w:val="white"/>
        </w:rPr>
        <w:t xml:space="preserve">    private void AddTokenListToBuffer(List&lt;Token&gt; tokenList) {</w:t>
      </w:r>
    </w:p>
    <w:p w14:paraId="0720EE60" w14:textId="77777777" w:rsidR="005B1C6D" w:rsidRPr="00296821" w:rsidRDefault="005B1C6D" w:rsidP="005B1C6D">
      <w:pPr>
        <w:pStyle w:val="Code"/>
        <w:rPr>
          <w:highlight w:val="white"/>
        </w:rPr>
      </w:pPr>
      <w:r w:rsidRPr="00296821">
        <w:rPr>
          <w:highlight w:val="white"/>
        </w:rPr>
        <w:t xml:space="preserve">      foreach (Token token in tokenList) {</w:t>
      </w:r>
    </w:p>
    <w:p w14:paraId="15659AD1" w14:textId="77777777" w:rsidR="005B1C6D" w:rsidRPr="00296821" w:rsidRDefault="005B1C6D" w:rsidP="005B1C6D">
      <w:pPr>
        <w:pStyle w:val="Code"/>
        <w:rPr>
          <w:highlight w:val="white"/>
        </w:rPr>
      </w:pPr>
      <w:r w:rsidRPr="00296821">
        <w:rPr>
          <w:highlight w:val="white"/>
        </w:rPr>
        <w:t xml:space="preserve">        m_outputBuffer.Append(token.ToNewlineString() + token.ToString());</w:t>
      </w:r>
    </w:p>
    <w:p w14:paraId="75F0F167" w14:textId="77777777" w:rsidR="005B1C6D" w:rsidRPr="00296821" w:rsidRDefault="005B1C6D" w:rsidP="005B1C6D">
      <w:pPr>
        <w:pStyle w:val="Code"/>
        <w:rPr>
          <w:highlight w:val="white"/>
        </w:rPr>
      </w:pPr>
      <w:r w:rsidRPr="00296821">
        <w:rPr>
          <w:highlight w:val="white"/>
        </w:rPr>
        <w:t xml:space="preserve">      }</w:t>
      </w:r>
    </w:p>
    <w:p w14:paraId="376A0670" w14:textId="77777777" w:rsidR="005B1C6D" w:rsidRPr="00296821" w:rsidRDefault="005B1C6D" w:rsidP="005B1C6D">
      <w:pPr>
        <w:pStyle w:val="Code"/>
        <w:rPr>
          <w:highlight w:val="white"/>
        </w:rPr>
      </w:pPr>
      <w:r w:rsidRPr="00296821">
        <w:rPr>
          <w:highlight w:val="white"/>
        </w:rPr>
        <w:t xml:space="preserve">    }</w:t>
      </w:r>
    </w:p>
    <w:p w14:paraId="7985C0A3" w14:textId="77777777" w:rsidR="005B1C6D" w:rsidRPr="00296821" w:rsidRDefault="005B1C6D" w:rsidP="005B1C6D">
      <w:pPr>
        <w:pStyle w:val="Code"/>
        <w:rPr>
          <w:highlight w:val="white"/>
        </w:rPr>
      </w:pPr>
      <w:r w:rsidRPr="00296821">
        <w:rPr>
          <w:highlight w:val="white"/>
        </w:rPr>
        <w:t xml:space="preserve">  </w:t>
      </w:r>
    </w:p>
    <w:p w14:paraId="1B3C3822" w14:textId="77777777" w:rsidR="005B1C6D" w:rsidRPr="00296821" w:rsidRDefault="005B1C6D" w:rsidP="005B1C6D">
      <w:pPr>
        <w:pStyle w:val="Code"/>
        <w:rPr>
          <w:highlight w:val="white"/>
        </w:rPr>
      </w:pPr>
      <w:r w:rsidRPr="00296821">
        <w:rPr>
          <w:highlight w:val="white"/>
        </w:rPr>
        <w:t xml:space="preserve">    private void AddNewlinesToBuffer(List&lt;Token&gt; tokenList) {</w:t>
      </w:r>
    </w:p>
    <w:p w14:paraId="70424132" w14:textId="77777777" w:rsidR="005B1C6D" w:rsidRPr="00296821" w:rsidRDefault="005B1C6D" w:rsidP="005B1C6D">
      <w:pPr>
        <w:pStyle w:val="Code"/>
        <w:rPr>
          <w:highlight w:val="white"/>
        </w:rPr>
      </w:pPr>
      <w:r w:rsidRPr="00296821">
        <w:rPr>
          <w:highlight w:val="white"/>
        </w:rPr>
        <w:t xml:space="preserve">      foreach (Token token in tokenList) {</w:t>
      </w:r>
    </w:p>
    <w:p w14:paraId="38CC1AFE" w14:textId="77777777" w:rsidR="005B1C6D" w:rsidRPr="00296821" w:rsidRDefault="005B1C6D" w:rsidP="005B1C6D">
      <w:pPr>
        <w:pStyle w:val="Code"/>
        <w:rPr>
          <w:highlight w:val="white"/>
        </w:rPr>
      </w:pPr>
      <w:r w:rsidRPr="00296821">
        <w:rPr>
          <w:highlight w:val="white"/>
        </w:rPr>
        <w:t xml:space="preserve">        m_outputBuffer.Append(token.ToNewlineString());</w:t>
      </w:r>
    </w:p>
    <w:p w14:paraId="0934579F" w14:textId="77777777" w:rsidR="005B1C6D" w:rsidRPr="00296821" w:rsidRDefault="005B1C6D" w:rsidP="005B1C6D">
      <w:pPr>
        <w:pStyle w:val="Code"/>
        <w:rPr>
          <w:highlight w:val="white"/>
        </w:rPr>
      </w:pPr>
      <w:r w:rsidRPr="00296821">
        <w:rPr>
          <w:highlight w:val="white"/>
        </w:rPr>
        <w:t xml:space="preserve">        CCompiler_Main.Scanner.Line += token.GetNewlineCount();</w:t>
      </w:r>
    </w:p>
    <w:p w14:paraId="38121DF8" w14:textId="77777777" w:rsidR="005B1C6D" w:rsidRPr="00296821" w:rsidRDefault="005B1C6D" w:rsidP="005B1C6D">
      <w:pPr>
        <w:pStyle w:val="Code"/>
        <w:rPr>
          <w:highlight w:val="white"/>
        </w:rPr>
      </w:pPr>
      <w:r w:rsidRPr="00296821">
        <w:rPr>
          <w:highlight w:val="white"/>
        </w:rPr>
        <w:t xml:space="preserve">      }</w:t>
      </w:r>
    </w:p>
    <w:p w14:paraId="2A147735" w14:textId="77777777" w:rsidR="005B1C6D" w:rsidRPr="00296821" w:rsidRDefault="005B1C6D" w:rsidP="005B1C6D">
      <w:pPr>
        <w:pStyle w:val="Code"/>
        <w:rPr>
          <w:highlight w:val="white"/>
        </w:rPr>
      </w:pPr>
      <w:r w:rsidRPr="00296821">
        <w:rPr>
          <w:highlight w:val="white"/>
        </w:rPr>
        <w:t xml:space="preserve">    }  </w:t>
      </w:r>
    </w:p>
    <w:p w14:paraId="6E2DE400" w14:textId="77777777" w:rsidR="005B1C6D" w:rsidRPr="00EC76D5" w:rsidRDefault="005B1C6D" w:rsidP="005B1C6D">
      <w:r w:rsidRPr="00EC76D5">
        <w:t xml:space="preserve">The </w:t>
      </w:r>
      <w:proofErr w:type="spellStart"/>
      <w:r w:rsidRPr="00EC76D5">
        <w:rPr>
          <w:rStyle w:val="CodeInText"/>
        </w:rPr>
        <w:t>isVisible</w:t>
      </w:r>
      <w:proofErr w:type="spellEnd"/>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or #</w:t>
      </w:r>
      <w:r w:rsidRPr="00EC76D5">
        <w:rPr>
          <w:rStyle w:val="CodeInText"/>
        </w:rPr>
        <w:t>else</w:t>
      </w:r>
      <w:r w:rsidRPr="00EC76D5">
        <w:t xml:space="preserve"> preprocessor directive. We use the </w:t>
      </w:r>
      <w:proofErr w:type="spellStart"/>
      <w:r w:rsidRPr="00EC76D5">
        <w:rPr>
          <w:rStyle w:val="CodeInText"/>
        </w:rPr>
        <w:t>Main.IfStack</w:t>
      </w:r>
      <w:proofErr w:type="spellEnd"/>
      <w:r w:rsidRPr="00EC76D5">
        <w:t xml:space="preserve"> stack since conditional programming can be nested. If the source code is not visible at any nesting level (that is, anywhere in the stack), the area is not visible and we return false.</w:t>
      </w:r>
    </w:p>
    <w:p w14:paraId="7190B33B" w14:textId="77777777" w:rsidR="005B1C6D" w:rsidRPr="00CB32E7" w:rsidRDefault="005B1C6D" w:rsidP="005B1C6D">
      <w:pPr>
        <w:pStyle w:val="Code"/>
        <w:rPr>
          <w:highlight w:val="white"/>
        </w:rPr>
      </w:pPr>
      <w:r w:rsidRPr="00CB32E7">
        <w:rPr>
          <w:highlight w:val="white"/>
        </w:rPr>
        <w:t xml:space="preserve">    private bool IsVisible() {</w:t>
      </w:r>
    </w:p>
    <w:p w14:paraId="5738D98A" w14:textId="77777777" w:rsidR="005B1C6D" w:rsidRPr="00CB32E7" w:rsidRDefault="005B1C6D" w:rsidP="005B1C6D">
      <w:pPr>
        <w:pStyle w:val="Code"/>
        <w:rPr>
          <w:highlight w:val="white"/>
        </w:rPr>
      </w:pPr>
      <w:r w:rsidRPr="00CB32E7">
        <w:rPr>
          <w:highlight w:val="white"/>
        </w:rPr>
        <w:t xml:space="preserve">      foreach (Triple&lt;bool,bool,bool&gt; triple in Preprocessor.IfStack) {</w:t>
      </w:r>
    </w:p>
    <w:p w14:paraId="3AFE6DC2" w14:textId="77777777" w:rsidR="005B1C6D" w:rsidRPr="00CB32E7" w:rsidRDefault="005B1C6D" w:rsidP="005B1C6D">
      <w:pPr>
        <w:pStyle w:val="Code"/>
        <w:rPr>
          <w:highlight w:val="white"/>
        </w:rPr>
      </w:pPr>
      <w:r w:rsidRPr="00CB32E7">
        <w:rPr>
          <w:highlight w:val="white"/>
        </w:rPr>
        <w:t xml:space="preserve">        bool currentStatus = triple.Second;</w:t>
      </w:r>
    </w:p>
    <w:p w14:paraId="4DC57129" w14:textId="77777777" w:rsidR="005B1C6D" w:rsidRPr="00CB32E7" w:rsidRDefault="005B1C6D" w:rsidP="005B1C6D">
      <w:pPr>
        <w:pStyle w:val="Code"/>
        <w:rPr>
          <w:highlight w:val="white"/>
        </w:rPr>
      </w:pPr>
      <w:r w:rsidRPr="00CB32E7">
        <w:rPr>
          <w:highlight w:val="white"/>
        </w:rPr>
        <w:t xml:space="preserve">      </w:t>
      </w:r>
    </w:p>
    <w:p w14:paraId="2A9308E3" w14:textId="77777777" w:rsidR="005B1C6D" w:rsidRPr="00CB32E7" w:rsidRDefault="005B1C6D" w:rsidP="005B1C6D">
      <w:pPr>
        <w:pStyle w:val="Code"/>
        <w:rPr>
          <w:highlight w:val="white"/>
        </w:rPr>
      </w:pPr>
      <w:r w:rsidRPr="00CB32E7">
        <w:rPr>
          <w:highlight w:val="white"/>
        </w:rPr>
        <w:t xml:space="preserve">        if (!currentStatus) {</w:t>
      </w:r>
    </w:p>
    <w:p w14:paraId="65C8C1E2" w14:textId="77777777" w:rsidR="005B1C6D" w:rsidRPr="00CB32E7" w:rsidRDefault="005B1C6D" w:rsidP="005B1C6D">
      <w:pPr>
        <w:pStyle w:val="Code"/>
        <w:rPr>
          <w:highlight w:val="white"/>
        </w:rPr>
      </w:pPr>
      <w:r w:rsidRPr="00CB32E7">
        <w:rPr>
          <w:highlight w:val="white"/>
        </w:rPr>
        <w:t xml:space="preserve">          return false;</w:t>
      </w:r>
    </w:p>
    <w:p w14:paraId="61C2D7A3" w14:textId="77777777" w:rsidR="005B1C6D" w:rsidRPr="00CB32E7" w:rsidRDefault="005B1C6D" w:rsidP="005B1C6D">
      <w:pPr>
        <w:pStyle w:val="Code"/>
        <w:rPr>
          <w:highlight w:val="white"/>
        </w:rPr>
      </w:pPr>
      <w:r w:rsidRPr="00CB32E7">
        <w:rPr>
          <w:highlight w:val="white"/>
        </w:rPr>
        <w:t xml:space="preserve">        }</w:t>
      </w:r>
    </w:p>
    <w:p w14:paraId="0AD76E92" w14:textId="77777777" w:rsidR="005B1C6D" w:rsidRPr="00CB32E7" w:rsidRDefault="005B1C6D" w:rsidP="005B1C6D">
      <w:pPr>
        <w:pStyle w:val="Code"/>
        <w:rPr>
          <w:highlight w:val="white"/>
        </w:rPr>
      </w:pPr>
      <w:r w:rsidRPr="00CB32E7">
        <w:rPr>
          <w:highlight w:val="white"/>
        </w:rPr>
        <w:t xml:space="preserve">      }</w:t>
      </w:r>
    </w:p>
    <w:p w14:paraId="05B98F2A" w14:textId="77777777" w:rsidR="005B1C6D" w:rsidRPr="00CB32E7" w:rsidRDefault="005B1C6D" w:rsidP="005B1C6D">
      <w:pPr>
        <w:pStyle w:val="Code"/>
        <w:rPr>
          <w:highlight w:val="white"/>
        </w:rPr>
      </w:pPr>
      <w:r w:rsidRPr="00CB32E7">
        <w:rPr>
          <w:highlight w:val="white"/>
        </w:rPr>
        <w:t xml:space="preserve">      </w:t>
      </w:r>
    </w:p>
    <w:p w14:paraId="3AB5F39B" w14:textId="77777777" w:rsidR="005B1C6D" w:rsidRPr="00CB32E7" w:rsidRDefault="005B1C6D" w:rsidP="005B1C6D">
      <w:pPr>
        <w:pStyle w:val="Code"/>
        <w:rPr>
          <w:highlight w:val="white"/>
        </w:rPr>
      </w:pPr>
      <w:r w:rsidRPr="00CB32E7">
        <w:rPr>
          <w:highlight w:val="white"/>
        </w:rPr>
        <w:t xml:space="preserve">      return true;</w:t>
      </w:r>
    </w:p>
    <w:p w14:paraId="714F67BC" w14:textId="77777777" w:rsidR="005B1C6D" w:rsidRPr="00CB32E7" w:rsidRDefault="005B1C6D" w:rsidP="005B1C6D">
      <w:pPr>
        <w:pStyle w:val="Code"/>
        <w:rPr>
          <w:highlight w:val="white"/>
        </w:rPr>
      </w:pPr>
      <w:r w:rsidRPr="00CB32E7">
        <w:rPr>
          <w:highlight w:val="white"/>
        </w:rPr>
        <w:t xml:space="preserve">    }</w:t>
      </w:r>
    </w:p>
    <w:p w14:paraId="0E4B7CC1" w14:textId="77777777" w:rsidR="005B1C6D" w:rsidRPr="00EC76D5" w:rsidRDefault="005B1C6D" w:rsidP="005B1C6D">
      <w:r w:rsidRPr="00EC76D5">
        <w:t xml:space="preserve">The </w:t>
      </w:r>
      <w:proofErr w:type="spellStart"/>
      <w:r w:rsidRPr="00EC76D5">
        <w:rPr>
          <w:rStyle w:val="CodeInText0"/>
        </w:rPr>
        <w:t>trimLeft</w:t>
      </w:r>
      <w:proofErr w:type="spellEnd"/>
      <w:r w:rsidRPr="00EC76D5">
        <w:t xml:space="preserve"> and </w:t>
      </w:r>
      <w:proofErr w:type="spellStart"/>
      <w:r w:rsidRPr="00EC76D5">
        <w:rPr>
          <w:rStyle w:val="CodeInText0"/>
        </w:rPr>
        <w:t>trimRight</w:t>
      </w:r>
      <w:proofErr w:type="spellEnd"/>
      <w:r w:rsidRPr="00EC76D5">
        <w:t xml:space="preserve"> methods simple removes all white-spaces to the left or right of the string.</w:t>
      </w:r>
    </w:p>
    <w:p w14:paraId="00FDA97F" w14:textId="77777777" w:rsidR="005B1C6D" w:rsidRPr="00CB32E7" w:rsidRDefault="005B1C6D" w:rsidP="005B1C6D">
      <w:r w:rsidRPr="00EC76D5">
        <w:t xml:space="preserve">The </w:t>
      </w:r>
      <w:proofErr w:type="spellStart"/>
      <w:r w:rsidRPr="00EC76D5">
        <w:rPr>
          <w:rStyle w:val="CodeInText0"/>
        </w:rPr>
        <w:t>countChar</w:t>
      </w:r>
      <w:proofErr w:type="spellEnd"/>
      <w:r w:rsidRPr="00EC76D5">
        <w:t xml:space="preserve"> method simple counts the number of occurrences of the character.</w:t>
      </w:r>
    </w:p>
    <w:p w14:paraId="1E5C1527" w14:textId="77777777" w:rsidR="005B1C6D" w:rsidRPr="00EC76D5" w:rsidRDefault="005B1C6D" w:rsidP="005B1C6D">
      <w:pPr>
        <w:pStyle w:val="Rubrik3"/>
      </w:pPr>
      <w:bookmarkStart w:id="481" w:name="_Toc53473637"/>
      <w:r w:rsidRPr="00EC76D5">
        <w:t>Lines</w:t>
      </w:r>
      <w:bookmarkEnd w:id="481"/>
    </w:p>
    <w:p w14:paraId="4DA42C7F" w14:textId="77777777" w:rsidR="005B1C6D" w:rsidRPr="00EC76D5" w:rsidRDefault="005B1C6D" w:rsidP="005B1C6D">
      <w:r w:rsidRPr="00EC76D5">
        <w:t xml:space="preserve">The </w:t>
      </w:r>
      <w:proofErr w:type="spellStart"/>
      <w:r w:rsidRPr="00EC76D5">
        <w:rPr>
          <w:rStyle w:val="CodeInText0"/>
        </w:rPr>
        <w:t>doLine</w:t>
      </w:r>
      <w:proofErr w:type="spellEnd"/>
      <w:r w:rsidRPr="00EC76D5">
        <w:t xml:space="preserve"> method handles the </w:t>
      </w:r>
      <w:r w:rsidRPr="00EC76D5">
        <w:rPr>
          <w:rStyle w:val="CodeInText0"/>
        </w:rPr>
        <w:t>#line</w:t>
      </w:r>
      <w:r w:rsidRPr="00EC76D5">
        <w:t xml:space="preserve"> directive by setting the </w:t>
      </w:r>
      <w:proofErr w:type="spellStart"/>
      <w:r w:rsidRPr="00EC76D5">
        <w:rPr>
          <w:rStyle w:val="CodeInText0"/>
        </w:rPr>
        <w:t>Main</w:t>
      </w:r>
      <w:r w:rsidRPr="00EC76D5">
        <w:t>.</w:t>
      </w:r>
      <w:r w:rsidRPr="00EC76D5">
        <w:rPr>
          <w:rStyle w:val="CodeInText0"/>
        </w:rPr>
        <w:t>Path</w:t>
      </w:r>
      <w:proofErr w:type="spellEnd"/>
      <w:r w:rsidRPr="00EC76D5">
        <w:t xml:space="preserve"> and </w:t>
      </w:r>
      <w:proofErr w:type="spellStart"/>
      <w:r w:rsidRPr="00EC76D5">
        <w:rPr>
          <w:rStyle w:val="CodeInText0"/>
        </w:rPr>
        <w:t>Main</w:t>
      </w:r>
      <w:r w:rsidRPr="00EC76D5">
        <w:t>.</w:t>
      </w:r>
      <w:r w:rsidRPr="00EC76D5">
        <w:rPr>
          <w:rStyle w:val="CodeInText0"/>
        </w:rPr>
        <w:t>Line</w:t>
      </w:r>
      <w:proofErr w:type="spellEnd"/>
      <w:r w:rsidRPr="00EC76D5">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665057D8" w14:textId="77777777" w:rsidTr="0092795B">
        <w:tc>
          <w:tcPr>
            <w:tcW w:w="3116" w:type="dxa"/>
          </w:tcPr>
          <w:p w14:paraId="2E4BD360" w14:textId="77777777" w:rsidR="005B1C6D" w:rsidRPr="00EC76D5" w:rsidRDefault="005B1C6D" w:rsidP="0092795B">
            <w:pPr>
              <w:pStyle w:val="Code"/>
            </w:pPr>
            <w:r w:rsidRPr="00EC76D5">
              <w:t>#line 100 C:\Temp\Test.c</w:t>
            </w:r>
          </w:p>
        </w:tc>
        <w:tc>
          <w:tcPr>
            <w:tcW w:w="3117" w:type="dxa"/>
          </w:tcPr>
          <w:p w14:paraId="2DF8D3C1" w14:textId="77777777" w:rsidR="005B1C6D" w:rsidRPr="00EC76D5" w:rsidRDefault="005B1C6D" w:rsidP="0092795B">
            <w:pPr>
              <w:pStyle w:val="Code"/>
            </w:pPr>
          </w:p>
        </w:tc>
        <w:tc>
          <w:tcPr>
            <w:tcW w:w="3117" w:type="dxa"/>
          </w:tcPr>
          <w:p w14:paraId="3DE070B3" w14:textId="77777777" w:rsidR="005B1C6D" w:rsidRPr="00EC76D5" w:rsidRDefault="005B1C6D" w:rsidP="0092795B">
            <w:pPr>
              <w:pStyle w:val="Code"/>
            </w:pPr>
          </w:p>
        </w:tc>
      </w:tr>
      <w:tr w:rsidR="005B1C6D" w:rsidRPr="00EC76D5" w14:paraId="1BF51438" w14:textId="77777777" w:rsidTr="0092795B">
        <w:tc>
          <w:tcPr>
            <w:tcW w:w="3116" w:type="dxa"/>
          </w:tcPr>
          <w:p w14:paraId="3346EAFC" w14:textId="77777777" w:rsidR="005B1C6D" w:rsidRPr="00EC76D5" w:rsidRDefault="005B1C6D" w:rsidP="0092795B">
            <w:pPr>
              <w:pStyle w:val="Code"/>
            </w:pPr>
            <w:r w:rsidRPr="00EC76D5">
              <w:t>$C:\Temp\Test.c,100$</w:t>
            </w:r>
          </w:p>
        </w:tc>
        <w:tc>
          <w:tcPr>
            <w:tcW w:w="3117" w:type="dxa"/>
          </w:tcPr>
          <w:p w14:paraId="42B1A681" w14:textId="77777777" w:rsidR="005B1C6D" w:rsidRPr="00EC76D5" w:rsidRDefault="005B1C6D" w:rsidP="0092795B">
            <w:pPr>
              <w:pStyle w:val="Code"/>
            </w:pPr>
          </w:p>
        </w:tc>
        <w:tc>
          <w:tcPr>
            <w:tcW w:w="3117" w:type="dxa"/>
          </w:tcPr>
          <w:p w14:paraId="344D7E5A" w14:textId="77777777" w:rsidR="005B1C6D" w:rsidRPr="00EC76D5" w:rsidRDefault="005B1C6D" w:rsidP="0092795B">
            <w:pPr>
              <w:pStyle w:val="Code"/>
            </w:pPr>
          </w:p>
        </w:tc>
      </w:tr>
    </w:tbl>
    <w:p w14:paraId="241573CC" w14:textId="77777777" w:rsidR="005B1C6D" w:rsidRDefault="005B1C6D" w:rsidP="005B1C6D">
      <w:pPr>
        <w:pStyle w:val="Code"/>
        <w:rPr>
          <w:highlight w:val="white"/>
        </w:rPr>
      </w:pPr>
    </w:p>
    <w:p w14:paraId="66082F93" w14:textId="77777777" w:rsidR="005B1C6D" w:rsidRPr="0023527B" w:rsidRDefault="005B1C6D" w:rsidP="005B1C6D">
      <w:pPr>
        <w:pStyle w:val="Code"/>
        <w:rPr>
          <w:highlight w:val="white"/>
        </w:rPr>
      </w:pPr>
      <w:r w:rsidRPr="0023527B">
        <w:rPr>
          <w:highlight w:val="white"/>
        </w:rPr>
        <w:t xml:space="preserve">    private void DoLine(List&lt;Token&gt; tokenList) {</w:t>
      </w:r>
    </w:p>
    <w:p w14:paraId="63160BC4" w14:textId="77777777" w:rsidR="005B1C6D" w:rsidRPr="0023527B" w:rsidRDefault="005B1C6D" w:rsidP="005B1C6D">
      <w:pPr>
        <w:pStyle w:val="Code"/>
        <w:rPr>
          <w:highlight w:val="white"/>
        </w:rPr>
      </w:pPr>
      <w:r w:rsidRPr="0023527B">
        <w:rPr>
          <w:highlight w:val="white"/>
        </w:rPr>
        <w:t xml:space="preserve">      int listSize = tokenList.Count;</w:t>
      </w:r>
    </w:p>
    <w:p w14:paraId="5FCE5796" w14:textId="77777777" w:rsidR="005B1C6D" w:rsidRPr="0023527B" w:rsidRDefault="005B1C6D" w:rsidP="005B1C6D">
      <w:pPr>
        <w:pStyle w:val="Code"/>
        <w:rPr>
          <w:highlight w:val="white"/>
        </w:rPr>
      </w:pPr>
      <w:r w:rsidRPr="0023527B">
        <w:rPr>
          <w:highlight w:val="white"/>
        </w:rPr>
        <w:t xml:space="preserve">    </w:t>
      </w:r>
    </w:p>
    <w:p w14:paraId="0A02F93A" w14:textId="77777777" w:rsidR="005B1C6D" w:rsidRPr="0023527B" w:rsidRDefault="005B1C6D" w:rsidP="005B1C6D">
      <w:pPr>
        <w:pStyle w:val="Code"/>
        <w:rPr>
          <w:highlight w:val="white"/>
        </w:rPr>
      </w:pPr>
      <w:r w:rsidRPr="0023527B">
        <w:rPr>
          <w:highlight w:val="white"/>
        </w:rPr>
        <w:t xml:space="preserve">      if ((listSize == 4) || (listSize == 5)) {</w:t>
      </w:r>
    </w:p>
    <w:p w14:paraId="2F1FD07B" w14:textId="77777777" w:rsidR="005B1C6D" w:rsidRPr="0023527B" w:rsidRDefault="005B1C6D" w:rsidP="005B1C6D">
      <w:pPr>
        <w:pStyle w:val="Code"/>
        <w:rPr>
          <w:highlight w:val="white"/>
        </w:rPr>
      </w:pPr>
      <w:r w:rsidRPr="0023527B">
        <w:rPr>
          <w:highlight w:val="white"/>
        </w:rPr>
        <w:t xml:space="preserve">        string lineText = (string) tokenList[2].Value;</w:t>
      </w:r>
    </w:p>
    <w:p w14:paraId="728DD12D" w14:textId="77777777" w:rsidR="005B1C6D" w:rsidRDefault="005B1C6D" w:rsidP="005B1C6D">
      <w:pPr>
        <w:pStyle w:val="Code"/>
        <w:rPr>
          <w:highlight w:val="white"/>
        </w:rPr>
      </w:pPr>
      <w:r w:rsidRPr="0023527B">
        <w:rPr>
          <w:highlight w:val="white"/>
        </w:rPr>
        <w:t xml:space="preserve">        Assert.Error(int.TryParse(lineText, out CCompiler_Main.Scanner.Line),</w:t>
      </w:r>
    </w:p>
    <w:p w14:paraId="459EAB07" w14:textId="77777777" w:rsidR="005B1C6D" w:rsidRPr="0023527B" w:rsidRDefault="005B1C6D" w:rsidP="005B1C6D">
      <w:pPr>
        <w:pStyle w:val="Code"/>
        <w:rPr>
          <w:highlight w:val="white"/>
        </w:rPr>
      </w:pPr>
      <w:r>
        <w:rPr>
          <w:highlight w:val="white"/>
        </w:rPr>
        <w:t xml:space="preserve">                                 </w:t>
      </w:r>
      <w:r w:rsidRPr="0023527B">
        <w:rPr>
          <w:highlight w:val="white"/>
        </w:rPr>
        <w:t xml:space="preserve"> lineText, Message.Invalid_line_number);</w:t>
      </w:r>
    </w:p>
    <w:p w14:paraId="7313F2CC" w14:textId="77777777" w:rsidR="005B1C6D" w:rsidRPr="0023527B" w:rsidRDefault="005B1C6D" w:rsidP="005B1C6D">
      <w:pPr>
        <w:pStyle w:val="Code"/>
        <w:rPr>
          <w:highlight w:val="white"/>
        </w:rPr>
      </w:pPr>
    </w:p>
    <w:p w14:paraId="5F567258" w14:textId="77777777" w:rsidR="005B1C6D" w:rsidRPr="0023527B" w:rsidRDefault="005B1C6D" w:rsidP="005B1C6D">
      <w:pPr>
        <w:pStyle w:val="Code"/>
        <w:rPr>
          <w:highlight w:val="white"/>
        </w:rPr>
      </w:pPr>
      <w:r w:rsidRPr="0023527B">
        <w:rPr>
          <w:highlight w:val="white"/>
        </w:rPr>
        <w:lastRenderedPageBreak/>
        <w:t xml:space="preserve">        if (listSize == 5) {</w:t>
      </w:r>
    </w:p>
    <w:p w14:paraId="126D8C16" w14:textId="77777777" w:rsidR="005B1C6D" w:rsidRDefault="005B1C6D" w:rsidP="005B1C6D">
      <w:pPr>
        <w:pStyle w:val="Code"/>
        <w:rPr>
          <w:highlight w:val="white"/>
        </w:rPr>
      </w:pPr>
      <w:r w:rsidRPr="0023527B">
        <w:rPr>
          <w:highlight w:val="white"/>
        </w:rPr>
        <w:t xml:space="preserve">          CCompiler_Main.Scanner.Path =</w:t>
      </w:r>
    </w:p>
    <w:p w14:paraId="0FA3F3F9" w14:textId="77777777" w:rsidR="005B1C6D" w:rsidRPr="0023527B" w:rsidRDefault="005B1C6D" w:rsidP="005B1C6D">
      <w:pPr>
        <w:pStyle w:val="Code"/>
        <w:rPr>
          <w:highlight w:val="white"/>
        </w:rPr>
      </w:pPr>
      <w:r>
        <w:rPr>
          <w:highlight w:val="white"/>
        </w:rPr>
        <w:t xml:space="preserve">           </w:t>
      </w:r>
      <w:r w:rsidRPr="0023527B">
        <w:rPr>
          <w:highlight w:val="white"/>
        </w:rPr>
        <w:t xml:space="preserve"> new FileInfo((string) tokenList[3].Value);</w:t>
      </w:r>
    </w:p>
    <w:p w14:paraId="1FD351FA" w14:textId="77777777" w:rsidR="005B1C6D" w:rsidRPr="0023527B" w:rsidRDefault="005B1C6D" w:rsidP="005B1C6D">
      <w:pPr>
        <w:pStyle w:val="Code"/>
        <w:rPr>
          <w:highlight w:val="white"/>
        </w:rPr>
      </w:pPr>
      <w:r w:rsidRPr="0023527B">
        <w:rPr>
          <w:highlight w:val="white"/>
        </w:rPr>
        <w:t xml:space="preserve">        }</w:t>
      </w:r>
    </w:p>
    <w:p w14:paraId="08FCB858" w14:textId="77777777" w:rsidR="005B1C6D" w:rsidRPr="0023527B" w:rsidRDefault="005B1C6D" w:rsidP="005B1C6D">
      <w:pPr>
        <w:pStyle w:val="Code"/>
        <w:rPr>
          <w:highlight w:val="white"/>
        </w:rPr>
      </w:pPr>
      <w:r w:rsidRPr="0023527B">
        <w:rPr>
          <w:highlight w:val="white"/>
        </w:rPr>
        <w:t xml:space="preserve">      }</w:t>
      </w:r>
    </w:p>
    <w:p w14:paraId="6238B73F" w14:textId="77777777" w:rsidR="005B1C6D" w:rsidRPr="0023527B" w:rsidRDefault="005B1C6D" w:rsidP="005B1C6D">
      <w:pPr>
        <w:pStyle w:val="Code"/>
        <w:rPr>
          <w:highlight w:val="white"/>
        </w:rPr>
      </w:pPr>
      <w:r w:rsidRPr="0023527B">
        <w:rPr>
          <w:highlight w:val="white"/>
        </w:rPr>
        <w:t xml:space="preserve">      else {</w:t>
      </w:r>
    </w:p>
    <w:p w14:paraId="34DADD54" w14:textId="77777777" w:rsidR="005B1C6D" w:rsidRPr="0023527B" w:rsidRDefault="005B1C6D" w:rsidP="005B1C6D">
      <w:pPr>
        <w:pStyle w:val="Code"/>
        <w:rPr>
          <w:highlight w:val="white"/>
        </w:rPr>
      </w:pPr>
      <w:r w:rsidRPr="0023527B">
        <w:rPr>
          <w:highlight w:val="white"/>
        </w:rPr>
        <w:t xml:space="preserve">        Assert.Error(listSize == 3, TokenListToString(tokenList),</w:t>
      </w:r>
    </w:p>
    <w:p w14:paraId="4B69B981" w14:textId="77777777" w:rsidR="005B1C6D" w:rsidRPr="0023527B" w:rsidRDefault="005B1C6D" w:rsidP="005B1C6D">
      <w:pPr>
        <w:pStyle w:val="Code"/>
        <w:rPr>
          <w:highlight w:val="white"/>
        </w:rPr>
      </w:pPr>
      <w:r w:rsidRPr="0023527B">
        <w:rPr>
          <w:highlight w:val="white"/>
        </w:rPr>
        <w:t xml:space="preserve">                     Message.Invalid_preprocessor_directive);</w:t>
      </w:r>
    </w:p>
    <w:p w14:paraId="31FE6979" w14:textId="77777777" w:rsidR="005B1C6D" w:rsidRPr="0023527B" w:rsidRDefault="005B1C6D" w:rsidP="005B1C6D">
      <w:pPr>
        <w:pStyle w:val="Code"/>
        <w:rPr>
          <w:highlight w:val="white"/>
        </w:rPr>
      </w:pPr>
      <w:r w:rsidRPr="0023527B">
        <w:rPr>
          <w:highlight w:val="white"/>
        </w:rPr>
        <w:t xml:space="preserve">      }</w:t>
      </w:r>
    </w:p>
    <w:p w14:paraId="0821181C" w14:textId="77777777" w:rsidR="005B1C6D" w:rsidRPr="0023527B" w:rsidRDefault="005B1C6D" w:rsidP="005B1C6D">
      <w:pPr>
        <w:pStyle w:val="Code"/>
        <w:rPr>
          <w:highlight w:val="white"/>
        </w:rPr>
      </w:pPr>
    </w:p>
    <w:p w14:paraId="78A692C8"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959EDB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7A01E82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36337250" w14:textId="77777777" w:rsidR="005B1C6D" w:rsidRPr="0023527B" w:rsidRDefault="005B1C6D" w:rsidP="005B1C6D">
      <w:pPr>
        <w:pStyle w:val="Code"/>
        <w:rPr>
          <w:highlight w:val="white"/>
        </w:rPr>
      </w:pPr>
      <w:r w:rsidRPr="0023527B">
        <w:rPr>
          <w:highlight w:val="white"/>
        </w:rPr>
        <w:t xml:space="preserve">    }</w:t>
      </w:r>
    </w:p>
    <w:p w14:paraId="6EB53A9B" w14:textId="77777777" w:rsidR="005B1C6D" w:rsidRPr="00EC76D5" w:rsidRDefault="005B1C6D" w:rsidP="005B1C6D">
      <w:pPr>
        <w:pStyle w:val="Rubrik3"/>
      </w:pPr>
      <w:bookmarkStart w:id="482" w:name="_Toc53473638"/>
      <w:r w:rsidRPr="00EC76D5">
        <w:t>Includes</w:t>
      </w:r>
      <w:bookmarkEnd w:id="482"/>
    </w:p>
    <w:p w14:paraId="39963A74" w14:textId="77777777" w:rsidR="005B1C6D" w:rsidRPr="00EC76D5" w:rsidRDefault="005B1C6D" w:rsidP="005B1C6D">
      <w:r w:rsidRPr="00EC76D5">
        <w:t xml:space="preserve">There are two kinds of include files: system files (‘&lt;’ and ‘&gt;’) and internal files (‘\”’). The systems files are included from the path given by </w:t>
      </w:r>
      <w:proofErr w:type="spellStart"/>
      <w:r w:rsidRPr="00EC76D5">
        <w:rPr>
          <w:rStyle w:val="CodeInText"/>
        </w:rPr>
        <w:t>Main.IncludePath</w:t>
      </w:r>
      <w:proofErr w:type="spellEnd"/>
      <w:r w:rsidRPr="00EC76D5">
        <w:t>, and the internal files are included locally.</w:t>
      </w:r>
    </w:p>
    <w:p w14:paraId="534D4E94" w14:textId="77777777" w:rsidR="005B1C6D" w:rsidRPr="00EC76D5" w:rsidRDefault="005B1C6D" w:rsidP="005B1C6D">
      <w:r w:rsidRPr="00EC76D5">
        <w:t xml:space="preserve">The </w:t>
      </w:r>
      <w:proofErr w:type="spellStart"/>
      <w:r w:rsidRPr="00EC76D5">
        <w:rPr>
          <w:rStyle w:val="CodeInText"/>
        </w:rPr>
        <w:t>Main.IncludeSet</w:t>
      </w:r>
      <w:proofErr w:type="spellEnd"/>
      <w:r w:rsidRPr="00EC76D5">
        <w:t xml:space="preserve"> set is used to track the included file so that the source file include the files shall be recompiled if it or any of its included files has been changed after the object file. The </w:t>
      </w:r>
      <w:proofErr w:type="spellStart"/>
      <w:r w:rsidRPr="00EC76D5">
        <w:rPr>
          <w:rStyle w:val="CodeInText"/>
        </w:rPr>
        <w:t>Main.IncludeStack</w:t>
      </w:r>
      <w:proofErr w:type="spellEnd"/>
      <w:r w:rsidRPr="00EC76D5">
        <w:t xml:space="preserve"> is used to make sure that there is no circular inclusion.</w:t>
      </w:r>
    </w:p>
    <w:p w14:paraId="57CC66D2" w14:textId="77777777" w:rsidR="005B1C6D" w:rsidRPr="00EC76D5" w:rsidRDefault="005B1C6D" w:rsidP="005B1C6D">
      <w:r w:rsidRPr="00EC76D5">
        <w:t xml:space="preserve">The </w:t>
      </w:r>
      <w:proofErr w:type="spellStart"/>
      <w:r w:rsidRPr="00EC76D5">
        <w:rPr>
          <w:rStyle w:val="CodeInText"/>
        </w:rPr>
        <w:t>Main.Path</w:t>
      </w:r>
      <w:proofErr w:type="spellEnd"/>
      <w:r w:rsidRPr="00EC76D5">
        <w:t xml:space="preserve"> and </w:t>
      </w:r>
      <w:proofErr w:type="spellStart"/>
      <w:r w:rsidRPr="00EC76D5">
        <w:rPr>
          <w:rStyle w:val="CodeInText"/>
        </w:rPr>
        <w:t>Main.Line</w:t>
      </w:r>
      <w:proofErr w:type="spellEnd"/>
      <w:r w:rsidRPr="00EC76D5">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EC76D5">
        <w:t>Test.c,100</w:t>
      </w:r>
      <w:proofErr w:type="spellEnd"/>
      <w:r w:rsidRPr="00EC76D5">
        <w:t xml:space="preserve">$”). The method returns the source code of the included file, which will replace the original include line. </w:t>
      </w:r>
    </w:p>
    <w:p w14:paraId="57916512" w14:textId="77777777" w:rsidR="005B1C6D" w:rsidRPr="0023527B" w:rsidRDefault="005B1C6D" w:rsidP="005B1C6D">
      <w:pPr>
        <w:pStyle w:val="Code"/>
        <w:rPr>
          <w:highlight w:val="white"/>
        </w:rPr>
      </w:pPr>
      <w:r w:rsidRPr="0023527B">
        <w:rPr>
          <w:highlight w:val="white"/>
        </w:rPr>
        <w:t xml:space="preserve">    private void DoInclude(List&lt;Token&gt; tokenList) {</w:t>
      </w:r>
    </w:p>
    <w:p w14:paraId="7FDF5B1F" w14:textId="77777777" w:rsidR="005B1C6D" w:rsidRPr="0023527B" w:rsidRDefault="005B1C6D" w:rsidP="005B1C6D">
      <w:pPr>
        <w:pStyle w:val="Code"/>
        <w:rPr>
          <w:highlight w:val="white"/>
        </w:rPr>
      </w:pPr>
      <w:r w:rsidRPr="0023527B">
        <w:rPr>
          <w:highlight w:val="white"/>
        </w:rPr>
        <w:t xml:space="preserve">      FileInfo includeFile = null;</w:t>
      </w:r>
    </w:p>
    <w:p w14:paraId="36B7B092" w14:textId="77777777" w:rsidR="005B1C6D" w:rsidRPr="0023527B" w:rsidRDefault="005B1C6D" w:rsidP="005B1C6D">
      <w:pPr>
        <w:pStyle w:val="Code"/>
        <w:rPr>
          <w:highlight w:val="white"/>
        </w:rPr>
      </w:pPr>
      <w:r w:rsidRPr="0023527B">
        <w:rPr>
          <w:highlight w:val="white"/>
        </w:rPr>
        <w:t xml:space="preserve">    </w:t>
      </w:r>
    </w:p>
    <w:p w14:paraId="3FFD91B4" w14:textId="77777777" w:rsidR="005B1C6D" w:rsidRPr="0023527B" w:rsidRDefault="005B1C6D" w:rsidP="005B1C6D">
      <w:pPr>
        <w:pStyle w:val="Code"/>
        <w:rPr>
          <w:highlight w:val="white"/>
        </w:rPr>
      </w:pPr>
      <w:r w:rsidRPr="0023527B">
        <w:rPr>
          <w:highlight w:val="white"/>
        </w:rPr>
        <w:t xml:space="preserve">      if ((tokenList[2].Id == CCompiler_Pre.Tokens.STRING) &amp;&amp;</w:t>
      </w:r>
    </w:p>
    <w:p w14:paraId="7DCB76DC" w14:textId="77777777" w:rsidR="005B1C6D" w:rsidRPr="0023527B" w:rsidRDefault="005B1C6D" w:rsidP="005B1C6D">
      <w:pPr>
        <w:pStyle w:val="Code"/>
        <w:rPr>
          <w:highlight w:val="white"/>
        </w:rPr>
      </w:pPr>
      <w:r w:rsidRPr="0023527B">
        <w:rPr>
          <w:highlight w:val="white"/>
        </w:rPr>
        <w:t xml:space="preserve">          (tokenList[3].Id == CCompiler_Pre.Tokens.EOF)) {</w:t>
      </w:r>
    </w:p>
    <w:p w14:paraId="019BD946" w14:textId="77777777" w:rsidR="005B1C6D" w:rsidRPr="0023527B" w:rsidRDefault="005B1C6D" w:rsidP="005B1C6D">
      <w:pPr>
        <w:pStyle w:val="Code"/>
        <w:rPr>
          <w:highlight w:val="white"/>
        </w:rPr>
      </w:pPr>
      <w:r w:rsidRPr="0023527B">
        <w:rPr>
          <w:highlight w:val="white"/>
        </w:rPr>
        <w:t xml:space="preserve">        string text = tokenList[2].ToString();</w:t>
      </w:r>
    </w:p>
    <w:p w14:paraId="52EB15F0" w14:textId="77777777" w:rsidR="005B1C6D" w:rsidRPr="0023527B" w:rsidRDefault="005B1C6D" w:rsidP="005B1C6D">
      <w:pPr>
        <w:pStyle w:val="Code"/>
        <w:rPr>
          <w:highlight w:val="white"/>
        </w:rPr>
      </w:pPr>
      <w:r w:rsidRPr="0023527B">
        <w:rPr>
          <w:highlight w:val="white"/>
        </w:rPr>
        <w:t xml:space="preserve">        string file = text.ToString().Substring(1, text.Length - 1);</w:t>
      </w:r>
    </w:p>
    <w:p w14:paraId="1FB58B48" w14:textId="445CD137" w:rsidR="005B1C6D" w:rsidRPr="0023527B" w:rsidRDefault="005B1C6D" w:rsidP="005B1C6D">
      <w:pPr>
        <w:pStyle w:val="Code"/>
        <w:rPr>
          <w:highlight w:val="white"/>
        </w:rPr>
      </w:pPr>
      <w:r w:rsidRPr="0023527B">
        <w:rPr>
          <w:highlight w:val="white"/>
        </w:rPr>
        <w:t xml:space="preserve">        includeFile = new FileInfo(</w:t>
      </w:r>
      <w:r w:rsidR="001A433D">
        <w:rPr>
          <w:highlight w:val="white"/>
        </w:rPr>
        <w:t xml:space="preserve">Start.SourcePath + </w:t>
      </w:r>
      <w:r w:rsidRPr="0023527B">
        <w:rPr>
          <w:highlight w:val="white"/>
        </w:rPr>
        <w:t>file);</w:t>
      </w:r>
    </w:p>
    <w:p w14:paraId="12AD0819" w14:textId="77777777" w:rsidR="005B1C6D" w:rsidRPr="0023527B" w:rsidRDefault="005B1C6D" w:rsidP="005B1C6D">
      <w:pPr>
        <w:pStyle w:val="Code"/>
        <w:rPr>
          <w:highlight w:val="white"/>
        </w:rPr>
      </w:pPr>
      <w:r w:rsidRPr="0023527B">
        <w:rPr>
          <w:highlight w:val="white"/>
        </w:rPr>
        <w:t xml:space="preserve">      }</w:t>
      </w:r>
    </w:p>
    <w:p w14:paraId="131C70BD" w14:textId="77777777" w:rsidR="005B1C6D" w:rsidRPr="0023527B" w:rsidRDefault="005B1C6D" w:rsidP="005B1C6D">
      <w:pPr>
        <w:pStyle w:val="Code"/>
        <w:rPr>
          <w:highlight w:val="white"/>
        </w:rPr>
      </w:pPr>
      <w:r w:rsidRPr="0023527B">
        <w:rPr>
          <w:highlight w:val="white"/>
        </w:rPr>
        <w:t xml:space="preserve">      else {</w:t>
      </w:r>
    </w:p>
    <w:p w14:paraId="451DCB57" w14:textId="77777777" w:rsidR="005B1C6D" w:rsidRPr="0023527B" w:rsidRDefault="005B1C6D" w:rsidP="005B1C6D">
      <w:pPr>
        <w:pStyle w:val="Code"/>
        <w:rPr>
          <w:highlight w:val="white"/>
        </w:rPr>
      </w:pPr>
      <w:r w:rsidRPr="0023527B">
        <w:rPr>
          <w:highlight w:val="white"/>
        </w:rPr>
        <w:t xml:space="preserve">        StringBuilder buffer = new StringBuilder();</w:t>
      </w:r>
    </w:p>
    <w:p w14:paraId="230EA9CA" w14:textId="77777777" w:rsidR="005B1C6D" w:rsidRPr="0023527B" w:rsidRDefault="005B1C6D" w:rsidP="005B1C6D">
      <w:pPr>
        <w:pStyle w:val="Code"/>
        <w:rPr>
          <w:highlight w:val="white"/>
        </w:rPr>
      </w:pPr>
    </w:p>
    <w:p w14:paraId="0494746A" w14:textId="77777777" w:rsidR="005B1C6D" w:rsidRPr="0023527B" w:rsidRDefault="005B1C6D" w:rsidP="005B1C6D">
      <w:pPr>
        <w:pStyle w:val="Code"/>
        <w:rPr>
          <w:highlight w:val="white"/>
        </w:rPr>
      </w:pPr>
      <w:r w:rsidRPr="0023527B">
        <w:rPr>
          <w:highlight w:val="white"/>
        </w:rPr>
        <w:t xml:space="preserve">        foreach (Token token in tokenList.GetRange(2, tokenList.Count - 2)) {</w:t>
      </w:r>
    </w:p>
    <w:p w14:paraId="4E42CBAB" w14:textId="77777777" w:rsidR="005B1C6D" w:rsidRPr="0023527B" w:rsidRDefault="005B1C6D" w:rsidP="005B1C6D">
      <w:pPr>
        <w:pStyle w:val="Code"/>
        <w:rPr>
          <w:highlight w:val="white"/>
        </w:rPr>
      </w:pPr>
      <w:r w:rsidRPr="0023527B">
        <w:rPr>
          <w:highlight w:val="white"/>
        </w:rPr>
        <w:t xml:space="preserve">          buffer.Append(token.ToString());</w:t>
      </w:r>
    </w:p>
    <w:p w14:paraId="738C2BB2" w14:textId="77777777" w:rsidR="005B1C6D" w:rsidRPr="0023527B" w:rsidRDefault="005B1C6D" w:rsidP="005B1C6D">
      <w:pPr>
        <w:pStyle w:val="Code"/>
        <w:rPr>
          <w:highlight w:val="white"/>
        </w:rPr>
      </w:pPr>
      <w:r w:rsidRPr="0023527B">
        <w:rPr>
          <w:highlight w:val="white"/>
        </w:rPr>
        <w:t xml:space="preserve">        }</w:t>
      </w:r>
    </w:p>
    <w:p w14:paraId="63753DEE" w14:textId="77777777" w:rsidR="005B1C6D" w:rsidRPr="0023527B" w:rsidRDefault="005B1C6D" w:rsidP="005B1C6D">
      <w:pPr>
        <w:pStyle w:val="Code"/>
        <w:rPr>
          <w:highlight w:val="white"/>
        </w:rPr>
      </w:pPr>
      <w:r w:rsidRPr="0023527B">
        <w:rPr>
          <w:highlight w:val="white"/>
        </w:rPr>
        <w:t xml:space="preserve">      </w:t>
      </w:r>
    </w:p>
    <w:p w14:paraId="23D5AD74" w14:textId="77777777" w:rsidR="005B1C6D" w:rsidRPr="0023527B" w:rsidRDefault="005B1C6D" w:rsidP="005B1C6D">
      <w:pPr>
        <w:pStyle w:val="Code"/>
        <w:rPr>
          <w:highlight w:val="white"/>
        </w:rPr>
      </w:pPr>
      <w:r w:rsidRPr="0023527B">
        <w:rPr>
          <w:highlight w:val="white"/>
        </w:rPr>
        <w:t xml:space="preserve">        string text = buffer.ToString();</w:t>
      </w:r>
    </w:p>
    <w:p w14:paraId="576BF462" w14:textId="77777777" w:rsidR="005B1C6D" w:rsidRPr="0023527B" w:rsidRDefault="005B1C6D" w:rsidP="005B1C6D">
      <w:pPr>
        <w:pStyle w:val="Code"/>
        <w:rPr>
          <w:highlight w:val="white"/>
        </w:rPr>
      </w:pPr>
    </w:p>
    <w:p w14:paraId="638B4B1C" w14:textId="77777777" w:rsidR="005B1C6D" w:rsidRPr="0023527B" w:rsidRDefault="005B1C6D" w:rsidP="005B1C6D">
      <w:pPr>
        <w:pStyle w:val="Code"/>
        <w:rPr>
          <w:highlight w:val="white"/>
        </w:rPr>
      </w:pPr>
      <w:r w:rsidRPr="0023527B">
        <w:rPr>
          <w:highlight w:val="white"/>
        </w:rPr>
        <w:t xml:space="preserve">        if (text.StartsWith("&lt;") &amp;&amp; text.EndsWith("&gt;")) {</w:t>
      </w:r>
    </w:p>
    <w:p w14:paraId="71CD6682" w14:textId="77777777" w:rsidR="005B1C6D" w:rsidRPr="0023527B" w:rsidRDefault="005B1C6D" w:rsidP="005B1C6D">
      <w:pPr>
        <w:pStyle w:val="Code"/>
        <w:rPr>
          <w:highlight w:val="white"/>
        </w:rPr>
      </w:pPr>
      <w:r w:rsidRPr="0023527B">
        <w:rPr>
          <w:highlight w:val="white"/>
        </w:rPr>
        <w:t xml:space="preserve">          string file = text.ToString().Substring(1, text.Length - 2);</w:t>
      </w:r>
    </w:p>
    <w:p w14:paraId="6FE2744C" w14:textId="1CBFAC5E" w:rsidR="005B1C6D" w:rsidRPr="0023527B" w:rsidRDefault="005B1C6D" w:rsidP="005B1C6D">
      <w:pPr>
        <w:pStyle w:val="Code"/>
        <w:rPr>
          <w:highlight w:val="white"/>
        </w:rPr>
      </w:pPr>
      <w:r w:rsidRPr="0023527B">
        <w:rPr>
          <w:highlight w:val="white"/>
        </w:rPr>
        <w:t xml:space="preserve">          includeFile = new FileInfo(</w:t>
      </w:r>
      <w:r w:rsidR="00C9762B">
        <w:rPr>
          <w:highlight w:val="white"/>
        </w:rPr>
        <w:t>Start.SourcePath</w:t>
      </w:r>
      <w:r w:rsidRPr="0023527B">
        <w:rPr>
          <w:highlight w:val="white"/>
        </w:rPr>
        <w:t xml:space="preserve"> + file);</w:t>
      </w:r>
    </w:p>
    <w:p w14:paraId="5D94772D" w14:textId="77777777" w:rsidR="005B1C6D" w:rsidRPr="0023527B" w:rsidRDefault="005B1C6D" w:rsidP="005B1C6D">
      <w:pPr>
        <w:pStyle w:val="Code"/>
        <w:rPr>
          <w:highlight w:val="white"/>
        </w:rPr>
      </w:pPr>
      <w:r w:rsidRPr="0023527B">
        <w:rPr>
          <w:highlight w:val="white"/>
        </w:rPr>
        <w:t xml:space="preserve">        }</w:t>
      </w:r>
    </w:p>
    <w:p w14:paraId="23ACE506" w14:textId="77777777" w:rsidR="005B1C6D" w:rsidRPr="0023527B" w:rsidRDefault="005B1C6D" w:rsidP="005B1C6D">
      <w:pPr>
        <w:pStyle w:val="Code"/>
        <w:rPr>
          <w:highlight w:val="white"/>
        </w:rPr>
      </w:pPr>
      <w:r w:rsidRPr="0023527B">
        <w:rPr>
          <w:highlight w:val="white"/>
        </w:rPr>
        <w:t xml:space="preserve">        else {</w:t>
      </w:r>
    </w:p>
    <w:p w14:paraId="3ADACB55" w14:textId="77777777" w:rsidR="005B1C6D" w:rsidRDefault="005B1C6D" w:rsidP="005B1C6D">
      <w:pPr>
        <w:pStyle w:val="Code"/>
        <w:rPr>
          <w:highlight w:val="white"/>
        </w:rPr>
      </w:pPr>
      <w:r w:rsidRPr="0023527B">
        <w:rPr>
          <w:highlight w:val="white"/>
        </w:rPr>
        <w:t xml:space="preserve">          Assert.Error(TokenListToString(tokenList),</w:t>
      </w:r>
    </w:p>
    <w:p w14:paraId="76B73F89" w14:textId="77777777" w:rsidR="005B1C6D" w:rsidRPr="0023527B" w:rsidRDefault="005B1C6D" w:rsidP="005B1C6D">
      <w:pPr>
        <w:pStyle w:val="Code"/>
        <w:rPr>
          <w:highlight w:val="white"/>
        </w:rPr>
      </w:pPr>
      <w:r>
        <w:rPr>
          <w:highlight w:val="white"/>
        </w:rPr>
        <w:t xml:space="preserve">                      </w:t>
      </w:r>
      <w:r w:rsidRPr="0023527B">
        <w:rPr>
          <w:highlight w:val="white"/>
        </w:rPr>
        <w:t xml:space="preserve"> Message.Invalid_preprocessor_directive);</w:t>
      </w:r>
    </w:p>
    <w:p w14:paraId="6F0D6BCB" w14:textId="77777777" w:rsidR="005B1C6D" w:rsidRPr="0023527B" w:rsidRDefault="005B1C6D" w:rsidP="005B1C6D">
      <w:pPr>
        <w:pStyle w:val="Code"/>
        <w:rPr>
          <w:highlight w:val="white"/>
        </w:rPr>
      </w:pPr>
      <w:r w:rsidRPr="0023527B">
        <w:rPr>
          <w:highlight w:val="white"/>
        </w:rPr>
        <w:t xml:space="preserve">        }</w:t>
      </w:r>
    </w:p>
    <w:p w14:paraId="70ED42DA" w14:textId="77777777" w:rsidR="005B1C6D" w:rsidRPr="0023527B" w:rsidRDefault="005B1C6D" w:rsidP="005B1C6D">
      <w:pPr>
        <w:pStyle w:val="Code"/>
        <w:rPr>
          <w:highlight w:val="white"/>
        </w:rPr>
      </w:pPr>
      <w:r w:rsidRPr="0023527B">
        <w:rPr>
          <w:highlight w:val="white"/>
        </w:rPr>
        <w:t xml:space="preserve">      }</w:t>
      </w:r>
    </w:p>
    <w:p w14:paraId="592AABFD" w14:textId="77777777" w:rsidR="005B1C6D" w:rsidRPr="0023527B" w:rsidRDefault="005B1C6D" w:rsidP="005B1C6D">
      <w:pPr>
        <w:pStyle w:val="Code"/>
        <w:rPr>
          <w:highlight w:val="white"/>
        </w:rPr>
      </w:pPr>
    </w:p>
    <w:p w14:paraId="5515006B" w14:textId="77777777" w:rsidR="005B1C6D" w:rsidRPr="0023527B" w:rsidRDefault="005B1C6D" w:rsidP="005B1C6D">
      <w:pPr>
        <w:pStyle w:val="Code"/>
        <w:rPr>
          <w:highlight w:val="white"/>
        </w:rPr>
      </w:pPr>
      <w:r>
        <w:rPr>
          <w:highlight w:val="white"/>
          <w:lang w:val="sv-SE"/>
        </w:rPr>
        <w:lastRenderedPageBreak/>
        <w:t xml:space="preserve">      </w:t>
      </w:r>
      <w:r w:rsidRPr="0023527B">
        <w:rPr>
          <w:highlight w:val="white"/>
        </w:rPr>
        <w:t>Assert.Error(!Preprocessor.IncludeStack.Contains(includeFile),</w:t>
      </w:r>
    </w:p>
    <w:p w14:paraId="21BDFE36" w14:textId="77777777" w:rsidR="005B1C6D" w:rsidRPr="0023527B" w:rsidRDefault="005B1C6D" w:rsidP="005B1C6D">
      <w:pPr>
        <w:pStyle w:val="Code"/>
        <w:rPr>
          <w:highlight w:val="white"/>
        </w:rPr>
      </w:pPr>
      <w:r w:rsidRPr="0023527B">
        <w:rPr>
          <w:highlight w:val="white"/>
        </w:rPr>
        <w:t xml:space="preserve">                   includeFile.FullName, Message.Repeted_include_statement);</w:t>
      </w:r>
    </w:p>
    <w:p w14:paraId="10CE2254" w14:textId="77777777" w:rsidR="005B1C6D" w:rsidRPr="0023527B" w:rsidRDefault="005B1C6D" w:rsidP="005B1C6D">
      <w:pPr>
        <w:pStyle w:val="Code"/>
        <w:rPr>
          <w:highlight w:val="white"/>
        </w:rPr>
      </w:pPr>
      <w:r w:rsidRPr="0023527B">
        <w:rPr>
          <w:highlight w:val="white"/>
        </w:rPr>
        <w:t xml:space="preserve">      Preprocessor.IncludeStack.Push(includeFile);</w:t>
      </w:r>
    </w:p>
    <w:p w14:paraId="4F07B9A5" w14:textId="77777777" w:rsidR="005B1C6D" w:rsidRPr="0023527B" w:rsidRDefault="005B1C6D" w:rsidP="005B1C6D">
      <w:pPr>
        <w:pStyle w:val="Code"/>
        <w:rPr>
          <w:highlight w:val="white"/>
        </w:rPr>
      </w:pPr>
      <w:r w:rsidRPr="0023527B">
        <w:rPr>
          <w:highlight w:val="white"/>
        </w:rPr>
        <w:t xml:space="preserve">      Preprocessor.IncludeSet.Add(includeFile);</w:t>
      </w:r>
    </w:p>
    <w:p w14:paraId="7669D391" w14:textId="77777777" w:rsidR="005B1C6D" w:rsidRPr="0023527B" w:rsidRDefault="005B1C6D" w:rsidP="005B1C6D">
      <w:pPr>
        <w:pStyle w:val="Code"/>
        <w:rPr>
          <w:highlight w:val="white"/>
        </w:rPr>
      </w:pPr>
      <w:r w:rsidRPr="0023527B">
        <w:rPr>
          <w:highlight w:val="white"/>
        </w:rPr>
        <w:t xml:space="preserve">      FileInfo oldPath = CCompiler_Main.Scanner.Path;</w:t>
      </w:r>
    </w:p>
    <w:p w14:paraId="54E65FB4" w14:textId="77777777" w:rsidR="005B1C6D" w:rsidRPr="0023527B" w:rsidRDefault="005B1C6D" w:rsidP="005B1C6D">
      <w:pPr>
        <w:pStyle w:val="Code"/>
        <w:rPr>
          <w:highlight w:val="white"/>
        </w:rPr>
      </w:pPr>
      <w:r w:rsidRPr="0023527B">
        <w:rPr>
          <w:highlight w:val="white"/>
        </w:rPr>
        <w:t xml:space="preserve">      int oldLine = CCompiler_Main.Scanner.Line;</w:t>
      </w:r>
    </w:p>
    <w:p w14:paraId="24F26A50" w14:textId="77777777" w:rsidR="005B1C6D" w:rsidRPr="0023527B" w:rsidRDefault="005B1C6D" w:rsidP="005B1C6D">
      <w:pPr>
        <w:pStyle w:val="Code"/>
        <w:rPr>
          <w:highlight w:val="white"/>
        </w:rPr>
      </w:pPr>
      <w:r w:rsidRPr="0023527B">
        <w:rPr>
          <w:highlight w:val="white"/>
        </w:rPr>
        <w:t xml:space="preserve">      CCompiler_Main.Scanner.Path = includeFile;</w:t>
      </w:r>
    </w:p>
    <w:p w14:paraId="02E54473" w14:textId="77777777" w:rsidR="005B1C6D" w:rsidRPr="0023527B" w:rsidRDefault="005B1C6D" w:rsidP="005B1C6D">
      <w:pPr>
        <w:pStyle w:val="Code"/>
        <w:rPr>
          <w:highlight w:val="white"/>
        </w:rPr>
      </w:pPr>
      <w:r w:rsidRPr="0023527B">
        <w:rPr>
          <w:highlight w:val="white"/>
        </w:rPr>
        <w:t xml:space="preserve">      CCompiler_Main.Scanner.Line = 1;</w:t>
      </w:r>
    </w:p>
    <w:p w14:paraId="307FAAE6"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CCBF919"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281FFFC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EA3A0D9" w14:textId="77777777" w:rsidR="005B1C6D" w:rsidRPr="0023527B" w:rsidRDefault="005B1C6D" w:rsidP="005B1C6D">
      <w:pPr>
        <w:pStyle w:val="Code"/>
        <w:rPr>
          <w:highlight w:val="white"/>
        </w:rPr>
      </w:pPr>
      <w:r w:rsidRPr="0023527B">
        <w:rPr>
          <w:highlight w:val="white"/>
        </w:rPr>
        <w:t xml:space="preserve">      DoProcess(includeFile);</w:t>
      </w:r>
    </w:p>
    <w:p w14:paraId="165E89D7" w14:textId="77777777" w:rsidR="005B1C6D" w:rsidRPr="0023527B" w:rsidRDefault="005B1C6D" w:rsidP="005B1C6D">
      <w:pPr>
        <w:pStyle w:val="Code"/>
        <w:rPr>
          <w:highlight w:val="white"/>
        </w:rPr>
      </w:pPr>
      <w:r w:rsidRPr="0023527B">
        <w:rPr>
          <w:highlight w:val="white"/>
        </w:rPr>
        <w:t xml:space="preserve">      CCompiler_Main.Scanner.Line = oldLine;// + 1;</w:t>
      </w:r>
    </w:p>
    <w:p w14:paraId="43DAAAE3" w14:textId="77777777" w:rsidR="005B1C6D" w:rsidRPr="0023527B" w:rsidRDefault="005B1C6D" w:rsidP="005B1C6D">
      <w:pPr>
        <w:pStyle w:val="Code"/>
        <w:rPr>
          <w:highlight w:val="white"/>
        </w:rPr>
      </w:pPr>
      <w:r w:rsidRPr="0023527B">
        <w:rPr>
          <w:highlight w:val="white"/>
        </w:rPr>
        <w:t xml:space="preserve">      CCompiler_Main.Scanner.Path = oldPath;</w:t>
      </w:r>
    </w:p>
    <w:p w14:paraId="36DA9FA1"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7C2AC32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- 1) +</w:t>
      </w:r>
    </w:p>
    <w:p w14:paraId="0F8E471A"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04A7B4C" w14:textId="77777777" w:rsidR="005B1C6D" w:rsidRPr="0023527B" w:rsidRDefault="005B1C6D" w:rsidP="005B1C6D">
      <w:pPr>
        <w:pStyle w:val="Code"/>
        <w:rPr>
          <w:highlight w:val="white"/>
        </w:rPr>
      </w:pPr>
      <w:r w:rsidRPr="0023527B">
        <w:rPr>
          <w:highlight w:val="white"/>
        </w:rPr>
        <w:t xml:space="preserve">      Preprocessor.IncludeStack.Pop();</w:t>
      </w:r>
    </w:p>
    <w:p w14:paraId="2468FE0F" w14:textId="77777777" w:rsidR="005B1C6D" w:rsidRPr="0023527B" w:rsidRDefault="005B1C6D" w:rsidP="005B1C6D">
      <w:pPr>
        <w:pStyle w:val="Code"/>
        <w:rPr>
          <w:highlight w:val="white"/>
        </w:rPr>
      </w:pPr>
      <w:r w:rsidRPr="0023527B">
        <w:rPr>
          <w:highlight w:val="white"/>
        </w:rPr>
        <w:t xml:space="preserve">    }</w:t>
      </w:r>
    </w:p>
    <w:p w14:paraId="6AE74B0E" w14:textId="77777777" w:rsidR="005B1C6D" w:rsidRPr="00EC76D5" w:rsidRDefault="005B1C6D" w:rsidP="005B1C6D">
      <w:pPr>
        <w:pStyle w:val="Code"/>
      </w:pPr>
    </w:p>
    <w:p w14:paraId="46374E79" w14:textId="77777777" w:rsidR="005B1C6D" w:rsidRPr="00EC76D5" w:rsidRDefault="005B1C6D" w:rsidP="005B1C6D">
      <w:pPr>
        <w:pStyle w:val="Rubrik3"/>
      </w:pPr>
      <w:bookmarkStart w:id="483" w:name="_Toc53473639"/>
      <w:r w:rsidRPr="00EC76D5">
        <w:t>Macros</w:t>
      </w:r>
      <w:bookmarkEnd w:id="483"/>
    </w:p>
    <w:p w14:paraId="52CA517F" w14:textId="77777777" w:rsidR="005B1C6D" w:rsidRPr="00EC76D5" w:rsidRDefault="005B1C6D" w:rsidP="005B1C6D">
      <w:r w:rsidRPr="00EC76D5">
        <w:t xml:space="preserve">The </w:t>
      </w:r>
      <w:r w:rsidRPr="00EC76D5">
        <w:rPr>
          <w:rStyle w:val="CodeInText"/>
        </w:rPr>
        <w:t>Macro</w:t>
      </w:r>
      <w:r w:rsidRPr="00EC76D5">
        <w:t xml:space="preserve"> class keep track of a macro, a macro has a possible empty list of parameters and a text.</w:t>
      </w:r>
    </w:p>
    <w:p w14:paraId="36A5514D" w14:textId="77777777" w:rsidR="005B1C6D" w:rsidRPr="00EC76D5" w:rsidRDefault="005B1C6D" w:rsidP="005B1C6D">
      <w:pPr>
        <w:pStyle w:val="CodeHeader"/>
      </w:pPr>
      <w:proofErr w:type="spellStart"/>
      <w:r w:rsidRPr="00EC76D5">
        <w:t>Macro.</w:t>
      </w:r>
      <w:r>
        <w:t>cs</w:t>
      </w:r>
      <w:proofErr w:type="spellEnd"/>
    </w:p>
    <w:p w14:paraId="7F2CBA7B" w14:textId="77777777" w:rsidR="005B1C6D" w:rsidRPr="002B125B" w:rsidRDefault="005B1C6D" w:rsidP="005B1C6D">
      <w:pPr>
        <w:pStyle w:val="Code"/>
        <w:rPr>
          <w:highlight w:val="white"/>
        </w:rPr>
      </w:pPr>
      <w:r w:rsidRPr="002B125B">
        <w:rPr>
          <w:highlight w:val="white"/>
        </w:rPr>
        <w:t>using System.Linq;</w:t>
      </w:r>
    </w:p>
    <w:p w14:paraId="71FAF3C5" w14:textId="77777777" w:rsidR="005B1C6D" w:rsidRPr="002B125B" w:rsidRDefault="005B1C6D" w:rsidP="005B1C6D">
      <w:pPr>
        <w:pStyle w:val="Code"/>
        <w:rPr>
          <w:highlight w:val="white"/>
        </w:rPr>
      </w:pPr>
      <w:r w:rsidRPr="002B125B">
        <w:rPr>
          <w:highlight w:val="white"/>
        </w:rPr>
        <w:t>using System.Collections.Generic;</w:t>
      </w:r>
    </w:p>
    <w:p w14:paraId="4366CCC5" w14:textId="77777777" w:rsidR="005B1C6D" w:rsidRPr="002B125B" w:rsidRDefault="005B1C6D" w:rsidP="005B1C6D">
      <w:pPr>
        <w:pStyle w:val="Code"/>
        <w:rPr>
          <w:highlight w:val="white"/>
        </w:rPr>
      </w:pPr>
    </w:p>
    <w:p w14:paraId="59CA7350" w14:textId="77777777" w:rsidR="005B1C6D" w:rsidRPr="002B125B" w:rsidRDefault="005B1C6D" w:rsidP="005B1C6D">
      <w:pPr>
        <w:pStyle w:val="Code"/>
        <w:rPr>
          <w:highlight w:val="white"/>
        </w:rPr>
      </w:pPr>
      <w:r w:rsidRPr="002B125B">
        <w:rPr>
          <w:highlight w:val="white"/>
        </w:rPr>
        <w:t>namespace CCompiler {</w:t>
      </w:r>
    </w:p>
    <w:p w14:paraId="46B6A46C" w14:textId="77777777" w:rsidR="005B1C6D" w:rsidRPr="002B125B" w:rsidRDefault="005B1C6D" w:rsidP="005B1C6D">
      <w:pPr>
        <w:pStyle w:val="Code"/>
        <w:rPr>
          <w:highlight w:val="white"/>
        </w:rPr>
      </w:pPr>
      <w:r w:rsidRPr="002B125B">
        <w:rPr>
          <w:highlight w:val="white"/>
        </w:rPr>
        <w:t xml:space="preserve">  public class Macro {</w:t>
      </w:r>
    </w:p>
    <w:p w14:paraId="67CE8D56" w14:textId="77777777" w:rsidR="005B1C6D" w:rsidRPr="002B125B" w:rsidRDefault="005B1C6D" w:rsidP="005B1C6D">
      <w:pPr>
        <w:pStyle w:val="Code"/>
        <w:rPr>
          <w:highlight w:val="white"/>
        </w:rPr>
      </w:pPr>
      <w:r w:rsidRPr="002B125B">
        <w:rPr>
          <w:highlight w:val="white"/>
        </w:rPr>
        <w:t xml:space="preserve">    private int m_parameters;</w:t>
      </w:r>
    </w:p>
    <w:p w14:paraId="7A110EBB" w14:textId="77777777" w:rsidR="005B1C6D" w:rsidRPr="002B125B" w:rsidRDefault="005B1C6D" w:rsidP="005B1C6D">
      <w:pPr>
        <w:pStyle w:val="Code"/>
        <w:rPr>
          <w:highlight w:val="white"/>
        </w:rPr>
      </w:pPr>
      <w:r w:rsidRPr="002B125B">
        <w:rPr>
          <w:highlight w:val="white"/>
        </w:rPr>
        <w:t xml:space="preserve">    private List&lt;Token&gt; m_tokenList;</w:t>
      </w:r>
    </w:p>
    <w:p w14:paraId="7B6F0AC0" w14:textId="77777777" w:rsidR="005B1C6D" w:rsidRPr="002B125B" w:rsidRDefault="005B1C6D" w:rsidP="005B1C6D">
      <w:pPr>
        <w:pStyle w:val="Code"/>
        <w:rPr>
          <w:highlight w:val="white"/>
        </w:rPr>
      </w:pPr>
      <w:r w:rsidRPr="002B125B">
        <w:rPr>
          <w:highlight w:val="white"/>
        </w:rPr>
        <w:t xml:space="preserve">  </w:t>
      </w:r>
    </w:p>
    <w:p w14:paraId="6DFC5A76" w14:textId="77777777" w:rsidR="005B1C6D" w:rsidRPr="002B125B" w:rsidRDefault="005B1C6D" w:rsidP="005B1C6D">
      <w:pPr>
        <w:pStyle w:val="Code"/>
        <w:rPr>
          <w:highlight w:val="white"/>
        </w:rPr>
      </w:pPr>
      <w:r w:rsidRPr="002B125B">
        <w:rPr>
          <w:highlight w:val="white"/>
        </w:rPr>
        <w:t xml:space="preserve">    public Macro(int parameters, List&lt;Token&gt; tokenList) {</w:t>
      </w:r>
    </w:p>
    <w:p w14:paraId="052764AC" w14:textId="77777777" w:rsidR="005B1C6D" w:rsidRPr="002B125B" w:rsidRDefault="005B1C6D" w:rsidP="005B1C6D">
      <w:pPr>
        <w:pStyle w:val="Code"/>
        <w:rPr>
          <w:highlight w:val="white"/>
        </w:rPr>
      </w:pPr>
      <w:r w:rsidRPr="002B125B">
        <w:rPr>
          <w:highlight w:val="white"/>
        </w:rPr>
        <w:t xml:space="preserve">      m_parameters = parameters;</w:t>
      </w:r>
    </w:p>
    <w:p w14:paraId="534DBB14" w14:textId="77777777" w:rsidR="005B1C6D" w:rsidRPr="002B125B" w:rsidRDefault="005B1C6D" w:rsidP="005B1C6D">
      <w:pPr>
        <w:pStyle w:val="Code"/>
        <w:rPr>
          <w:highlight w:val="white"/>
        </w:rPr>
      </w:pPr>
      <w:r w:rsidRPr="002B125B">
        <w:rPr>
          <w:highlight w:val="white"/>
        </w:rPr>
        <w:t xml:space="preserve">      m_tokenList = new List&lt;Token&gt;(tokenList);</w:t>
      </w:r>
    </w:p>
    <w:p w14:paraId="680EC8A1" w14:textId="77777777" w:rsidR="005B1C6D" w:rsidRPr="002B125B" w:rsidRDefault="005B1C6D" w:rsidP="005B1C6D">
      <w:pPr>
        <w:pStyle w:val="Code"/>
        <w:rPr>
          <w:highlight w:val="white"/>
        </w:rPr>
      </w:pPr>
      <w:r w:rsidRPr="002B125B">
        <w:rPr>
          <w:highlight w:val="white"/>
        </w:rPr>
        <w:t xml:space="preserve">    </w:t>
      </w:r>
    </w:p>
    <w:p w14:paraId="1A33A494" w14:textId="77777777" w:rsidR="005B1C6D" w:rsidRPr="002B125B" w:rsidRDefault="005B1C6D" w:rsidP="005B1C6D">
      <w:pPr>
        <w:pStyle w:val="Code"/>
        <w:rPr>
          <w:highlight w:val="white"/>
        </w:rPr>
      </w:pPr>
      <w:r w:rsidRPr="002B125B">
        <w:rPr>
          <w:highlight w:val="white"/>
        </w:rPr>
        <w:t xml:space="preserve">      for (int index = (m_tokenList.Count - 1); index &gt;= 0; --index) {</w:t>
      </w:r>
    </w:p>
    <w:p w14:paraId="4A3D7E4F" w14:textId="77777777" w:rsidR="005B1C6D" w:rsidRPr="002B125B" w:rsidRDefault="005B1C6D" w:rsidP="005B1C6D">
      <w:pPr>
        <w:pStyle w:val="Code"/>
        <w:rPr>
          <w:highlight w:val="white"/>
        </w:rPr>
      </w:pPr>
      <w:r w:rsidRPr="002B125B">
        <w:rPr>
          <w:highlight w:val="white"/>
        </w:rPr>
        <w:t xml:space="preserve">        if (m_tokenList[index].Id == CCompiler_Pre.Tokens.EOF) {</w:t>
      </w:r>
    </w:p>
    <w:p w14:paraId="34236D8C" w14:textId="77777777" w:rsidR="005B1C6D" w:rsidRPr="002B125B" w:rsidRDefault="005B1C6D" w:rsidP="005B1C6D">
      <w:pPr>
        <w:pStyle w:val="Code"/>
        <w:rPr>
          <w:highlight w:val="white"/>
        </w:rPr>
      </w:pPr>
      <w:r w:rsidRPr="002B125B">
        <w:rPr>
          <w:highlight w:val="white"/>
        </w:rPr>
        <w:t xml:space="preserve">          m_tokenList.RemoveAt(index);</w:t>
      </w:r>
    </w:p>
    <w:p w14:paraId="4E2E6D53" w14:textId="77777777" w:rsidR="005B1C6D" w:rsidRPr="002B125B" w:rsidRDefault="005B1C6D" w:rsidP="005B1C6D">
      <w:pPr>
        <w:pStyle w:val="Code"/>
        <w:rPr>
          <w:highlight w:val="white"/>
        </w:rPr>
      </w:pPr>
      <w:r w:rsidRPr="002B125B">
        <w:rPr>
          <w:highlight w:val="white"/>
        </w:rPr>
        <w:t xml:space="preserve">        }</w:t>
      </w:r>
    </w:p>
    <w:p w14:paraId="6624DE58" w14:textId="77777777" w:rsidR="005B1C6D" w:rsidRPr="002B125B" w:rsidRDefault="005B1C6D" w:rsidP="005B1C6D">
      <w:pPr>
        <w:pStyle w:val="Code"/>
        <w:rPr>
          <w:highlight w:val="white"/>
        </w:rPr>
      </w:pPr>
      <w:r w:rsidRPr="002B125B">
        <w:rPr>
          <w:highlight w:val="white"/>
        </w:rPr>
        <w:t xml:space="preserve">      }</w:t>
      </w:r>
    </w:p>
    <w:p w14:paraId="2F72C3F7" w14:textId="77777777" w:rsidR="005B1C6D" w:rsidRPr="002B125B" w:rsidRDefault="005B1C6D" w:rsidP="005B1C6D">
      <w:pPr>
        <w:pStyle w:val="Code"/>
        <w:rPr>
          <w:highlight w:val="white"/>
        </w:rPr>
      </w:pPr>
      <w:r w:rsidRPr="002B125B">
        <w:rPr>
          <w:highlight w:val="white"/>
        </w:rPr>
        <w:t xml:space="preserve">    }</w:t>
      </w:r>
    </w:p>
    <w:p w14:paraId="60D4A715" w14:textId="77777777" w:rsidR="005B1C6D" w:rsidRPr="002B125B" w:rsidRDefault="005B1C6D" w:rsidP="005B1C6D">
      <w:pPr>
        <w:pStyle w:val="Code"/>
        <w:rPr>
          <w:highlight w:val="white"/>
        </w:rPr>
      </w:pPr>
    </w:p>
    <w:p w14:paraId="591AADFD" w14:textId="77777777" w:rsidR="005B1C6D" w:rsidRPr="002B125B" w:rsidRDefault="005B1C6D" w:rsidP="005B1C6D">
      <w:pPr>
        <w:pStyle w:val="Code"/>
        <w:rPr>
          <w:highlight w:val="white"/>
        </w:rPr>
      </w:pPr>
      <w:r w:rsidRPr="002B125B">
        <w:rPr>
          <w:highlight w:val="white"/>
        </w:rPr>
        <w:t xml:space="preserve">    public int Parameters() {</w:t>
      </w:r>
    </w:p>
    <w:p w14:paraId="6F91A92F" w14:textId="77777777" w:rsidR="005B1C6D" w:rsidRPr="002B125B" w:rsidRDefault="005B1C6D" w:rsidP="005B1C6D">
      <w:pPr>
        <w:pStyle w:val="Code"/>
        <w:rPr>
          <w:highlight w:val="white"/>
        </w:rPr>
      </w:pPr>
      <w:r w:rsidRPr="002B125B">
        <w:rPr>
          <w:highlight w:val="white"/>
        </w:rPr>
        <w:t xml:space="preserve">      return m_parameters;</w:t>
      </w:r>
    </w:p>
    <w:p w14:paraId="42146DF4" w14:textId="77777777" w:rsidR="005B1C6D" w:rsidRPr="002B125B" w:rsidRDefault="005B1C6D" w:rsidP="005B1C6D">
      <w:pPr>
        <w:pStyle w:val="Code"/>
        <w:rPr>
          <w:highlight w:val="white"/>
        </w:rPr>
      </w:pPr>
      <w:r w:rsidRPr="002B125B">
        <w:rPr>
          <w:highlight w:val="white"/>
        </w:rPr>
        <w:t xml:space="preserve">    }</w:t>
      </w:r>
    </w:p>
    <w:p w14:paraId="24CB097A" w14:textId="77777777" w:rsidR="005B1C6D" w:rsidRPr="002B125B" w:rsidRDefault="005B1C6D" w:rsidP="005B1C6D">
      <w:pPr>
        <w:pStyle w:val="Code"/>
        <w:rPr>
          <w:highlight w:val="white"/>
        </w:rPr>
      </w:pPr>
      <w:r w:rsidRPr="002B125B">
        <w:rPr>
          <w:highlight w:val="white"/>
        </w:rPr>
        <w:t xml:space="preserve">  </w:t>
      </w:r>
    </w:p>
    <w:p w14:paraId="1C374D03" w14:textId="77777777" w:rsidR="005B1C6D" w:rsidRPr="002B125B" w:rsidRDefault="005B1C6D" w:rsidP="005B1C6D">
      <w:pPr>
        <w:pStyle w:val="Code"/>
        <w:rPr>
          <w:highlight w:val="white"/>
        </w:rPr>
      </w:pPr>
      <w:r w:rsidRPr="002B125B">
        <w:rPr>
          <w:highlight w:val="white"/>
        </w:rPr>
        <w:t xml:space="preserve">    public List&lt;Token&gt; TokenList() {</w:t>
      </w:r>
    </w:p>
    <w:p w14:paraId="10922EB4" w14:textId="77777777" w:rsidR="005B1C6D" w:rsidRPr="002B125B" w:rsidRDefault="005B1C6D" w:rsidP="005B1C6D">
      <w:pPr>
        <w:pStyle w:val="Code"/>
        <w:rPr>
          <w:highlight w:val="white"/>
        </w:rPr>
      </w:pPr>
      <w:r w:rsidRPr="002B125B">
        <w:rPr>
          <w:highlight w:val="white"/>
        </w:rPr>
        <w:t xml:space="preserve">      return m_tokenList;</w:t>
      </w:r>
    </w:p>
    <w:p w14:paraId="53167539" w14:textId="77777777" w:rsidR="005B1C6D" w:rsidRPr="002B125B" w:rsidRDefault="005B1C6D" w:rsidP="005B1C6D">
      <w:pPr>
        <w:pStyle w:val="Code"/>
        <w:rPr>
          <w:highlight w:val="white"/>
        </w:rPr>
      </w:pPr>
      <w:r w:rsidRPr="002B125B">
        <w:rPr>
          <w:highlight w:val="white"/>
        </w:rPr>
        <w:t xml:space="preserve">    }</w:t>
      </w:r>
    </w:p>
    <w:p w14:paraId="1F9BF0A3" w14:textId="77777777" w:rsidR="005B1C6D" w:rsidRPr="002B125B" w:rsidRDefault="005B1C6D" w:rsidP="005B1C6D">
      <w:pPr>
        <w:pStyle w:val="Code"/>
        <w:rPr>
          <w:highlight w:val="white"/>
        </w:rPr>
      </w:pPr>
    </w:p>
    <w:p w14:paraId="3C6B6A64" w14:textId="77777777" w:rsidR="005B1C6D" w:rsidRPr="002B125B" w:rsidRDefault="005B1C6D" w:rsidP="005B1C6D">
      <w:pPr>
        <w:pStyle w:val="Code"/>
        <w:rPr>
          <w:highlight w:val="white"/>
        </w:rPr>
      </w:pPr>
      <w:r w:rsidRPr="002B125B">
        <w:rPr>
          <w:highlight w:val="white"/>
        </w:rPr>
        <w:t xml:space="preserve">    public override int GetHashCode() {</w:t>
      </w:r>
    </w:p>
    <w:p w14:paraId="7FDD5B9C" w14:textId="77777777" w:rsidR="005B1C6D" w:rsidRPr="002B125B" w:rsidRDefault="005B1C6D" w:rsidP="005B1C6D">
      <w:pPr>
        <w:pStyle w:val="Code"/>
        <w:rPr>
          <w:highlight w:val="white"/>
        </w:rPr>
      </w:pPr>
      <w:r w:rsidRPr="002B125B">
        <w:rPr>
          <w:highlight w:val="white"/>
        </w:rPr>
        <w:t xml:space="preserve">      return base.GetHashCode();</w:t>
      </w:r>
    </w:p>
    <w:p w14:paraId="6A107557" w14:textId="77777777" w:rsidR="005B1C6D" w:rsidRPr="002B125B" w:rsidRDefault="005B1C6D" w:rsidP="005B1C6D">
      <w:pPr>
        <w:pStyle w:val="Code"/>
        <w:rPr>
          <w:highlight w:val="white"/>
        </w:rPr>
      </w:pPr>
      <w:r w:rsidRPr="002B125B">
        <w:rPr>
          <w:highlight w:val="white"/>
        </w:rPr>
        <w:t xml:space="preserve">    }</w:t>
      </w:r>
    </w:p>
    <w:p w14:paraId="14728C9C" w14:textId="77777777" w:rsidR="005B1C6D" w:rsidRPr="002B125B" w:rsidRDefault="005B1C6D" w:rsidP="005B1C6D">
      <w:pPr>
        <w:pStyle w:val="Code"/>
        <w:rPr>
          <w:highlight w:val="white"/>
        </w:rPr>
      </w:pPr>
      <w:r w:rsidRPr="002B125B">
        <w:rPr>
          <w:highlight w:val="white"/>
        </w:rPr>
        <w:t xml:space="preserve">  </w:t>
      </w:r>
    </w:p>
    <w:p w14:paraId="0988F5C5" w14:textId="77777777" w:rsidR="005B1C6D" w:rsidRPr="002B125B" w:rsidRDefault="005B1C6D" w:rsidP="005B1C6D">
      <w:pPr>
        <w:pStyle w:val="Code"/>
        <w:rPr>
          <w:highlight w:val="white"/>
        </w:rPr>
      </w:pPr>
      <w:r w:rsidRPr="002B125B">
        <w:rPr>
          <w:highlight w:val="white"/>
        </w:rPr>
        <w:lastRenderedPageBreak/>
        <w:t xml:space="preserve">    public override bool Equals(object obj) {</w:t>
      </w:r>
    </w:p>
    <w:p w14:paraId="664949C6" w14:textId="77777777" w:rsidR="005B1C6D" w:rsidRPr="002B125B" w:rsidRDefault="005B1C6D" w:rsidP="005B1C6D">
      <w:pPr>
        <w:pStyle w:val="Code"/>
        <w:rPr>
          <w:highlight w:val="white"/>
        </w:rPr>
      </w:pPr>
      <w:r w:rsidRPr="002B125B">
        <w:rPr>
          <w:highlight w:val="white"/>
        </w:rPr>
        <w:t xml:space="preserve">      if (obj is Macro) {</w:t>
      </w:r>
    </w:p>
    <w:p w14:paraId="24A02E83" w14:textId="77777777" w:rsidR="005B1C6D" w:rsidRPr="002B125B" w:rsidRDefault="005B1C6D" w:rsidP="005B1C6D">
      <w:pPr>
        <w:pStyle w:val="Code"/>
        <w:rPr>
          <w:highlight w:val="white"/>
        </w:rPr>
      </w:pPr>
      <w:r w:rsidRPr="002B125B">
        <w:rPr>
          <w:highlight w:val="white"/>
        </w:rPr>
        <w:t xml:space="preserve">        Macro macro = (Macro) obj;</w:t>
      </w:r>
    </w:p>
    <w:p w14:paraId="30251B8D" w14:textId="77777777" w:rsidR="005B1C6D" w:rsidRPr="002B125B" w:rsidRDefault="005B1C6D" w:rsidP="005B1C6D">
      <w:pPr>
        <w:pStyle w:val="Code"/>
        <w:rPr>
          <w:highlight w:val="white"/>
        </w:rPr>
      </w:pPr>
      <w:r w:rsidRPr="002B125B">
        <w:rPr>
          <w:highlight w:val="white"/>
        </w:rPr>
        <w:t xml:space="preserve">        return (m_parameters == macro.m_parameters) &amp;&amp;</w:t>
      </w:r>
    </w:p>
    <w:p w14:paraId="1A9EC066" w14:textId="77777777" w:rsidR="005B1C6D" w:rsidRPr="002B125B" w:rsidRDefault="005B1C6D" w:rsidP="005B1C6D">
      <w:pPr>
        <w:pStyle w:val="Code"/>
        <w:rPr>
          <w:highlight w:val="white"/>
        </w:rPr>
      </w:pPr>
      <w:r w:rsidRPr="002B125B">
        <w:rPr>
          <w:highlight w:val="white"/>
        </w:rPr>
        <w:t xml:space="preserve">               (m_tokenList.SequenceEqual(macro.m_tokenList));</w:t>
      </w:r>
    </w:p>
    <w:p w14:paraId="5747CA2B" w14:textId="77777777" w:rsidR="005B1C6D" w:rsidRPr="002B125B" w:rsidRDefault="005B1C6D" w:rsidP="005B1C6D">
      <w:pPr>
        <w:pStyle w:val="Code"/>
        <w:rPr>
          <w:highlight w:val="white"/>
        </w:rPr>
      </w:pPr>
      <w:r w:rsidRPr="002B125B">
        <w:rPr>
          <w:highlight w:val="white"/>
        </w:rPr>
        <w:t xml:space="preserve">      }</w:t>
      </w:r>
    </w:p>
    <w:p w14:paraId="7823A78A" w14:textId="77777777" w:rsidR="005B1C6D" w:rsidRPr="002B125B" w:rsidRDefault="005B1C6D" w:rsidP="005B1C6D">
      <w:pPr>
        <w:pStyle w:val="Code"/>
        <w:rPr>
          <w:highlight w:val="white"/>
        </w:rPr>
      </w:pPr>
    </w:p>
    <w:p w14:paraId="0ADF43C2" w14:textId="77777777" w:rsidR="005B1C6D" w:rsidRPr="002B125B" w:rsidRDefault="005B1C6D" w:rsidP="005B1C6D">
      <w:pPr>
        <w:pStyle w:val="Code"/>
        <w:rPr>
          <w:highlight w:val="white"/>
        </w:rPr>
      </w:pPr>
      <w:r w:rsidRPr="002B125B">
        <w:rPr>
          <w:highlight w:val="white"/>
        </w:rPr>
        <w:t xml:space="preserve">      return false;</w:t>
      </w:r>
    </w:p>
    <w:p w14:paraId="32372F3C" w14:textId="77777777" w:rsidR="005B1C6D" w:rsidRPr="002B125B" w:rsidRDefault="005B1C6D" w:rsidP="005B1C6D">
      <w:pPr>
        <w:pStyle w:val="Code"/>
        <w:rPr>
          <w:highlight w:val="white"/>
        </w:rPr>
      </w:pPr>
      <w:r w:rsidRPr="002B125B">
        <w:rPr>
          <w:highlight w:val="white"/>
        </w:rPr>
        <w:t xml:space="preserve">    }</w:t>
      </w:r>
    </w:p>
    <w:p w14:paraId="0A1BEEC3" w14:textId="77777777" w:rsidR="005B1C6D" w:rsidRPr="002B125B" w:rsidRDefault="005B1C6D" w:rsidP="005B1C6D">
      <w:pPr>
        <w:pStyle w:val="Code"/>
        <w:rPr>
          <w:highlight w:val="white"/>
        </w:rPr>
      </w:pPr>
      <w:r w:rsidRPr="002B125B">
        <w:rPr>
          <w:highlight w:val="white"/>
        </w:rPr>
        <w:t xml:space="preserve">  }</w:t>
      </w:r>
    </w:p>
    <w:p w14:paraId="6CA359C5" w14:textId="77777777" w:rsidR="005B1C6D" w:rsidRDefault="005B1C6D" w:rsidP="005B1C6D">
      <w:pPr>
        <w:pStyle w:val="Code"/>
      </w:pPr>
      <w:r w:rsidRPr="002B125B">
        <w:rPr>
          <w:highlight w:val="white"/>
        </w:rPr>
        <w:t>}</w:t>
      </w:r>
    </w:p>
    <w:p w14:paraId="51B7DDD7" w14:textId="77777777" w:rsidR="005B1C6D" w:rsidRDefault="005B1C6D" w:rsidP="005B1C6D">
      <w:pPr>
        <w:pStyle w:val="CodeHeader"/>
      </w:pPr>
      <w:proofErr w:type="spellStart"/>
      <w:r>
        <w:t>Token.cs</w:t>
      </w:r>
      <w:proofErr w:type="spellEnd"/>
    </w:p>
    <w:p w14:paraId="15C663F0" w14:textId="77777777" w:rsidR="005B1C6D" w:rsidRPr="009F2404" w:rsidRDefault="005B1C6D" w:rsidP="005B1C6D">
      <w:pPr>
        <w:pStyle w:val="Code"/>
        <w:rPr>
          <w:highlight w:val="white"/>
        </w:rPr>
      </w:pPr>
      <w:r w:rsidRPr="009F2404">
        <w:rPr>
          <w:highlight w:val="white"/>
        </w:rPr>
        <w:t>using System.Text;</w:t>
      </w:r>
    </w:p>
    <w:p w14:paraId="76F4B810" w14:textId="77777777" w:rsidR="005B1C6D" w:rsidRPr="009F2404" w:rsidRDefault="005B1C6D" w:rsidP="005B1C6D">
      <w:pPr>
        <w:pStyle w:val="Code"/>
        <w:rPr>
          <w:highlight w:val="white"/>
        </w:rPr>
      </w:pPr>
    </w:p>
    <w:p w14:paraId="254641C3" w14:textId="77777777" w:rsidR="005B1C6D" w:rsidRPr="009F2404" w:rsidRDefault="005B1C6D" w:rsidP="005B1C6D">
      <w:pPr>
        <w:pStyle w:val="Code"/>
        <w:rPr>
          <w:highlight w:val="white"/>
        </w:rPr>
      </w:pPr>
      <w:r w:rsidRPr="009F2404">
        <w:rPr>
          <w:highlight w:val="white"/>
        </w:rPr>
        <w:t>namespace CCompiler {</w:t>
      </w:r>
    </w:p>
    <w:p w14:paraId="1355AABD" w14:textId="77777777" w:rsidR="005B1C6D" w:rsidRPr="009F2404" w:rsidRDefault="005B1C6D" w:rsidP="005B1C6D">
      <w:pPr>
        <w:pStyle w:val="Code"/>
        <w:rPr>
          <w:highlight w:val="white"/>
        </w:rPr>
      </w:pPr>
      <w:r w:rsidRPr="009F2404">
        <w:rPr>
          <w:highlight w:val="white"/>
        </w:rPr>
        <w:t xml:space="preserve">  public class Token {</w:t>
      </w:r>
    </w:p>
    <w:p w14:paraId="5883C06B" w14:textId="77777777" w:rsidR="005B1C6D" w:rsidRPr="009F2404" w:rsidRDefault="005B1C6D" w:rsidP="005B1C6D">
      <w:pPr>
        <w:pStyle w:val="Code"/>
        <w:rPr>
          <w:highlight w:val="white"/>
        </w:rPr>
      </w:pPr>
      <w:r w:rsidRPr="009F2404">
        <w:rPr>
          <w:highlight w:val="white"/>
        </w:rPr>
        <w:t xml:space="preserve">    private CCompiler_Pre.Tokens m_id;</w:t>
      </w:r>
    </w:p>
    <w:p w14:paraId="5179A5B5" w14:textId="77777777" w:rsidR="005B1C6D" w:rsidRPr="009F2404" w:rsidRDefault="005B1C6D" w:rsidP="005B1C6D">
      <w:pPr>
        <w:pStyle w:val="Code"/>
        <w:rPr>
          <w:highlight w:val="white"/>
        </w:rPr>
      </w:pPr>
      <w:r w:rsidRPr="009F2404">
        <w:rPr>
          <w:highlight w:val="white"/>
        </w:rPr>
        <w:t xml:space="preserve">    private object m_value;</w:t>
      </w:r>
    </w:p>
    <w:p w14:paraId="42D6EC9E" w14:textId="77777777" w:rsidR="005B1C6D" w:rsidRPr="009F2404" w:rsidRDefault="005B1C6D" w:rsidP="005B1C6D">
      <w:pPr>
        <w:pStyle w:val="Code"/>
        <w:rPr>
          <w:highlight w:val="white"/>
        </w:rPr>
      </w:pPr>
      <w:r w:rsidRPr="009F2404">
        <w:rPr>
          <w:highlight w:val="white"/>
        </w:rPr>
        <w:t xml:space="preserve">    private bool m_whitespace;</w:t>
      </w:r>
    </w:p>
    <w:p w14:paraId="4A403766" w14:textId="77777777" w:rsidR="005B1C6D" w:rsidRPr="009F2404" w:rsidRDefault="005B1C6D" w:rsidP="005B1C6D">
      <w:pPr>
        <w:pStyle w:val="Code"/>
        <w:rPr>
          <w:highlight w:val="white"/>
        </w:rPr>
      </w:pPr>
      <w:r w:rsidRPr="009F2404">
        <w:rPr>
          <w:highlight w:val="white"/>
        </w:rPr>
        <w:t xml:space="preserve">    private int m_newlineCount;</w:t>
      </w:r>
    </w:p>
    <w:p w14:paraId="1C9A2145" w14:textId="77777777" w:rsidR="005B1C6D" w:rsidRPr="009F2404" w:rsidRDefault="005B1C6D" w:rsidP="005B1C6D">
      <w:pPr>
        <w:pStyle w:val="Code"/>
        <w:rPr>
          <w:highlight w:val="white"/>
        </w:rPr>
      </w:pPr>
      <w:r w:rsidRPr="009F2404">
        <w:rPr>
          <w:highlight w:val="white"/>
        </w:rPr>
        <w:t xml:space="preserve">  </w:t>
      </w:r>
    </w:p>
    <w:p w14:paraId="5FFB060B" w14:textId="77777777" w:rsidR="005B1C6D" w:rsidRPr="009F2404" w:rsidRDefault="005B1C6D" w:rsidP="005B1C6D">
      <w:pPr>
        <w:pStyle w:val="Code"/>
        <w:rPr>
          <w:highlight w:val="white"/>
        </w:rPr>
      </w:pPr>
      <w:r w:rsidRPr="009F2404">
        <w:rPr>
          <w:highlight w:val="white"/>
        </w:rPr>
        <w:t xml:space="preserve">    public Token(CCompiler_Pre.Tokens id, object value) {</w:t>
      </w:r>
    </w:p>
    <w:p w14:paraId="3C23B3C1" w14:textId="77777777" w:rsidR="005B1C6D" w:rsidRPr="009F2404" w:rsidRDefault="005B1C6D" w:rsidP="005B1C6D">
      <w:pPr>
        <w:pStyle w:val="Code"/>
        <w:rPr>
          <w:highlight w:val="white"/>
        </w:rPr>
      </w:pPr>
      <w:r w:rsidRPr="009F2404">
        <w:rPr>
          <w:highlight w:val="white"/>
        </w:rPr>
        <w:t xml:space="preserve">      m_id = id;</w:t>
      </w:r>
    </w:p>
    <w:p w14:paraId="40B3D233" w14:textId="77777777" w:rsidR="005B1C6D" w:rsidRPr="009F2404" w:rsidRDefault="005B1C6D" w:rsidP="005B1C6D">
      <w:pPr>
        <w:pStyle w:val="Code"/>
        <w:rPr>
          <w:highlight w:val="white"/>
        </w:rPr>
      </w:pPr>
      <w:r w:rsidRPr="009F2404">
        <w:rPr>
          <w:highlight w:val="white"/>
        </w:rPr>
        <w:t xml:space="preserve">      m_value = value;</w:t>
      </w:r>
    </w:p>
    <w:p w14:paraId="4D93B542" w14:textId="77777777" w:rsidR="005B1C6D" w:rsidRPr="009F2404" w:rsidRDefault="005B1C6D" w:rsidP="005B1C6D">
      <w:pPr>
        <w:pStyle w:val="Code"/>
        <w:rPr>
          <w:highlight w:val="white"/>
        </w:rPr>
      </w:pPr>
      <w:r w:rsidRPr="009F2404">
        <w:rPr>
          <w:highlight w:val="white"/>
        </w:rPr>
        <w:t xml:space="preserve">      m_newlineCount = CCompiler_Pre.Scanner.NewlineCount;</w:t>
      </w:r>
    </w:p>
    <w:p w14:paraId="369D90CD" w14:textId="77777777" w:rsidR="005B1C6D" w:rsidRPr="009F2404" w:rsidRDefault="005B1C6D" w:rsidP="005B1C6D">
      <w:pPr>
        <w:pStyle w:val="Code"/>
        <w:rPr>
          <w:highlight w:val="white"/>
        </w:rPr>
      </w:pPr>
      <w:r w:rsidRPr="009F2404">
        <w:rPr>
          <w:highlight w:val="white"/>
        </w:rPr>
        <w:t xml:space="preserve">      m_whitespace = CCompiler_Pre.Scanner.Whitespace;</w:t>
      </w:r>
    </w:p>
    <w:p w14:paraId="55C8CA8F" w14:textId="77777777" w:rsidR="005B1C6D" w:rsidRPr="009F2404" w:rsidRDefault="005B1C6D" w:rsidP="005B1C6D">
      <w:pPr>
        <w:pStyle w:val="Code"/>
        <w:rPr>
          <w:highlight w:val="white"/>
        </w:rPr>
      </w:pPr>
      <w:r w:rsidRPr="009F2404">
        <w:rPr>
          <w:highlight w:val="white"/>
        </w:rPr>
        <w:t xml:space="preserve">      CCompiler_Pre.Scanner.NewlineCount = 0;</w:t>
      </w:r>
    </w:p>
    <w:p w14:paraId="130FB1BC" w14:textId="77777777" w:rsidR="005B1C6D" w:rsidRPr="009F2404" w:rsidRDefault="005B1C6D" w:rsidP="005B1C6D">
      <w:pPr>
        <w:pStyle w:val="Code"/>
        <w:rPr>
          <w:highlight w:val="white"/>
        </w:rPr>
      </w:pPr>
      <w:r w:rsidRPr="009F2404">
        <w:rPr>
          <w:highlight w:val="white"/>
        </w:rPr>
        <w:t xml:space="preserve">      CCompiler_Pre.Scanner.Whitespace = false;</w:t>
      </w:r>
    </w:p>
    <w:p w14:paraId="5C222E58" w14:textId="77777777" w:rsidR="005B1C6D" w:rsidRPr="009F2404" w:rsidRDefault="005B1C6D" w:rsidP="005B1C6D">
      <w:pPr>
        <w:pStyle w:val="Code"/>
        <w:rPr>
          <w:highlight w:val="white"/>
        </w:rPr>
      </w:pPr>
      <w:r w:rsidRPr="009F2404">
        <w:rPr>
          <w:highlight w:val="white"/>
        </w:rPr>
        <w:t xml:space="preserve">    }</w:t>
      </w:r>
    </w:p>
    <w:p w14:paraId="2658D6E3" w14:textId="77777777" w:rsidR="005B1C6D" w:rsidRPr="009F2404" w:rsidRDefault="005B1C6D" w:rsidP="005B1C6D">
      <w:pPr>
        <w:pStyle w:val="Code"/>
        <w:rPr>
          <w:highlight w:val="white"/>
        </w:rPr>
      </w:pPr>
    </w:p>
    <w:p w14:paraId="3938920A" w14:textId="77777777" w:rsidR="005B1C6D" w:rsidRPr="009F2404" w:rsidRDefault="005B1C6D" w:rsidP="005B1C6D">
      <w:pPr>
        <w:pStyle w:val="Code"/>
        <w:rPr>
          <w:highlight w:val="white"/>
        </w:rPr>
      </w:pPr>
      <w:r w:rsidRPr="009F2404">
        <w:rPr>
          <w:highlight w:val="white"/>
        </w:rPr>
        <w:t xml:space="preserve">    public Token(CCompiler_Pre.Tokens id, object value, int newlineCount) {</w:t>
      </w:r>
    </w:p>
    <w:p w14:paraId="4A475FBA" w14:textId="77777777" w:rsidR="005B1C6D" w:rsidRPr="009F2404" w:rsidRDefault="005B1C6D" w:rsidP="005B1C6D">
      <w:pPr>
        <w:pStyle w:val="Code"/>
        <w:rPr>
          <w:highlight w:val="white"/>
        </w:rPr>
      </w:pPr>
      <w:r w:rsidRPr="009F2404">
        <w:rPr>
          <w:highlight w:val="white"/>
        </w:rPr>
        <w:t xml:space="preserve">      m_id = id;</w:t>
      </w:r>
    </w:p>
    <w:p w14:paraId="2F303119" w14:textId="77777777" w:rsidR="005B1C6D" w:rsidRPr="009F2404" w:rsidRDefault="005B1C6D" w:rsidP="005B1C6D">
      <w:pPr>
        <w:pStyle w:val="Code"/>
        <w:rPr>
          <w:highlight w:val="white"/>
        </w:rPr>
      </w:pPr>
      <w:r w:rsidRPr="009F2404">
        <w:rPr>
          <w:highlight w:val="white"/>
        </w:rPr>
        <w:t xml:space="preserve">      m_value = value;</w:t>
      </w:r>
    </w:p>
    <w:p w14:paraId="66D84D58" w14:textId="77777777" w:rsidR="005B1C6D" w:rsidRPr="009F2404" w:rsidRDefault="005B1C6D" w:rsidP="005B1C6D">
      <w:pPr>
        <w:pStyle w:val="Code"/>
        <w:rPr>
          <w:highlight w:val="white"/>
        </w:rPr>
      </w:pPr>
      <w:r w:rsidRPr="009F2404">
        <w:rPr>
          <w:highlight w:val="white"/>
        </w:rPr>
        <w:t xml:space="preserve">      m_newlineCount = newlineCount;</w:t>
      </w:r>
    </w:p>
    <w:p w14:paraId="131C0AD4" w14:textId="77777777" w:rsidR="005B1C6D" w:rsidRPr="009F2404" w:rsidRDefault="005B1C6D" w:rsidP="005B1C6D">
      <w:pPr>
        <w:pStyle w:val="Code"/>
        <w:rPr>
          <w:highlight w:val="white"/>
        </w:rPr>
      </w:pPr>
      <w:r w:rsidRPr="009F2404">
        <w:rPr>
          <w:highlight w:val="white"/>
        </w:rPr>
        <w:t xml:space="preserve">      m_whitespace = false;</w:t>
      </w:r>
    </w:p>
    <w:p w14:paraId="35D82309" w14:textId="77777777" w:rsidR="005B1C6D" w:rsidRPr="009F2404" w:rsidRDefault="005B1C6D" w:rsidP="005B1C6D">
      <w:pPr>
        <w:pStyle w:val="Code"/>
        <w:rPr>
          <w:highlight w:val="white"/>
        </w:rPr>
      </w:pPr>
      <w:r w:rsidRPr="009F2404">
        <w:rPr>
          <w:highlight w:val="white"/>
        </w:rPr>
        <w:t xml:space="preserve">    }</w:t>
      </w:r>
    </w:p>
    <w:p w14:paraId="3FC4D6B4" w14:textId="77777777" w:rsidR="005B1C6D" w:rsidRPr="009F2404" w:rsidRDefault="005B1C6D" w:rsidP="005B1C6D">
      <w:pPr>
        <w:pStyle w:val="Code"/>
        <w:rPr>
          <w:highlight w:val="white"/>
        </w:rPr>
      </w:pPr>
    </w:p>
    <w:p w14:paraId="7D6D8756" w14:textId="77777777" w:rsidR="005B1C6D" w:rsidRPr="009F2404" w:rsidRDefault="005B1C6D" w:rsidP="005B1C6D">
      <w:pPr>
        <w:pStyle w:val="Code"/>
        <w:rPr>
          <w:highlight w:val="white"/>
        </w:rPr>
      </w:pPr>
      <w:r w:rsidRPr="009F2404">
        <w:rPr>
          <w:highlight w:val="white"/>
        </w:rPr>
        <w:t xml:space="preserve">    public void AddNewlineCount(int newlineCount) {</w:t>
      </w:r>
    </w:p>
    <w:p w14:paraId="6DEDE72D" w14:textId="77777777" w:rsidR="005B1C6D" w:rsidRPr="009F2404" w:rsidRDefault="005B1C6D" w:rsidP="005B1C6D">
      <w:pPr>
        <w:pStyle w:val="Code"/>
        <w:rPr>
          <w:highlight w:val="white"/>
        </w:rPr>
      </w:pPr>
      <w:r w:rsidRPr="009F2404">
        <w:rPr>
          <w:highlight w:val="white"/>
        </w:rPr>
        <w:t xml:space="preserve">      m_newlineCount += newlineCount;</w:t>
      </w:r>
    </w:p>
    <w:p w14:paraId="5ACA89C7" w14:textId="77777777" w:rsidR="005B1C6D" w:rsidRPr="009F2404" w:rsidRDefault="005B1C6D" w:rsidP="005B1C6D">
      <w:pPr>
        <w:pStyle w:val="Code"/>
        <w:rPr>
          <w:highlight w:val="white"/>
        </w:rPr>
      </w:pPr>
      <w:r w:rsidRPr="009F2404">
        <w:rPr>
          <w:highlight w:val="white"/>
        </w:rPr>
        <w:t xml:space="preserve">    }  </w:t>
      </w:r>
    </w:p>
    <w:p w14:paraId="27148ECE" w14:textId="77777777" w:rsidR="005B1C6D" w:rsidRPr="009F2404" w:rsidRDefault="005B1C6D" w:rsidP="005B1C6D">
      <w:pPr>
        <w:pStyle w:val="Code"/>
        <w:rPr>
          <w:highlight w:val="white"/>
        </w:rPr>
      </w:pPr>
    </w:p>
    <w:p w14:paraId="5AB743CF" w14:textId="77777777" w:rsidR="005B1C6D" w:rsidRPr="009F2404" w:rsidRDefault="005B1C6D" w:rsidP="005B1C6D">
      <w:pPr>
        <w:pStyle w:val="Code"/>
        <w:rPr>
          <w:highlight w:val="white"/>
        </w:rPr>
      </w:pPr>
      <w:r w:rsidRPr="009F2404">
        <w:rPr>
          <w:highlight w:val="white"/>
        </w:rPr>
        <w:t xml:space="preserve">    public object Clone() {</w:t>
      </w:r>
    </w:p>
    <w:p w14:paraId="43B14746" w14:textId="77777777" w:rsidR="005B1C6D" w:rsidRPr="009F2404" w:rsidRDefault="005B1C6D" w:rsidP="005B1C6D">
      <w:pPr>
        <w:pStyle w:val="Code"/>
        <w:rPr>
          <w:highlight w:val="white"/>
        </w:rPr>
      </w:pPr>
      <w:r w:rsidRPr="009F2404">
        <w:rPr>
          <w:highlight w:val="white"/>
        </w:rPr>
        <w:t xml:space="preserve">      Token token = new Token(m_id, m_value);</w:t>
      </w:r>
    </w:p>
    <w:p w14:paraId="03081190" w14:textId="77777777" w:rsidR="005B1C6D" w:rsidRPr="009F2404" w:rsidRDefault="005B1C6D" w:rsidP="005B1C6D">
      <w:pPr>
        <w:pStyle w:val="Code"/>
        <w:rPr>
          <w:highlight w:val="white"/>
        </w:rPr>
      </w:pPr>
      <w:r w:rsidRPr="009F2404">
        <w:rPr>
          <w:highlight w:val="white"/>
        </w:rPr>
        <w:t xml:space="preserve">      token.m_newlineCount = 0;</w:t>
      </w:r>
    </w:p>
    <w:p w14:paraId="67967F93" w14:textId="77777777" w:rsidR="005B1C6D" w:rsidRPr="009F2404" w:rsidRDefault="005B1C6D" w:rsidP="005B1C6D">
      <w:pPr>
        <w:pStyle w:val="Code"/>
        <w:rPr>
          <w:highlight w:val="white"/>
        </w:rPr>
      </w:pPr>
      <w:r w:rsidRPr="009F2404">
        <w:rPr>
          <w:highlight w:val="white"/>
        </w:rPr>
        <w:t xml:space="preserve">      return token;</w:t>
      </w:r>
    </w:p>
    <w:p w14:paraId="13A92870" w14:textId="77777777" w:rsidR="005B1C6D" w:rsidRPr="009F2404" w:rsidRDefault="005B1C6D" w:rsidP="005B1C6D">
      <w:pPr>
        <w:pStyle w:val="Code"/>
        <w:rPr>
          <w:highlight w:val="white"/>
        </w:rPr>
      </w:pPr>
      <w:r w:rsidRPr="009F2404">
        <w:rPr>
          <w:highlight w:val="white"/>
        </w:rPr>
        <w:t xml:space="preserve">    }</w:t>
      </w:r>
    </w:p>
    <w:p w14:paraId="5B8108BC" w14:textId="77777777" w:rsidR="005B1C6D" w:rsidRPr="009F2404" w:rsidRDefault="005B1C6D" w:rsidP="005B1C6D">
      <w:pPr>
        <w:pStyle w:val="Code"/>
        <w:rPr>
          <w:highlight w:val="white"/>
        </w:rPr>
      </w:pPr>
      <w:r w:rsidRPr="009F2404">
        <w:rPr>
          <w:highlight w:val="white"/>
        </w:rPr>
        <w:t xml:space="preserve">  </w:t>
      </w:r>
    </w:p>
    <w:p w14:paraId="0038E90C" w14:textId="77777777" w:rsidR="005B1C6D" w:rsidRPr="009F2404" w:rsidRDefault="005B1C6D" w:rsidP="005B1C6D">
      <w:pPr>
        <w:pStyle w:val="Code"/>
        <w:rPr>
          <w:highlight w:val="white"/>
        </w:rPr>
      </w:pPr>
      <w:r w:rsidRPr="009F2404">
        <w:rPr>
          <w:highlight w:val="white"/>
        </w:rPr>
        <w:t xml:space="preserve">    public CCompiler_Pre.Tokens Id {</w:t>
      </w:r>
    </w:p>
    <w:p w14:paraId="22510F2F" w14:textId="77777777" w:rsidR="005B1C6D" w:rsidRPr="009F2404" w:rsidRDefault="005B1C6D" w:rsidP="005B1C6D">
      <w:pPr>
        <w:pStyle w:val="Code"/>
        <w:rPr>
          <w:highlight w:val="white"/>
        </w:rPr>
      </w:pPr>
      <w:r w:rsidRPr="009F2404">
        <w:rPr>
          <w:highlight w:val="white"/>
        </w:rPr>
        <w:t xml:space="preserve">      get { return m_id; }</w:t>
      </w:r>
    </w:p>
    <w:p w14:paraId="1AC03CCB" w14:textId="77777777" w:rsidR="005B1C6D" w:rsidRPr="009F2404" w:rsidRDefault="005B1C6D" w:rsidP="005B1C6D">
      <w:pPr>
        <w:pStyle w:val="Code"/>
        <w:rPr>
          <w:highlight w:val="white"/>
        </w:rPr>
      </w:pPr>
      <w:r w:rsidRPr="009F2404">
        <w:rPr>
          <w:highlight w:val="white"/>
        </w:rPr>
        <w:t xml:space="preserve">      set { m_id = value; }</w:t>
      </w:r>
    </w:p>
    <w:p w14:paraId="5BE8FAE1" w14:textId="77777777" w:rsidR="005B1C6D" w:rsidRPr="009F2404" w:rsidRDefault="005B1C6D" w:rsidP="005B1C6D">
      <w:pPr>
        <w:pStyle w:val="Code"/>
        <w:rPr>
          <w:highlight w:val="white"/>
        </w:rPr>
      </w:pPr>
      <w:r w:rsidRPr="009F2404">
        <w:rPr>
          <w:highlight w:val="white"/>
        </w:rPr>
        <w:t xml:space="preserve">    }</w:t>
      </w:r>
    </w:p>
    <w:p w14:paraId="13ED805A" w14:textId="77777777" w:rsidR="005B1C6D" w:rsidRPr="009F2404" w:rsidRDefault="005B1C6D" w:rsidP="005B1C6D">
      <w:pPr>
        <w:pStyle w:val="Code"/>
        <w:rPr>
          <w:highlight w:val="white"/>
        </w:rPr>
      </w:pPr>
      <w:r w:rsidRPr="009F2404">
        <w:rPr>
          <w:highlight w:val="white"/>
        </w:rPr>
        <w:t xml:space="preserve">  </w:t>
      </w:r>
    </w:p>
    <w:p w14:paraId="1961C4C7" w14:textId="77777777" w:rsidR="005B1C6D" w:rsidRPr="009F2404" w:rsidRDefault="005B1C6D" w:rsidP="005B1C6D">
      <w:pPr>
        <w:pStyle w:val="Code"/>
        <w:rPr>
          <w:highlight w:val="white"/>
        </w:rPr>
      </w:pPr>
      <w:r w:rsidRPr="009F2404">
        <w:rPr>
          <w:highlight w:val="white"/>
        </w:rPr>
        <w:t xml:space="preserve">    public object Value {</w:t>
      </w:r>
    </w:p>
    <w:p w14:paraId="56C6D617" w14:textId="77777777" w:rsidR="005B1C6D" w:rsidRPr="009F2404" w:rsidRDefault="005B1C6D" w:rsidP="005B1C6D">
      <w:pPr>
        <w:pStyle w:val="Code"/>
        <w:rPr>
          <w:highlight w:val="white"/>
        </w:rPr>
      </w:pPr>
      <w:r w:rsidRPr="009F2404">
        <w:rPr>
          <w:highlight w:val="white"/>
        </w:rPr>
        <w:t xml:space="preserve">      get { return m_value; }</w:t>
      </w:r>
    </w:p>
    <w:p w14:paraId="25101B5B" w14:textId="77777777" w:rsidR="005B1C6D" w:rsidRPr="009F2404" w:rsidRDefault="005B1C6D" w:rsidP="005B1C6D">
      <w:pPr>
        <w:pStyle w:val="Code"/>
        <w:rPr>
          <w:highlight w:val="white"/>
        </w:rPr>
      </w:pPr>
      <w:r w:rsidRPr="009F2404">
        <w:rPr>
          <w:highlight w:val="white"/>
        </w:rPr>
        <w:t xml:space="preserve">      set { m_value = value; }</w:t>
      </w:r>
    </w:p>
    <w:p w14:paraId="75F63438" w14:textId="77777777" w:rsidR="005B1C6D" w:rsidRPr="009F2404" w:rsidRDefault="005B1C6D" w:rsidP="005B1C6D">
      <w:pPr>
        <w:pStyle w:val="Code"/>
        <w:rPr>
          <w:highlight w:val="white"/>
        </w:rPr>
      </w:pPr>
      <w:r w:rsidRPr="009F2404">
        <w:rPr>
          <w:highlight w:val="white"/>
        </w:rPr>
        <w:t xml:space="preserve">    }</w:t>
      </w:r>
    </w:p>
    <w:p w14:paraId="013E3119" w14:textId="77777777" w:rsidR="005B1C6D" w:rsidRPr="009F2404" w:rsidRDefault="005B1C6D" w:rsidP="005B1C6D">
      <w:pPr>
        <w:pStyle w:val="Code"/>
        <w:rPr>
          <w:highlight w:val="white"/>
        </w:rPr>
      </w:pPr>
      <w:r w:rsidRPr="009F2404">
        <w:rPr>
          <w:highlight w:val="white"/>
        </w:rPr>
        <w:lastRenderedPageBreak/>
        <w:t xml:space="preserve">  </w:t>
      </w:r>
    </w:p>
    <w:p w14:paraId="49EE3D29" w14:textId="77777777" w:rsidR="005B1C6D" w:rsidRPr="009F2404" w:rsidRDefault="005B1C6D" w:rsidP="005B1C6D">
      <w:pPr>
        <w:pStyle w:val="Code"/>
        <w:rPr>
          <w:highlight w:val="white"/>
        </w:rPr>
      </w:pPr>
      <w:r w:rsidRPr="009F2404">
        <w:rPr>
          <w:highlight w:val="white"/>
        </w:rPr>
        <w:t xml:space="preserve">    public int GetNewlineCount() {</w:t>
      </w:r>
    </w:p>
    <w:p w14:paraId="53AD26C3" w14:textId="77777777" w:rsidR="005B1C6D" w:rsidRPr="009F2404" w:rsidRDefault="005B1C6D" w:rsidP="005B1C6D">
      <w:pPr>
        <w:pStyle w:val="Code"/>
        <w:rPr>
          <w:highlight w:val="white"/>
        </w:rPr>
      </w:pPr>
      <w:r w:rsidRPr="009F2404">
        <w:rPr>
          <w:highlight w:val="white"/>
        </w:rPr>
        <w:t xml:space="preserve">      return m_newlineCount;</w:t>
      </w:r>
    </w:p>
    <w:p w14:paraId="34B4D61D" w14:textId="77777777" w:rsidR="005B1C6D" w:rsidRPr="009F2404" w:rsidRDefault="005B1C6D" w:rsidP="005B1C6D">
      <w:pPr>
        <w:pStyle w:val="Code"/>
        <w:rPr>
          <w:highlight w:val="white"/>
        </w:rPr>
      </w:pPr>
      <w:r w:rsidRPr="009F2404">
        <w:rPr>
          <w:highlight w:val="white"/>
        </w:rPr>
        <w:t xml:space="preserve">    }</w:t>
      </w:r>
    </w:p>
    <w:p w14:paraId="1886F71F" w14:textId="77777777" w:rsidR="005B1C6D" w:rsidRPr="009F2404" w:rsidRDefault="005B1C6D" w:rsidP="005B1C6D">
      <w:pPr>
        <w:pStyle w:val="Code"/>
        <w:rPr>
          <w:highlight w:val="white"/>
        </w:rPr>
      </w:pPr>
      <w:r w:rsidRPr="009F2404">
        <w:rPr>
          <w:highlight w:val="white"/>
        </w:rPr>
        <w:t xml:space="preserve">  </w:t>
      </w:r>
    </w:p>
    <w:p w14:paraId="0CC318E9" w14:textId="77777777" w:rsidR="005B1C6D" w:rsidRPr="009F2404" w:rsidRDefault="005B1C6D" w:rsidP="005B1C6D">
      <w:pPr>
        <w:pStyle w:val="Code"/>
        <w:rPr>
          <w:highlight w:val="white"/>
        </w:rPr>
      </w:pPr>
      <w:r w:rsidRPr="009F2404">
        <w:rPr>
          <w:highlight w:val="white"/>
        </w:rPr>
        <w:t xml:space="preserve">    public string ToNewlineString() {</w:t>
      </w:r>
    </w:p>
    <w:p w14:paraId="339F6269" w14:textId="77777777" w:rsidR="005B1C6D" w:rsidRPr="009F2404" w:rsidRDefault="005B1C6D" w:rsidP="005B1C6D">
      <w:pPr>
        <w:pStyle w:val="Code"/>
        <w:rPr>
          <w:highlight w:val="white"/>
        </w:rPr>
      </w:pPr>
      <w:r w:rsidRPr="009F2404">
        <w:rPr>
          <w:highlight w:val="white"/>
        </w:rPr>
        <w:t xml:space="preserve">      StringBuilder buffer = new StringBuilder();</w:t>
      </w:r>
    </w:p>
    <w:p w14:paraId="048F1FBA" w14:textId="77777777" w:rsidR="005B1C6D" w:rsidRPr="009F2404" w:rsidRDefault="005B1C6D" w:rsidP="005B1C6D">
      <w:pPr>
        <w:pStyle w:val="Code"/>
        <w:rPr>
          <w:highlight w:val="white"/>
        </w:rPr>
      </w:pPr>
      <w:r w:rsidRPr="009F2404">
        <w:rPr>
          <w:highlight w:val="white"/>
        </w:rPr>
        <w:t xml:space="preserve">      </w:t>
      </w:r>
    </w:p>
    <w:p w14:paraId="01C0E449" w14:textId="77777777" w:rsidR="005B1C6D" w:rsidRPr="009F2404" w:rsidRDefault="005B1C6D" w:rsidP="005B1C6D">
      <w:pPr>
        <w:pStyle w:val="Code"/>
        <w:rPr>
          <w:highlight w:val="white"/>
        </w:rPr>
      </w:pPr>
      <w:r w:rsidRPr="009F2404">
        <w:rPr>
          <w:highlight w:val="white"/>
        </w:rPr>
        <w:t xml:space="preserve">      if (m_newlineCount &gt; 0) {</w:t>
      </w:r>
    </w:p>
    <w:p w14:paraId="60028375" w14:textId="77777777" w:rsidR="005B1C6D" w:rsidRPr="009F2404" w:rsidRDefault="005B1C6D" w:rsidP="005B1C6D">
      <w:pPr>
        <w:pStyle w:val="Code"/>
        <w:rPr>
          <w:highlight w:val="white"/>
        </w:rPr>
      </w:pPr>
      <w:r w:rsidRPr="009F2404">
        <w:rPr>
          <w:highlight w:val="white"/>
        </w:rPr>
        <w:t xml:space="preserve">        for (int count = 0; count &lt; m_newlineCount; ++count) {</w:t>
      </w:r>
    </w:p>
    <w:p w14:paraId="5B7A0F86" w14:textId="77777777" w:rsidR="005B1C6D" w:rsidRPr="009F2404" w:rsidRDefault="005B1C6D" w:rsidP="005B1C6D">
      <w:pPr>
        <w:pStyle w:val="Code"/>
        <w:rPr>
          <w:highlight w:val="white"/>
        </w:rPr>
      </w:pPr>
      <w:r w:rsidRPr="009F2404">
        <w:rPr>
          <w:highlight w:val="white"/>
        </w:rPr>
        <w:t xml:space="preserve">          buffer.Append('\n');</w:t>
      </w:r>
    </w:p>
    <w:p w14:paraId="74B2675C" w14:textId="77777777" w:rsidR="005B1C6D" w:rsidRPr="009F2404" w:rsidRDefault="005B1C6D" w:rsidP="005B1C6D">
      <w:pPr>
        <w:pStyle w:val="Code"/>
        <w:rPr>
          <w:highlight w:val="white"/>
        </w:rPr>
      </w:pPr>
      <w:r w:rsidRPr="009F2404">
        <w:rPr>
          <w:highlight w:val="white"/>
        </w:rPr>
        <w:t xml:space="preserve">        }</w:t>
      </w:r>
    </w:p>
    <w:p w14:paraId="7B3432E6" w14:textId="77777777" w:rsidR="005B1C6D" w:rsidRPr="009F2404" w:rsidRDefault="005B1C6D" w:rsidP="005B1C6D">
      <w:pPr>
        <w:pStyle w:val="Code"/>
        <w:rPr>
          <w:highlight w:val="white"/>
        </w:rPr>
      </w:pPr>
      <w:r w:rsidRPr="009F2404">
        <w:rPr>
          <w:highlight w:val="white"/>
        </w:rPr>
        <w:t xml:space="preserve">      }</w:t>
      </w:r>
    </w:p>
    <w:p w14:paraId="1C9192C6" w14:textId="77777777" w:rsidR="005B1C6D" w:rsidRPr="009F2404" w:rsidRDefault="005B1C6D" w:rsidP="005B1C6D">
      <w:pPr>
        <w:pStyle w:val="Code"/>
        <w:rPr>
          <w:highlight w:val="white"/>
        </w:rPr>
      </w:pPr>
      <w:r w:rsidRPr="009F2404">
        <w:rPr>
          <w:highlight w:val="white"/>
        </w:rPr>
        <w:t xml:space="preserve">      else {</w:t>
      </w:r>
    </w:p>
    <w:p w14:paraId="17B87B17" w14:textId="77777777" w:rsidR="005B1C6D" w:rsidRPr="009F2404" w:rsidRDefault="005B1C6D" w:rsidP="005B1C6D">
      <w:pPr>
        <w:pStyle w:val="Code"/>
        <w:rPr>
          <w:highlight w:val="white"/>
        </w:rPr>
      </w:pPr>
      <w:r w:rsidRPr="009F2404">
        <w:rPr>
          <w:highlight w:val="white"/>
        </w:rPr>
        <w:t xml:space="preserve">        buffer.Append(' ');</w:t>
      </w:r>
    </w:p>
    <w:p w14:paraId="1B56EDEF" w14:textId="77777777" w:rsidR="005B1C6D" w:rsidRPr="009F2404" w:rsidRDefault="005B1C6D" w:rsidP="005B1C6D">
      <w:pPr>
        <w:pStyle w:val="Code"/>
        <w:rPr>
          <w:highlight w:val="white"/>
        </w:rPr>
      </w:pPr>
      <w:r w:rsidRPr="009F2404">
        <w:rPr>
          <w:highlight w:val="white"/>
        </w:rPr>
        <w:t xml:space="preserve">      }</w:t>
      </w:r>
    </w:p>
    <w:p w14:paraId="70F2B5B9" w14:textId="77777777" w:rsidR="005B1C6D" w:rsidRPr="009F2404" w:rsidRDefault="005B1C6D" w:rsidP="005B1C6D">
      <w:pPr>
        <w:pStyle w:val="Code"/>
        <w:rPr>
          <w:highlight w:val="white"/>
        </w:rPr>
      </w:pPr>
    </w:p>
    <w:p w14:paraId="2A327A7C" w14:textId="77777777" w:rsidR="005B1C6D" w:rsidRPr="009F2404" w:rsidRDefault="005B1C6D" w:rsidP="005B1C6D">
      <w:pPr>
        <w:pStyle w:val="Code"/>
        <w:rPr>
          <w:highlight w:val="white"/>
        </w:rPr>
      </w:pPr>
      <w:r w:rsidRPr="009F2404">
        <w:rPr>
          <w:highlight w:val="white"/>
        </w:rPr>
        <w:t xml:space="preserve">      return buffer.ToString();</w:t>
      </w:r>
    </w:p>
    <w:p w14:paraId="6D91BFAF" w14:textId="77777777" w:rsidR="005B1C6D" w:rsidRPr="009F2404" w:rsidRDefault="005B1C6D" w:rsidP="005B1C6D">
      <w:pPr>
        <w:pStyle w:val="Code"/>
        <w:rPr>
          <w:highlight w:val="white"/>
        </w:rPr>
      </w:pPr>
      <w:r w:rsidRPr="009F2404">
        <w:rPr>
          <w:highlight w:val="white"/>
        </w:rPr>
        <w:t xml:space="preserve">    }</w:t>
      </w:r>
    </w:p>
    <w:p w14:paraId="0B739836" w14:textId="77777777" w:rsidR="005B1C6D" w:rsidRPr="009F2404" w:rsidRDefault="005B1C6D" w:rsidP="005B1C6D">
      <w:pPr>
        <w:pStyle w:val="Code"/>
        <w:rPr>
          <w:highlight w:val="white"/>
        </w:rPr>
      </w:pPr>
      <w:r w:rsidRPr="009F2404">
        <w:rPr>
          <w:highlight w:val="white"/>
        </w:rPr>
        <w:t xml:space="preserve">  </w:t>
      </w:r>
    </w:p>
    <w:p w14:paraId="6CA2F800" w14:textId="77777777" w:rsidR="005B1C6D" w:rsidRPr="009F2404" w:rsidRDefault="005B1C6D" w:rsidP="005B1C6D">
      <w:pPr>
        <w:pStyle w:val="Code"/>
        <w:rPr>
          <w:highlight w:val="white"/>
        </w:rPr>
      </w:pPr>
      <w:r w:rsidRPr="009F2404">
        <w:rPr>
          <w:highlight w:val="white"/>
        </w:rPr>
        <w:t xml:space="preserve">    public void ClearNewlineCount() {</w:t>
      </w:r>
    </w:p>
    <w:p w14:paraId="43111488" w14:textId="77777777" w:rsidR="005B1C6D" w:rsidRPr="009F2404" w:rsidRDefault="005B1C6D" w:rsidP="005B1C6D">
      <w:pPr>
        <w:pStyle w:val="Code"/>
        <w:rPr>
          <w:highlight w:val="white"/>
        </w:rPr>
      </w:pPr>
      <w:r w:rsidRPr="009F2404">
        <w:rPr>
          <w:highlight w:val="white"/>
        </w:rPr>
        <w:t xml:space="preserve">      m_newlineCount = 0;</w:t>
      </w:r>
    </w:p>
    <w:p w14:paraId="014D7B0E" w14:textId="77777777" w:rsidR="005B1C6D" w:rsidRPr="009F2404" w:rsidRDefault="005B1C6D" w:rsidP="005B1C6D">
      <w:pPr>
        <w:pStyle w:val="Code"/>
        <w:rPr>
          <w:highlight w:val="white"/>
        </w:rPr>
      </w:pPr>
      <w:r w:rsidRPr="009F2404">
        <w:rPr>
          <w:highlight w:val="white"/>
        </w:rPr>
        <w:t xml:space="preserve">    }</w:t>
      </w:r>
    </w:p>
    <w:p w14:paraId="14766CCE" w14:textId="77777777" w:rsidR="005B1C6D" w:rsidRPr="009F2404" w:rsidRDefault="005B1C6D" w:rsidP="005B1C6D">
      <w:pPr>
        <w:pStyle w:val="Code"/>
        <w:rPr>
          <w:highlight w:val="white"/>
        </w:rPr>
      </w:pPr>
      <w:r w:rsidRPr="009F2404">
        <w:rPr>
          <w:highlight w:val="white"/>
        </w:rPr>
        <w:t xml:space="preserve">  </w:t>
      </w:r>
    </w:p>
    <w:p w14:paraId="1E38CE77" w14:textId="77777777" w:rsidR="005B1C6D" w:rsidRPr="009F2404" w:rsidRDefault="005B1C6D" w:rsidP="005B1C6D">
      <w:pPr>
        <w:pStyle w:val="Code"/>
        <w:rPr>
          <w:highlight w:val="white"/>
        </w:rPr>
      </w:pPr>
      <w:r w:rsidRPr="009F2404">
        <w:rPr>
          <w:highlight w:val="white"/>
        </w:rPr>
        <w:t xml:space="preserve">    public bool HasWhitespace() {</w:t>
      </w:r>
    </w:p>
    <w:p w14:paraId="04556FFB" w14:textId="77777777" w:rsidR="005B1C6D" w:rsidRPr="009F2404" w:rsidRDefault="005B1C6D" w:rsidP="005B1C6D">
      <w:pPr>
        <w:pStyle w:val="Code"/>
        <w:rPr>
          <w:highlight w:val="white"/>
        </w:rPr>
      </w:pPr>
      <w:r w:rsidRPr="009F2404">
        <w:rPr>
          <w:highlight w:val="white"/>
        </w:rPr>
        <w:t xml:space="preserve">      return m_whitespace;</w:t>
      </w:r>
    </w:p>
    <w:p w14:paraId="5CB5A99D" w14:textId="77777777" w:rsidR="005B1C6D" w:rsidRPr="009F2404" w:rsidRDefault="005B1C6D" w:rsidP="005B1C6D">
      <w:pPr>
        <w:pStyle w:val="Code"/>
        <w:rPr>
          <w:highlight w:val="white"/>
        </w:rPr>
      </w:pPr>
      <w:r w:rsidRPr="009F2404">
        <w:rPr>
          <w:highlight w:val="white"/>
        </w:rPr>
        <w:t xml:space="preserve">    }</w:t>
      </w:r>
    </w:p>
    <w:p w14:paraId="4038E1C9" w14:textId="77777777" w:rsidR="005B1C6D" w:rsidRPr="009F2404" w:rsidRDefault="005B1C6D" w:rsidP="005B1C6D">
      <w:pPr>
        <w:pStyle w:val="Code"/>
        <w:rPr>
          <w:highlight w:val="white"/>
        </w:rPr>
      </w:pPr>
    </w:p>
    <w:p w14:paraId="613AB3D5" w14:textId="77777777" w:rsidR="005B1C6D" w:rsidRPr="009F2404" w:rsidRDefault="005B1C6D" w:rsidP="005B1C6D">
      <w:pPr>
        <w:pStyle w:val="Code"/>
        <w:rPr>
          <w:highlight w:val="white"/>
        </w:rPr>
      </w:pPr>
      <w:r w:rsidRPr="009F2404">
        <w:rPr>
          <w:highlight w:val="white"/>
        </w:rPr>
        <w:t xml:space="preserve">    public override int GetHashCode() {</w:t>
      </w:r>
    </w:p>
    <w:p w14:paraId="2411EE16" w14:textId="77777777" w:rsidR="005B1C6D" w:rsidRPr="009F2404" w:rsidRDefault="005B1C6D" w:rsidP="005B1C6D">
      <w:pPr>
        <w:pStyle w:val="Code"/>
        <w:rPr>
          <w:highlight w:val="white"/>
        </w:rPr>
      </w:pPr>
      <w:r w:rsidRPr="009F2404">
        <w:rPr>
          <w:highlight w:val="white"/>
        </w:rPr>
        <w:t xml:space="preserve">      return base.GetHashCode();</w:t>
      </w:r>
    </w:p>
    <w:p w14:paraId="5EE7978F" w14:textId="77777777" w:rsidR="005B1C6D" w:rsidRPr="009F2404" w:rsidRDefault="005B1C6D" w:rsidP="005B1C6D">
      <w:pPr>
        <w:pStyle w:val="Code"/>
        <w:rPr>
          <w:highlight w:val="white"/>
        </w:rPr>
      </w:pPr>
      <w:r w:rsidRPr="009F2404">
        <w:rPr>
          <w:highlight w:val="white"/>
        </w:rPr>
        <w:t xml:space="preserve">    }</w:t>
      </w:r>
    </w:p>
    <w:p w14:paraId="75AE336B" w14:textId="77777777" w:rsidR="005B1C6D" w:rsidRPr="009F2404" w:rsidRDefault="005B1C6D" w:rsidP="005B1C6D">
      <w:pPr>
        <w:pStyle w:val="Code"/>
        <w:rPr>
          <w:highlight w:val="white"/>
        </w:rPr>
      </w:pPr>
      <w:r w:rsidRPr="009F2404">
        <w:rPr>
          <w:highlight w:val="white"/>
        </w:rPr>
        <w:t xml:space="preserve">  </w:t>
      </w:r>
    </w:p>
    <w:p w14:paraId="36F79458" w14:textId="77777777" w:rsidR="005B1C6D" w:rsidRPr="009F2404" w:rsidRDefault="005B1C6D" w:rsidP="005B1C6D">
      <w:pPr>
        <w:pStyle w:val="Code"/>
        <w:rPr>
          <w:highlight w:val="white"/>
        </w:rPr>
      </w:pPr>
      <w:r w:rsidRPr="009F2404">
        <w:rPr>
          <w:highlight w:val="white"/>
        </w:rPr>
        <w:t xml:space="preserve">    public override bool Equals(object obj) {</w:t>
      </w:r>
    </w:p>
    <w:p w14:paraId="5302D334" w14:textId="77777777" w:rsidR="005B1C6D" w:rsidRPr="009F2404" w:rsidRDefault="005B1C6D" w:rsidP="005B1C6D">
      <w:pPr>
        <w:pStyle w:val="Code"/>
        <w:rPr>
          <w:highlight w:val="white"/>
        </w:rPr>
      </w:pPr>
      <w:r w:rsidRPr="009F2404">
        <w:rPr>
          <w:highlight w:val="white"/>
        </w:rPr>
        <w:t xml:space="preserve">      if (obj is Token) {</w:t>
      </w:r>
    </w:p>
    <w:p w14:paraId="2E6D4690" w14:textId="77777777" w:rsidR="005B1C6D" w:rsidRPr="009F2404" w:rsidRDefault="005B1C6D" w:rsidP="005B1C6D">
      <w:pPr>
        <w:pStyle w:val="Code"/>
        <w:rPr>
          <w:highlight w:val="white"/>
        </w:rPr>
      </w:pPr>
      <w:r w:rsidRPr="009F2404">
        <w:rPr>
          <w:highlight w:val="white"/>
        </w:rPr>
        <w:t xml:space="preserve">        Token token = (Token) obj;</w:t>
      </w:r>
    </w:p>
    <w:p w14:paraId="3138BF88" w14:textId="77777777" w:rsidR="005B1C6D" w:rsidRPr="009F2404" w:rsidRDefault="005B1C6D" w:rsidP="005B1C6D">
      <w:pPr>
        <w:pStyle w:val="Code"/>
        <w:rPr>
          <w:highlight w:val="white"/>
        </w:rPr>
      </w:pPr>
      <w:r w:rsidRPr="009F2404">
        <w:rPr>
          <w:highlight w:val="white"/>
        </w:rPr>
        <w:t xml:space="preserve">        return (m_id == token.m_id) &amp;&amp;</w:t>
      </w:r>
    </w:p>
    <w:p w14:paraId="6918873D" w14:textId="77777777" w:rsidR="005B1C6D" w:rsidRPr="009F2404" w:rsidRDefault="005B1C6D" w:rsidP="005B1C6D">
      <w:pPr>
        <w:pStyle w:val="Code"/>
        <w:rPr>
          <w:highlight w:val="white"/>
        </w:rPr>
      </w:pPr>
      <w:r w:rsidRPr="009F2404">
        <w:rPr>
          <w:highlight w:val="white"/>
        </w:rPr>
        <w:t xml:space="preserve">                m_value.Equals(token.m_value);</w:t>
      </w:r>
    </w:p>
    <w:p w14:paraId="6D093042" w14:textId="77777777" w:rsidR="005B1C6D" w:rsidRPr="009F2404" w:rsidRDefault="005B1C6D" w:rsidP="005B1C6D">
      <w:pPr>
        <w:pStyle w:val="Code"/>
        <w:rPr>
          <w:highlight w:val="white"/>
        </w:rPr>
      </w:pPr>
      <w:r w:rsidRPr="009F2404">
        <w:rPr>
          <w:highlight w:val="white"/>
        </w:rPr>
        <w:t xml:space="preserve">      }</w:t>
      </w:r>
    </w:p>
    <w:p w14:paraId="148D52E8" w14:textId="77777777" w:rsidR="005B1C6D" w:rsidRPr="009F2404" w:rsidRDefault="005B1C6D" w:rsidP="005B1C6D">
      <w:pPr>
        <w:pStyle w:val="Code"/>
        <w:rPr>
          <w:highlight w:val="white"/>
        </w:rPr>
      </w:pPr>
      <w:r w:rsidRPr="009F2404">
        <w:rPr>
          <w:highlight w:val="white"/>
        </w:rPr>
        <w:t xml:space="preserve">    </w:t>
      </w:r>
    </w:p>
    <w:p w14:paraId="0CB25CBC" w14:textId="77777777" w:rsidR="005B1C6D" w:rsidRPr="009F2404" w:rsidRDefault="005B1C6D" w:rsidP="005B1C6D">
      <w:pPr>
        <w:pStyle w:val="Code"/>
        <w:rPr>
          <w:highlight w:val="white"/>
        </w:rPr>
      </w:pPr>
      <w:r w:rsidRPr="009F2404">
        <w:rPr>
          <w:highlight w:val="white"/>
        </w:rPr>
        <w:t xml:space="preserve">      return false;</w:t>
      </w:r>
    </w:p>
    <w:p w14:paraId="319C5298" w14:textId="77777777" w:rsidR="005B1C6D" w:rsidRPr="009F2404" w:rsidRDefault="005B1C6D" w:rsidP="005B1C6D">
      <w:pPr>
        <w:pStyle w:val="Code"/>
        <w:rPr>
          <w:highlight w:val="white"/>
        </w:rPr>
      </w:pPr>
      <w:r w:rsidRPr="009F2404">
        <w:rPr>
          <w:highlight w:val="white"/>
        </w:rPr>
        <w:t xml:space="preserve">    }</w:t>
      </w:r>
    </w:p>
    <w:p w14:paraId="551950D5" w14:textId="77777777" w:rsidR="005B1C6D" w:rsidRPr="009F2404" w:rsidRDefault="005B1C6D" w:rsidP="005B1C6D">
      <w:pPr>
        <w:pStyle w:val="Code"/>
        <w:rPr>
          <w:highlight w:val="white"/>
        </w:rPr>
      </w:pPr>
      <w:r w:rsidRPr="009F2404">
        <w:rPr>
          <w:highlight w:val="white"/>
        </w:rPr>
        <w:t xml:space="preserve">  </w:t>
      </w:r>
    </w:p>
    <w:p w14:paraId="473EDD63" w14:textId="77777777" w:rsidR="005B1C6D" w:rsidRPr="009F2404" w:rsidRDefault="005B1C6D" w:rsidP="005B1C6D">
      <w:pPr>
        <w:pStyle w:val="Code"/>
        <w:rPr>
          <w:highlight w:val="white"/>
        </w:rPr>
      </w:pPr>
      <w:r w:rsidRPr="009F2404">
        <w:rPr>
          <w:highlight w:val="white"/>
        </w:rPr>
        <w:t xml:space="preserve">    public override string ToString() {</w:t>
      </w:r>
    </w:p>
    <w:p w14:paraId="51BFE8EB" w14:textId="77777777" w:rsidR="005B1C6D" w:rsidRPr="009F2404" w:rsidRDefault="005B1C6D" w:rsidP="005B1C6D">
      <w:pPr>
        <w:pStyle w:val="Code"/>
        <w:rPr>
          <w:highlight w:val="white"/>
        </w:rPr>
      </w:pPr>
      <w:r w:rsidRPr="009F2404">
        <w:rPr>
          <w:highlight w:val="white"/>
        </w:rPr>
        <w:t xml:space="preserve">      switch (m_id) {</w:t>
      </w:r>
    </w:p>
    <w:p w14:paraId="4A5763ED" w14:textId="77777777" w:rsidR="005B1C6D" w:rsidRPr="009F2404" w:rsidRDefault="005B1C6D" w:rsidP="005B1C6D">
      <w:pPr>
        <w:pStyle w:val="Code"/>
        <w:rPr>
          <w:highlight w:val="white"/>
        </w:rPr>
      </w:pPr>
      <w:r w:rsidRPr="009F2404">
        <w:rPr>
          <w:highlight w:val="white"/>
        </w:rPr>
        <w:t xml:space="preserve">        case CCompiler_Pre.Tokens.EOF:</w:t>
      </w:r>
    </w:p>
    <w:p w14:paraId="15A14BCC" w14:textId="77777777" w:rsidR="005B1C6D" w:rsidRPr="009F2404" w:rsidRDefault="005B1C6D" w:rsidP="005B1C6D">
      <w:pPr>
        <w:pStyle w:val="Code"/>
        <w:rPr>
          <w:highlight w:val="white"/>
        </w:rPr>
      </w:pPr>
      <w:r w:rsidRPr="009F2404">
        <w:rPr>
          <w:highlight w:val="white"/>
        </w:rPr>
        <w:t xml:space="preserve">          return "";</w:t>
      </w:r>
    </w:p>
    <w:p w14:paraId="67E59CA3" w14:textId="77777777" w:rsidR="005B1C6D" w:rsidRPr="009F2404" w:rsidRDefault="005B1C6D" w:rsidP="005B1C6D">
      <w:pPr>
        <w:pStyle w:val="Code"/>
        <w:rPr>
          <w:highlight w:val="white"/>
        </w:rPr>
      </w:pPr>
    </w:p>
    <w:p w14:paraId="6EB6F6A6" w14:textId="77777777" w:rsidR="005B1C6D" w:rsidRPr="009F2404" w:rsidRDefault="005B1C6D" w:rsidP="005B1C6D">
      <w:pPr>
        <w:pStyle w:val="Code"/>
        <w:rPr>
          <w:highlight w:val="white"/>
        </w:rPr>
      </w:pPr>
      <w:r w:rsidRPr="009F2404">
        <w:rPr>
          <w:highlight w:val="white"/>
        </w:rPr>
        <w:t xml:space="preserve">        case CCompiler_Pre.Tokens.MARK:</w:t>
      </w:r>
    </w:p>
    <w:p w14:paraId="7C212B8C" w14:textId="77777777" w:rsidR="005B1C6D" w:rsidRPr="009F2404" w:rsidRDefault="005B1C6D" w:rsidP="005B1C6D">
      <w:pPr>
        <w:pStyle w:val="Code"/>
        <w:rPr>
          <w:highlight w:val="white"/>
        </w:rPr>
      </w:pPr>
      <w:r w:rsidRPr="009F2404">
        <w:rPr>
          <w:highlight w:val="white"/>
        </w:rPr>
        <w:t xml:space="preserve">          return "&lt;mark " + ((string) m_value) + "&gt;";</w:t>
      </w:r>
    </w:p>
    <w:p w14:paraId="1F9093C5" w14:textId="77777777" w:rsidR="005B1C6D" w:rsidRPr="009F2404" w:rsidRDefault="005B1C6D" w:rsidP="005B1C6D">
      <w:pPr>
        <w:pStyle w:val="Code"/>
        <w:rPr>
          <w:highlight w:val="white"/>
        </w:rPr>
      </w:pPr>
    </w:p>
    <w:p w14:paraId="0881B46D" w14:textId="77777777" w:rsidR="005B1C6D" w:rsidRPr="009F2404" w:rsidRDefault="005B1C6D" w:rsidP="005B1C6D">
      <w:pPr>
        <w:pStyle w:val="Code"/>
        <w:rPr>
          <w:highlight w:val="white"/>
        </w:rPr>
      </w:pPr>
      <w:r w:rsidRPr="009F2404">
        <w:rPr>
          <w:highlight w:val="white"/>
        </w:rPr>
        <w:t xml:space="preserve">        default:</w:t>
      </w:r>
    </w:p>
    <w:p w14:paraId="72F3747D" w14:textId="77777777" w:rsidR="005B1C6D" w:rsidRPr="009F2404" w:rsidRDefault="005B1C6D" w:rsidP="005B1C6D">
      <w:pPr>
        <w:pStyle w:val="Code"/>
        <w:rPr>
          <w:highlight w:val="white"/>
        </w:rPr>
      </w:pPr>
      <w:r w:rsidRPr="009F2404">
        <w:rPr>
          <w:highlight w:val="white"/>
        </w:rPr>
        <w:t xml:space="preserve">          return m_value.ToString();</w:t>
      </w:r>
    </w:p>
    <w:p w14:paraId="00C8D6C6" w14:textId="77777777" w:rsidR="005B1C6D" w:rsidRPr="009F2404" w:rsidRDefault="005B1C6D" w:rsidP="005B1C6D">
      <w:pPr>
        <w:pStyle w:val="Code"/>
        <w:rPr>
          <w:highlight w:val="white"/>
        </w:rPr>
      </w:pPr>
      <w:r w:rsidRPr="009F2404">
        <w:rPr>
          <w:highlight w:val="white"/>
        </w:rPr>
        <w:t xml:space="preserve">      }</w:t>
      </w:r>
    </w:p>
    <w:p w14:paraId="33E42B0B" w14:textId="77777777" w:rsidR="005B1C6D" w:rsidRPr="009F2404" w:rsidRDefault="005B1C6D" w:rsidP="005B1C6D">
      <w:pPr>
        <w:pStyle w:val="Code"/>
        <w:rPr>
          <w:highlight w:val="white"/>
        </w:rPr>
      </w:pPr>
      <w:r w:rsidRPr="009F2404">
        <w:rPr>
          <w:highlight w:val="white"/>
        </w:rPr>
        <w:t xml:space="preserve">    }</w:t>
      </w:r>
    </w:p>
    <w:p w14:paraId="535418EB" w14:textId="77777777" w:rsidR="005B1C6D" w:rsidRPr="009F2404" w:rsidRDefault="005B1C6D" w:rsidP="005B1C6D">
      <w:pPr>
        <w:pStyle w:val="Code"/>
        <w:rPr>
          <w:highlight w:val="white"/>
        </w:rPr>
      </w:pPr>
      <w:r w:rsidRPr="009F2404">
        <w:rPr>
          <w:highlight w:val="white"/>
        </w:rPr>
        <w:t xml:space="preserve">  }</w:t>
      </w:r>
    </w:p>
    <w:p w14:paraId="5C4CBF22" w14:textId="77777777" w:rsidR="005B1C6D" w:rsidRPr="009F2404" w:rsidRDefault="005B1C6D" w:rsidP="005B1C6D">
      <w:pPr>
        <w:pStyle w:val="Code"/>
      </w:pPr>
      <w:r w:rsidRPr="009F2404">
        <w:rPr>
          <w:highlight w:val="white"/>
        </w:rPr>
        <w:t>}</w:t>
      </w:r>
    </w:p>
    <w:p w14:paraId="074D4FB9" w14:textId="77777777" w:rsidR="005B1C6D" w:rsidRPr="00EC76D5" w:rsidRDefault="005B1C6D" w:rsidP="005B1C6D">
      <w:r w:rsidRPr="00EC76D5">
        <w:lastRenderedPageBreak/>
        <w:t xml:space="preserve">The </w:t>
      </w:r>
      <w:proofErr w:type="spellStart"/>
      <w:r w:rsidRPr="00EC76D5">
        <w:rPr>
          <w:rStyle w:val="CodeInText"/>
        </w:rPr>
        <w:t>doDefine</w:t>
      </w:r>
      <w:proofErr w:type="spellEnd"/>
      <w:r w:rsidRPr="00EC76D5">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EC76D5" w:rsidRDefault="005B1C6D" w:rsidP="005B1C6D">
      <w:r w:rsidRPr="00EC76D5">
        <w:t>1. We have reached the end of the line, in which case we have a macro with a name, but without parameters or body.</w:t>
      </w:r>
    </w:p>
    <w:p w14:paraId="3BEC6B54" w14:textId="77777777" w:rsidR="005B1C6D" w:rsidRPr="00EC76D5" w:rsidRDefault="005B1C6D" w:rsidP="005B1C6D">
      <w:r w:rsidRPr="00EC76D5">
        <w:t>2. We have reached a space, in which case we have a macro with a name and a body, but no parameters.</w:t>
      </w:r>
    </w:p>
    <w:p w14:paraId="77DE4EC1" w14:textId="77777777" w:rsidR="005B1C6D" w:rsidRPr="00EC76D5" w:rsidRDefault="005B1C6D" w:rsidP="005B1C6D">
      <w:r w:rsidRPr="00EC76D5">
        <w:t xml:space="preserve">3. We have reached a left parenthesis, in which case we have a list of parameters and we call </w:t>
      </w:r>
      <w:proofErr w:type="spellStart"/>
      <w:r w:rsidRPr="00EC76D5">
        <w:rPr>
          <w:rStyle w:val="CodeInText"/>
        </w:rPr>
        <w:t>doParameterDefine</w:t>
      </w:r>
      <w:proofErr w:type="spellEnd"/>
      <w:r w:rsidRPr="00EC76D5">
        <w:t>.</w:t>
      </w:r>
    </w:p>
    <w:p w14:paraId="268028C4" w14:textId="77777777" w:rsidR="005B1C6D" w:rsidRPr="00EC76D5" w:rsidRDefault="005B1C6D" w:rsidP="005B1C6D">
      <w:r w:rsidRPr="00EC76D5">
        <w:t>4. If none of the above applies, we generate an error message.</w:t>
      </w:r>
    </w:p>
    <w:p w14:paraId="1DA8BB5A" w14:textId="77777777" w:rsidR="005B1C6D" w:rsidRPr="00EC76D5" w:rsidRDefault="005B1C6D" w:rsidP="005B1C6D">
      <w:pPr>
        <w:pStyle w:val="CodeHeader"/>
      </w:pPr>
      <w:proofErr w:type="spellStart"/>
      <w:r w:rsidRPr="00EC76D5">
        <w:t>Preprocessor.</w:t>
      </w:r>
      <w:r>
        <w:t>cs</w:t>
      </w:r>
      <w:proofErr w:type="spellEnd"/>
    </w:p>
    <w:p w14:paraId="6D281E7F" w14:textId="77777777" w:rsidR="005B1C6D" w:rsidRPr="00EC76D5" w:rsidRDefault="005B1C6D" w:rsidP="005B1C6D">
      <w:r w:rsidRPr="00EC76D5">
        <w:t xml:space="preserve">The </w:t>
      </w:r>
      <w:proofErr w:type="spellStart"/>
      <w:r w:rsidRPr="00EC76D5">
        <w:rPr>
          <w:rStyle w:val="CodeInText"/>
        </w:rPr>
        <w:t>doParameterDefine</w:t>
      </w:r>
      <w:proofErr w:type="spellEnd"/>
      <w:r w:rsidRPr="00EC76D5">
        <w:t xml:space="preserve"> method look into macros with parameters in two steps. First we extract the parameters by calling </w:t>
      </w:r>
      <w:proofErr w:type="spellStart"/>
      <w:r w:rsidRPr="00EC76D5">
        <w:rPr>
          <w:rStyle w:val="CodeInText"/>
        </w:rPr>
        <w:t>scanParameters</w:t>
      </w:r>
      <w:proofErr w:type="spellEnd"/>
      <w:r w:rsidRPr="00EC76D5">
        <w:t>. Then we go through the parameter list and check that the parameters are identifiers and that no parameters is repeated.</w:t>
      </w:r>
    </w:p>
    <w:p w14:paraId="3726CDD2" w14:textId="77777777" w:rsidR="005B1C6D" w:rsidRPr="00EC76D5" w:rsidRDefault="005B1C6D" w:rsidP="005B1C6D">
      <w:r w:rsidRPr="00EC76D5">
        <w:t>Then we extract the identifiers from the body and replace each occurrence of a parameters with the text “$</w:t>
      </w:r>
      <w:proofErr w:type="spellStart"/>
      <w:r w:rsidRPr="00EC76D5">
        <w:rPr>
          <w:rStyle w:val="CodeInText"/>
        </w:rPr>
        <w:t>parameter_index</w:t>
      </w:r>
      <w:proofErr w:type="spellEnd"/>
      <w:r w:rsidRPr="00EC76D5">
        <w:t>$”.</w:t>
      </w:r>
    </w:p>
    <w:p w14:paraId="66B2C97A" w14:textId="77777777" w:rsidR="005B1C6D" w:rsidRPr="00EC76D5" w:rsidRDefault="005B1C6D" w:rsidP="005B1C6D">
      <w:r w:rsidRPr="00EC76D5">
        <w:t>Finally, we look for the merge operator ##. When we find one, we remove the operator and trim the text to its left and right.</w:t>
      </w:r>
    </w:p>
    <w:p w14:paraId="73E84581" w14:textId="77777777" w:rsidR="005B1C6D" w:rsidRPr="00EC76D5" w:rsidRDefault="005B1C6D" w:rsidP="005B1C6D">
      <w:r w:rsidRPr="00EC76D5">
        <w:t>It is allowed to redefine a macro if it is has the same parameters list and macro.</w:t>
      </w:r>
    </w:p>
    <w:p w14:paraId="30BF4D31" w14:textId="77777777" w:rsidR="005B1C6D" w:rsidRPr="00EC76D5" w:rsidRDefault="005B1C6D" w:rsidP="005B1C6D">
      <w:r w:rsidRPr="00EC76D5">
        <w:t>An identifier is a text starting with a letter or an underline and continuing with letters, digits, or underlines. If the given name is not an identifier, an error occurs.</w:t>
      </w:r>
    </w:p>
    <w:p w14:paraId="360116DC" w14:textId="77777777" w:rsidR="005B1C6D" w:rsidRPr="00B25B79" w:rsidRDefault="005B1C6D" w:rsidP="005B1C6D">
      <w:pPr>
        <w:pStyle w:val="Code"/>
        <w:rPr>
          <w:highlight w:val="white"/>
        </w:rPr>
      </w:pPr>
      <w:r w:rsidRPr="00B25B79">
        <w:rPr>
          <w:highlight w:val="white"/>
        </w:rPr>
        <w:t xml:space="preserve">    public void DoDefine(List&lt;Token&gt; tokenList) {</w:t>
      </w:r>
    </w:p>
    <w:p w14:paraId="62D6C964" w14:textId="77777777" w:rsidR="005B1C6D" w:rsidRPr="00B25B79" w:rsidRDefault="005B1C6D" w:rsidP="005B1C6D">
      <w:pPr>
        <w:pStyle w:val="Code"/>
        <w:rPr>
          <w:highlight w:val="white"/>
        </w:rPr>
      </w:pPr>
      <w:r w:rsidRPr="00B25B79">
        <w:rPr>
          <w:highlight w:val="white"/>
        </w:rPr>
        <w:t xml:space="preserve">      Assert.Error(tokenList[2].Id == CCompiler_Pre.Tokens.NAME,</w:t>
      </w:r>
    </w:p>
    <w:p w14:paraId="64F8E881" w14:textId="77777777" w:rsidR="005B1C6D" w:rsidRDefault="005B1C6D" w:rsidP="005B1C6D">
      <w:pPr>
        <w:pStyle w:val="Code"/>
        <w:rPr>
          <w:highlight w:val="white"/>
        </w:rPr>
      </w:pPr>
      <w:r w:rsidRPr="00B25B79">
        <w:rPr>
          <w:highlight w:val="white"/>
        </w:rPr>
        <w:t xml:space="preserve">                   TokenListToString(tokenList),</w:t>
      </w:r>
    </w:p>
    <w:p w14:paraId="3BFC7B46"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Message.Invalid_define_directive);</w:t>
      </w:r>
    </w:p>
    <w:p w14:paraId="6012012C" w14:textId="77777777" w:rsidR="005B1C6D" w:rsidRPr="00B25B79" w:rsidRDefault="005B1C6D" w:rsidP="005B1C6D">
      <w:pPr>
        <w:pStyle w:val="Code"/>
        <w:rPr>
          <w:highlight w:val="white"/>
        </w:rPr>
      </w:pPr>
      <w:r w:rsidRPr="00B25B79">
        <w:rPr>
          <w:highlight w:val="white"/>
        </w:rPr>
        <w:t xml:space="preserve">      string name = tokenList[2].ToString();</w:t>
      </w:r>
    </w:p>
    <w:p w14:paraId="2DC3DF89" w14:textId="77777777" w:rsidR="005B1C6D" w:rsidRPr="00B25B79" w:rsidRDefault="005B1C6D" w:rsidP="005B1C6D">
      <w:pPr>
        <w:pStyle w:val="Code"/>
        <w:rPr>
          <w:highlight w:val="white"/>
        </w:rPr>
      </w:pPr>
      <w:r w:rsidRPr="00B25B79">
        <w:rPr>
          <w:highlight w:val="white"/>
        </w:rPr>
        <w:t xml:space="preserve">      Macro macro;</w:t>
      </w:r>
    </w:p>
    <w:p w14:paraId="4E63497C" w14:textId="77777777" w:rsidR="005B1C6D" w:rsidRPr="00B25B79" w:rsidRDefault="005B1C6D" w:rsidP="005B1C6D">
      <w:pPr>
        <w:pStyle w:val="Code"/>
        <w:rPr>
          <w:highlight w:val="white"/>
        </w:rPr>
      </w:pPr>
    </w:p>
    <w:p w14:paraId="5206F529" w14:textId="77777777" w:rsidR="005B1C6D" w:rsidRPr="00B25B79" w:rsidRDefault="005B1C6D" w:rsidP="005B1C6D">
      <w:pPr>
        <w:pStyle w:val="Code"/>
        <w:rPr>
          <w:highlight w:val="white"/>
        </w:rPr>
      </w:pPr>
      <w:r w:rsidRPr="00B25B79">
        <w:rPr>
          <w:highlight w:val="white"/>
        </w:rPr>
        <w:t xml:space="preserve">      if ((tokenList[3].Id == CCompiler_Pre.Tokens.LEFT_PARENTHESIS) &amp;&amp;</w:t>
      </w:r>
    </w:p>
    <w:p w14:paraId="6FF7FAEF" w14:textId="77777777" w:rsidR="005B1C6D" w:rsidRPr="00B25B79" w:rsidRDefault="005B1C6D" w:rsidP="005B1C6D">
      <w:pPr>
        <w:pStyle w:val="Code"/>
        <w:rPr>
          <w:highlight w:val="white"/>
        </w:rPr>
      </w:pPr>
      <w:r w:rsidRPr="00B25B79">
        <w:rPr>
          <w:highlight w:val="white"/>
        </w:rPr>
        <w:t xml:space="preserve">          !tokenList[3].HasWhitespace()) {</w:t>
      </w:r>
    </w:p>
    <w:p w14:paraId="1762A940" w14:textId="77777777" w:rsidR="005B1C6D" w:rsidRPr="00B25B79" w:rsidRDefault="005B1C6D" w:rsidP="005B1C6D">
      <w:pPr>
        <w:pStyle w:val="Code"/>
        <w:rPr>
          <w:highlight w:val="white"/>
        </w:rPr>
      </w:pPr>
      <w:r w:rsidRPr="00B25B79">
        <w:rPr>
          <w:highlight w:val="white"/>
        </w:rPr>
        <w:t xml:space="preserve">        int tokenIndex = 4, paramIndex = 0;</w:t>
      </w:r>
    </w:p>
    <w:p w14:paraId="3F03AAA2" w14:textId="77777777" w:rsidR="005B1C6D" w:rsidRPr="00B25B79" w:rsidRDefault="005B1C6D" w:rsidP="005B1C6D">
      <w:pPr>
        <w:pStyle w:val="Code"/>
        <w:rPr>
          <w:highlight w:val="white"/>
        </w:rPr>
      </w:pPr>
      <w:r w:rsidRPr="00B25B79">
        <w:rPr>
          <w:highlight w:val="white"/>
        </w:rPr>
        <w:t xml:space="preserve">        IDictionary&lt;string,int&gt; paramMap = new Dictionary&lt;string,int&gt;();</w:t>
      </w:r>
    </w:p>
    <w:p w14:paraId="0AB5CD0A" w14:textId="77777777" w:rsidR="005B1C6D" w:rsidRPr="00B25B79" w:rsidRDefault="005B1C6D" w:rsidP="005B1C6D">
      <w:pPr>
        <w:pStyle w:val="Code"/>
        <w:rPr>
          <w:highlight w:val="white"/>
        </w:rPr>
      </w:pPr>
    </w:p>
    <w:p w14:paraId="7B87B758" w14:textId="77777777" w:rsidR="005B1C6D" w:rsidRPr="00B25B79" w:rsidRDefault="005B1C6D" w:rsidP="005B1C6D">
      <w:pPr>
        <w:pStyle w:val="Code"/>
        <w:rPr>
          <w:highlight w:val="white"/>
        </w:rPr>
      </w:pPr>
      <w:r w:rsidRPr="00B25B79">
        <w:rPr>
          <w:highlight w:val="white"/>
        </w:rPr>
        <w:t xml:space="preserve">        while (true) {</w:t>
      </w:r>
    </w:p>
    <w:p w14:paraId="2091AC72" w14:textId="77777777" w:rsidR="005B1C6D" w:rsidRPr="00B25B79" w:rsidRDefault="005B1C6D" w:rsidP="005B1C6D">
      <w:pPr>
        <w:pStyle w:val="Code"/>
        <w:rPr>
          <w:highlight w:val="white"/>
        </w:rPr>
      </w:pPr>
      <w:r w:rsidRPr="00B25B79">
        <w:rPr>
          <w:highlight w:val="white"/>
        </w:rPr>
        <w:t xml:space="preserve">          Token nextToken = tokenList[tokenIndex++];</w:t>
      </w:r>
    </w:p>
    <w:p w14:paraId="0F916676" w14:textId="77777777" w:rsidR="005B1C6D" w:rsidRPr="00B25B79" w:rsidRDefault="005B1C6D" w:rsidP="005B1C6D">
      <w:pPr>
        <w:pStyle w:val="Code"/>
        <w:rPr>
          <w:highlight w:val="white"/>
        </w:rPr>
      </w:pPr>
      <w:r w:rsidRPr="00B25B79">
        <w:rPr>
          <w:highlight w:val="white"/>
        </w:rPr>
        <w:t xml:space="preserve">          Assert.Error(nextToken.Id == CCompiler_Pre.Tokens.NAME,</w:t>
      </w:r>
    </w:p>
    <w:p w14:paraId="58147690" w14:textId="77777777" w:rsidR="005B1C6D" w:rsidRDefault="005B1C6D" w:rsidP="005B1C6D">
      <w:pPr>
        <w:pStyle w:val="Code"/>
        <w:rPr>
          <w:highlight w:val="white"/>
        </w:rPr>
      </w:pPr>
      <w:r w:rsidRPr="00B25B79">
        <w:rPr>
          <w:highlight w:val="white"/>
        </w:rPr>
        <w:t xml:space="preserve">                       nextToken.ToString(),</w:t>
      </w:r>
    </w:p>
    <w:p w14:paraId="241546E9" w14:textId="77777777" w:rsidR="005B1C6D" w:rsidRPr="00B25B79" w:rsidRDefault="005B1C6D" w:rsidP="005B1C6D">
      <w:pPr>
        <w:pStyle w:val="Code"/>
        <w:rPr>
          <w:highlight w:val="white"/>
        </w:rPr>
      </w:pPr>
      <w:r>
        <w:rPr>
          <w:highlight w:val="white"/>
        </w:rPr>
        <w:t xml:space="preserve">                       </w:t>
      </w:r>
      <w:r w:rsidRPr="00B25B79">
        <w:rPr>
          <w:highlight w:val="white"/>
        </w:rPr>
        <w:t>Message.Invalid_macro_definitializerion);</w:t>
      </w:r>
    </w:p>
    <w:p w14:paraId="5F4E0EE4" w14:textId="77777777" w:rsidR="005B1C6D" w:rsidRPr="00B25B79" w:rsidRDefault="005B1C6D" w:rsidP="005B1C6D">
      <w:pPr>
        <w:pStyle w:val="Code"/>
        <w:rPr>
          <w:highlight w:val="white"/>
        </w:rPr>
      </w:pPr>
      <w:r w:rsidRPr="00B25B79">
        <w:rPr>
          <w:highlight w:val="white"/>
        </w:rPr>
        <w:t xml:space="preserve">          string paramName = (string) nextToken.Value;</w:t>
      </w:r>
    </w:p>
    <w:p w14:paraId="509E2E26" w14:textId="77777777" w:rsidR="005B1C6D" w:rsidRPr="00B25B79" w:rsidRDefault="005B1C6D" w:rsidP="005B1C6D">
      <w:pPr>
        <w:pStyle w:val="Code"/>
        <w:rPr>
          <w:highlight w:val="white"/>
        </w:rPr>
      </w:pPr>
      <w:r w:rsidRPr="00B25B79">
        <w:rPr>
          <w:highlight w:val="white"/>
        </w:rPr>
        <w:t xml:space="preserve">          Assert.Error(!paramMap.ContainsKey(paramName),</w:t>
      </w:r>
    </w:p>
    <w:p w14:paraId="5F5D422B" w14:textId="77777777" w:rsidR="005B1C6D" w:rsidRPr="00B25B79" w:rsidRDefault="005B1C6D" w:rsidP="005B1C6D">
      <w:pPr>
        <w:pStyle w:val="Code"/>
        <w:rPr>
          <w:highlight w:val="white"/>
        </w:rPr>
      </w:pPr>
      <w:r w:rsidRPr="00B25B79">
        <w:rPr>
          <w:highlight w:val="white"/>
        </w:rPr>
        <w:t xml:space="preserve">                       paramName, Message.Repeated_macro_parameter);</w:t>
      </w:r>
    </w:p>
    <w:p w14:paraId="17C047B6" w14:textId="77777777" w:rsidR="005B1C6D" w:rsidRPr="00B25B79" w:rsidRDefault="005B1C6D" w:rsidP="005B1C6D">
      <w:pPr>
        <w:pStyle w:val="Code"/>
        <w:rPr>
          <w:highlight w:val="white"/>
        </w:rPr>
      </w:pPr>
      <w:r w:rsidRPr="00B25B79">
        <w:rPr>
          <w:highlight w:val="white"/>
        </w:rPr>
        <w:t xml:space="preserve">          paramMap.Add(paramName, paramIndex++);</w:t>
      </w:r>
    </w:p>
    <w:p w14:paraId="468BCDA9" w14:textId="77777777" w:rsidR="005B1C6D" w:rsidRPr="00B25B79" w:rsidRDefault="005B1C6D" w:rsidP="005B1C6D">
      <w:pPr>
        <w:pStyle w:val="Code"/>
        <w:rPr>
          <w:highlight w:val="white"/>
        </w:rPr>
      </w:pPr>
    </w:p>
    <w:p w14:paraId="7C5D9D3D" w14:textId="77777777" w:rsidR="005B1C6D" w:rsidRPr="00B25B79" w:rsidRDefault="005B1C6D" w:rsidP="005B1C6D">
      <w:pPr>
        <w:pStyle w:val="Code"/>
        <w:rPr>
          <w:highlight w:val="white"/>
        </w:rPr>
      </w:pPr>
      <w:r w:rsidRPr="00B25B79">
        <w:rPr>
          <w:highlight w:val="white"/>
        </w:rPr>
        <w:t xml:space="preserve">          nextToken = tokenList[tokenIndex++];</w:t>
      </w:r>
    </w:p>
    <w:p w14:paraId="2E662CFD" w14:textId="77777777" w:rsidR="005B1C6D" w:rsidRPr="00B25B79" w:rsidRDefault="005B1C6D" w:rsidP="005B1C6D">
      <w:pPr>
        <w:pStyle w:val="Code"/>
        <w:rPr>
          <w:highlight w:val="white"/>
        </w:rPr>
      </w:pPr>
      <w:r w:rsidRPr="00B25B79">
        <w:rPr>
          <w:highlight w:val="white"/>
        </w:rPr>
        <w:t xml:space="preserve">          if (nextToken.Id == CCompiler_Pre.Tokens.COMMA) {</w:t>
      </w:r>
    </w:p>
    <w:p w14:paraId="20D8BB41" w14:textId="77777777" w:rsidR="005B1C6D" w:rsidRPr="00B25B79" w:rsidRDefault="005B1C6D" w:rsidP="005B1C6D">
      <w:pPr>
        <w:pStyle w:val="Code"/>
        <w:rPr>
          <w:highlight w:val="white"/>
        </w:rPr>
      </w:pPr>
      <w:r w:rsidRPr="00B25B79">
        <w:rPr>
          <w:highlight w:val="white"/>
        </w:rPr>
        <w:t xml:space="preserve">            // Empty.</w:t>
      </w:r>
    </w:p>
    <w:p w14:paraId="3594822F" w14:textId="77777777" w:rsidR="005B1C6D" w:rsidRPr="00B25B79" w:rsidRDefault="005B1C6D" w:rsidP="005B1C6D">
      <w:pPr>
        <w:pStyle w:val="Code"/>
        <w:rPr>
          <w:highlight w:val="white"/>
        </w:rPr>
      </w:pPr>
      <w:r w:rsidRPr="00B25B79">
        <w:rPr>
          <w:highlight w:val="white"/>
        </w:rPr>
        <w:t xml:space="preserve">          }</w:t>
      </w:r>
    </w:p>
    <w:p w14:paraId="1D530930" w14:textId="77777777" w:rsidR="005B1C6D" w:rsidRPr="00B25B79" w:rsidRDefault="005B1C6D" w:rsidP="005B1C6D">
      <w:pPr>
        <w:pStyle w:val="Code"/>
        <w:rPr>
          <w:highlight w:val="white"/>
        </w:rPr>
      </w:pPr>
      <w:r w:rsidRPr="00B25B79">
        <w:rPr>
          <w:highlight w:val="white"/>
        </w:rPr>
        <w:t xml:space="preserve">          else if (nextToken.Id == CCompiler_Pre.Tokens.RIGHT_PARENTHESIS) {</w:t>
      </w:r>
    </w:p>
    <w:p w14:paraId="15942E30" w14:textId="77777777" w:rsidR="005B1C6D" w:rsidRPr="00B25B79" w:rsidRDefault="005B1C6D" w:rsidP="005B1C6D">
      <w:pPr>
        <w:pStyle w:val="Code"/>
        <w:rPr>
          <w:highlight w:val="white"/>
        </w:rPr>
      </w:pPr>
      <w:r w:rsidRPr="00B25B79">
        <w:rPr>
          <w:highlight w:val="white"/>
        </w:rPr>
        <w:lastRenderedPageBreak/>
        <w:t xml:space="preserve">            break;</w:t>
      </w:r>
    </w:p>
    <w:p w14:paraId="70BCA04E" w14:textId="77777777" w:rsidR="005B1C6D" w:rsidRPr="00B25B79" w:rsidRDefault="005B1C6D" w:rsidP="005B1C6D">
      <w:pPr>
        <w:pStyle w:val="Code"/>
        <w:rPr>
          <w:highlight w:val="white"/>
        </w:rPr>
      </w:pPr>
      <w:r w:rsidRPr="00B25B79">
        <w:rPr>
          <w:highlight w:val="white"/>
        </w:rPr>
        <w:t xml:space="preserve">          }</w:t>
      </w:r>
    </w:p>
    <w:p w14:paraId="0F5ECB5F" w14:textId="77777777" w:rsidR="005B1C6D" w:rsidRPr="00B25B79" w:rsidRDefault="005B1C6D" w:rsidP="005B1C6D">
      <w:pPr>
        <w:pStyle w:val="Code"/>
        <w:rPr>
          <w:highlight w:val="white"/>
        </w:rPr>
      </w:pPr>
      <w:r w:rsidRPr="00B25B79">
        <w:rPr>
          <w:highlight w:val="white"/>
        </w:rPr>
        <w:t xml:space="preserve">          else {</w:t>
      </w:r>
    </w:p>
    <w:p w14:paraId="42ACB8E1" w14:textId="77777777" w:rsidR="005B1C6D" w:rsidRDefault="005B1C6D" w:rsidP="005B1C6D">
      <w:pPr>
        <w:pStyle w:val="Code"/>
        <w:rPr>
          <w:highlight w:val="white"/>
        </w:rPr>
      </w:pPr>
      <w:r w:rsidRPr="00B25B79">
        <w:rPr>
          <w:highlight w:val="white"/>
        </w:rPr>
        <w:t xml:space="preserve">            Assert.Error(nextToken.ToString(),</w:t>
      </w:r>
    </w:p>
    <w:p w14:paraId="773D6082"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Message.Invalid_macro_definitializerion);</w:t>
      </w:r>
    </w:p>
    <w:p w14:paraId="08AC5417" w14:textId="77777777" w:rsidR="005B1C6D" w:rsidRPr="00B25B79" w:rsidRDefault="005B1C6D" w:rsidP="005B1C6D">
      <w:pPr>
        <w:pStyle w:val="Code"/>
        <w:rPr>
          <w:highlight w:val="white"/>
        </w:rPr>
      </w:pPr>
      <w:r w:rsidRPr="00B25B79">
        <w:rPr>
          <w:highlight w:val="white"/>
        </w:rPr>
        <w:t xml:space="preserve">          }</w:t>
      </w:r>
    </w:p>
    <w:p w14:paraId="5622A961" w14:textId="77777777" w:rsidR="005B1C6D" w:rsidRPr="00B25B79" w:rsidRDefault="005B1C6D" w:rsidP="005B1C6D">
      <w:pPr>
        <w:pStyle w:val="Code"/>
        <w:rPr>
          <w:highlight w:val="white"/>
        </w:rPr>
      </w:pPr>
      <w:r w:rsidRPr="00B25B79">
        <w:rPr>
          <w:highlight w:val="white"/>
        </w:rPr>
        <w:t xml:space="preserve">        }</w:t>
      </w:r>
    </w:p>
    <w:p w14:paraId="0AC8E2D5" w14:textId="77777777" w:rsidR="005B1C6D" w:rsidRPr="00B25B79" w:rsidRDefault="005B1C6D" w:rsidP="005B1C6D">
      <w:pPr>
        <w:pStyle w:val="Code"/>
        <w:rPr>
          <w:highlight w:val="white"/>
        </w:rPr>
      </w:pPr>
      <w:r w:rsidRPr="00B25B79">
        <w:rPr>
          <w:highlight w:val="white"/>
        </w:rPr>
        <w:t xml:space="preserve">      </w:t>
      </w:r>
    </w:p>
    <w:p w14:paraId="57B2AAC4" w14:textId="77777777" w:rsidR="005B1C6D" w:rsidRDefault="005B1C6D" w:rsidP="005B1C6D">
      <w:pPr>
        <w:pStyle w:val="Code"/>
        <w:rPr>
          <w:highlight w:val="white"/>
        </w:rPr>
      </w:pPr>
      <w:r w:rsidRPr="00B25B79">
        <w:rPr>
          <w:highlight w:val="white"/>
        </w:rPr>
        <w:t xml:space="preserve">        List&lt;Token&gt; macroList =</w:t>
      </w:r>
    </w:p>
    <w:p w14:paraId="7C4E138A" w14:textId="77777777" w:rsidR="005B1C6D" w:rsidRPr="00B25B79" w:rsidRDefault="005B1C6D" w:rsidP="005B1C6D">
      <w:pPr>
        <w:pStyle w:val="Code"/>
        <w:rPr>
          <w:highlight w:val="white"/>
        </w:rPr>
      </w:pPr>
      <w:r>
        <w:rPr>
          <w:highlight w:val="white"/>
        </w:rPr>
        <w:t xml:space="preserve">         </w:t>
      </w:r>
      <w:r w:rsidRPr="00B25B79">
        <w:rPr>
          <w:highlight w:val="white"/>
        </w:rPr>
        <w:t xml:space="preserve"> tokenList.GetRange(tokenIndex, tokenList.Count - tokenIndex);</w:t>
      </w:r>
    </w:p>
    <w:p w14:paraId="5A509C61" w14:textId="77777777" w:rsidR="005B1C6D" w:rsidRPr="00B25B79" w:rsidRDefault="005B1C6D" w:rsidP="005B1C6D">
      <w:pPr>
        <w:pStyle w:val="Code"/>
        <w:rPr>
          <w:highlight w:val="white"/>
        </w:rPr>
      </w:pPr>
    </w:p>
    <w:p w14:paraId="618C09D5" w14:textId="77777777" w:rsidR="005B1C6D" w:rsidRPr="00B25B79" w:rsidRDefault="005B1C6D" w:rsidP="005B1C6D">
      <w:pPr>
        <w:pStyle w:val="Code"/>
        <w:rPr>
          <w:highlight w:val="white"/>
        </w:rPr>
      </w:pPr>
      <w:r w:rsidRPr="00B25B79">
        <w:rPr>
          <w:highlight w:val="white"/>
        </w:rPr>
        <w:t xml:space="preserve">        foreach (Token macroToken in macroList) {</w:t>
      </w:r>
    </w:p>
    <w:p w14:paraId="54620CFD" w14:textId="77777777" w:rsidR="005B1C6D" w:rsidRPr="00B25B79" w:rsidRDefault="005B1C6D" w:rsidP="005B1C6D">
      <w:pPr>
        <w:pStyle w:val="Code"/>
        <w:rPr>
          <w:highlight w:val="white"/>
        </w:rPr>
      </w:pPr>
      <w:r w:rsidRPr="00B25B79">
        <w:rPr>
          <w:highlight w:val="white"/>
        </w:rPr>
        <w:t xml:space="preserve">          if (macroToken.Id == CCompiler_Pre.Tokens.NAME) {</w:t>
      </w:r>
    </w:p>
    <w:p w14:paraId="5099333B" w14:textId="77777777" w:rsidR="005B1C6D" w:rsidRPr="00B25B79" w:rsidRDefault="005B1C6D" w:rsidP="005B1C6D">
      <w:pPr>
        <w:pStyle w:val="Code"/>
        <w:rPr>
          <w:highlight w:val="white"/>
        </w:rPr>
      </w:pPr>
      <w:r w:rsidRPr="00B25B79">
        <w:rPr>
          <w:highlight w:val="white"/>
        </w:rPr>
        <w:t xml:space="preserve">            string macroName = (string) macroToken.Value;</w:t>
      </w:r>
    </w:p>
    <w:p w14:paraId="204F38CD" w14:textId="77777777" w:rsidR="005B1C6D" w:rsidRPr="00B25B79" w:rsidRDefault="005B1C6D" w:rsidP="005B1C6D">
      <w:pPr>
        <w:pStyle w:val="Code"/>
        <w:rPr>
          <w:highlight w:val="white"/>
        </w:rPr>
      </w:pPr>
    </w:p>
    <w:p w14:paraId="1A42C633" w14:textId="77777777" w:rsidR="005B1C6D" w:rsidRPr="00B25B79" w:rsidRDefault="005B1C6D" w:rsidP="005B1C6D">
      <w:pPr>
        <w:pStyle w:val="Code"/>
        <w:rPr>
          <w:highlight w:val="white"/>
        </w:rPr>
      </w:pPr>
      <w:r w:rsidRPr="00B25B79">
        <w:rPr>
          <w:highlight w:val="white"/>
        </w:rPr>
        <w:t xml:space="preserve">            if (paramMap.ContainsKey(macroName)) {</w:t>
      </w:r>
    </w:p>
    <w:p w14:paraId="0EBA4F13" w14:textId="77777777" w:rsidR="005B1C6D" w:rsidRPr="00B25B79" w:rsidRDefault="005B1C6D" w:rsidP="005B1C6D">
      <w:pPr>
        <w:pStyle w:val="Code"/>
        <w:rPr>
          <w:highlight w:val="white"/>
        </w:rPr>
      </w:pPr>
      <w:r w:rsidRPr="00B25B79">
        <w:rPr>
          <w:highlight w:val="white"/>
        </w:rPr>
        <w:t xml:space="preserve">              macroToken.Id = CCompiler_Pre.Tokens.MARK;</w:t>
      </w:r>
    </w:p>
    <w:p w14:paraId="1C783664" w14:textId="77777777" w:rsidR="005B1C6D" w:rsidRPr="00B25B79" w:rsidRDefault="005B1C6D" w:rsidP="005B1C6D">
      <w:pPr>
        <w:pStyle w:val="Code"/>
        <w:rPr>
          <w:highlight w:val="white"/>
        </w:rPr>
      </w:pPr>
      <w:r w:rsidRPr="00B25B79">
        <w:rPr>
          <w:highlight w:val="white"/>
        </w:rPr>
        <w:t xml:space="preserve">              macroToken.Value = paramMap[macroName];</w:t>
      </w:r>
    </w:p>
    <w:p w14:paraId="4ACB4D6E" w14:textId="77777777" w:rsidR="005B1C6D" w:rsidRPr="00B25B79" w:rsidRDefault="005B1C6D" w:rsidP="005B1C6D">
      <w:pPr>
        <w:pStyle w:val="Code"/>
        <w:rPr>
          <w:highlight w:val="white"/>
        </w:rPr>
      </w:pPr>
      <w:r w:rsidRPr="00B25B79">
        <w:rPr>
          <w:highlight w:val="white"/>
        </w:rPr>
        <w:t xml:space="preserve">            }</w:t>
      </w:r>
    </w:p>
    <w:p w14:paraId="74664A27" w14:textId="77777777" w:rsidR="005B1C6D" w:rsidRPr="00B25B79" w:rsidRDefault="005B1C6D" w:rsidP="005B1C6D">
      <w:pPr>
        <w:pStyle w:val="Code"/>
        <w:rPr>
          <w:highlight w:val="white"/>
        </w:rPr>
      </w:pPr>
      <w:r w:rsidRPr="00B25B79">
        <w:rPr>
          <w:highlight w:val="white"/>
        </w:rPr>
        <w:t xml:space="preserve">          }</w:t>
      </w:r>
    </w:p>
    <w:p w14:paraId="1337A82A" w14:textId="77777777" w:rsidR="005B1C6D" w:rsidRPr="00B25B79" w:rsidRDefault="005B1C6D" w:rsidP="005B1C6D">
      <w:pPr>
        <w:pStyle w:val="Code"/>
        <w:rPr>
          <w:highlight w:val="white"/>
        </w:rPr>
      </w:pPr>
      <w:r w:rsidRPr="00B25B79">
        <w:rPr>
          <w:highlight w:val="white"/>
        </w:rPr>
        <w:t xml:space="preserve">        }</w:t>
      </w:r>
    </w:p>
    <w:p w14:paraId="593B1F9C" w14:textId="77777777" w:rsidR="005B1C6D" w:rsidRPr="00B25B79" w:rsidRDefault="005B1C6D" w:rsidP="005B1C6D">
      <w:pPr>
        <w:pStyle w:val="Code"/>
        <w:rPr>
          <w:highlight w:val="white"/>
        </w:rPr>
      </w:pPr>
      <w:r w:rsidRPr="00B25B79">
        <w:rPr>
          <w:highlight w:val="white"/>
        </w:rPr>
        <w:t xml:space="preserve">      </w:t>
      </w:r>
    </w:p>
    <w:p w14:paraId="4C388108" w14:textId="77777777" w:rsidR="005B1C6D" w:rsidRPr="00B25B79" w:rsidRDefault="005B1C6D" w:rsidP="005B1C6D">
      <w:pPr>
        <w:pStyle w:val="Code"/>
        <w:rPr>
          <w:highlight w:val="white"/>
        </w:rPr>
      </w:pPr>
      <w:r w:rsidRPr="00B25B79">
        <w:rPr>
          <w:highlight w:val="white"/>
        </w:rPr>
        <w:t xml:space="preserve">        macro = new Macro(paramMap.Count, macroList);</w:t>
      </w:r>
    </w:p>
    <w:p w14:paraId="2EBAF62F" w14:textId="77777777" w:rsidR="005B1C6D" w:rsidRPr="00B25B79" w:rsidRDefault="005B1C6D" w:rsidP="005B1C6D">
      <w:pPr>
        <w:pStyle w:val="Code"/>
        <w:rPr>
          <w:highlight w:val="white"/>
        </w:rPr>
      </w:pPr>
      <w:r w:rsidRPr="00B25B79">
        <w:rPr>
          <w:highlight w:val="white"/>
        </w:rPr>
        <w:t xml:space="preserve">      }</w:t>
      </w:r>
    </w:p>
    <w:p w14:paraId="55834097" w14:textId="77777777" w:rsidR="005B1C6D" w:rsidRPr="00B25B79" w:rsidRDefault="005B1C6D" w:rsidP="005B1C6D">
      <w:pPr>
        <w:pStyle w:val="Code"/>
        <w:rPr>
          <w:highlight w:val="white"/>
        </w:rPr>
      </w:pPr>
      <w:r w:rsidRPr="00B25B79">
        <w:rPr>
          <w:highlight w:val="white"/>
        </w:rPr>
        <w:t xml:space="preserve">      else {</w:t>
      </w:r>
    </w:p>
    <w:p w14:paraId="2751C0B1" w14:textId="77777777" w:rsidR="005B1C6D" w:rsidRPr="00B25B79" w:rsidRDefault="005B1C6D" w:rsidP="005B1C6D">
      <w:pPr>
        <w:pStyle w:val="Code"/>
        <w:rPr>
          <w:highlight w:val="white"/>
        </w:rPr>
      </w:pPr>
      <w:r w:rsidRPr="00B25B79">
        <w:rPr>
          <w:highlight w:val="white"/>
        </w:rPr>
        <w:t xml:space="preserve">        macro = new Macro(0, tokenList.GetRange(3, tokenList.Count - 3));</w:t>
      </w:r>
    </w:p>
    <w:p w14:paraId="065A05FE" w14:textId="77777777" w:rsidR="005B1C6D" w:rsidRPr="00B25B79" w:rsidRDefault="005B1C6D" w:rsidP="005B1C6D">
      <w:pPr>
        <w:pStyle w:val="Code"/>
        <w:rPr>
          <w:highlight w:val="white"/>
        </w:rPr>
      </w:pPr>
      <w:r w:rsidRPr="00B25B79">
        <w:rPr>
          <w:highlight w:val="white"/>
        </w:rPr>
        <w:t xml:space="preserve">      }</w:t>
      </w:r>
    </w:p>
    <w:p w14:paraId="46A4A3E2" w14:textId="77777777" w:rsidR="005B1C6D" w:rsidRPr="00B25B79" w:rsidRDefault="005B1C6D" w:rsidP="005B1C6D">
      <w:pPr>
        <w:pStyle w:val="Code"/>
        <w:rPr>
          <w:highlight w:val="white"/>
        </w:rPr>
      </w:pPr>
      <w:r w:rsidRPr="00B25B79">
        <w:rPr>
          <w:highlight w:val="white"/>
        </w:rPr>
        <w:t xml:space="preserve">    </w:t>
      </w:r>
    </w:p>
    <w:p w14:paraId="3530014D" w14:textId="77777777" w:rsidR="005B1C6D" w:rsidRPr="00B25B79" w:rsidRDefault="005B1C6D" w:rsidP="005B1C6D">
      <w:pPr>
        <w:pStyle w:val="Code"/>
        <w:rPr>
          <w:highlight w:val="white"/>
        </w:rPr>
      </w:pPr>
      <w:r w:rsidRPr="00B25B79">
        <w:rPr>
          <w:highlight w:val="white"/>
        </w:rPr>
        <w:t xml:space="preserve">      if (!Preprocessor.MacroMap.ContainsKey(name)) {</w:t>
      </w:r>
    </w:p>
    <w:p w14:paraId="0DAEA58B" w14:textId="77777777" w:rsidR="005B1C6D" w:rsidRPr="00B25B79" w:rsidRDefault="005B1C6D" w:rsidP="005B1C6D">
      <w:pPr>
        <w:pStyle w:val="Code"/>
        <w:rPr>
          <w:highlight w:val="white"/>
        </w:rPr>
      </w:pPr>
      <w:r w:rsidRPr="00B25B79">
        <w:rPr>
          <w:highlight w:val="white"/>
        </w:rPr>
        <w:t xml:space="preserve">        Preprocessor.MacroMap.Add(name, macro);</w:t>
      </w:r>
    </w:p>
    <w:p w14:paraId="00116C50" w14:textId="77777777" w:rsidR="005B1C6D" w:rsidRPr="00B25B79" w:rsidRDefault="005B1C6D" w:rsidP="005B1C6D">
      <w:pPr>
        <w:pStyle w:val="Code"/>
        <w:rPr>
          <w:highlight w:val="white"/>
        </w:rPr>
      </w:pPr>
      <w:r w:rsidRPr="00B25B79">
        <w:rPr>
          <w:highlight w:val="white"/>
        </w:rPr>
        <w:t xml:space="preserve">      }</w:t>
      </w:r>
    </w:p>
    <w:p w14:paraId="3774EFFC" w14:textId="77777777" w:rsidR="005B1C6D" w:rsidRPr="00B25B79" w:rsidRDefault="005B1C6D" w:rsidP="005B1C6D">
      <w:pPr>
        <w:pStyle w:val="Code"/>
        <w:rPr>
          <w:highlight w:val="white"/>
        </w:rPr>
      </w:pPr>
      <w:r w:rsidRPr="00B25B79">
        <w:rPr>
          <w:highlight w:val="white"/>
        </w:rPr>
        <w:t xml:space="preserve">      else {</w:t>
      </w:r>
    </w:p>
    <w:p w14:paraId="1C2775DC" w14:textId="77777777" w:rsidR="005B1C6D" w:rsidRPr="00B25B79" w:rsidRDefault="005B1C6D" w:rsidP="005B1C6D">
      <w:pPr>
        <w:pStyle w:val="Code"/>
        <w:rPr>
          <w:highlight w:val="white"/>
        </w:rPr>
      </w:pPr>
      <w:r w:rsidRPr="00B25B79">
        <w:rPr>
          <w:highlight w:val="white"/>
        </w:rPr>
        <w:t xml:space="preserve">        Assert.Error(Preprocessor.MacroMap[name].Equals(macro),</w:t>
      </w:r>
    </w:p>
    <w:p w14:paraId="30E13BD6" w14:textId="77777777" w:rsidR="005B1C6D" w:rsidRPr="00B25B79" w:rsidRDefault="005B1C6D" w:rsidP="005B1C6D">
      <w:pPr>
        <w:pStyle w:val="Code"/>
        <w:rPr>
          <w:highlight w:val="white"/>
        </w:rPr>
      </w:pPr>
      <w:r w:rsidRPr="00B25B79">
        <w:rPr>
          <w:highlight w:val="white"/>
        </w:rPr>
        <w:t xml:space="preserve">                     name, Message.Invalid_macro_redefinitializerion);</w:t>
      </w:r>
    </w:p>
    <w:p w14:paraId="4BC13C16" w14:textId="77777777" w:rsidR="005B1C6D" w:rsidRPr="00B25B79" w:rsidRDefault="005B1C6D" w:rsidP="005B1C6D">
      <w:pPr>
        <w:pStyle w:val="Code"/>
        <w:rPr>
          <w:highlight w:val="white"/>
        </w:rPr>
      </w:pPr>
      <w:r w:rsidRPr="00B25B79">
        <w:rPr>
          <w:highlight w:val="white"/>
        </w:rPr>
        <w:t xml:space="preserve">      }</w:t>
      </w:r>
    </w:p>
    <w:p w14:paraId="4F2AEC70" w14:textId="77777777" w:rsidR="005B1C6D" w:rsidRPr="00B25B79" w:rsidRDefault="005B1C6D" w:rsidP="005B1C6D">
      <w:pPr>
        <w:pStyle w:val="Code"/>
        <w:rPr>
          <w:highlight w:val="white"/>
        </w:rPr>
      </w:pPr>
      <w:r w:rsidRPr="00B25B79">
        <w:rPr>
          <w:highlight w:val="white"/>
        </w:rPr>
        <w:t xml:space="preserve">    }</w:t>
      </w:r>
    </w:p>
    <w:p w14:paraId="3CBD535D" w14:textId="77777777" w:rsidR="005B1C6D" w:rsidRPr="00EC76D5" w:rsidRDefault="005B1C6D" w:rsidP="005B1C6D">
      <w:r w:rsidRPr="00EC76D5">
        <w:t xml:space="preserve">The </w:t>
      </w:r>
      <w:proofErr w:type="spellStart"/>
      <w:r w:rsidRPr="00EC76D5">
        <w:rPr>
          <w:rStyle w:val="CodeInText"/>
        </w:rPr>
        <w:t>doUndef</w:t>
      </w:r>
      <w:proofErr w:type="spellEnd"/>
      <w:r w:rsidRPr="00EC76D5">
        <w:t xml:space="preserve"> method removes a macro from the </w:t>
      </w:r>
      <w:proofErr w:type="spellStart"/>
      <w:r w:rsidRPr="00EC76D5">
        <w:rPr>
          <w:rStyle w:val="CodeInText"/>
        </w:rPr>
        <w:t>MacroMap</w:t>
      </w:r>
      <w:proofErr w:type="spellEnd"/>
      <w:r w:rsidRPr="00EC76D5">
        <w:t xml:space="preserve"> map. If the macro does not exists a warning is given.</w:t>
      </w:r>
    </w:p>
    <w:p w14:paraId="4633E5FC" w14:textId="77777777" w:rsidR="005B1C6D" w:rsidRPr="00B25B79" w:rsidRDefault="005B1C6D" w:rsidP="005B1C6D">
      <w:pPr>
        <w:pStyle w:val="Code"/>
        <w:rPr>
          <w:highlight w:val="white"/>
        </w:rPr>
      </w:pPr>
      <w:r w:rsidRPr="00B25B79">
        <w:rPr>
          <w:highlight w:val="white"/>
        </w:rPr>
        <w:t xml:space="preserve">    public void DoUndef(List&lt;Token&gt; tokenList) {</w:t>
      </w:r>
    </w:p>
    <w:p w14:paraId="500ACE29" w14:textId="77777777" w:rsidR="005B1C6D" w:rsidRPr="00B25B79" w:rsidRDefault="005B1C6D" w:rsidP="005B1C6D">
      <w:pPr>
        <w:pStyle w:val="Code"/>
        <w:rPr>
          <w:highlight w:val="white"/>
        </w:rPr>
      </w:pPr>
      <w:r w:rsidRPr="00B25B79">
        <w:rPr>
          <w:highlight w:val="white"/>
        </w:rPr>
        <w:t xml:space="preserve">      Assert.Error((tokenList[2].Id == CCompiler_Pre.Tokens.NAME) &amp;&amp;</w:t>
      </w:r>
    </w:p>
    <w:p w14:paraId="4993DE06" w14:textId="77777777" w:rsidR="005B1C6D" w:rsidRPr="00B25B79" w:rsidRDefault="005B1C6D" w:rsidP="005B1C6D">
      <w:pPr>
        <w:pStyle w:val="Code"/>
        <w:rPr>
          <w:highlight w:val="white"/>
        </w:rPr>
      </w:pPr>
      <w:r w:rsidRPr="00B25B79">
        <w:rPr>
          <w:highlight w:val="white"/>
        </w:rPr>
        <w:t xml:space="preserve">                   (tokenList[3].Id == CCompiler_Pre.Tokens.EOF),</w:t>
      </w:r>
    </w:p>
    <w:p w14:paraId="48B971EF" w14:textId="77777777" w:rsidR="005B1C6D" w:rsidRDefault="005B1C6D" w:rsidP="005B1C6D">
      <w:pPr>
        <w:pStyle w:val="Code"/>
        <w:rPr>
          <w:highlight w:val="white"/>
        </w:rPr>
      </w:pPr>
      <w:r w:rsidRPr="00B25B79">
        <w:rPr>
          <w:highlight w:val="white"/>
        </w:rPr>
        <w:t xml:space="preserve">                   TokenListToString(tokenList),</w:t>
      </w:r>
    </w:p>
    <w:p w14:paraId="0D54AAEE"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Message.Invalid_undef_directive);</w:t>
      </w:r>
    </w:p>
    <w:p w14:paraId="042E1C6B" w14:textId="77777777" w:rsidR="005B1C6D" w:rsidRPr="00B25B79" w:rsidRDefault="005B1C6D" w:rsidP="005B1C6D">
      <w:pPr>
        <w:pStyle w:val="Code"/>
        <w:rPr>
          <w:highlight w:val="white"/>
        </w:rPr>
      </w:pPr>
      <w:r w:rsidRPr="00B25B79">
        <w:rPr>
          <w:highlight w:val="white"/>
        </w:rPr>
        <w:t xml:space="preserve">      string name = tokenList[2].ToString();</w:t>
      </w:r>
    </w:p>
    <w:p w14:paraId="7804F1EF" w14:textId="77777777" w:rsidR="005B1C6D" w:rsidRDefault="005B1C6D" w:rsidP="005B1C6D">
      <w:pPr>
        <w:pStyle w:val="Code"/>
        <w:rPr>
          <w:highlight w:val="white"/>
        </w:rPr>
      </w:pPr>
      <w:r w:rsidRPr="00B25B79">
        <w:rPr>
          <w:highlight w:val="white"/>
        </w:rPr>
        <w:t xml:space="preserve">      Assert.Error(Preprocessor.MacroMap.Remove(name),</w:t>
      </w:r>
    </w:p>
    <w:p w14:paraId="70C25F73" w14:textId="77777777" w:rsidR="005B1C6D" w:rsidRPr="00B25B79" w:rsidRDefault="005B1C6D" w:rsidP="005B1C6D">
      <w:pPr>
        <w:pStyle w:val="Code"/>
        <w:rPr>
          <w:highlight w:val="white"/>
        </w:rPr>
      </w:pPr>
      <w:r>
        <w:rPr>
          <w:highlight w:val="white"/>
        </w:rPr>
        <w:t xml:space="preserve">                  </w:t>
      </w:r>
      <w:r w:rsidRPr="00B25B79">
        <w:rPr>
          <w:highlight w:val="white"/>
        </w:rPr>
        <w:t xml:space="preserve"> name, Message.Macro_not_defined);</w:t>
      </w:r>
    </w:p>
    <w:p w14:paraId="6BD4A1E8" w14:textId="77777777" w:rsidR="005B1C6D" w:rsidRPr="00B25B79" w:rsidRDefault="005B1C6D" w:rsidP="005B1C6D">
      <w:pPr>
        <w:pStyle w:val="Code"/>
        <w:rPr>
          <w:highlight w:val="white"/>
        </w:rPr>
      </w:pPr>
      <w:r w:rsidRPr="00B25B79">
        <w:rPr>
          <w:highlight w:val="white"/>
        </w:rPr>
        <w:t xml:space="preserve">    }</w:t>
      </w:r>
    </w:p>
    <w:p w14:paraId="5754271C" w14:textId="77777777" w:rsidR="005B1C6D" w:rsidRPr="00EC76D5" w:rsidRDefault="005B1C6D" w:rsidP="005B1C6D">
      <w:pPr>
        <w:pStyle w:val="Rubrik3"/>
      </w:pPr>
      <w:bookmarkStart w:id="484" w:name="_Toc53473640"/>
      <w:r w:rsidRPr="00EC76D5">
        <w:t>Conditional Programming</w:t>
      </w:r>
      <w:bookmarkEnd w:id="484"/>
    </w:p>
    <w:p w14:paraId="526D3151" w14:textId="6D1D4F4A" w:rsidR="005B1C6D" w:rsidRPr="00EC76D5" w:rsidRDefault="005B1C6D" w:rsidP="005B1C6D">
      <w:r w:rsidRPr="00EC76D5">
        <w:t xml:space="preserve">With conditional programming, it is possible to exclude part of the source code. The </w:t>
      </w:r>
      <w:proofErr w:type="spellStart"/>
      <w:r w:rsidRPr="00EC76D5">
        <w:rPr>
          <w:rStyle w:val="CodeInText"/>
        </w:rPr>
        <w:t>doIf</w:t>
      </w:r>
      <w:proofErr w:type="spellEnd"/>
      <w:r w:rsidRPr="00EC76D5">
        <w:t xml:space="preserve"> method uses the parser of Section </w:t>
      </w:r>
      <w:r w:rsidRPr="00EC76D5">
        <w:fldChar w:fldCharType="begin"/>
      </w:r>
      <w:r w:rsidRPr="00EC76D5">
        <w:instrText xml:space="preserve"> REF _Ref418256130 \r \h </w:instrText>
      </w:r>
      <w:r w:rsidRPr="00EC76D5">
        <w:fldChar w:fldCharType="separate"/>
      </w:r>
      <w:r w:rsidR="00D46DBD">
        <w:t>17.1</w:t>
      </w:r>
      <w:r w:rsidRPr="00EC76D5">
        <w:fldChar w:fldCharType="end"/>
      </w:r>
      <w:r w:rsidRPr="00EC76D5">
        <w:t xml:space="preserve">. It calls </w:t>
      </w:r>
      <w:proofErr w:type="spellStart"/>
      <w:r w:rsidRPr="00EC76D5">
        <w:rPr>
          <w:rStyle w:val="CodeInText"/>
        </w:rPr>
        <w:t>parseExpression</w:t>
      </w:r>
      <w:proofErr w:type="spellEnd"/>
      <w:r w:rsidRPr="00EC76D5">
        <w:t xml:space="preserve">, which creates a scanner and parser, parse the line, and returns a Boolean value that is true in case of a non-zero value. </w:t>
      </w:r>
    </w:p>
    <w:p w14:paraId="4209C997" w14:textId="77777777" w:rsidR="005B1C6D" w:rsidRPr="000405FE" w:rsidRDefault="005B1C6D" w:rsidP="005B1C6D">
      <w:pPr>
        <w:pStyle w:val="Code"/>
        <w:rPr>
          <w:highlight w:val="white"/>
        </w:rPr>
      </w:pPr>
      <w:r w:rsidRPr="000405FE">
        <w:rPr>
          <w:highlight w:val="white"/>
        </w:rPr>
        <w:t xml:space="preserve">    private void DoIf(List&lt;Token&gt; tokenList) {</w:t>
      </w:r>
    </w:p>
    <w:p w14:paraId="0C87858B" w14:textId="77777777" w:rsidR="005B1C6D" w:rsidRDefault="005B1C6D" w:rsidP="005B1C6D">
      <w:pPr>
        <w:pStyle w:val="Code"/>
        <w:rPr>
          <w:highlight w:val="white"/>
        </w:rPr>
      </w:pPr>
      <w:r w:rsidRPr="000405FE">
        <w:rPr>
          <w:highlight w:val="white"/>
        </w:rPr>
        <w:t xml:space="preserve">      bool result = ParseExpression(TokenListToString</w:t>
      </w:r>
    </w:p>
    <w:p w14:paraId="461AD740" w14:textId="77777777" w:rsidR="005B1C6D" w:rsidRPr="000405FE" w:rsidRDefault="005B1C6D" w:rsidP="005B1C6D">
      <w:pPr>
        <w:pStyle w:val="Code"/>
        <w:rPr>
          <w:highlight w:val="white"/>
        </w:rPr>
      </w:pPr>
      <w:r>
        <w:rPr>
          <w:highlight w:val="white"/>
        </w:rPr>
        <w:lastRenderedPageBreak/>
        <w:t xml:space="preserve">                         </w:t>
      </w:r>
      <w:r w:rsidRPr="000405FE">
        <w:rPr>
          <w:highlight w:val="white"/>
        </w:rPr>
        <w:t>(tokenList.GetRange(2, tokenList.Count - 2)));</w:t>
      </w:r>
    </w:p>
    <w:p w14:paraId="0EC07D1B" w14:textId="77777777" w:rsidR="005B1C6D" w:rsidRDefault="005B1C6D" w:rsidP="005B1C6D">
      <w:pPr>
        <w:pStyle w:val="Code"/>
        <w:rPr>
          <w:highlight w:val="white"/>
        </w:rPr>
      </w:pPr>
      <w:r w:rsidRPr="000405FE">
        <w:rPr>
          <w:highlight w:val="white"/>
        </w:rPr>
        <w:t xml:space="preserve">      Preprocessor.IfStack.Push(new Triple&lt;bool,bool,bool&gt;</w:t>
      </w:r>
    </w:p>
    <w:p w14:paraId="098C39E5" w14:textId="77777777" w:rsidR="005B1C6D" w:rsidRPr="000405FE" w:rsidRDefault="005B1C6D" w:rsidP="005B1C6D">
      <w:pPr>
        <w:pStyle w:val="Code"/>
        <w:rPr>
          <w:highlight w:val="white"/>
        </w:rPr>
      </w:pPr>
      <w:r>
        <w:rPr>
          <w:highlight w:val="white"/>
        </w:rPr>
        <w:t xml:space="preserve">                                    </w:t>
      </w:r>
      <w:r w:rsidRPr="000405FE">
        <w:rPr>
          <w:highlight w:val="white"/>
        </w:rPr>
        <w:t>(result, result, false));</w:t>
      </w:r>
    </w:p>
    <w:p w14:paraId="6395CBCC" w14:textId="77777777" w:rsidR="005B1C6D" w:rsidRPr="000405FE" w:rsidRDefault="005B1C6D" w:rsidP="005B1C6D">
      <w:pPr>
        <w:pStyle w:val="Code"/>
        <w:rPr>
          <w:highlight w:val="white"/>
        </w:rPr>
      </w:pPr>
      <w:r w:rsidRPr="000405FE">
        <w:rPr>
          <w:highlight w:val="white"/>
        </w:rPr>
        <w:t xml:space="preserve">    }</w:t>
      </w:r>
    </w:p>
    <w:p w14:paraId="04B84780" w14:textId="77777777" w:rsidR="005B1C6D" w:rsidRPr="000405FE" w:rsidRDefault="005B1C6D" w:rsidP="005B1C6D">
      <w:pPr>
        <w:pStyle w:val="Code"/>
        <w:rPr>
          <w:highlight w:val="white"/>
        </w:rPr>
      </w:pPr>
    </w:p>
    <w:p w14:paraId="2C9BACAD" w14:textId="77777777" w:rsidR="005B1C6D" w:rsidRPr="000405FE" w:rsidRDefault="005B1C6D" w:rsidP="005B1C6D">
      <w:pPr>
        <w:pStyle w:val="Code"/>
        <w:rPr>
          <w:highlight w:val="white"/>
        </w:rPr>
      </w:pPr>
      <w:r w:rsidRPr="000405FE">
        <w:rPr>
          <w:highlight w:val="white"/>
        </w:rPr>
        <w:t xml:space="preserve">    public static object PreProcessorResult;</w:t>
      </w:r>
    </w:p>
    <w:p w14:paraId="6B3C4502" w14:textId="77777777" w:rsidR="005B1C6D" w:rsidRPr="000405FE" w:rsidRDefault="005B1C6D" w:rsidP="005B1C6D">
      <w:pPr>
        <w:pStyle w:val="Code"/>
        <w:rPr>
          <w:highlight w:val="white"/>
        </w:rPr>
      </w:pPr>
      <w:r w:rsidRPr="000405FE">
        <w:rPr>
          <w:highlight w:val="white"/>
        </w:rPr>
        <w:t xml:space="preserve">  </w:t>
      </w:r>
    </w:p>
    <w:p w14:paraId="0230479B" w14:textId="77777777" w:rsidR="005B1C6D" w:rsidRPr="000405FE" w:rsidRDefault="005B1C6D" w:rsidP="005B1C6D">
      <w:pPr>
        <w:pStyle w:val="Code"/>
        <w:rPr>
          <w:highlight w:val="white"/>
        </w:rPr>
      </w:pPr>
      <w:r w:rsidRPr="000405FE">
        <w:rPr>
          <w:highlight w:val="white"/>
        </w:rPr>
        <w:t xml:space="preserve">    private bool ParseExpression(string line) {    </w:t>
      </w:r>
    </w:p>
    <w:p w14:paraId="1137ABC0" w14:textId="77777777" w:rsidR="005B1C6D" w:rsidRPr="000405FE" w:rsidRDefault="005B1C6D" w:rsidP="005B1C6D">
      <w:pPr>
        <w:pStyle w:val="Code"/>
        <w:rPr>
          <w:highlight w:val="white"/>
        </w:rPr>
      </w:pPr>
      <w:r w:rsidRPr="000405FE">
        <w:rPr>
          <w:highlight w:val="white"/>
        </w:rPr>
        <w:t xml:space="preserve">      int result = 0;</w:t>
      </w:r>
    </w:p>
    <w:p w14:paraId="1FC49F33" w14:textId="77777777" w:rsidR="005B1C6D" w:rsidRPr="000405FE" w:rsidRDefault="005B1C6D" w:rsidP="005B1C6D">
      <w:pPr>
        <w:pStyle w:val="Code"/>
        <w:rPr>
          <w:highlight w:val="white"/>
        </w:rPr>
      </w:pPr>
    </w:p>
    <w:p w14:paraId="551C25B8" w14:textId="77777777" w:rsidR="005B1C6D" w:rsidRPr="000405FE" w:rsidRDefault="005B1C6D" w:rsidP="005B1C6D">
      <w:pPr>
        <w:pStyle w:val="Code"/>
        <w:rPr>
          <w:highlight w:val="white"/>
        </w:rPr>
      </w:pPr>
      <w:r w:rsidRPr="000405FE">
        <w:rPr>
          <w:highlight w:val="white"/>
        </w:rPr>
        <w:t xml:space="preserve">      try {</w:t>
      </w:r>
    </w:p>
    <w:p w14:paraId="33DFD48B" w14:textId="77777777" w:rsidR="005B1C6D" w:rsidRPr="000405FE" w:rsidRDefault="005B1C6D" w:rsidP="005B1C6D">
      <w:pPr>
        <w:pStyle w:val="Code"/>
        <w:rPr>
          <w:highlight w:val="white"/>
        </w:rPr>
      </w:pPr>
      <w:r w:rsidRPr="000405FE">
        <w:rPr>
          <w:highlight w:val="white"/>
        </w:rPr>
        <w:t xml:space="preserve">        byte[] byteArray = Encoding.ASCII.GetBytes(line);</w:t>
      </w:r>
    </w:p>
    <w:p w14:paraId="2CE9A406" w14:textId="77777777" w:rsidR="005B1C6D" w:rsidRPr="000405FE" w:rsidRDefault="005B1C6D" w:rsidP="005B1C6D">
      <w:pPr>
        <w:pStyle w:val="Code"/>
        <w:rPr>
          <w:highlight w:val="white"/>
        </w:rPr>
      </w:pPr>
      <w:r w:rsidRPr="000405FE">
        <w:rPr>
          <w:highlight w:val="white"/>
        </w:rPr>
        <w:t xml:space="preserve">        MemoryStream memoryStream = new MemoryStream(byteArray);</w:t>
      </w:r>
    </w:p>
    <w:p w14:paraId="1A46579E" w14:textId="77777777" w:rsidR="005B1C6D" w:rsidRDefault="005B1C6D" w:rsidP="005B1C6D">
      <w:pPr>
        <w:pStyle w:val="Code"/>
        <w:rPr>
          <w:highlight w:val="white"/>
        </w:rPr>
      </w:pPr>
      <w:r w:rsidRPr="000405FE">
        <w:rPr>
          <w:highlight w:val="white"/>
        </w:rPr>
        <w:t xml:space="preserve">        CCompiler_Exp.Scanner expressionScanner =</w:t>
      </w:r>
    </w:p>
    <w:p w14:paraId="179C0F49"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CCompiler_Exp.Scanner(memoryStream);</w:t>
      </w:r>
    </w:p>
    <w:p w14:paraId="5903108D" w14:textId="77777777" w:rsidR="005B1C6D" w:rsidRDefault="005B1C6D" w:rsidP="005B1C6D">
      <w:pPr>
        <w:pStyle w:val="Code"/>
        <w:rPr>
          <w:highlight w:val="white"/>
        </w:rPr>
      </w:pPr>
      <w:r w:rsidRPr="000405FE">
        <w:rPr>
          <w:highlight w:val="white"/>
        </w:rPr>
        <w:t xml:space="preserve">        CCompiler_Exp.Parser expressionParser =</w:t>
      </w:r>
    </w:p>
    <w:p w14:paraId="659ED16E"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CCompiler_Exp.Parser(expressionScanner);</w:t>
      </w:r>
    </w:p>
    <w:p w14:paraId="18D54B7F" w14:textId="77777777" w:rsidR="005B1C6D" w:rsidRPr="000405FE" w:rsidRDefault="005B1C6D" w:rsidP="005B1C6D">
      <w:pPr>
        <w:pStyle w:val="Code"/>
        <w:rPr>
          <w:highlight w:val="white"/>
        </w:rPr>
      </w:pPr>
      <w:r w:rsidRPr="000405FE">
        <w:rPr>
          <w:highlight w:val="white"/>
        </w:rPr>
        <w:t xml:space="preserve">        Assert.Error(expressionParser.Parse(), Message.Preprocessor_parser);</w:t>
      </w:r>
    </w:p>
    <w:p w14:paraId="49BDF524" w14:textId="77777777" w:rsidR="005B1C6D" w:rsidRPr="000405FE" w:rsidRDefault="005B1C6D" w:rsidP="005B1C6D">
      <w:pPr>
        <w:pStyle w:val="Code"/>
        <w:rPr>
          <w:highlight w:val="white"/>
        </w:rPr>
      </w:pPr>
      <w:r w:rsidRPr="000405FE">
        <w:rPr>
          <w:highlight w:val="white"/>
        </w:rPr>
        <w:t xml:space="preserve">        result = (int) PreProcessorResult;</w:t>
      </w:r>
    </w:p>
    <w:p w14:paraId="17725427" w14:textId="77777777" w:rsidR="005B1C6D" w:rsidRPr="000405FE" w:rsidRDefault="005B1C6D" w:rsidP="005B1C6D">
      <w:pPr>
        <w:pStyle w:val="Code"/>
        <w:rPr>
          <w:highlight w:val="white"/>
        </w:rPr>
      </w:pPr>
      <w:r w:rsidRPr="000405FE">
        <w:rPr>
          <w:highlight w:val="white"/>
        </w:rPr>
        <w:t xml:space="preserve">        memoryStream.Close();</w:t>
      </w:r>
    </w:p>
    <w:p w14:paraId="18130921" w14:textId="77777777" w:rsidR="005B1C6D" w:rsidRPr="000405FE" w:rsidRDefault="005B1C6D" w:rsidP="005B1C6D">
      <w:pPr>
        <w:pStyle w:val="Code"/>
        <w:rPr>
          <w:highlight w:val="white"/>
        </w:rPr>
      </w:pPr>
      <w:r w:rsidRPr="000405FE">
        <w:rPr>
          <w:highlight w:val="white"/>
        </w:rPr>
        <w:t xml:space="preserve">      }</w:t>
      </w:r>
    </w:p>
    <w:p w14:paraId="2D51E9DE" w14:textId="77777777" w:rsidR="005B1C6D" w:rsidRPr="000405FE" w:rsidRDefault="005B1C6D" w:rsidP="005B1C6D">
      <w:pPr>
        <w:pStyle w:val="Code"/>
        <w:rPr>
          <w:highlight w:val="white"/>
        </w:rPr>
      </w:pPr>
      <w:r w:rsidRPr="000405FE">
        <w:rPr>
          <w:highlight w:val="white"/>
        </w:rPr>
        <w:t xml:space="preserve">      catch (Exception exception) {</w:t>
      </w:r>
    </w:p>
    <w:p w14:paraId="3A85A9F0" w14:textId="77777777" w:rsidR="005B1C6D" w:rsidRPr="000405FE" w:rsidRDefault="005B1C6D" w:rsidP="005B1C6D">
      <w:pPr>
        <w:pStyle w:val="Code"/>
        <w:rPr>
          <w:highlight w:val="white"/>
        </w:rPr>
      </w:pPr>
      <w:r w:rsidRPr="000405FE">
        <w:rPr>
          <w:highlight w:val="white"/>
        </w:rPr>
        <w:t xml:space="preserve">        Console.Out.WriteLine(exception.StackTrace);</w:t>
      </w:r>
    </w:p>
    <w:p w14:paraId="34D5302F" w14:textId="77777777" w:rsidR="005B1C6D" w:rsidRPr="000405FE" w:rsidRDefault="005B1C6D" w:rsidP="005B1C6D">
      <w:pPr>
        <w:pStyle w:val="Code"/>
        <w:rPr>
          <w:highlight w:val="white"/>
        </w:rPr>
      </w:pPr>
      <w:r w:rsidRPr="000405FE">
        <w:rPr>
          <w:highlight w:val="white"/>
        </w:rPr>
        <w:t xml:space="preserve">        Assert.Error(line, Message.Invalid_expression);</w:t>
      </w:r>
    </w:p>
    <w:p w14:paraId="71A6464D" w14:textId="77777777" w:rsidR="005B1C6D" w:rsidRPr="000405FE" w:rsidRDefault="005B1C6D" w:rsidP="005B1C6D">
      <w:pPr>
        <w:pStyle w:val="Code"/>
        <w:rPr>
          <w:highlight w:val="white"/>
        </w:rPr>
      </w:pPr>
      <w:r w:rsidRPr="000405FE">
        <w:rPr>
          <w:highlight w:val="white"/>
        </w:rPr>
        <w:t xml:space="preserve">      }</w:t>
      </w:r>
    </w:p>
    <w:p w14:paraId="12E3DFE7" w14:textId="77777777" w:rsidR="005B1C6D" w:rsidRPr="000405FE" w:rsidRDefault="005B1C6D" w:rsidP="005B1C6D">
      <w:pPr>
        <w:pStyle w:val="Code"/>
        <w:rPr>
          <w:highlight w:val="white"/>
        </w:rPr>
      </w:pPr>
    </w:p>
    <w:p w14:paraId="4B1151FF" w14:textId="77777777" w:rsidR="005B1C6D" w:rsidRPr="000405FE" w:rsidRDefault="005B1C6D" w:rsidP="005B1C6D">
      <w:pPr>
        <w:pStyle w:val="Code"/>
        <w:rPr>
          <w:highlight w:val="white"/>
        </w:rPr>
      </w:pPr>
      <w:r w:rsidRPr="000405FE">
        <w:rPr>
          <w:highlight w:val="white"/>
        </w:rPr>
        <w:t xml:space="preserve">      return (result != 0);</w:t>
      </w:r>
    </w:p>
    <w:p w14:paraId="72837C80" w14:textId="77777777" w:rsidR="005B1C6D" w:rsidRPr="000405FE" w:rsidRDefault="005B1C6D" w:rsidP="005B1C6D">
      <w:pPr>
        <w:pStyle w:val="Code"/>
        <w:rPr>
          <w:highlight w:val="white"/>
        </w:rPr>
      </w:pPr>
      <w:r w:rsidRPr="000405FE">
        <w:rPr>
          <w:highlight w:val="white"/>
        </w:rPr>
        <w:t xml:space="preserve">    }</w:t>
      </w:r>
    </w:p>
    <w:p w14:paraId="394C24AD" w14:textId="77777777" w:rsidR="005B1C6D" w:rsidRPr="00EC76D5" w:rsidRDefault="005B1C6D" w:rsidP="005B1C6D">
      <w:r w:rsidRPr="00EC76D5">
        <w:t xml:space="preserve">The </w:t>
      </w:r>
      <w:proofErr w:type="spellStart"/>
      <w:r w:rsidRPr="00EC76D5">
        <w:rPr>
          <w:rStyle w:val="CodeInText"/>
        </w:rPr>
        <w:t>doIfDefined</w:t>
      </w:r>
      <w:proofErr w:type="spellEnd"/>
      <w:r w:rsidRPr="00EC76D5">
        <w:t xml:space="preserve"> and </w:t>
      </w:r>
      <w:proofErr w:type="spellStart"/>
      <w:r w:rsidRPr="00EC76D5">
        <w:rPr>
          <w:rStyle w:val="CodeInText"/>
        </w:rPr>
        <w:t>doIfNotDefined</w:t>
      </w:r>
      <w:proofErr w:type="spellEnd"/>
      <w:r w:rsidRPr="00EC76D5">
        <w:t xml:space="preserve"> checks if the macro is defined or not, respectively, and add the result to the </w:t>
      </w:r>
      <w:proofErr w:type="spellStart"/>
      <w:r w:rsidRPr="00EC76D5">
        <w:rPr>
          <w:rStyle w:val="CodeInText"/>
        </w:rPr>
        <w:t>Main.IfStack</w:t>
      </w:r>
      <w:proofErr w:type="spellEnd"/>
      <w:r w:rsidRPr="00EC76D5">
        <w:t xml:space="preserve"> stack.</w:t>
      </w:r>
    </w:p>
    <w:p w14:paraId="3927C329" w14:textId="77777777" w:rsidR="005B1C6D" w:rsidRPr="00A80AB4" w:rsidRDefault="005B1C6D" w:rsidP="005B1C6D">
      <w:pPr>
        <w:pStyle w:val="Code"/>
        <w:rPr>
          <w:highlight w:val="white"/>
        </w:rPr>
      </w:pPr>
      <w:r w:rsidRPr="00A80AB4">
        <w:rPr>
          <w:highlight w:val="white"/>
        </w:rPr>
        <w:t xml:space="preserve">    private void DoIfDefined(List&lt;Token&gt; tokenList) {</w:t>
      </w:r>
    </w:p>
    <w:p w14:paraId="4576CC38"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79854F64" w14:textId="77777777" w:rsidR="005B1C6D" w:rsidRPr="00A80AB4" w:rsidRDefault="005B1C6D" w:rsidP="005B1C6D">
      <w:pPr>
        <w:pStyle w:val="Code"/>
        <w:rPr>
          <w:highlight w:val="white"/>
        </w:rPr>
      </w:pPr>
      <w:r w:rsidRPr="00A80AB4">
        <w:rPr>
          <w:highlight w:val="white"/>
        </w:rPr>
        <w:t xml:space="preserve">                   (tokenList[3].Id == CCompiler_Pre.Tokens.EOF),</w:t>
      </w:r>
    </w:p>
    <w:p w14:paraId="0A43A15F" w14:textId="77777777" w:rsidR="005B1C6D" w:rsidRDefault="005B1C6D" w:rsidP="005B1C6D">
      <w:pPr>
        <w:pStyle w:val="Code"/>
        <w:rPr>
          <w:highlight w:val="white"/>
        </w:rPr>
      </w:pPr>
      <w:r w:rsidRPr="00A80AB4">
        <w:rPr>
          <w:highlight w:val="white"/>
        </w:rPr>
        <w:t xml:space="preserve">                   TokenListToString(tokenList),</w:t>
      </w:r>
    </w:p>
    <w:p w14:paraId="5F927EAB"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12125910" w14:textId="77777777" w:rsidR="005B1C6D" w:rsidRDefault="005B1C6D" w:rsidP="005B1C6D">
      <w:pPr>
        <w:pStyle w:val="Code"/>
        <w:rPr>
          <w:highlight w:val="white"/>
        </w:rPr>
      </w:pPr>
      <w:r w:rsidRPr="00A80AB4">
        <w:rPr>
          <w:highlight w:val="white"/>
        </w:rPr>
        <w:t xml:space="preserve">      bool result =</w:t>
      </w:r>
    </w:p>
    <w:p w14:paraId="64EF86B7"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 tokenList[2].Value);</w:t>
      </w:r>
    </w:p>
    <w:p w14:paraId="540FF465" w14:textId="77777777" w:rsidR="005B1C6D" w:rsidRDefault="005B1C6D" w:rsidP="005B1C6D">
      <w:pPr>
        <w:pStyle w:val="Code"/>
        <w:rPr>
          <w:highlight w:val="white"/>
        </w:rPr>
      </w:pPr>
      <w:r w:rsidRPr="00A80AB4">
        <w:rPr>
          <w:highlight w:val="white"/>
        </w:rPr>
        <w:t xml:space="preserve">      Preprocessor.IfStack.Push(new Triple&lt;bool,bool,bool&gt;</w:t>
      </w:r>
    </w:p>
    <w:p w14:paraId="031F9F56"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6F305525" w14:textId="77777777" w:rsidR="005B1C6D" w:rsidRPr="00A80AB4" w:rsidRDefault="005B1C6D" w:rsidP="005B1C6D">
      <w:pPr>
        <w:pStyle w:val="Code"/>
        <w:rPr>
          <w:highlight w:val="white"/>
        </w:rPr>
      </w:pPr>
      <w:r w:rsidRPr="00A80AB4">
        <w:rPr>
          <w:highlight w:val="white"/>
        </w:rPr>
        <w:t xml:space="preserve">    }</w:t>
      </w:r>
    </w:p>
    <w:p w14:paraId="2C3F6169" w14:textId="77777777" w:rsidR="005B1C6D" w:rsidRPr="00A80AB4" w:rsidRDefault="005B1C6D" w:rsidP="005B1C6D">
      <w:pPr>
        <w:pStyle w:val="Code"/>
        <w:rPr>
          <w:highlight w:val="white"/>
        </w:rPr>
      </w:pPr>
    </w:p>
    <w:p w14:paraId="1688B205" w14:textId="77777777" w:rsidR="005B1C6D" w:rsidRPr="00A80AB4" w:rsidRDefault="005B1C6D" w:rsidP="005B1C6D">
      <w:pPr>
        <w:pStyle w:val="Code"/>
        <w:rPr>
          <w:highlight w:val="white"/>
        </w:rPr>
      </w:pPr>
      <w:r w:rsidRPr="00A80AB4">
        <w:rPr>
          <w:highlight w:val="white"/>
        </w:rPr>
        <w:t xml:space="preserve">    private void DoIfNotDefined(List&lt;Token&gt; tokenList) {</w:t>
      </w:r>
    </w:p>
    <w:p w14:paraId="15221820"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580440D7" w14:textId="77777777" w:rsidR="005B1C6D" w:rsidRPr="00A80AB4" w:rsidRDefault="005B1C6D" w:rsidP="005B1C6D">
      <w:pPr>
        <w:pStyle w:val="Code"/>
        <w:rPr>
          <w:highlight w:val="white"/>
        </w:rPr>
      </w:pPr>
      <w:r w:rsidRPr="00A80AB4">
        <w:rPr>
          <w:highlight w:val="white"/>
        </w:rPr>
        <w:t xml:space="preserve">                   (tokenList[3].Id == CCompiler_Pre.Tokens.EOF),</w:t>
      </w:r>
    </w:p>
    <w:p w14:paraId="3638614E" w14:textId="77777777" w:rsidR="005B1C6D" w:rsidRDefault="005B1C6D" w:rsidP="005B1C6D">
      <w:pPr>
        <w:pStyle w:val="Code"/>
        <w:rPr>
          <w:highlight w:val="white"/>
        </w:rPr>
      </w:pPr>
      <w:r w:rsidRPr="00A80AB4">
        <w:rPr>
          <w:highlight w:val="white"/>
        </w:rPr>
        <w:t xml:space="preserve">                   TokenListToString(tokenList),</w:t>
      </w:r>
    </w:p>
    <w:p w14:paraId="2BF9C813"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287D5978" w14:textId="77777777" w:rsidR="005B1C6D" w:rsidRDefault="005B1C6D" w:rsidP="005B1C6D">
      <w:pPr>
        <w:pStyle w:val="Code"/>
        <w:rPr>
          <w:highlight w:val="white"/>
        </w:rPr>
      </w:pPr>
      <w:r w:rsidRPr="00A80AB4">
        <w:rPr>
          <w:highlight w:val="white"/>
        </w:rPr>
        <w:t xml:space="preserve">      bool result =</w:t>
      </w:r>
    </w:p>
    <w:p w14:paraId="6BDE1EE4"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!Preprocessor.MacroMap.ContainsKey((string)tokenList[2].Value);</w:t>
      </w:r>
    </w:p>
    <w:p w14:paraId="435409EA" w14:textId="77777777" w:rsidR="005B1C6D" w:rsidRDefault="005B1C6D" w:rsidP="005B1C6D">
      <w:pPr>
        <w:pStyle w:val="Code"/>
        <w:rPr>
          <w:highlight w:val="white"/>
        </w:rPr>
      </w:pPr>
      <w:r w:rsidRPr="00A80AB4">
        <w:rPr>
          <w:highlight w:val="white"/>
        </w:rPr>
        <w:t xml:space="preserve">      Preprocessor.IfStack.Push(new Triple&lt;bool, bool, bool&gt;</w:t>
      </w:r>
    </w:p>
    <w:p w14:paraId="0A0D1DDE"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343F888B" w14:textId="77777777" w:rsidR="005B1C6D" w:rsidRPr="00A80AB4" w:rsidRDefault="005B1C6D" w:rsidP="005B1C6D">
      <w:pPr>
        <w:pStyle w:val="Code"/>
        <w:rPr>
          <w:highlight w:val="white"/>
        </w:rPr>
      </w:pPr>
      <w:r w:rsidRPr="00A80AB4">
        <w:rPr>
          <w:highlight w:val="white"/>
        </w:rPr>
        <w:t xml:space="preserve">    }</w:t>
      </w:r>
    </w:p>
    <w:p w14:paraId="04660D7F" w14:textId="77777777" w:rsidR="005B1C6D" w:rsidRPr="00EC76D5" w:rsidRDefault="005B1C6D" w:rsidP="005B1C6D">
      <w:r w:rsidRPr="00EC76D5">
        <w:t xml:space="preserve">The </w:t>
      </w:r>
      <w:proofErr w:type="spellStart"/>
      <w:r w:rsidRPr="00EC76D5">
        <w:rPr>
          <w:rStyle w:val="CodeInText"/>
        </w:rPr>
        <w:t>doIfElseIf</w:t>
      </w:r>
      <w:proofErr w:type="spellEnd"/>
      <w:r w:rsidRPr="00EC76D5">
        <w:t xml:space="preserve"> method is a little bit more complicated. It checks whether there is a preceding </w:t>
      </w:r>
      <w:r w:rsidRPr="00EC76D5">
        <w:rPr>
          <w:rStyle w:val="CodeInText"/>
        </w:rPr>
        <w:t xml:space="preserve">#if </w:t>
      </w:r>
      <w:r w:rsidRPr="00EC76D5">
        <w:t>directive (</w:t>
      </w:r>
      <w:proofErr w:type="spellStart"/>
      <w:r w:rsidRPr="00EC76D5">
        <w:rPr>
          <w:rStyle w:val="CodeInText"/>
        </w:rPr>
        <w:t>Main.IfStack</w:t>
      </w:r>
      <w:proofErr w:type="spellEnd"/>
      <w:r w:rsidRPr="00EC76D5">
        <w:t xml:space="preserve"> is not empty). Thereafter, it looks up the status of the if-stack. The stack value is a triple, the first value indicates whether the current if-status is true, and the second value gives whether there has </w:t>
      </w:r>
      <w:r w:rsidRPr="00EC76D5">
        <w:lastRenderedPageBreak/>
        <w:t xml:space="preserve">been an earlier true if-status. The third value is of type </w:t>
      </w:r>
      <w:proofErr w:type="spellStart"/>
      <w:r w:rsidRPr="00EC76D5">
        <w:rPr>
          <w:rStyle w:val="CodeInText"/>
        </w:rPr>
        <w:t>IfStatus</w:t>
      </w:r>
      <w:proofErr w:type="spellEnd"/>
      <w:r w:rsidRPr="00EC76D5">
        <w:t xml:space="preserve">, that can hold the value </w:t>
      </w:r>
      <w:r w:rsidRPr="00EC76D5">
        <w:rPr>
          <w:rStyle w:val="CodeInText"/>
        </w:rPr>
        <w:t>If</w:t>
      </w:r>
      <w:r w:rsidRPr="00EC76D5">
        <w:t xml:space="preserve"> and </w:t>
      </w:r>
      <w:r w:rsidRPr="00EC76D5">
        <w:rPr>
          <w:rStyle w:val="CodeInText"/>
        </w:rPr>
        <w:t>Else</w:t>
      </w:r>
      <w:r w:rsidRPr="00EC76D5">
        <w:t xml:space="preserve">. If the value is </w:t>
      </w:r>
      <w:r w:rsidRPr="00EC76D5">
        <w:rPr>
          <w:rStyle w:val="CodeInText"/>
        </w:rPr>
        <w:t>Else</w:t>
      </w:r>
      <w:r w:rsidRPr="00EC76D5">
        <w:t>, and #</w:t>
      </w:r>
      <w:r w:rsidRPr="00EC76D5">
        <w:rPr>
          <w:rStyle w:val="CodeInText"/>
        </w:rPr>
        <w:t>elseif</w:t>
      </w:r>
      <w:r w:rsidRPr="00EC76D5">
        <w:t xml:space="preserve"> has already occurred, and another on is not allowed. Finally, if this if-chain has ever been true (</w:t>
      </w:r>
      <w:proofErr w:type="spellStart"/>
      <w:r w:rsidRPr="00EC76D5">
        <w:rPr>
          <w:rStyle w:val="CodeInText"/>
        </w:rPr>
        <w:t>lastTrue</w:t>
      </w:r>
      <w:proofErr w:type="spellEnd"/>
      <w:r w:rsidRPr="00EC76D5">
        <w:t xml:space="preserve"> is true) is does not matter whether the condition of directive is true, the new status is false. If not, we consider if this value is true. In both cases, we push the result on the stack.</w:t>
      </w:r>
    </w:p>
    <w:p w14:paraId="5A20822C" w14:textId="77777777" w:rsidR="005B1C6D" w:rsidRPr="00A80AB4" w:rsidRDefault="005B1C6D" w:rsidP="005B1C6D">
      <w:pPr>
        <w:pStyle w:val="Code"/>
        <w:rPr>
          <w:highlight w:val="white"/>
        </w:rPr>
      </w:pPr>
      <w:r w:rsidRPr="00A80AB4">
        <w:rPr>
          <w:highlight w:val="white"/>
        </w:rPr>
        <w:t xml:space="preserve">    private void DoElseIf(List&lt;Token&gt; tokenList) {</w:t>
      </w:r>
    </w:p>
    <w:p w14:paraId="2C2EC54D" w14:textId="77777777" w:rsidR="005B1C6D" w:rsidRDefault="005B1C6D" w:rsidP="005B1C6D">
      <w:pPr>
        <w:pStyle w:val="Code"/>
        <w:rPr>
          <w:highlight w:val="white"/>
        </w:rPr>
      </w:pPr>
      <w:r w:rsidRPr="00A80AB4">
        <w:rPr>
          <w:highlight w:val="white"/>
        </w:rPr>
        <w:t xml:space="preserve">      Assert.Error(Preprocessor.IfStack.Count &gt; 0, Message.</w:t>
      </w:r>
    </w:p>
    <w:p w14:paraId="1953E35B" w14:textId="77777777" w:rsidR="005B1C6D" w:rsidRPr="00A80AB4" w:rsidRDefault="005B1C6D" w:rsidP="005B1C6D">
      <w:pPr>
        <w:pStyle w:val="Code"/>
        <w:rPr>
          <w:highlight w:val="white"/>
        </w:rPr>
      </w:pPr>
      <w:r>
        <w:rPr>
          <w:highlight w:val="white"/>
        </w:rPr>
        <w:t xml:space="preserve">       </w:t>
      </w:r>
      <w:r w:rsidRPr="00A80AB4">
        <w:rPr>
          <w:highlight w:val="white"/>
        </w:rPr>
        <w:t>Elif_directive_without_preceeding_if____ifdef____or_ifndef_directive);</w:t>
      </w:r>
    </w:p>
    <w:p w14:paraId="4245DF5E" w14:textId="77777777" w:rsidR="005B1C6D" w:rsidRPr="00A80AB4" w:rsidRDefault="005B1C6D" w:rsidP="005B1C6D">
      <w:pPr>
        <w:pStyle w:val="Code"/>
        <w:rPr>
          <w:highlight w:val="white"/>
        </w:rPr>
      </w:pPr>
      <w:r w:rsidRPr="00A80AB4">
        <w:rPr>
          <w:highlight w:val="white"/>
        </w:rPr>
        <w:t xml:space="preserve">      Triple&lt;bool,bool,bool&gt; triple = Preprocessor.IfStack.Pop();</w:t>
      </w:r>
    </w:p>
    <w:p w14:paraId="0D96F3AA" w14:textId="77777777" w:rsidR="005B1C6D" w:rsidRPr="00A80AB4" w:rsidRDefault="005B1C6D" w:rsidP="005B1C6D">
      <w:pPr>
        <w:pStyle w:val="Code"/>
        <w:rPr>
          <w:highlight w:val="white"/>
        </w:rPr>
      </w:pPr>
    </w:p>
    <w:p w14:paraId="730E846A" w14:textId="77777777" w:rsidR="005B1C6D" w:rsidRPr="00A80AB4" w:rsidRDefault="005B1C6D" w:rsidP="005B1C6D">
      <w:pPr>
        <w:pStyle w:val="Code"/>
        <w:rPr>
          <w:highlight w:val="white"/>
        </w:rPr>
      </w:pPr>
      <w:r w:rsidRPr="00A80AB4">
        <w:rPr>
          <w:highlight w:val="white"/>
        </w:rPr>
        <w:t xml:space="preserve">      bool elseStatus = triple.Third;</w:t>
      </w:r>
    </w:p>
    <w:p w14:paraId="0EFAD78A" w14:textId="77777777" w:rsidR="005B1C6D" w:rsidRDefault="005B1C6D" w:rsidP="005B1C6D">
      <w:pPr>
        <w:pStyle w:val="Code"/>
        <w:rPr>
          <w:highlight w:val="white"/>
        </w:rPr>
      </w:pPr>
      <w:r w:rsidRPr="00A80AB4">
        <w:rPr>
          <w:highlight w:val="white"/>
        </w:rPr>
        <w:t xml:space="preserve">      Assert.Error(!elseStatus,</w:t>
      </w:r>
    </w:p>
    <w:p w14:paraId="482B7484"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Message.Elif_directive_following_else_directive);</w:t>
      </w:r>
    </w:p>
    <w:p w14:paraId="4621CC50" w14:textId="77777777" w:rsidR="005B1C6D" w:rsidRPr="00A80AB4" w:rsidRDefault="005B1C6D" w:rsidP="005B1C6D">
      <w:pPr>
        <w:pStyle w:val="Code"/>
        <w:rPr>
          <w:highlight w:val="white"/>
        </w:rPr>
      </w:pPr>
    </w:p>
    <w:p w14:paraId="19A7E32B" w14:textId="77777777" w:rsidR="005B1C6D" w:rsidRPr="00A80AB4" w:rsidRDefault="005B1C6D" w:rsidP="005B1C6D">
      <w:pPr>
        <w:pStyle w:val="Code"/>
        <w:rPr>
          <w:highlight w:val="white"/>
        </w:rPr>
      </w:pPr>
      <w:r w:rsidRPr="00A80AB4">
        <w:rPr>
          <w:highlight w:val="white"/>
        </w:rPr>
        <w:t xml:space="preserve">      bool totalStatus = triple.First;</w:t>
      </w:r>
    </w:p>
    <w:p w14:paraId="58C2B4BF" w14:textId="77777777" w:rsidR="005B1C6D" w:rsidRPr="00A80AB4" w:rsidRDefault="005B1C6D" w:rsidP="005B1C6D">
      <w:pPr>
        <w:pStyle w:val="Code"/>
        <w:rPr>
          <w:highlight w:val="white"/>
        </w:rPr>
      </w:pPr>
      <w:r w:rsidRPr="00A80AB4">
        <w:rPr>
          <w:highlight w:val="white"/>
        </w:rPr>
        <w:t xml:space="preserve">      if (totalStatus) {</w:t>
      </w:r>
    </w:p>
    <w:p w14:paraId="409CF235" w14:textId="77777777" w:rsidR="005B1C6D" w:rsidRDefault="005B1C6D" w:rsidP="005B1C6D">
      <w:pPr>
        <w:pStyle w:val="Code"/>
        <w:rPr>
          <w:highlight w:val="white"/>
        </w:rPr>
      </w:pPr>
      <w:r w:rsidRPr="00A80AB4">
        <w:rPr>
          <w:highlight w:val="white"/>
        </w:rPr>
        <w:t xml:space="preserve">        Preprocessor.IfStack.Push(new Triple&lt;bool,bool,bool&gt;</w:t>
      </w:r>
    </w:p>
    <w:p w14:paraId="6004A787" w14:textId="77777777" w:rsidR="005B1C6D" w:rsidRPr="00A80AB4" w:rsidRDefault="005B1C6D" w:rsidP="005B1C6D">
      <w:pPr>
        <w:pStyle w:val="Code"/>
        <w:rPr>
          <w:highlight w:val="white"/>
        </w:rPr>
      </w:pPr>
      <w:r>
        <w:rPr>
          <w:highlight w:val="white"/>
        </w:rPr>
        <w:t xml:space="preserve">                                 </w:t>
      </w:r>
      <w:r w:rsidRPr="00A80AB4">
        <w:rPr>
          <w:highlight w:val="white"/>
        </w:rPr>
        <w:t>(true, false, false));</w:t>
      </w:r>
    </w:p>
    <w:p w14:paraId="2D9BE2CD" w14:textId="77777777" w:rsidR="005B1C6D" w:rsidRPr="00A80AB4" w:rsidRDefault="005B1C6D" w:rsidP="005B1C6D">
      <w:pPr>
        <w:pStyle w:val="Code"/>
        <w:rPr>
          <w:highlight w:val="white"/>
        </w:rPr>
      </w:pPr>
      <w:r w:rsidRPr="00A80AB4">
        <w:rPr>
          <w:highlight w:val="white"/>
        </w:rPr>
        <w:t xml:space="preserve">      }</w:t>
      </w:r>
    </w:p>
    <w:p w14:paraId="50589682" w14:textId="77777777" w:rsidR="005B1C6D" w:rsidRPr="00A80AB4" w:rsidRDefault="005B1C6D" w:rsidP="005B1C6D">
      <w:pPr>
        <w:pStyle w:val="Code"/>
        <w:rPr>
          <w:highlight w:val="white"/>
        </w:rPr>
      </w:pPr>
      <w:r w:rsidRPr="00A80AB4">
        <w:rPr>
          <w:highlight w:val="white"/>
        </w:rPr>
        <w:t xml:space="preserve">      else {</w:t>
      </w:r>
    </w:p>
    <w:p w14:paraId="7192D05E" w14:textId="77777777" w:rsidR="005B1C6D" w:rsidRDefault="005B1C6D" w:rsidP="005B1C6D">
      <w:pPr>
        <w:pStyle w:val="Code"/>
        <w:rPr>
          <w:highlight w:val="white"/>
        </w:rPr>
      </w:pPr>
      <w:r w:rsidRPr="00A80AB4">
        <w:rPr>
          <w:highlight w:val="white"/>
        </w:rPr>
        <w:t xml:space="preserve">        bool result =</w:t>
      </w:r>
    </w:p>
    <w:p w14:paraId="28508981" w14:textId="77777777" w:rsidR="005B1C6D" w:rsidRDefault="005B1C6D" w:rsidP="005B1C6D">
      <w:pPr>
        <w:pStyle w:val="Code"/>
        <w:rPr>
          <w:highlight w:val="white"/>
        </w:rPr>
      </w:pPr>
      <w:r>
        <w:rPr>
          <w:highlight w:val="white"/>
        </w:rPr>
        <w:t xml:space="preserve">         </w:t>
      </w:r>
      <w:r w:rsidRPr="00A80AB4">
        <w:rPr>
          <w:highlight w:val="white"/>
        </w:rPr>
        <w:t xml:space="preserve"> ParseExpression(TokenListToString</w:t>
      </w:r>
    </w:p>
    <w:p w14:paraId="34B7EE4F" w14:textId="77777777" w:rsidR="005B1C6D" w:rsidRPr="00A80AB4" w:rsidRDefault="005B1C6D" w:rsidP="005B1C6D">
      <w:pPr>
        <w:pStyle w:val="Code"/>
        <w:rPr>
          <w:highlight w:val="white"/>
        </w:rPr>
      </w:pPr>
      <w:r>
        <w:rPr>
          <w:highlight w:val="white"/>
        </w:rPr>
        <w:t xml:space="preserve">                         </w:t>
      </w:r>
      <w:r w:rsidRPr="00A80AB4">
        <w:rPr>
          <w:highlight w:val="white"/>
        </w:rPr>
        <w:t>(tokenList.GetRange(2, tokenList.Count - 2)));</w:t>
      </w:r>
    </w:p>
    <w:p w14:paraId="0F3E1B61" w14:textId="77777777" w:rsidR="005B1C6D" w:rsidRDefault="005B1C6D" w:rsidP="005B1C6D">
      <w:pPr>
        <w:pStyle w:val="Code"/>
        <w:rPr>
          <w:highlight w:val="white"/>
        </w:rPr>
      </w:pPr>
      <w:r w:rsidRPr="00A80AB4">
        <w:rPr>
          <w:highlight w:val="white"/>
        </w:rPr>
        <w:t xml:space="preserve">        Preprocessor.IfStack.Push(new Triple&lt;bool,bool,bool&gt;</w:t>
      </w:r>
    </w:p>
    <w:p w14:paraId="5CAD0113"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740F0F84" w14:textId="77777777" w:rsidR="005B1C6D" w:rsidRPr="00A80AB4" w:rsidRDefault="005B1C6D" w:rsidP="005B1C6D">
      <w:pPr>
        <w:pStyle w:val="Code"/>
        <w:rPr>
          <w:highlight w:val="white"/>
        </w:rPr>
      </w:pPr>
      <w:r w:rsidRPr="00A80AB4">
        <w:rPr>
          <w:highlight w:val="white"/>
        </w:rPr>
        <w:t xml:space="preserve">      }</w:t>
      </w:r>
    </w:p>
    <w:p w14:paraId="00D31E16" w14:textId="77777777" w:rsidR="005B1C6D" w:rsidRPr="00A80AB4" w:rsidRDefault="005B1C6D" w:rsidP="005B1C6D">
      <w:pPr>
        <w:pStyle w:val="Code"/>
        <w:rPr>
          <w:highlight w:val="white"/>
        </w:rPr>
      </w:pPr>
      <w:r w:rsidRPr="00A80AB4">
        <w:rPr>
          <w:highlight w:val="white"/>
        </w:rPr>
        <w:t xml:space="preserve">    }</w:t>
      </w:r>
    </w:p>
    <w:p w14:paraId="3E35F175" w14:textId="77777777" w:rsidR="005B1C6D" w:rsidRPr="00EC76D5" w:rsidRDefault="005B1C6D" w:rsidP="005B1C6D">
      <w:r w:rsidRPr="00EC76D5">
        <w:t xml:space="preserve">The </w:t>
      </w:r>
      <w:proofErr w:type="spellStart"/>
      <w:r w:rsidRPr="00EC76D5">
        <w:rPr>
          <w:rStyle w:val="CodeInText"/>
        </w:rPr>
        <w:t>doElse</w:t>
      </w:r>
      <w:proofErr w:type="spellEnd"/>
      <w:r w:rsidRPr="00EC76D5">
        <w:t xml:space="preserve"> method is a little bit easier. It checks whether there has ever been a true part of the if-chain. If not, it pushes true on the stack.</w:t>
      </w:r>
    </w:p>
    <w:p w14:paraId="367CE993" w14:textId="77777777" w:rsidR="005B1C6D" w:rsidRPr="00141454" w:rsidRDefault="005B1C6D" w:rsidP="005B1C6D">
      <w:pPr>
        <w:pStyle w:val="Code"/>
        <w:rPr>
          <w:highlight w:val="white"/>
        </w:rPr>
      </w:pPr>
      <w:r w:rsidRPr="00141454">
        <w:rPr>
          <w:highlight w:val="white"/>
        </w:rPr>
        <w:t xml:space="preserve">    private void DoElse(List&lt;Token&gt; tokenList) {</w:t>
      </w:r>
    </w:p>
    <w:p w14:paraId="71198A0F" w14:textId="77777777" w:rsidR="005B1C6D" w:rsidRDefault="005B1C6D" w:rsidP="005B1C6D">
      <w:pPr>
        <w:pStyle w:val="Code"/>
        <w:rPr>
          <w:highlight w:val="white"/>
        </w:rPr>
      </w:pPr>
      <w:r w:rsidRPr="00141454">
        <w:rPr>
          <w:highlight w:val="white"/>
        </w:rPr>
        <w:t xml:space="preserve">      Assert.Error(Preprocessor.IfStack.Count &gt; 0, Message.</w:t>
      </w:r>
    </w:p>
    <w:p w14:paraId="7BD26399" w14:textId="77777777" w:rsidR="005B1C6D" w:rsidRPr="00141454" w:rsidRDefault="005B1C6D" w:rsidP="005B1C6D">
      <w:pPr>
        <w:pStyle w:val="Code"/>
        <w:rPr>
          <w:highlight w:val="white"/>
        </w:rPr>
      </w:pPr>
      <w:r>
        <w:rPr>
          <w:highlight w:val="white"/>
        </w:rPr>
        <w:t xml:space="preserve">       </w:t>
      </w:r>
      <w:r w:rsidRPr="00141454">
        <w:rPr>
          <w:highlight w:val="white"/>
        </w:rPr>
        <w:t>Else_directive_without_preceeding_if____ifdef____or_ifndef_directive);</w:t>
      </w:r>
    </w:p>
    <w:p w14:paraId="5143D20D" w14:textId="77777777" w:rsidR="005B1C6D" w:rsidRPr="00141454" w:rsidRDefault="005B1C6D" w:rsidP="005B1C6D">
      <w:pPr>
        <w:pStyle w:val="Code"/>
        <w:rPr>
          <w:highlight w:val="white"/>
        </w:rPr>
      </w:pPr>
      <w:r w:rsidRPr="00141454">
        <w:rPr>
          <w:highlight w:val="white"/>
        </w:rPr>
        <w:t xml:space="preserve">      Assert.Error(tokenList[2].Id == CCompiler_Pre.Tokens.EOF,</w:t>
      </w:r>
    </w:p>
    <w:p w14:paraId="31DE2519" w14:textId="77777777" w:rsidR="005B1C6D" w:rsidRDefault="005B1C6D" w:rsidP="005B1C6D">
      <w:pPr>
        <w:pStyle w:val="Code"/>
        <w:rPr>
          <w:highlight w:val="white"/>
        </w:rPr>
      </w:pPr>
      <w:r w:rsidRPr="00141454">
        <w:rPr>
          <w:highlight w:val="white"/>
        </w:rPr>
        <w:t xml:space="preserve">                   TokenListToString(tokenList),</w:t>
      </w:r>
    </w:p>
    <w:p w14:paraId="32420AE5" w14:textId="77777777" w:rsidR="005B1C6D" w:rsidRPr="00141454" w:rsidRDefault="005B1C6D" w:rsidP="005B1C6D">
      <w:pPr>
        <w:pStyle w:val="Code"/>
        <w:rPr>
          <w:highlight w:val="white"/>
        </w:rPr>
      </w:pPr>
      <w:r>
        <w:rPr>
          <w:highlight w:val="white"/>
        </w:rPr>
        <w:t xml:space="preserve">                  </w:t>
      </w:r>
      <w:r w:rsidRPr="00141454">
        <w:rPr>
          <w:highlight w:val="white"/>
        </w:rPr>
        <w:t xml:space="preserve"> Message.Invalid_preprocessor_directive);</w:t>
      </w:r>
    </w:p>
    <w:p w14:paraId="2AA8D2BA" w14:textId="77777777" w:rsidR="005B1C6D" w:rsidRPr="00141454" w:rsidRDefault="005B1C6D" w:rsidP="005B1C6D">
      <w:pPr>
        <w:pStyle w:val="Code"/>
        <w:rPr>
          <w:highlight w:val="white"/>
        </w:rPr>
      </w:pPr>
    </w:p>
    <w:p w14:paraId="29A8F3C0" w14:textId="77777777" w:rsidR="005B1C6D" w:rsidRPr="00141454" w:rsidRDefault="005B1C6D" w:rsidP="005B1C6D">
      <w:pPr>
        <w:pStyle w:val="Code"/>
        <w:rPr>
          <w:highlight w:val="white"/>
        </w:rPr>
      </w:pPr>
      <w:r w:rsidRPr="00141454">
        <w:rPr>
          <w:highlight w:val="white"/>
        </w:rPr>
        <w:t xml:space="preserve">      Triple&lt;bool,bool,bool&gt; triple = Preprocessor.IfStack.Pop();</w:t>
      </w:r>
    </w:p>
    <w:p w14:paraId="519BDFD8" w14:textId="77777777" w:rsidR="005B1C6D" w:rsidRPr="00141454" w:rsidRDefault="005B1C6D" w:rsidP="005B1C6D">
      <w:pPr>
        <w:pStyle w:val="Code"/>
        <w:rPr>
          <w:highlight w:val="white"/>
        </w:rPr>
      </w:pPr>
      <w:r w:rsidRPr="00141454">
        <w:rPr>
          <w:highlight w:val="white"/>
        </w:rPr>
        <w:t xml:space="preserve">      bool elseStatus = triple.Third;</w:t>
      </w:r>
    </w:p>
    <w:p w14:paraId="63E74C2A" w14:textId="77777777" w:rsidR="005B1C6D" w:rsidRPr="00141454" w:rsidRDefault="005B1C6D" w:rsidP="005B1C6D">
      <w:pPr>
        <w:pStyle w:val="Code"/>
        <w:rPr>
          <w:highlight w:val="white"/>
        </w:rPr>
      </w:pPr>
      <w:r w:rsidRPr="00141454">
        <w:rPr>
          <w:highlight w:val="white"/>
        </w:rPr>
        <w:t xml:space="preserve">      Assert.Error(!elseStatus, Message.Else_directive_after_else_directive);</w:t>
      </w:r>
    </w:p>
    <w:p w14:paraId="3B61DA46" w14:textId="77777777" w:rsidR="005B1C6D" w:rsidRPr="00141454" w:rsidRDefault="005B1C6D" w:rsidP="005B1C6D">
      <w:pPr>
        <w:pStyle w:val="Code"/>
        <w:rPr>
          <w:highlight w:val="white"/>
        </w:rPr>
      </w:pPr>
    </w:p>
    <w:p w14:paraId="33FF824D" w14:textId="77777777" w:rsidR="005B1C6D" w:rsidRPr="00141454" w:rsidRDefault="005B1C6D" w:rsidP="005B1C6D">
      <w:pPr>
        <w:pStyle w:val="Code"/>
        <w:rPr>
          <w:highlight w:val="white"/>
        </w:rPr>
      </w:pPr>
      <w:r w:rsidRPr="00141454">
        <w:rPr>
          <w:highlight w:val="white"/>
        </w:rPr>
        <w:t xml:space="preserve">      bool totalStatus = triple.First;</w:t>
      </w:r>
    </w:p>
    <w:p w14:paraId="6C3699C3" w14:textId="77777777" w:rsidR="005B1C6D" w:rsidRDefault="005B1C6D" w:rsidP="005B1C6D">
      <w:pPr>
        <w:pStyle w:val="Code"/>
        <w:rPr>
          <w:highlight w:val="white"/>
        </w:rPr>
      </w:pPr>
      <w:r w:rsidRPr="00141454">
        <w:rPr>
          <w:highlight w:val="white"/>
        </w:rPr>
        <w:t xml:space="preserve">      Preprocessor.IfStack.Push(new Triple&lt;bool, bool, bool&gt;</w:t>
      </w:r>
    </w:p>
    <w:p w14:paraId="05B5CD39" w14:textId="77777777" w:rsidR="005B1C6D" w:rsidRPr="00141454" w:rsidRDefault="005B1C6D" w:rsidP="005B1C6D">
      <w:pPr>
        <w:pStyle w:val="Code"/>
        <w:rPr>
          <w:highlight w:val="white"/>
        </w:rPr>
      </w:pPr>
      <w:r>
        <w:rPr>
          <w:highlight w:val="white"/>
        </w:rPr>
        <w:t xml:space="preserve">                                          </w:t>
      </w:r>
      <w:r w:rsidRPr="00141454">
        <w:rPr>
          <w:highlight w:val="white"/>
        </w:rPr>
        <w:t>(!totalStatus, !totalStatus, true));</w:t>
      </w:r>
    </w:p>
    <w:p w14:paraId="2A8EAF18" w14:textId="77777777" w:rsidR="005B1C6D" w:rsidRPr="00141454" w:rsidRDefault="005B1C6D" w:rsidP="005B1C6D">
      <w:pPr>
        <w:pStyle w:val="Code"/>
        <w:rPr>
          <w:highlight w:val="white"/>
        </w:rPr>
      </w:pPr>
      <w:r w:rsidRPr="00141454">
        <w:rPr>
          <w:highlight w:val="white"/>
        </w:rPr>
        <w:t xml:space="preserve">    }</w:t>
      </w:r>
    </w:p>
    <w:p w14:paraId="3EDFE5B7" w14:textId="77777777" w:rsidR="005B1C6D" w:rsidRPr="00EC76D5" w:rsidRDefault="005B1C6D" w:rsidP="005B1C6D">
      <w:r w:rsidRPr="00EC76D5">
        <w:t xml:space="preserve">Finally, the </w:t>
      </w:r>
      <w:proofErr w:type="spellStart"/>
      <w:r w:rsidRPr="00EC76D5">
        <w:rPr>
          <w:rStyle w:val="CodeInText"/>
        </w:rPr>
        <w:t>doEndIf</w:t>
      </w:r>
      <w:proofErr w:type="spellEnd"/>
      <w:r w:rsidRPr="00EC76D5">
        <w:t xml:space="preserve"> just pops the if-stack, subject to it is not already empty.</w:t>
      </w:r>
    </w:p>
    <w:p w14:paraId="2E7C6796" w14:textId="77777777" w:rsidR="005B1C6D" w:rsidRPr="008A3A9F" w:rsidRDefault="005B1C6D" w:rsidP="005B1C6D">
      <w:pPr>
        <w:pStyle w:val="Code"/>
        <w:rPr>
          <w:highlight w:val="white"/>
        </w:rPr>
      </w:pPr>
      <w:r w:rsidRPr="008A3A9F">
        <w:rPr>
          <w:highlight w:val="white"/>
        </w:rPr>
        <w:t xml:space="preserve">    private void DoEndIf(List&lt;Token&gt; tokenList) {</w:t>
      </w:r>
    </w:p>
    <w:p w14:paraId="759EB19E" w14:textId="77777777" w:rsidR="005B1C6D" w:rsidRDefault="005B1C6D" w:rsidP="005B1C6D">
      <w:pPr>
        <w:pStyle w:val="Code"/>
        <w:rPr>
          <w:highlight w:val="white"/>
        </w:rPr>
      </w:pPr>
      <w:r w:rsidRPr="008A3A9F">
        <w:rPr>
          <w:highlight w:val="white"/>
        </w:rPr>
        <w:t xml:space="preserve">      Assert.Error(Preprocessor.IfStack.Count &gt; 0, Message.</w:t>
      </w:r>
    </w:p>
    <w:p w14:paraId="6410E937" w14:textId="77777777" w:rsidR="005B1C6D" w:rsidRPr="008A3A9F" w:rsidRDefault="005B1C6D" w:rsidP="005B1C6D">
      <w:pPr>
        <w:pStyle w:val="Code"/>
        <w:rPr>
          <w:highlight w:val="white"/>
        </w:rPr>
      </w:pPr>
      <w:r>
        <w:rPr>
          <w:highlight w:val="white"/>
        </w:rPr>
        <w:t xml:space="preserve">      </w:t>
      </w:r>
      <w:r w:rsidRPr="008A3A9F">
        <w:rPr>
          <w:highlight w:val="white"/>
        </w:rPr>
        <w:t>Endif_directive_without_preceeding_if____ifdef____or_ifndef_directive);</w:t>
      </w:r>
    </w:p>
    <w:p w14:paraId="77CFD5B1" w14:textId="77777777" w:rsidR="005B1C6D" w:rsidRPr="008A3A9F" w:rsidRDefault="005B1C6D" w:rsidP="005B1C6D">
      <w:pPr>
        <w:pStyle w:val="Code"/>
        <w:rPr>
          <w:highlight w:val="white"/>
        </w:rPr>
      </w:pPr>
      <w:r w:rsidRPr="008A3A9F">
        <w:rPr>
          <w:highlight w:val="white"/>
        </w:rPr>
        <w:t xml:space="preserve">      Assert.Error(tokenList[2].Id == CCompiler_Pre.Tokens.EOF,</w:t>
      </w:r>
    </w:p>
    <w:p w14:paraId="7B45EB05" w14:textId="77777777" w:rsidR="005B1C6D" w:rsidRDefault="005B1C6D" w:rsidP="005B1C6D">
      <w:pPr>
        <w:pStyle w:val="Code"/>
        <w:rPr>
          <w:highlight w:val="white"/>
        </w:rPr>
      </w:pPr>
      <w:r w:rsidRPr="008A3A9F">
        <w:rPr>
          <w:highlight w:val="white"/>
        </w:rPr>
        <w:t xml:space="preserve">                   tokenList[2].ToString(),</w:t>
      </w:r>
    </w:p>
    <w:p w14:paraId="44562B9B" w14:textId="77777777" w:rsidR="005B1C6D" w:rsidRPr="008A3A9F" w:rsidRDefault="005B1C6D" w:rsidP="005B1C6D">
      <w:pPr>
        <w:pStyle w:val="Code"/>
        <w:rPr>
          <w:highlight w:val="white"/>
        </w:rPr>
      </w:pPr>
      <w:r>
        <w:rPr>
          <w:highlight w:val="white"/>
        </w:rPr>
        <w:t xml:space="preserve">                  </w:t>
      </w:r>
      <w:r w:rsidRPr="008A3A9F">
        <w:rPr>
          <w:highlight w:val="white"/>
        </w:rPr>
        <w:t xml:space="preserve"> Message.Invalid_preprocessor_directive);</w:t>
      </w:r>
    </w:p>
    <w:p w14:paraId="38D3BED6" w14:textId="77777777" w:rsidR="005B1C6D" w:rsidRPr="008A3A9F" w:rsidRDefault="005B1C6D" w:rsidP="005B1C6D">
      <w:pPr>
        <w:pStyle w:val="Code"/>
        <w:rPr>
          <w:highlight w:val="white"/>
        </w:rPr>
      </w:pPr>
      <w:r w:rsidRPr="008A3A9F">
        <w:rPr>
          <w:highlight w:val="white"/>
        </w:rPr>
        <w:t xml:space="preserve">      Preprocessor.IfStack.Pop();</w:t>
      </w:r>
    </w:p>
    <w:p w14:paraId="2E4CF64E" w14:textId="77777777" w:rsidR="005B1C6D" w:rsidRPr="008A3A9F" w:rsidRDefault="005B1C6D" w:rsidP="005B1C6D">
      <w:pPr>
        <w:pStyle w:val="Code"/>
        <w:rPr>
          <w:highlight w:val="white"/>
        </w:rPr>
      </w:pPr>
      <w:r w:rsidRPr="008A3A9F">
        <w:rPr>
          <w:highlight w:val="white"/>
        </w:rPr>
        <w:t xml:space="preserve">    }</w:t>
      </w:r>
    </w:p>
    <w:p w14:paraId="5991CAA7" w14:textId="77777777" w:rsidR="005B1C6D" w:rsidRPr="00EC76D5" w:rsidRDefault="005B1C6D" w:rsidP="005B1C6D">
      <w:pPr>
        <w:pStyle w:val="Rubrik3"/>
      </w:pPr>
      <w:bookmarkStart w:id="485" w:name="_Toc53473641"/>
      <w:r w:rsidRPr="00EC76D5">
        <w:lastRenderedPageBreak/>
        <w:t>Macro Expansion</w:t>
      </w:r>
      <w:bookmarkEnd w:id="485"/>
    </w:p>
    <w:p w14:paraId="49184AF9" w14:textId="77777777" w:rsidR="005B1C6D" w:rsidRPr="00EC76D5" w:rsidRDefault="005B1C6D" w:rsidP="005B1C6D">
      <w:r w:rsidRPr="00EC76D5">
        <w:t>In the regular source code (line not starting with ‘#’), we need to replace macro calls with their resulting bodies. We also need to recursively replace macro calls in the bodies. However, unlike function, recursive macro calls are not allowed.</w:t>
      </w:r>
    </w:p>
    <w:p w14:paraId="44011849" w14:textId="41D9360E" w:rsidR="005B1C6D" w:rsidRPr="00EC76D5" w:rsidRDefault="005B1C6D" w:rsidP="005B1C6D">
      <w:r w:rsidRPr="00EC76D5">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EC76D5">
        <w:rPr>
          <w:rStyle w:val="CodeInText"/>
        </w:rPr>
        <w:t>slashToChar</w:t>
      </w:r>
      <w:proofErr w:type="spellEnd"/>
      <w:r w:rsidRPr="00EC76D5">
        <w:t xml:space="preserve"> in Section </w:t>
      </w:r>
      <w:r w:rsidRPr="00EC76D5">
        <w:fldChar w:fldCharType="begin"/>
      </w:r>
      <w:r w:rsidRPr="00EC76D5">
        <w:instrText xml:space="preserve"> REF _Ref418258402 \r \h </w:instrText>
      </w:r>
      <w:r w:rsidRPr="00EC76D5">
        <w:fldChar w:fldCharType="separate"/>
      </w:r>
      <w:r w:rsidR="00D46DBD">
        <w:t>17.3.2</w:t>
      </w:r>
      <w:r w:rsidRPr="00EC76D5">
        <w:fldChar w:fldCharType="end"/>
      </w:r>
      <w:r w:rsidRPr="00EC76D5">
        <w:t>.</w:t>
      </w:r>
    </w:p>
    <w:p w14:paraId="790D7C96" w14:textId="77777777" w:rsidR="005B1C6D" w:rsidRPr="00EC76D5" w:rsidRDefault="005B1C6D" w:rsidP="005B1C6D">
      <w:r w:rsidRPr="00EC76D5">
        <w:t xml:space="preserve">When we find and identifier that is a stored macro name (either in </w:t>
      </w:r>
      <w:proofErr w:type="spellStart"/>
      <w:r w:rsidRPr="00EC76D5">
        <w:t>m_</w:t>
      </w:r>
      <w:r w:rsidRPr="00EC76D5">
        <w:rPr>
          <w:rStyle w:val="CodeInText"/>
        </w:rPr>
        <w:t>specialMacroSet</w:t>
      </w:r>
      <w:proofErr w:type="spellEnd"/>
      <w:r w:rsidRPr="00EC76D5">
        <w:t xml:space="preserve"> or </w:t>
      </w:r>
      <w:proofErr w:type="spellStart"/>
      <w:r w:rsidRPr="00EC76D5">
        <w:rPr>
          <w:rStyle w:val="CodeInText"/>
        </w:rPr>
        <w:t>MacroMap</w:t>
      </w:r>
      <w:proofErr w:type="spellEnd"/>
      <w:r w:rsidRPr="00EC76D5">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EC76D5">
        <w:rPr>
          <w:rStyle w:val="CodeInText"/>
        </w:rPr>
        <w:t>nameStack</w:t>
      </w:r>
      <w:proofErr w:type="spellEnd"/>
      <w:r w:rsidRPr="00EC76D5">
        <w:t xml:space="preserve"> stack is used to prevent recursive macro calls.</w:t>
      </w:r>
    </w:p>
    <w:p w14:paraId="15717F0E" w14:textId="77777777" w:rsidR="005B1C6D" w:rsidRPr="002219C2" w:rsidRDefault="005B1C6D" w:rsidP="005B1C6D">
      <w:pPr>
        <w:pStyle w:val="Code"/>
        <w:rPr>
          <w:highlight w:val="white"/>
        </w:rPr>
      </w:pPr>
      <w:r w:rsidRPr="002219C2">
        <w:rPr>
          <w:highlight w:val="white"/>
        </w:rPr>
        <w:t xml:space="preserve">    private void SearchForMacros(List&lt;Token&gt; tokenList,</w:t>
      </w:r>
    </w:p>
    <w:p w14:paraId="3E23F99A" w14:textId="77777777" w:rsidR="005B1C6D" w:rsidRPr="002219C2" w:rsidRDefault="005B1C6D" w:rsidP="005B1C6D">
      <w:pPr>
        <w:pStyle w:val="Code"/>
        <w:rPr>
          <w:highlight w:val="white"/>
        </w:rPr>
      </w:pPr>
      <w:r w:rsidRPr="002219C2">
        <w:rPr>
          <w:highlight w:val="white"/>
        </w:rPr>
        <w:t xml:space="preserve">                                 Stack&lt;string&gt; nameStack) {</w:t>
      </w:r>
    </w:p>
    <w:p w14:paraId="052B67A9" w14:textId="77777777" w:rsidR="005B1C6D" w:rsidRPr="002219C2" w:rsidRDefault="005B1C6D" w:rsidP="005B1C6D">
      <w:pPr>
        <w:pStyle w:val="Code"/>
        <w:rPr>
          <w:highlight w:val="white"/>
        </w:rPr>
      </w:pPr>
      <w:r w:rsidRPr="002219C2">
        <w:rPr>
          <w:highlight w:val="white"/>
        </w:rPr>
        <w:t xml:space="preserve">      for (int index = 0; index &lt; tokenList.Count; ++index) {</w:t>
      </w:r>
    </w:p>
    <w:p w14:paraId="6D346248" w14:textId="77777777" w:rsidR="005B1C6D" w:rsidRPr="002219C2" w:rsidRDefault="005B1C6D" w:rsidP="005B1C6D">
      <w:pPr>
        <w:pStyle w:val="Code"/>
        <w:rPr>
          <w:highlight w:val="white"/>
        </w:rPr>
      </w:pPr>
      <w:r w:rsidRPr="002219C2">
        <w:rPr>
          <w:highlight w:val="white"/>
        </w:rPr>
        <w:t xml:space="preserve">        Token thisToken = tokenList[index];</w:t>
      </w:r>
    </w:p>
    <w:p w14:paraId="0DAB6496" w14:textId="77777777" w:rsidR="005B1C6D" w:rsidRPr="002219C2" w:rsidRDefault="005B1C6D" w:rsidP="005B1C6D">
      <w:pPr>
        <w:pStyle w:val="Code"/>
        <w:rPr>
          <w:highlight w:val="white"/>
        </w:rPr>
      </w:pPr>
      <w:r w:rsidRPr="002219C2">
        <w:rPr>
          <w:highlight w:val="white"/>
        </w:rPr>
        <w:t xml:space="preserve">        CCompiler_Main.Scanner.Line += thisToken.GetNewlineCount();</w:t>
      </w:r>
    </w:p>
    <w:p w14:paraId="033E8EDC" w14:textId="77777777" w:rsidR="005B1C6D" w:rsidRPr="002219C2" w:rsidRDefault="005B1C6D" w:rsidP="005B1C6D">
      <w:pPr>
        <w:pStyle w:val="Code"/>
        <w:rPr>
          <w:highlight w:val="white"/>
        </w:rPr>
      </w:pPr>
    </w:p>
    <w:p w14:paraId="11FB4286" w14:textId="77777777" w:rsidR="005B1C6D" w:rsidRPr="002219C2" w:rsidRDefault="005B1C6D" w:rsidP="005B1C6D">
      <w:pPr>
        <w:pStyle w:val="Code"/>
        <w:rPr>
          <w:highlight w:val="white"/>
        </w:rPr>
      </w:pPr>
      <w:r w:rsidRPr="002219C2">
        <w:rPr>
          <w:highlight w:val="white"/>
        </w:rPr>
        <w:t xml:space="preserve">        if (thisToken.Id == CCompiler_Pre.Tokens.NAME) {</w:t>
      </w:r>
    </w:p>
    <w:p w14:paraId="6F33D5C9" w14:textId="77777777" w:rsidR="005B1C6D" w:rsidRPr="002219C2" w:rsidRDefault="005B1C6D" w:rsidP="005B1C6D">
      <w:pPr>
        <w:pStyle w:val="Code"/>
        <w:rPr>
          <w:highlight w:val="white"/>
        </w:rPr>
      </w:pPr>
      <w:r w:rsidRPr="002219C2">
        <w:rPr>
          <w:highlight w:val="white"/>
        </w:rPr>
        <w:t xml:space="preserve">          string name = (string) thisToken.Value;</w:t>
      </w:r>
    </w:p>
    <w:p w14:paraId="329D7F53" w14:textId="77777777" w:rsidR="005B1C6D" w:rsidRPr="002219C2" w:rsidRDefault="005B1C6D" w:rsidP="005B1C6D">
      <w:pPr>
        <w:pStyle w:val="Code"/>
        <w:rPr>
          <w:highlight w:val="white"/>
        </w:rPr>
      </w:pPr>
      <w:r w:rsidRPr="002219C2">
        <w:rPr>
          <w:highlight w:val="white"/>
        </w:rPr>
        <w:t xml:space="preserve">          int beginNewlineCount = thisToken.GetNewlineCount();</w:t>
      </w:r>
    </w:p>
    <w:p w14:paraId="5F2A5E01" w14:textId="77777777" w:rsidR="005B1C6D" w:rsidRPr="002219C2" w:rsidRDefault="005B1C6D" w:rsidP="005B1C6D">
      <w:pPr>
        <w:pStyle w:val="Code"/>
        <w:rPr>
          <w:highlight w:val="white"/>
        </w:rPr>
      </w:pPr>
    </w:p>
    <w:p w14:paraId="776537CF" w14:textId="77777777" w:rsidR="005B1C6D" w:rsidRDefault="005B1C6D" w:rsidP="005B1C6D">
      <w:pPr>
        <w:pStyle w:val="Code"/>
        <w:rPr>
          <w:highlight w:val="white"/>
        </w:rPr>
      </w:pPr>
      <w:r w:rsidRPr="002219C2">
        <w:rPr>
          <w:highlight w:val="white"/>
        </w:rPr>
        <w:t xml:space="preserve">          if (!nameStack.Contains(name) &amp;&amp;</w:t>
      </w:r>
    </w:p>
    <w:p w14:paraId="011AEC2D" w14:textId="77777777" w:rsidR="005B1C6D" w:rsidRPr="002219C2" w:rsidRDefault="005B1C6D" w:rsidP="005B1C6D">
      <w:pPr>
        <w:pStyle w:val="Code"/>
        <w:rPr>
          <w:highlight w:val="white"/>
        </w:rPr>
      </w:pPr>
      <w:r>
        <w:rPr>
          <w:highlight w:val="white"/>
        </w:rPr>
        <w:t xml:space="preserve">             </w:t>
      </w:r>
      <w:r w:rsidRPr="002219C2">
        <w:rPr>
          <w:highlight w:val="white"/>
        </w:rPr>
        <w:t xml:space="preserve"> Preprocessor.MacroMap.ContainsKey(name)) {</w:t>
      </w:r>
    </w:p>
    <w:p w14:paraId="00E32416" w14:textId="77777777" w:rsidR="005B1C6D" w:rsidRPr="002219C2" w:rsidRDefault="005B1C6D" w:rsidP="005B1C6D">
      <w:pPr>
        <w:pStyle w:val="Code"/>
        <w:rPr>
          <w:highlight w:val="white"/>
        </w:rPr>
      </w:pPr>
      <w:r w:rsidRPr="002219C2">
        <w:rPr>
          <w:highlight w:val="white"/>
        </w:rPr>
        <w:t xml:space="preserve">            Token nextToken = tokenList[index + 1];</w:t>
      </w:r>
    </w:p>
    <w:p w14:paraId="24EC1A24" w14:textId="77777777" w:rsidR="005B1C6D" w:rsidRPr="002219C2" w:rsidRDefault="005B1C6D" w:rsidP="005B1C6D">
      <w:pPr>
        <w:pStyle w:val="Code"/>
        <w:rPr>
          <w:highlight w:val="white"/>
        </w:rPr>
      </w:pPr>
    </w:p>
    <w:p w14:paraId="10B39442" w14:textId="77777777" w:rsidR="005B1C6D" w:rsidRPr="002219C2" w:rsidRDefault="005B1C6D" w:rsidP="005B1C6D">
      <w:pPr>
        <w:pStyle w:val="Code"/>
        <w:rPr>
          <w:highlight w:val="white"/>
        </w:rPr>
      </w:pPr>
      <w:r w:rsidRPr="002219C2">
        <w:rPr>
          <w:highlight w:val="white"/>
        </w:rPr>
        <w:t xml:space="preserve">            if ((nextToken.Id == CCompiler_Pre.Tokens.LEFT_PARENTHESIS) &amp;&amp;</w:t>
      </w:r>
    </w:p>
    <w:p w14:paraId="544B6382" w14:textId="77777777" w:rsidR="005B1C6D" w:rsidRPr="002219C2" w:rsidRDefault="005B1C6D" w:rsidP="005B1C6D">
      <w:pPr>
        <w:pStyle w:val="Code"/>
        <w:rPr>
          <w:highlight w:val="white"/>
        </w:rPr>
      </w:pPr>
      <w:r w:rsidRPr="002219C2">
        <w:rPr>
          <w:highlight w:val="white"/>
        </w:rPr>
        <w:t xml:space="preserve">                !nextToken.HasWhitespace()) {</w:t>
      </w:r>
    </w:p>
    <w:p w14:paraId="6B3544E8" w14:textId="77777777" w:rsidR="005B1C6D" w:rsidRPr="002219C2" w:rsidRDefault="005B1C6D" w:rsidP="005B1C6D">
      <w:pPr>
        <w:pStyle w:val="Code"/>
        <w:rPr>
          <w:highlight w:val="white"/>
        </w:rPr>
      </w:pPr>
      <w:r w:rsidRPr="002219C2">
        <w:rPr>
          <w:highlight w:val="white"/>
        </w:rPr>
        <w:t xml:space="preserve">              int countIndex = index + 2, level = 1, totalNewlineCount = 0;</w:t>
      </w:r>
    </w:p>
    <w:p w14:paraId="75A17628" w14:textId="77777777" w:rsidR="005B1C6D" w:rsidRPr="002219C2" w:rsidRDefault="005B1C6D" w:rsidP="005B1C6D">
      <w:pPr>
        <w:pStyle w:val="Code"/>
        <w:rPr>
          <w:highlight w:val="white"/>
        </w:rPr>
      </w:pPr>
      <w:r w:rsidRPr="002219C2">
        <w:rPr>
          <w:highlight w:val="white"/>
        </w:rPr>
        <w:t xml:space="preserve">              List&lt;Token&gt; subList = new List&lt;Token&gt;();</w:t>
      </w:r>
    </w:p>
    <w:p w14:paraId="4E3EE2BA" w14:textId="77777777" w:rsidR="005B1C6D" w:rsidRPr="002219C2" w:rsidRDefault="005B1C6D" w:rsidP="005B1C6D">
      <w:pPr>
        <w:pStyle w:val="Code"/>
        <w:rPr>
          <w:highlight w:val="white"/>
        </w:rPr>
      </w:pPr>
      <w:r w:rsidRPr="002219C2">
        <w:rPr>
          <w:highlight w:val="white"/>
        </w:rPr>
        <w:t xml:space="preserve">              List&lt;List&lt;Token&gt;&gt; mainList = new List&lt;List&lt;Token&gt;&gt;();</w:t>
      </w:r>
    </w:p>
    <w:p w14:paraId="5D8CDFB2" w14:textId="77777777" w:rsidR="005B1C6D" w:rsidRPr="002219C2" w:rsidRDefault="005B1C6D" w:rsidP="005B1C6D">
      <w:pPr>
        <w:pStyle w:val="Code"/>
        <w:rPr>
          <w:highlight w:val="white"/>
        </w:rPr>
      </w:pPr>
      <w:r w:rsidRPr="002219C2">
        <w:rPr>
          <w:highlight w:val="white"/>
        </w:rPr>
        <w:t xml:space="preserve">        </w:t>
      </w:r>
    </w:p>
    <w:p w14:paraId="006E9F9C" w14:textId="77777777" w:rsidR="005B1C6D" w:rsidRPr="002219C2" w:rsidRDefault="005B1C6D" w:rsidP="005B1C6D">
      <w:pPr>
        <w:pStyle w:val="Code"/>
        <w:rPr>
          <w:highlight w:val="white"/>
        </w:rPr>
      </w:pPr>
      <w:r w:rsidRPr="002219C2">
        <w:rPr>
          <w:highlight w:val="white"/>
        </w:rPr>
        <w:t xml:space="preserve">              while (true) {</w:t>
      </w:r>
    </w:p>
    <w:p w14:paraId="2EEDE563" w14:textId="77777777" w:rsidR="005B1C6D" w:rsidRPr="002219C2" w:rsidRDefault="005B1C6D" w:rsidP="005B1C6D">
      <w:pPr>
        <w:pStyle w:val="Code"/>
        <w:rPr>
          <w:highlight w:val="white"/>
        </w:rPr>
      </w:pPr>
      <w:r w:rsidRPr="002219C2">
        <w:rPr>
          <w:highlight w:val="white"/>
        </w:rPr>
        <w:t xml:space="preserve">                nextToken = tokenList[countIndex];</w:t>
      </w:r>
    </w:p>
    <w:p w14:paraId="7785C5E7" w14:textId="77777777" w:rsidR="005B1C6D" w:rsidRPr="002219C2" w:rsidRDefault="005B1C6D" w:rsidP="005B1C6D">
      <w:pPr>
        <w:pStyle w:val="Code"/>
        <w:rPr>
          <w:highlight w:val="white"/>
        </w:rPr>
      </w:pPr>
      <w:r w:rsidRPr="002219C2">
        <w:rPr>
          <w:highlight w:val="white"/>
        </w:rPr>
        <w:t xml:space="preserve">                int newlineCount = nextToken.GetNewlineCount();</w:t>
      </w:r>
    </w:p>
    <w:p w14:paraId="62062A6F" w14:textId="77777777" w:rsidR="005B1C6D" w:rsidRPr="002219C2" w:rsidRDefault="005B1C6D" w:rsidP="005B1C6D">
      <w:pPr>
        <w:pStyle w:val="Code"/>
        <w:rPr>
          <w:highlight w:val="white"/>
        </w:rPr>
      </w:pPr>
      <w:r w:rsidRPr="002219C2">
        <w:rPr>
          <w:highlight w:val="white"/>
        </w:rPr>
        <w:t xml:space="preserve">                totalNewlineCount += newlineCount;</w:t>
      </w:r>
    </w:p>
    <w:p w14:paraId="2196E222" w14:textId="77777777" w:rsidR="005B1C6D" w:rsidRPr="002219C2" w:rsidRDefault="005B1C6D" w:rsidP="005B1C6D">
      <w:pPr>
        <w:pStyle w:val="Code"/>
        <w:rPr>
          <w:highlight w:val="white"/>
        </w:rPr>
      </w:pPr>
      <w:r w:rsidRPr="002219C2">
        <w:rPr>
          <w:highlight w:val="white"/>
        </w:rPr>
        <w:t xml:space="preserve">                CCompiler_Main.Scanner.Line += newlineCount;</w:t>
      </w:r>
    </w:p>
    <w:p w14:paraId="346DE4DB" w14:textId="77777777" w:rsidR="005B1C6D" w:rsidRPr="002219C2" w:rsidRDefault="005B1C6D" w:rsidP="005B1C6D">
      <w:pPr>
        <w:pStyle w:val="Code"/>
        <w:rPr>
          <w:highlight w:val="white"/>
        </w:rPr>
      </w:pPr>
      <w:r w:rsidRPr="002219C2">
        <w:rPr>
          <w:highlight w:val="white"/>
        </w:rPr>
        <w:t xml:space="preserve">                nextToken.ClearNewlineCount();</w:t>
      </w:r>
    </w:p>
    <w:p w14:paraId="76F1695E" w14:textId="77777777" w:rsidR="005B1C6D" w:rsidRPr="002219C2" w:rsidRDefault="005B1C6D" w:rsidP="005B1C6D">
      <w:pPr>
        <w:pStyle w:val="Code"/>
        <w:rPr>
          <w:highlight w:val="white"/>
        </w:rPr>
      </w:pPr>
      <w:r w:rsidRPr="002219C2">
        <w:rPr>
          <w:highlight w:val="white"/>
        </w:rPr>
        <w:t xml:space="preserve">              </w:t>
      </w:r>
    </w:p>
    <w:p w14:paraId="266423C0" w14:textId="77777777" w:rsidR="005B1C6D" w:rsidRPr="002219C2" w:rsidRDefault="005B1C6D" w:rsidP="005B1C6D">
      <w:pPr>
        <w:pStyle w:val="Code"/>
        <w:rPr>
          <w:highlight w:val="white"/>
        </w:rPr>
      </w:pPr>
      <w:r w:rsidRPr="002219C2">
        <w:rPr>
          <w:highlight w:val="white"/>
        </w:rPr>
        <w:t xml:space="preserve">                Token token = tokenList[countIndex];</w:t>
      </w:r>
    </w:p>
    <w:p w14:paraId="6ABC461A" w14:textId="77777777" w:rsidR="005B1C6D" w:rsidRPr="002219C2" w:rsidRDefault="005B1C6D" w:rsidP="005B1C6D">
      <w:pPr>
        <w:pStyle w:val="Code"/>
        <w:rPr>
          <w:highlight w:val="white"/>
        </w:rPr>
      </w:pPr>
      <w:r w:rsidRPr="002219C2">
        <w:rPr>
          <w:highlight w:val="white"/>
        </w:rPr>
        <w:t xml:space="preserve">                Assert.Error(token.Id != CCompiler_Pre.Tokens.EOF,</w:t>
      </w:r>
    </w:p>
    <w:p w14:paraId="53DA4CFA" w14:textId="77777777" w:rsidR="005B1C6D" w:rsidRPr="002219C2" w:rsidRDefault="005B1C6D" w:rsidP="005B1C6D">
      <w:pPr>
        <w:pStyle w:val="Code"/>
        <w:rPr>
          <w:highlight w:val="white"/>
        </w:rPr>
      </w:pPr>
      <w:r w:rsidRPr="002219C2">
        <w:rPr>
          <w:highlight w:val="white"/>
        </w:rPr>
        <w:t xml:space="preserve">                             Message.Invalid_end_of_macro_call);</w:t>
      </w:r>
    </w:p>
    <w:p w14:paraId="78C8047C" w14:textId="77777777" w:rsidR="005B1C6D" w:rsidRPr="002219C2" w:rsidRDefault="005B1C6D" w:rsidP="005B1C6D">
      <w:pPr>
        <w:pStyle w:val="Code"/>
        <w:rPr>
          <w:highlight w:val="white"/>
        </w:rPr>
      </w:pPr>
      <w:r w:rsidRPr="002219C2">
        <w:rPr>
          <w:highlight w:val="white"/>
        </w:rPr>
        <w:t xml:space="preserve">              </w:t>
      </w:r>
    </w:p>
    <w:p w14:paraId="2C60F7F1" w14:textId="77777777" w:rsidR="005B1C6D" w:rsidRPr="002219C2" w:rsidRDefault="005B1C6D" w:rsidP="005B1C6D">
      <w:pPr>
        <w:pStyle w:val="Code"/>
        <w:rPr>
          <w:highlight w:val="white"/>
        </w:rPr>
      </w:pPr>
      <w:r w:rsidRPr="002219C2">
        <w:rPr>
          <w:highlight w:val="white"/>
        </w:rPr>
        <w:t xml:space="preserve">                switch (token.Id) {</w:t>
      </w:r>
    </w:p>
    <w:p w14:paraId="1F14ABCC" w14:textId="77777777" w:rsidR="005B1C6D" w:rsidRPr="002219C2" w:rsidRDefault="005B1C6D" w:rsidP="005B1C6D">
      <w:pPr>
        <w:pStyle w:val="Code"/>
        <w:rPr>
          <w:highlight w:val="white"/>
        </w:rPr>
      </w:pPr>
      <w:r w:rsidRPr="002219C2">
        <w:rPr>
          <w:highlight w:val="white"/>
        </w:rPr>
        <w:t xml:space="preserve">                  case CCompiler_Pre.Tokens.LEFT_PARENTHESIS:</w:t>
      </w:r>
    </w:p>
    <w:p w14:paraId="770F8361" w14:textId="77777777" w:rsidR="005B1C6D" w:rsidRPr="002219C2" w:rsidRDefault="005B1C6D" w:rsidP="005B1C6D">
      <w:pPr>
        <w:pStyle w:val="Code"/>
        <w:rPr>
          <w:highlight w:val="white"/>
        </w:rPr>
      </w:pPr>
      <w:r w:rsidRPr="002219C2">
        <w:rPr>
          <w:highlight w:val="white"/>
        </w:rPr>
        <w:t xml:space="preserve">                    ++level;</w:t>
      </w:r>
    </w:p>
    <w:p w14:paraId="29300B03" w14:textId="77777777" w:rsidR="005B1C6D" w:rsidRPr="002219C2" w:rsidRDefault="005B1C6D" w:rsidP="005B1C6D">
      <w:pPr>
        <w:pStyle w:val="Code"/>
        <w:rPr>
          <w:highlight w:val="white"/>
        </w:rPr>
      </w:pPr>
      <w:r w:rsidRPr="002219C2">
        <w:rPr>
          <w:highlight w:val="white"/>
        </w:rPr>
        <w:t xml:space="preserve">                    subList.Add(token);</w:t>
      </w:r>
    </w:p>
    <w:p w14:paraId="332345C9" w14:textId="77777777" w:rsidR="005B1C6D" w:rsidRPr="002219C2" w:rsidRDefault="005B1C6D" w:rsidP="005B1C6D">
      <w:pPr>
        <w:pStyle w:val="Code"/>
        <w:rPr>
          <w:highlight w:val="white"/>
        </w:rPr>
      </w:pPr>
      <w:r w:rsidRPr="002219C2">
        <w:rPr>
          <w:highlight w:val="white"/>
        </w:rPr>
        <w:t xml:space="preserve">                    break;</w:t>
      </w:r>
    </w:p>
    <w:p w14:paraId="6B3905BC" w14:textId="77777777" w:rsidR="005B1C6D" w:rsidRPr="002219C2" w:rsidRDefault="005B1C6D" w:rsidP="005B1C6D">
      <w:pPr>
        <w:pStyle w:val="Code"/>
        <w:rPr>
          <w:highlight w:val="white"/>
        </w:rPr>
      </w:pPr>
      <w:r w:rsidRPr="002219C2">
        <w:rPr>
          <w:highlight w:val="white"/>
        </w:rPr>
        <w:t xml:space="preserve">                  </w:t>
      </w:r>
    </w:p>
    <w:p w14:paraId="059DF5B6" w14:textId="77777777" w:rsidR="005B1C6D" w:rsidRPr="002219C2" w:rsidRDefault="005B1C6D" w:rsidP="005B1C6D">
      <w:pPr>
        <w:pStyle w:val="Code"/>
        <w:rPr>
          <w:highlight w:val="white"/>
        </w:rPr>
      </w:pPr>
      <w:r w:rsidRPr="002219C2">
        <w:rPr>
          <w:highlight w:val="white"/>
        </w:rPr>
        <w:t xml:space="preserve">                  case CCompiler_Pre.Tokens.RIGHT_PARENTHESIS:</w:t>
      </w:r>
    </w:p>
    <w:p w14:paraId="17E7F6B3" w14:textId="77777777" w:rsidR="005B1C6D" w:rsidRPr="002219C2" w:rsidRDefault="005B1C6D" w:rsidP="005B1C6D">
      <w:pPr>
        <w:pStyle w:val="Code"/>
        <w:rPr>
          <w:highlight w:val="white"/>
        </w:rPr>
      </w:pPr>
      <w:r w:rsidRPr="002219C2">
        <w:rPr>
          <w:highlight w:val="white"/>
        </w:rPr>
        <w:t xml:space="preserve">                    if ((--level) &gt; 0) {</w:t>
      </w:r>
    </w:p>
    <w:p w14:paraId="38EFF19E" w14:textId="77777777" w:rsidR="005B1C6D" w:rsidRPr="002219C2" w:rsidRDefault="005B1C6D" w:rsidP="005B1C6D">
      <w:pPr>
        <w:pStyle w:val="Code"/>
        <w:rPr>
          <w:highlight w:val="white"/>
        </w:rPr>
      </w:pPr>
      <w:r w:rsidRPr="002219C2">
        <w:rPr>
          <w:highlight w:val="white"/>
        </w:rPr>
        <w:t xml:space="preserve">                      subList.Add(token);</w:t>
      </w:r>
    </w:p>
    <w:p w14:paraId="681503E7" w14:textId="77777777" w:rsidR="005B1C6D" w:rsidRPr="002219C2" w:rsidRDefault="005B1C6D" w:rsidP="005B1C6D">
      <w:pPr>
        <w:pStyle w:val="Code"/>
        <w:rPr>
          <w:highlight w:val="white"/>
        </w:rPr>
      </w:pPr>
      <w:r w:rsidRPr="002219C2">
        <w:rPr>
          <w:highlight w:val="white"/>
        </w:rPr>
        <w:lastRenderedPageBreak/>
        <w:t xml:space="preserve">                    }</w:t>
      </w:r>
    </w:p>
    <w:p w14:paraId="09439607" w14:textId="77777777" w:rsidR="005B1C6D" w:rsidRPr="002219C2" w:rsidRDefault="005B1C6D" w:rsidP="005B1C6D">
      <w:pPr>
        <w:pStyle w:val="Code"/>
        <w:rPr>
          <w:highlight w:val="white"/>
        </w:rPr>
      </w:pPr>
      <w:r w:rsidRPr="002219C2">
        <w:rPr>
          <w:highlight w:val="white"/>
        </w:rPr>
        <w:t xml:space="preserve">                    break;</w:t>
      </w:r>
    </w:p>
    <w:p w14:paraId="00DF4D9C" w14:textId="77777777" w:rsidR="005B1C6D" w:rsidRPr="002219C2" w:rsidRDefault="005B1C6D" w:rsidP="005B1C6D">
      <w:pPr>
        <w:pStyle w:val="Code"/>
        <w:rPr>
          <w:highlight w:val="white"/>
        </w:rPr>
      </w:pPr>
      <w:r w:rsidRPr="002219C2">
        <w:rPr>
          <w:highlight w:val="white"/>
        </w:rPr>
        <w:t xml:space="preserve">                  </w:t>
      </w:r>
    </w:p>
    <w:p w14:paraId="11B0FC97" w14:textId="77777777" w:rsidR="005B1C6D" w:rsidRPr="002219C2" w:rsidRDefault="005B1C6D" w:rsidP="005B1C6D">
      <w:pPr>
        <w:pStyle w:val="Code"/>
        <w:rPr>
          <w:highlight w:val="white"/>
        </w:rPr>
      </w:pPr>
      <w:r w:rsidRPr="002219C2">
        <w:rPr>
          <w:highlight w:val="white"/>
        </w:rPr>
        <w:t xml:space="preserve">                  default:</w:t>
      </w:r>
    </w:p>
    <w:p w14:paraId="4DD6F90F" w14:textId="77777777" w:rsidR="005B1C6D" w:rsidRDefault="005B1C6D" w:rsidP="005B1C6D">
      <w:pPr>
        <w:pStyle w:val="Code"/>
        <w:rPr>
          <w:highlight w:val="white"/>
        </w:rPr>
      </w:pPr>
      <w:r w:rsidRPr="002219C2">
        <w:rPr>
          <w:highlight w:val="white"/>
        </w:rPr>
        <w:t xml:space="preserve">                    if ((level == 1) &amp;&amp;</w:t>
      </w:r>
    </w:p>
    <w:p w14:paraId="4B1D8F60" w14:textId="77777777" w:rsidR="005B1C6D" w:rsidRPr="002219C2" w:rsidRDefault="005B1C6D" w:rsidP="005B1C6D">
      <w:pPr>
        <w:pStyle w:val="Code"/>
        <w:rPr>
          <w:highlight w:val="white"/>
        </w:rPr>
      </w:pPr>
      <w:r>
        <w:rPr>
          <w:highlight w:val="white"/>
        </w:rPr>
        <w:t xml:space="preserve">                       </w:t>
      </w:r>
      <w:r w:rsidRPr="002219C2">
        <w:rPr>
          <w:highlight w:val="white"/>
        </w:rPr>
        <w:t xml:space="preserve"> (token.Id == CCompiler_Pre.Tokens.COMMA)) {</w:t>
      </w:r>
    </w:p>
    <w:p w14:paraId="48122CA4" w14:textId="77777777" w:rsidR="005B1C6D" w:rsidRDefault="005B1C6D" w:rsidP="005B1C6D">
      <w:pPr>
        <w:pStyle w:val="Code"/>
        <w:rPr>
          <w:highlight w:val="white"/>
        </w:rPr>
      </w:pPr>
      <w:r w:rsidRPr="002219C2">
        <w:rPr>
          <w:highlight w:val="white"/>
        </w:rPr>
        <w:t xml:space="preserve">                      Assert.Error(subList.Count &gt; 0, name,</w:t>
      </w:r>
    </w:p>
    <w:p w14:paraId="7C477674"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w:t>
      </w:r>
    </w:p>
    <w:p w14:paraId="5C98290A" w14:textId="77777777" w:rsidR="005B1C6D" w:rsidRPr="002219C2" w:rsidRDefault="005B1C6D" w:rsidP="005B1C6D">
      <w:pPr>
        <w:pStyle w:val="Code"/>
        <w:rPr>
          <w:highlight w:val="white"/>
        </w:rPr>
      </w:pPr>
      <w:r w:rsidRPr="002219C2">
        <w:rPr>
          <w:highlight w:val="white"/>
        </w:rPr>
        <w:t xml:space="preserve">                      SearchForMacros(subList, nameStack); // XXX</w:t>
      </w:r>
    </w:p>
    <w:p w14:paraId="546B49DC" w14:textId="77777777" w:rsidR="005B1C6D" w:rsidRPr="002219C2" w:rsidRDefault="005B1C6D" w:rsidP="005B1C6D">
      <w:pPr>
        <w:pStyle w:val="Code"/>
        <w:rPr>
          <w:highlight w:val="white"/>
        </w:rPr>
      </w:pPr>
      <w:r w:rsidRPr="002219C2">
        <w:rPr>
          <w:highlight w:val="white"/>
        </w:rPr>
        <w:t xml:space="preserve">                      mainList.Add(subList);</w:t>
      </w:r>
    </w:p>
    <w:p w14:paraId="32FD65F9" w14:textId="77777777" w:rsidR="005B1C6D" w:rsidRPr="002219C2" w:rsidRDefault="005B1C6D" w:rsidP="005B1C6D">
      <w:pPr>
        <w:pStyle w:val="Code"/>
        <w:rPr>
          <w:highlight w:val="white"/>
        </w:rPr>
      </w:pPr>
      <w:r w:rsidRPr="002219C2">
        <w:rPr>
          <w:highlight w:val="white"/>
        </w:rPr>
        <w:t xml:space="preserve">                      subList = new List&lt;Token&gt;();</w:t>
      </w:r>
    </w:p>
    <w:p w14:paraId="3E3DCE42" w14:textId="77777777" w:rsidR="005B1C6D" w:rsidRPr="002219C2" w:rsidRDefault="005B1C6D" w:rsidP="005B1C6D">
      <w:pPr>
        <w:pStyle w:val="Code"/>
        <w:rPr>
          <w:highlight w:val="white"/>
        </w:rPr>
      </w:pPr>
      <w:r w:rsidRPr="002219C2">
        <w:rPr>
          <w:highlight w:val="white"/>
        </w:rPr>
        <w:t xml:space="preserve">                    }</w:t>
      </w:r>
    </w:p>
    <w:p w14:paraId="641E9AC8" w14:textId="77777777" w:rsidR="005B1C6D" w:rsidRPr="002219C2" w:rsidRDefault="005B1C6D" w:rsidP="005B1C6D">
      <w:pPr>
        <w:pStyle w:val="Code"/>
        <w:rPr>
          <w:highlight w:val="white"/>
        </w:rPr>
      </w:pPr>
      <w:r w:rsidRPr="002219C2">
        <w:rPr>
          <w:highlight w:val="white"/>
        </w:rPr>
        <w:t xml:space="preserve">                    else {</w:t>
      </w:r>
    </w:p>
    <w:p w14:paraId="0524DE93" w14:textId="77777777" w:rsidR="005B1C6D" w:rsidRPr="002219C2" w:rsidRDefault="005B1C6D" w:rsidP="005B1C6D">
      <w:pPr>
        <w:pStyle w:val="Code"/>
        <w:rPr>
          <w:highlight w:val="white"/>
        </w:rPr>
      </w:pPr>
      <w:r w:rsidRPr="002219C2">
        <w:rPr>
          <w:highlight w:val="white"/>
        </w:rPr>
        <w:t xml:space="preserve">                      subList.Add(token);</w:t>
      </w:r>
    </w:p>
    <w:p w14:paraId="727B60CD" w14:textId="77777777" w:rsidR="005B1C6D" w:rsidRPr="002219C2" w:rsidRDefault="005B1C6D" w:rsidP="005B1C6D">
      <w:pPr>
        <w:pStyle w:val="Code"/>
        <w:rPr>
          <w:highlight w:val="white"/>
        </w:rPr>
      </w:pPr>
      <w:r w:rsidRPr="002219C2">
        <w:rPr>
          <w:highlight w:val="white"/>
        </w:rPr>
        <w:t xml:space="preserve">                    }</w:t>
      </w:r>
    </w:p>
    <w:p w14:paraId="023D898B" w14:textId="77777777" w:rsidR="005B1C6D" w:rsidRPr="002219C2" w:rsidRDefault="005B1C6D" w:rsidP="005B1C6D">
      <w:pPr>
        <w:pStyle w:val="Code"/>
        <w:rPr>
          <w:highlight w:val="white"/>
        </w:rPr>
      </w:pPr>
      <w:r w:rsidRPr="002219C2">
        <w:rPr>
          <w:highlight w:val="white"/>
        </w:rPr>
        <w:t xml:space="preserve">                    break;</w:t>
      </w:r>
    </w:p>
    <w:p w14:paraId="0DD250B9" w14:textId="77777777" w:rsidR="005B1C6D" w:rsidRPr="002219C2" w:rsidRDefault="005B1C6D" w:rsidP="005B1C6D">
      <w:pPr>
        <w:pStyle w:val="Code"/>
        <w:rPr>
          <w:highlight w:val="white"/>
        </w:rPr>
      </w:pPr>
      <w:r w:rsidRPr="002219C2">
        <w:rPr>
          <w:highlight w:val="white"/>
        </w:rPr>
        <w:t xml:space="preserve">                }</w:t>
      </w:r>
    </w:p>
    <w:p w14:paraId="586F77AA" w14:textId="77777777" w:rsidR="005B1C6D" w:rsidRPr="002219C2" w:rsidRDefault="005B1C6D" w:rsidP="005B1C6D">
      <w:pPr>
        <w:pStyle w:val="Code"/>
        <w:rPr>
          <w:highlight w:val="white"/>
        </w:rPr>
      </w:pPr>
      <w:r w:rsidRPr="002219C2">
        <w:rPr>
          <w:highlight w:val="white"/>
        </w:rPr>
        <w:t xml:space="preserve">              </w:t>
      </w:r>
    </w:p>
    <w:p w14:paraId="474E96EA" w14:textId="77777777" w:rsidR="005B1C6D" w:rsidRPr="002219C2" w:rsidRDefault="005B1C6D" w:rsidP="005B1C6D">
      <w:pPr>
        <w:pStyle w:val="Code"/>
        <w:rPr>
          <w:highlight w:val="white"/>
        </w:rPr>
      </w:pPr>
      <w:r w:rsidRPr="002219C2">
        <w:rPr>
          <w:highlight w:val="white"/>
        </w:rPr>
        <w:t xml:space="preserve">                if (level == 0) {</w:t>
      </w:r>
    </w:p>
    <w:p w14:paraId="2D0066E6" w14:textId="77777777" w:rsidR="005B1C6D" w:rsidRDefault="005B1C6D" w:rsidP="005B1C6D">
      <w:pPr>
        <w:pStyle w:val="Code"/>
        <w:rPr>
          <w:highlight w:val="white"/>
        </w:rPr>
      </w:pPr>
      <w:r w:rsidRPr="002219C2">
        <w:rPr>
          <w:highlight w:val="white"/>
        </w:rPr>
        <w:t xml:space="preserve">                  Assert.Error(subList.Count &gt; 0, name,</w:t>
      </w:r>
    </w:p>
    <w:p w14:paraId="037861DF"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Message.Empty_macro_parameter_list);</w:t>
      </w:r>
    </w:p>
    <w:p w14:paraId="3C4F5319" w14:textId="77777777" w:rsidR="005B1C6D" w:rsidRPr="002219C2" w:rsidRDefault="005B1C6D" w:rsidP="005B1C6D">
      <w:pPr>
        <w:pStyle w:val="Code"/>
        <w:rPr>
          <w:highlight w:val="white"/>
        </w:rPr>
      </w:pPr>
      <w:r w:rsidRPr="002219C2">
        <w:rPr>
          <w:highlight w:val="white"/>
        </w:rPr>
        <w:t xml:space="preserve">                  mainList.Add(subList);</w:t>
      </w:r>
    </w:p>
    <w:p w14:paraId="4A33AA91" w14:textId="77777777" w:rsidR="005B1C6D" w:rsidRPr="002219C2" w:rsidRDefault="005B1C6D" w:rsidP="005B1C6D">
      <w:pPr>
        <w:pStyle w:val="Code"/>
        <w:rPr>
          <w:highlight w:val="white"/>
        </w:rPr>
      </w:pPr>
      <w:r w:rsidRPr="002219C2">
        <w:rPr>
          <w:highlight w:val="white"/>
        </w:rPr>
        <w:t xml:space="preserve">                  break;</w:t>
      </w:r>
    </w:p>
    <w:p w14:paraId="3B235744" w14:textId="77777777" w:rsidR="005B1C6D" w:rsidRPr="002219C2" w:rsidRDefault="005B1C6D" w:rsidP="005B1C6D">
      <w:pPr>
        <w:pStyle w:val="Code"/>
        <w:rPr>
          <w:highlight w:val="white"/>
        </w:rPr>
      </w:pPr>
      <w:r w:rsidRPr="002219C2">
        <w:rPr>
          <w:highlight w:val="white"/>
        </w:rPr>
        <w:t xml:space="preserve">                }</w:t>
      </w:r>
    </w:p>
    <w:p w14:paraId="55D79655" w14:textId="77777777" w:rsidR="005B1C6D" w:rsidRPr="002219C2" w:rsidRDefault="005B1C6D" w:rsidP="005B1C6D">
      <w:pPr>
        <w:pStyle w:val="Code"/>
        <w:rPr>
          <w:highlight w:val="white"/>
        </w:rPr>
      </w:pPr>
      <w:r w:rsidRPr="002219C2">
        <w:rPr>
          <w:highlight w:val="white"/>
        </w:rPr>
        <w:t xml:space="preserve">              </w:t>
      </w:r>
    </w:p>
    <w:p w14:paraId="4AAF116C" w14:textId="77777777" w:rsidR="005B1C6D" w:rsidRPr="002219C2" w:rsidRDefault="005B1C6D" w:rsidP="005B1C6D">
      <w:pPr>
        <w:pStyle w:val="Code"/>
        <w:rPr>
          <w:highlight w:val="white"/>
        </w:rPr>
      </w:pPr>
      <w:r w:rsidRPr="002219C2">
        <w:rPr>
          <w:highlight w:val="white"/>
        </w:rPr>
        <w:t xml:space="preserve">                ++countIndex;</w:t>
      </w:r>
    </w:p>
    <w:p w14:paraId="393C2E35" w14:textId="77777777" w:rsidR="005B1C6D" w:rsidRPr="002219C2" w:rsidRDefault="005B1C6D" w:rsidP="005B1C6D">
      <w:pPr>
        <w:pStyle w:val="Code"/>
        <w:rPr>
          <w:highlight w:val="white"/>
        </w:rPr>
      </w:pPr>
      <w:r w:rsidRPr="002219C2">
        <w:rPr>
          <w:highlight w:val="white"/>
        </w:rPr>
        <w:t xml:space="preserve">              }</w:t>
      </w:r>
    </w:p>
    <w:p w14:paraId="54C57627" w14:textId="77777777" w:rsidR="005B1C6D" w:rsidRPr="002219C2" w:rsidRDefault="005B1C6D" w:rsidP="005B1C6D">
      <w:pPr>
        <w:pStyle w:val="Code"/>
        <w:rPr>
          <w:highlight w:val="white"/>
        </w:rPr>
      </w:pPr>
    </w:p>
    <w:p w14:paraId="36529A46" w14:textId="77777777" w:rsidR="005B1C6D" w:rsidRPr="002219C2" w:rsidRDefault="005B1C6D" w:rsidP="005B1C6D">
      <w:pPr>
        <w:pStyle w:val="Code"/>
        <w:rPr>
          <w:highlight w:val="white"/>
        </w:rPr>
      </w:pPr>
      <w:r w:rsidRPr="002219C2">
        <w:rPr>
          <w:highlight w:val="white"/>
        </w:rPr>
        <w:t xml:space="preserve">              Macro macro = Preprocessor.MacroMap[name];</w:t>
      </w:r>
    </w:p>
    <w:p w14:paraId="19F53CAF" w14:textId="77777777" w:rsidR="005B1C6D" w:rsidRDefault="005B1C6D" w:rsidP="005B1C6D">
      <w:pPr>
        <w:pStyle w:val="Code"/>
        <w:rPr>
          <w:highlight w:val="white"/>
        </w:rPr>
      </w:pPr>
      <w:r w:rsidRPr="002219C2">
        <w:rPr>
          <w:highlight w:val="white"/>
        </w:rPr>
        <w:t xml:space="preserve">              Assert.Error(macro.Parameters() == mainList.Count, name,</w:t>
      </w:r>
    </w:p>
    <w:p w14:paraId="7025C376" w14:textId="77777777" w:rsidR="005B1C6D" w:rsidRPr="002219C2" w:rsidRDefault="005B1C6D" w:rsidP="005B1C6D">
      <w:pPr>
        <w:pStyle w:val="Code"/>
        <w:rPr>
          <w:highlight w:val="white"/>
        </w:rPr>
      </w:pPr>
      <w:r>
        <w:rPr>
          <w:highlight w:val="white"/>
        </w:rPr>
        <w:t xml:space="preserve">                         </w:t>
      </w:r>
      <w:r w:rsidRPr="002219C2">
        <w:rPr>
          <w:highlight w:val="white"/>
        </w:rPr>
        <w:t>Message.Invalid_number_of_parameters_in_macro_call);</w:t>
      </w:r>
    </w:p>
    <w:p w14:paraId="73C8876A" w14:textId="77777777" w:rsidR="005B1C6D" w:rsidRPr="002219C2" w:rsidRDefault="005B1C6D" w:rsidP="005B1C6D">
      <w:pPr>
        <w:pStyle w:val="Code"/>
        <w:rPr>
          <w:highlight w:val="white"/>
        </w:rPr>
      </w:pPr>
      <w:r w:rsidRPr="002219C2">
        <w:rPr>
          <w:highlight w:val="white"/>
        </w:rPr>
        <w:t xml:space="preserve">            </w:t>
      </w:r>
    </w:p>
    <w:p w14:paraId="6EFFEFF5"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6BA56CFB" w14:textId="77777777" w:rsidR="005B1C6D" w:rsidRPr="002219C2" w:rsidRDefault="005B1C6D" w:rsidP="005B1C6D">
      <w:pPr>
        <w:pStyle w:val="Code"/>
        <w:rPr>
          <w:highlight w:val="white"/>
        </w:rPr>
      </w:pPr>
      <w:r w:rsidRPr="002219C2">
        <w:rPr>
          <w:highlight w:val="white"/>
        </w:rPr>
        <w:t xml:space="preserve">            </w:t>
      </w:r>
    </w:p>
    <w:p w14:paraId="4452D770" w14:textId="77777777" w:rsidR="005B1C6D" w:rsidRDefault="005B1C6D" w:rsidP="005B1C6D">
      <w:pPr>
        <w:pStyle w:val="Code"/>
        <w:rPr>
          <w:highlight w:val="white"/>
        </w:rPr>
      </w:pPr>
      <w:r w:rsidRPr="002219C2">
        <w:rPr>
          <w:highlight w:val="white"/>
        </w:rPr>
        <w:t xml:space="preserve">              for (int macroIndex = (cloneListX.Count - 1);</w:t>
      </w:r>
    </w:p>
    <w:p w14:paraId="391FC013" w14:textId="77777777" w:rsidR="005B1C6D" w:rsidRPr="002219C2" w:rsidRDefault="005B1C6D" w:rsidP="005B1C6D">
      <w:pPr>
        <w:pStyle w:val="Code"/>
        <w:rPr>
          <w:highlight w:val="white"/>
        </w:rPr>
      </w:pPr>
      <w:r>
        <w:rPr>
          <w:highlight w:val="white"/>
        </w:rPr>
        <w:t xml:space="preserve">                  </w:t>
      </w:r>
      <w:r w:rsidRPr="002219C2">
        <w:rPr>
          <w:highlight w:val="white"/>
        </w:rPr>
        <w:t xml:space="preserve"> macroIndex &gt;= 0; --macroIndex) {</w:t>
      </w:r>
    </w:p>
    <w:p w14:paraId="12187152" w14:textId="77777777" w:rsidR="005B1C6D" w:rsidRPr="002219C2" w:rsidRDefault="005B1C6D" w:rsidP="005B1C6D">
      <w:pPr>
        <w:pStyle w:val="Code"/>
        <w:rPr>
          <w:highlight w:val="white"/>
        </w:rPr>
      </w:pPr>
      <w:r w:rsidRPr="002219C2">
        <w:rPr>
          <w:highlight w:val="white"/>
        </w:rPr>
        <w:t xml:space="preserve">                Token macroToken = cloneListX[macroIndex];</w:t>
      </w:r>
    </w:p>
    <w:p w14:paraId="4EC01727" w14:textId="77777777" w:rsidR="005B1C6D" w:rsidRPr="002219C2" w:rsidRDefault="005B1C6D" w:rsidP="005B1C6D">
      <w:pPr>
        <w:pStyle w:val="Code"/>
        <w:rPr>
          <w:highlight w:val="white"/>
        </w:rPr>
      </w:pPr>
    </w:p>
    <w:p w14:paraId="3A450E22" w14:textId="77777777" w:rsidR="005B1C6D" w:rsidRPr="002219C2" w:rsidRDefault="005B1C6D" w:rsidP="005B1C6D">
      <w:pPr>
        <w:pStyle w:val="Code"/>
        <w:rPr>
          <w:highlight w:val="white"/>
        </w:rPr>
      </w:pPr>
      <w:r w:rsidRPr="002219C2">
        <w:rPr>
          <w:highlight w:val="white"/>
        </w:rPr>
        <w:t xml:space="preserve">                if (macroToken.Id == CCompiler_Pre.Tokens.MARK) {</w:t>
      </w:r>
    </w:p>
    <w:p w14:paraId="063BF576" w14:textId="77777777" w:rsidR="005B1C6D" w:rsidRPr="002219C2" w:rsidRDefault="005B1C6D" w:rsidP="005B1C6D">
      <w:pPr>
        <w:pStyle w:val="Code"/>
        <w:rPr>
          <w:highlight w:val="white"/>
        </w:rPr>
      </w:pPr>
      <w:r w:rsidRPr="002219C2">
        <w:rPr>
          <w:highlight w:val="white"/>
        </w:rPr>
        <w:t xml:space="preserve">                  int markIndex = (int) macroToken.Value;</w:t>
      </w:r>
    </w:p>
    <w:p w14:paraId="454471CE" w14:textId="77777777" w:rsidR="005B1C6D" w:rsidRPr="002219C2" w:rsidRDefault="005B1C6D" w:rsidP="005B1C6D">
      <w:pPr>
        <w:pStyle w:val="Code"/>
        <w:rPr>
          <w:highlight w:val="white"/>
        </w:rPr>
      </w:pPr>
      <w:r w:rsidRPr="002219C2">
        <w:rPr>
          <w:highlight w:val="white"/>
        </w:rPr>
        <w:t xml:space="preserve">                  cloneListX.RemoveAt(macroIndex);</w:t>
      </w:r>
    </w:p>
    <w:p w14:paraId="6DCEBFAE" w14:textId="77777777" w:rsidR="005B1C6D" w:rsidRPr="002219C2" w:rsidRDefault="005B1C6D" w:rsidP="005B1C6D">
      <w:pPr>
        <w:pStyle w:val="Code"/>
        <w:rPr>
          <w:highlight w:val="white"/>
        </w:rPr>
      </w:pPr>
      <w:r w:rsidRPr="002219C2">
        <w:rPr>
          <w:highlight w:val="white"/>
        </w:rPr>
        <w:t xml:space="preserve">                  List&lt;Token&gt; replaceList = CloneList(mainList[markIndex]);</w:t>
      </w:r>
    </w:p>
    <w:p w14:paraId="2F9C59DE" w14:textId="77777777" w:rsidR="005B1C6D" w:rsidRPr="002219C2" w:rsidRDefault="005B1C6D" w:rsidP="005B1C6D">
      <w:pPr>
        <w:pStyle w:val="Code"/>
        <w:rPr>
          <w:highlight w:val="white"/>
        </w:rPr>
      </w:pPr>
    </w:p>
    <w:p w14:paraId="1C30639B" w14:textId="77777777" w:rsidR="005B1C6D" w:rsidRDefault="005B1C6D" w:rsidP="005B1C6D">
      <w:pPr>
        <w:pStyle w:val="Code"/>
        <w:rPr>
          <w:highlight w:val="white"/>
        </w:rPr>
      </w:pPr>
      <w:r w:rsidRPr="002219C2">
        <w:rPr>
          <w:highlight w:val="white"/>
        </w:rPr>
        <w:t xml:space="preserve">                  if ((macroIndex &gt; 0) &amp;&amp;</w:t>
      </w:r>
      <w:r>
        <w:rPr>
          <w:highlight w:val="white"/>
        </w:rPr>
        <w:t xml:space="preserve"> </w:t>
      </w:r>
      <w:r w:rsidRPr="002219C2">
        <w:rPr>
          <w:highlight w:val="white"/>
        </w:rPr>
        <w:t>(cloneListX[macroIndex - 1].Id ==</w:t>
      </w:r>
    </w:p>
    <w:p w14:paraId="0769EF81" w14:textId="77777777" w:rsidR="005B1C6D" w:rsidRPr="002219C2" w:rsidRDefault="005B1C6D" w:rsidP="005B1C6D">
      <w:pPr>
        <w:pStyle w:val="Code"/>
        <w:rPr>
          <w:highlight w:val="white"/>
        </w:rPr>
      </w:pPr>
      <w:r>
        <w:rPr>
          <w:highlight w:val="white"/>
        </w:rPr>
        <w:t xml:space="preserve">                                           </w:t>
      </w:r>
      <w:r w:rsidRPr="002219C2">
        <w:rPr>
          <w:highlight w:val="white"/>
        </w:rPr>
        <w:t>CCompiler_Pre.Tokens.SHARP)) {</w:t>
      </w:r>
    </w:p>
    <w:p w14:paraId="0615D234" w14:textId="77777777" w:rsidR="005B1C6D" w:rsidRPr="002219C2" w:rsidRDefault="005B1C6D" w:rsidP="005B1C6D">
      <w:pPr>
        <w:pStyle w:val="Code"/>
        <w:rPr>
          <w:highlight w:val="white"/>
        </w:rPr>
      </w:pPr>
      <w:r w:rsidRPr="002219C2">
        <w:rPr>
          <w:highlight w:val="white"/>
        </w:rPr>
        <w:t xml:space="preserve">                    string text = "\"" + TokenListToString(replaceList) + "\"";</w:t>
      </w:r>
    </w:p>
    <w:p w14:paraId="0E2DBA0F" w14:textId="77777777" w:rsidR="005B1C6D" w:rsidRDefault="005B1C6D" w:rsidP="005B1C6D">
      <w:pPr>
        <w:pStyle w:val="Code"/>
        <w:rPr>
          <w:highlight w:val="white"/>
        </w:rPr>
      </w:pPr>
      <w:r w:rsidRPr="002219C2">
        <w:rPr>
          <w:highlight w:val="white"/>
        </w:rPr>
        <w:t xml:space="preserve">                    cloneListX.Insert(macroIndex,</w:t>
      </w:r>
    </w:p>
    <w:p w14:paraId="0B478886" w14:textId="77777777" w:rsidR="005B1C6D" w:rsidRPr="002219C2" w:rsidRDefault="005B1C6D" w:rsidP="005B1C6D">
      <w:pPr>
        <w:pStyle w:val="Code"/>
        <w:rPr>
          <w:highlight w:val="white"/>
        </w:rPr>
      </w:pPr>
      <w:r>
        <w:rPr>
          <w:highlight w:val="white"/>
        </w:rPr>
        <w:t xml:space="preserve">                                </w:t>
      </w:r>
      <w:r w:rsidRPr="002219C2">
        <w:rPr>
          <w:highlight w:val="white"/>
        </w:rPr>
        <w:t>new</w:t>
      </w:r>
      <w:r>
        <w:rPr>
          <w:highlight w:val="white"/>
        </w:rPr>
        <w:t xml:space="preserve"> </w:t>
      </w:r>
      <w:r w:rsidRPr="002219C2">
        <w:rPr>
          <w:highlight w:val="white"/>
        </w:rPr>
        <w:t>Token(CCompiler_Pre.Tokens.STRING, text));</w:t>
      </w:r>
    </w:p>
    <w:p w14:paraId="524D4390" w14:textId="77777777" w:rsidR="005B1C6D" w:rsidRPr="002219C2" w:rsidRDefault="005B1C6D" w:rsidP="005B1C6D">
      <w:pPr>
        <w:pStyle w:val="Code"/>
        <w:rPr>
          <w:highlight w:val="white"/>
        </w:rPr>
      </w:pPr>
      <w:r w:rsidRPr="002219C2">
        <w:rPr>
          <w:highlight w:val="white"/>
        </w:rPr>
        <w:t xml:space="preserve">                    cloneListX.RemoveAt(--macroIndex);</w:t>
      </w:r>
    </w:p>
    <w:p w14:paraId="7925BEB4" w14:textId="77777777" w:rsidR="005B1C6D" w:rsidRPr="002219C2" w:rsidRDefault="005B1C6D" w:rsidP="005B1C6D">
      <w:pPr>
        <w:pStyle w:val="Code"/>
        <w:rPr>
          <w:highlight w:val="white"/>
        </w:rPr>
      </w:pPr>
      <w:r w:rsidRPr="002219C2">
        <w:rPr>
          <w:highlight w:val="white"/>
        </w:rPr>
        <w:t xml:space="preserve">                  }</w:t>
      </w:r>
    </w:p>
    <w:p w14:paraId="381205F6" w14:textId="77777777" w:rsidR="005B1C6D" w:rsidRPr="002219C2" w:rsidRDefault="005B1C6D" w:rsidP="005B1C6D">
      <w:pPr>
        <w:pStyle w:val="Code"/>
        <w:rPr>
          <w:highlight w:val="white"/>
        </w:rPr>
      </w:pPr>
      <w:r w:rsidRPr="002219C2">
        <w:rPr>
          <w:highlight w:val="white"/>
        </w:rPr>
        <w:t xml:space="preserve">                  else {</w:t>
      </w:r>
    </w:p>
    <w:p w14:paraId="267B90E6" w14:textId="77777777" w:rsidR="005B1C6D" w:rsidRPr="002219C2" w:rsidRDefault="005B1C6D" w:rsidP="005B1C6D">
      <w:pPr>
        <w:pStyle w:val="Code"/>
        <w:rPr>
          <w:highlight w:val="white"/>
        </w:rPr>
      </w:pPr>
      <w:r w:rsidRPr="002219C2">
        <w:rPr>
          <w:highlight w:val="white"/>
        </w:rPr>
        <w:t xml:space="preserve">                    cloneListX.InsertRange(macroIndex, replaceList);</w:t>
      </w:r>
    </w:p>
    <w:p w14:paraId="6D729BEC" w14:textId="77777777" w:rsidR="005B1C6D" w:rsidRPr="002219C2" w:rsidRDefault="005B1C6D" w:rsidP="005B1C6D">
      <w:pPr>
        <w:pStyle w:val="Code"/>
        <w:rPr>
          <w:highlight w:val="white"/>
        </w:rPr>
      </w:pPr>
      <w:r w:rsidRPr="002219C2">
        <w:rPr>
          <w:highlight w:val="white"/>
        </w:rPr>
        <w:t xml:space="preserve">                  }</w:t>
      </w:r>
    </w:p>
    <w:p w14:paraId="60D49ACD" w14:textId="77777777" w:rsidR="005B1C6D" w:rsidRPr="002219C2" w:rsidRDefault="005B1C6D" w:rsidP="005B1C6D">
      <w:pPr>
        <w:pStyle w:val="Code"/>
        <w:rPr>
          <w:highlight w:val="white"/>
        </w:rPr>
      </w:pPr>
      <w:r w:rsidRPr="002219C2">
        <w:rPr>
          <w:highlight w:val="white"/>
        </w:rPr>
        <w:t xml:space="preserve">                }              </w:t>
      </w:r>
    </w:p>
    <w:p w14:paraId="5743A43B" w14:textId="77777777" w:rsidR="005B1C6D" w:rsidRPr="002219C2" w:rsidRDefault="005B1C6D" w:rsidP="005B1C6D">
      <w:pPr>
        <w:pStyle w:val="Code"/>
        <w:rPr>
          <w:highlight w:val="white"/>
        </w:rPr>
      </w:pPr>
      <w:r w:rsidRPr="002219C2">
        <w:rPr>
          <w:highlight w:val="white"/>
        </w:rPr>
        <w:t xml:space="preserve">              }</w:t>
      </w:r>
    </w:p>
    <w:p w14:paraId="59004BA4" w14:textId="77777777" w:rsidR="005B1C6D" w:rsidRPr="002219C2" w:rsidRDefault="005B1C6D" w:rsidP="005B1C6D">
      <w:pPr>
        <w:pStyle w:val="Code"/>
        <w:rPr>
          <w:highlight w:val="white"/>
        </w:rPr>
      </w:pPr>
    </w:p>
    <w:p w14:paraId="7B62B51B" w14:textId="77777777" w:rsidR="005B1C6D" w:rsidRPr="002219C2" w:rsidRDefault="005B1C6D" w:rsidP="005B1C6D">
      <w:pPr>
        <w:pStyle w:val="Code"/>
        <w:rPr>
          <w:highlight w:val="white"/>
        </w:rPr>
      </w:pPr>
      <w:r w:rsidRPr="002219C2">
        <w:rPr>
          <w:highlight w:val="white"/>
        </w:rPr>
        <w:t xml:space="preserve">              nameStack.Push(name);</w:t>
      </w:r>
    </w:p>
    <w:p w14:paraId="14CAC78B" w14:textId="77777777" w:rsidR="005B1C6D" w:rsidRPr="002219C2" w:rsidRDefault="005B1C6D" w:rsidP="005B1C6D">
      <w:pPr>
        <w:pStyle w:val="Code"/>
        <w:rPr>
          <w:highlight w:val="white"/>
        </w:rPr>
      </w:pPr>
      <w:r w:rsidRPr="002219C2">
        <w:rPr>
          <w:highlight w:val="white"/>
        </w:rPr>
        <w:lastRenderedPageBreak/>
        <w:t xml:space="preserve">              SearchForMacros(cloneListX, nameStack);</w:t>
      </w:r>
    </w:p>
    <w:p w14:paraId="4255E75A" w14:textId="77777777" w:rsidR="005B1C6D" w:rsidRPr="002219C2" w:rsidRDefault="005B1C6D" w:rsidP="005B1C6D">
      <w:pPr>
        <w:pStyle w:val="Code"/>
        <w:rPr>
          <w:highlight w:val="white"/>
        </w:rPr>
      </w:pPr>
      <w:r w:rsidRPr="002219C2">
        <w:rPr>
          <w:highlight w:val="white"/>
        </w:rPr>
        <w:t xml:space="preserve">              nameStack.Pop();</w:t>
      </w:r>
    </w:p>
    <w:p w14:paraId="749948F3" w14:textId="77777777" w:rsidR="005B1C6D" w:rsidRPr="002219C2" w:rsidRDefault="005B1C6D" w:rsidP="005B1C6D">
      <w:pPr>
        <w:pStyle w:val="Code"/>
        <w:rPr>
          <w:highlight w:val="white"/>
        </w:rPr>
      </w:pPr>
    </w:p>
    <w:p w14:paraId="379089A4" w14:textId="77777777" w:rsidR="005B1C6D" w:rsidRPr="002219C2" w:rsidRDefault="005B1C6D" w:rsidP="005B1C6D">
      <w:pPr>
        <w:pStyle w:val="Code"/>
        <w:rPr>
          <w:highlight w:val="white"/>
        </w:rPr>
      </w:pPr>
      <w:r w:rsidRPr="002219C2">
        <w:rPr>
          <w:highlight w:val="white"/>
        </w:rPr>
        <w:t xml:space="preserve">              tokenList.RemoveRange(index, countIndex - index + 1);</w:t>
      </w:r>
    </w:p>
    <w:p w14:paraId="3EFD19B1" w14:textId="77777777" w:rsidR="005B1C6D" w:rsidRPr="002219C2" w:rsidRDefault="005B1C6D" w:rsidP="005B1C6D">
      <w:pPr>
        <w:pStyle w:val="Code"/>
        <w:rPr>
          <w:highlight w:val="white"/>
        </w:rPr>
      </w:pPr>
      <w:r w:rsidRPr="002219C2">
        <w:rPr>
          <w:highlight w:val="white"/>
        </w:rPr>
        <w:t xml:space="preserve">              tokenList.InsertRange(index, cloneListX);</w:t>
      </w:r>
    </w:p>
    <w:p w14:paraId="0ECF6F39"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46EAA1F7" w14:textId="77777777" w:rsidR="005B1C6D" w:rsidRDefault="005B1C6D" w:rsidP="005B1C6D">
      <w:pPr>
        <w:pStyle w:val="Code"/>
        <w:rPr>
          <w:highlight w:val="white"/>
        </w:rPr>
      </w:pPr>
      <w:r w:rsidRPr="002219C2">
        <w:rPr>
          <w:highlight w:val="white"/>
        </w:rPr>
        <w:t xml:space="preserve">              tokenList[index +</w:t>
      </w:r>
    </w:p>
    <w:p w14:paraId="32546CC7" w14:textId="77777777" w:rsidR="005B1C6D" w:rsidRPr="002219C2" w:rsidRDefault="005B1C6D" w:rsidP="005B1C6D">
      <w:pPr>
        <w:pStyle w:val="Code"/>
        <w:rPr>
          <w:highlight w:val="white"/>
        </w:rPr>
      </w:pPr>
      <w:r>
        <w:rPr>
          <w:highlight w:val="white"/>
        </w:rPr>
        <w:t xml:space="preserve">                       </w:t>
      </w:r>
      <w:r w:rsidRPr="002219C2">
        <w:rPr>
          <w:highlight w:val="white"/>
        </w:rPr>
        <w:t xml:space="preserve"> cloneListX.Count].AddNewlineCount(totalNewlineCount);</w:t>
      </w:r>
    </w:p>
    <w:p w14:paraId="6BDDE548" w14:textId="77777777" w:rsidR="005B1C6D" w:rsidRPr="002219C2" w:rsidRDefault="005B1C6D" w:rsidP="005B1C6D">
      <w:pPr>
        <w:pStyle w:val="Code"/>
        <w:rPr>
          <w:highlight w:val="white"/>
        </w:rPr>
      </w:pPr>
      <w:r w:rsidRPr="002219C2">
        <w:rPr>
          <w:highlight w:val="white"/>
        </w:rPr>
        <w:t xml:space="preserve">              index += cloneListX.Count - 1;</w:t>
      </w:r>
    </w:p>
    <w:p w14:paraId="3AB1F6F0" w14:textId="77777777" w:rsidR="005B1C6D" w:rsidRPr="002219C2" w:rsidRDefault="005B1C6D" w:rsidP="005B1C6D">
      <w:pPr>
        <w:pStyle w:val="Code"/>
        <w:rPr>
          <w:highlight w:val="white"/>
        </w:rPr>
      </w:pPr>
      <w:r w:rsidRPr="002219C2">
        <w:rPr>
          <w:highlight w:val="white"/>
        </w:rPr>
        <w:t xml:space="preserve">            }</w:t>
      </w:r>
    </w:p>
    <w:p w14:paraId="585B31B9" w14:textId="77777777" w:rsidR="005B1C6D" w:rsidRPr="002219C2" w:rsidRDefault="005B1C6D" w:rsidP="005B1C6D">
      <w:pPr>
        <w:pStyle w:val="Code"/>
        <w:rPr>
          <w:highlight w:val="white"/>
        </w:rPr>
      </w:pPr>
      <w:r w:rsidRPr="002219C2">
        <w:rPr>
          <w:highlight w:val="white"/>
        </w:rPr>
        <w:t xml:space="preserve">            else {</w:t>
      </w:r>
    </w:p>
    <w:p w14:paraId="3D8F6C8F" w14:textId="77777777" w:rsidR="005B1C6D" w:rsidRPr="002219C2" w:rsidRDefault="005B1C6D" w:rsidP="005B1C6D">
      <w:pPr>
        <w:pStyle w:val="Code"/>
        <w:rPr>
          <w:highlight w:val="white"/>
        </w:rPr>
      </w:pPr>
      <w:r w:rsidRPr="002219C2">
        <w:rPr>
          <w:highlight w:val="white"/>
        </w:rPr>
        <w:t xml:space="preserve">              Macro macro = Preprocessor.MacroMap[name];</w:t>
      </w:r>
    </w:p>
    <w:p w14:paraId="4244886F" w14:textId="77777777" w:rsidR="005B1C6D" w:rsidRDefault="005B1C6D" w:rsidP="005B1C6D">
      <w:pPr>
        <w:pStyle w:val="Code"/>
        <w:rPr>
          <w:highlight w:val="white"/>
        </w:rPr>
      </w:pPr>
      <w:r w:rsidRPr="002219C2">
        <w:rPr>
          <w:highlight w:val="white"/>
        </w:rPr>
        <w:t xml:space="preserve">              Assert.Error(macro.Parameters() == 0, name,</w:t>
      </w:r>
      <w:r>
        <w:rPr>
          <w:highlight w:val="white"/>
        </w:rPr>
        <w:t xml:space="preserve"> </w:t>
      </w:r>
      <w:r w:rsidRPr="002219C2">
        <w:rPr>
          <w:highlight w:val="white"/>
        </w:rPr>
        <w:t>Message.</w:t>
      </w:r>
    </w:p>
    <w:p w14:paraId="5A32E609" w14:textId="77777777" w:rsidR="005B1C6D" w:rsidRPr="002219C2" w:rsidRDefault="005B1C6D" w:rsidP="005B1C6D">
      <w:pPr>
        <w:pStyle w:val="Code"/>
        <w:rPr>
          <w:highlight w:val="white"/>
        </w:rPr>
      </w:pPr>
      <w:r>
        <w:rPr>
          <w:highlight w:val="white"/>
        </w:rPr>
        <w:t xml:space="preserve">                           </w:t>
      </w:r>
      <w:r w:rsidRPr="002219C2">
        <w:rPr>
          <w:highlight w:val="white"/>
        </w:rPr>
        <w:t>Invalid_number_of_parameters_in_macro_call);</w:t>
      </w:r>
    </w:p>
    <w:p w14:paraId="6DAFCDB2"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0C730B1F" w14:textId="77777777" w:rsidR="005B1C6D" w:rsidRPr="002219C2" w:rsidRDefault="005B1C6D" w:rsidP="005B1C6D">
      <w:pPr>
        <w:pStyle w:val="Code"/>
        <w:rPr>
          <w:highlight w:val="white"/>
        </w:rPr>
      </w:pPr>
      <w:r w:rsidRPr="002219C2">
        <w:rPr>
          <w:highlight w:val="white"/>
        </w:rPr>
        <w:t xml:space="preserve">              nameStack.Push(name);</w:t>
      </w:r>
    </w:p>
    <w:p w14:paraId="347E55A4" w14:textId="77777777" w:rsidR="005B1C6D" w:rsidRPr="002219C2" w:rsidRDefault="005B1C6D" w:rsidP="005B1C6D">
      <w:pPr>
        <w:pStyle w:val="Code"/>
        <w:rPr>
          <w:highlight w:val="white"/>
        </w:rPr>
      </w:pPr>
      <w:r w:rsidRPr="002219C2">
        <w:rPr>
          <w:highlight w:val="white"/>
        </w:rPr>
        <w:t xml:space="preserve">              SearchForMacros(cloneListX, nameStack);</w:t>
      </w:r>
    </w:p>
    <w:p w14:paraId="6DA842F3" w14:textId="77777777" w:rsidR="005B1C6D" w:rsidRPr="002219C2" w:rsidRDefault="005B1C6D" w:rsidP="005B1C6D">
      <w:pPr>
        <w:pStyle w:val="Code"/>
        <w:rPr>
          <w:highlight w:val="white"/>
        </w:rPr>
      </w:pPr>
      <w:r w:rsidRPr="002219C2">
        <w:rPr>
          <w:highlight w:val="white"/>
        </w:rPr>
        <w:t xml:space="preserve">              nameStack.Pop();</w:t>
      </w:r>
    </w:p>
    <w:p w14:paraId="6B1D6454" w14:textId="77777777" w:rsidR="005B1C6D" w:rsidRPr="002219C2" w:rsidRDefault="005B1C6D" w:rsidP="005B1C6D">
      <w:pPr>
        <w:pStyle w:val="Code"/>
        <w:rPr>
          <w:highlight w:val="white"/>
        </w:rPr>
      </w:pPr>
    </w:p>
    <w:p w14:paraId="619ED4B0" w14:textId="77777777" w:rsidR="005B1C6D" w:rsidRPr="002219C2" w:rsidRDefault="005B1C6D" w:rsidP="005B1C6D">
      <w:pPr>
        <w:pStyle w:val="Code"/>
        <w:rPr>
          <w:highlight w:val="white"/>
        </w:rPr>
      </w:pPr>
      <w:r w:rsidRPr="002219C2">
        <w:rPr>
          <w:highlight w:val="white"/>
        </w:rPr>
        <w:t xml:space="preserve">              tokenList.RemoveAt(index);</w:t>
      </w:r>
    </w:p>
    <w:p w14:paraId="25524C9D" w14:textId="77777777" w:rsidR="005B1C6D" w:rsidRPr="002219C2" w:rsidRDefault="005B1C6D" w:rsidP="005B1C6D">
      <w:pPr>
        <w:pStyle w:val="Code"/>
        <w:rPr>
          <w:highlight w:val="white"/>
        </w:rPr>
      </w:pPr>
      <w:r w:rsidRPr="002219C2">
        <w:rPr>
          <w:highlight w:val="white"/>
        </w:rPr>
        <w:t xml:space="preserve">              tokenList.InsertRange(index, cloneListX);</w:t>
      </w:r>
    </w:p>
    <w:p w14:paraId="6151F35B"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1FF1DF79" w14:textId="77777777" w:rsidR="005B1C6D" w:rsidRPr="002219C2" w:rsidRDefault="005B1C6D" w:rsidP="005B1C6D">
      <w:pPr>
        <w:pStyle w:val="Code"/>
        <w:rPr>
          <w:highlight w:val="white"/>
        </w:rPr>
      </w:pPr>
      <w:r w:rsidRPr="002219C2">
        <w:rPr>
          <w:highlight w:val="white"/>
        </w:rPr>
        <w:t xml:space="preserve">              index += cloneListX.Count - 1;</w:t>
      </w:r>
    </w:p>
    <w:p w14:paraId="1D16F0A3" w14:textId="77777777" w:rsidR="005B1C6D" w:rsidRPr="002219C2" w:rsidRDefault="005B1C6D" w:rsidP="005B1C6D">
      <w:pPr>
        <w:pStyle w:val="Code"/>
        <w:rPr>
          <w:highlight w:val="white"/>
        </w:rPr>
      </w:pPr>
      <w:r w:rsidRPr="002219C2">
        <w:rPr>
          <w:highlight w:val="white"/>
        </w:rPr>
        <w:t xml:space="preserve">            }</w:t>
      </w:r>
    </w:p>
    <w:p w14:paraId="141A623A" w14:textId="77777777" w:rsidR="005B1C6D" w:rsidRPr="002219C2" w:rsidRDefault="005B1C6D" w:rsidP="005B1C6D">
      <w:pPr>
        <w:pStyle w:val="Code"/>
        <w:rPr>
          <w:highlight w:val="white"/>
        </w:rPr>
      </w:pPr>
      <w:r w:rsidRPr="002219C2">
        <w:rPr>
          <w:highlight w:val="white"/>
        </w:rPr>
        <w:t xml:space="preserve">          }</w:t>
      </w:r>
    </w:p>
    <w:p w14:paraId="533709B6" w14:textId="77777777" w:rsidR="005B1C6D" w:rsidRPr="002219C2" w:rsidRDefault="005B1C6D" w:rsidP="005B1C6D">
      <w:pPr>
        <w:pStyle w:val="Code"/>
        <w:rPr>
          <w:highlight w:val="white"/>
        </w:rPr>
      </w:pPr>
      <w:r w:rsidRPr="002219C2">
        <w:rPr>
          <w:highlight w:val="white"/>
        </w:rPr>
        <w:t xml:space="preserve">          else if (name.Equals("__STDC__")) {</w:t>
      </w:r>
    </w:p>
    <w:p w14:paraId="017C5F44" w14:textId="77777777" w:rsidR="005B1C6D" w:rsidRDefault="005B1C6D" w:rsidP="005B1C6D">
      <w:pPr>
        <w:pStyle w:val="Code"/>
        <w:rPr>
          <w:highlight w:val="white"/>
        </w:rPr>
      </w:pPr>
      <w:r w:rsidRPr="002219C2">
        <w:rPr>
          <w:highlight w:val="white"/>
        </w:rPr>
        <w:t xml:space="preserve">            tokenList[index] =</w:t>
      </w:r>
    </w:p>
    <w:p w14:paraId="1B5F6682"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1, beginNewlineCount);</w:t>
      </w:r>
    </w:p>
    <w:p w14:paraId="35EC428C" w14:textId="77777777" w:rsidR="005B1C6D" w:rsidRPr="002219C2" w:rsidRDefault="005B1C6D" w:rsidP="005B1C6D">
      <w:pPr>
        <w:pStyle w:val="Code"/>
        <w:rPr>
          <w:highlight w:val="white"/>
        </w:rPr>
      </w:pPr>
      <w:r w:rsidRPr="002219C2">
        <w:rPr>
          <w:highlight w:val="white"/>
        </w:rPr>
        <w:t xml:space="preserve">          }</w:t>
      </w:r>
    </w:p>
    <w:p w14:paraId="43C1D87A" w14:textId="77777777" w:rsidR="005B1C6D" w:rsidRPr="002219C2" w:rsidRDefault="005B1C6D" w:rsidP="005B1C6D">
      <w:pPr>
        <w:pStyle w:val="Code"/>
        <w:rPr>
          <w:highlight w:val="white"/>
        </w:rPr>
      </w:pPr>
      <w:r w:rsidRPr="002219C2">
        <w:rPr>
          <w:highlight w:val="white"/>
        </w:rPr>
        <w:t xml:space="preserve">          else if (name.Equals("__FILE__")) {</w:t>
      </w:r>
    </w:p>
    <w:p w14:paraId="7E9A99C8" w14:textId="77777777" w:rsidR="005B1C6D" w:rsidRDefault="005B1C6D" w:rsidP="005B1C6D">
      <w:pPr>
        <w:pStyle w:val="Code"/>
        <w:rPr>
          <w:highlight w:val="white"/>
        </w:rPr>
      </w:pPr>
      <w:r w:rsidRPr="002219C2">
        <w:rPr>
          <w:highlight w:val="white"/>
        </w:rPr>
        <w:t xml:space="preserve">            string text = "\"" +</w:t>
      </w:r>
      <w:r>
        <w:rPr>
          <w:highlight w:val="white"/>
        </w:rPr>
        <w:t xml:space="preserve"> </w:t>
      </w:r>
      <w:r w:rsidRPr="002219C2">
        <w:rPr>
          <w:highlight w:val="white"/>
        </w:rPr>
        <w:t>CCompiler_Main.Scanner.Path</w:t>
      </w:r>
    </w:p>
    <w:p w14:paraId="0C0A8937" w14:textId="77777777" w:rsidR="005B1C6D" w:rsidRPr="002219C2" w:rsidRDefault="005B1C6D" w:rsidP="005B1C6D">
      <w:pPr>
        <w:pStyle w:val="Code"/>
        <w:rPr>
          <w:highlight w:val="white"/>
        </w:rPr>
      </w:pPr>
      <w:r>
        <w:rPr>
          <w:highlight w:val="white"/>
        </w:rPr>
        <w:t xml:space="preserve">                          </w:t>
      </w:r>
      <w:r w:rsidRPr="002219C2">
        <w:rPr>
          <w:highlight w:val="white"/>
        </w:rPr>
        <w:t>.FullName.Replace("\\", "\\\\") + "\"";</w:t>
      </w:r>
    </w:p>
    <w:p w14:paraId="0B3ECAB1" w14:textId="77777777" w:rsidR="005B1C6D" w:rsidRDefault="005B1C6D" w:rsidP="005B1C6D">
      <w:pPr>
        <w:pStyle w:val="Code"/>
        <w:rPr>
          <w:highlight w:val="white"/>
        </w:rPr>
      </w:pPr>
      <w:r w:rsidRPr="002219C2">
        <w:rPr>
          <w:highlight w:val="white"/>
        </w:rPr>
        <w:t xml:space="preserve">            tokenList[index] =</w:t>
      </w:r>
    </w:p>
    <w:p w14:paraId="02F29543"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2F54DE38" w14:textId="77777777" w:rsidR="005B1C6D" w:rsidRPr="002219C2" w:rsidRDefault="005B1C6D" w:rsidP="005B1C6D">
      <w:pPr>
        <w:pStyle w:val="Code"/>
        <w:rPr>
          <w:highlight w:val="white"/>
        </w:rPr>
      </w:pPr>
      <w:r w:rsidRPr="002219C2">
        <w:rPr>
          <w:highlight w:val="white"/>
        </w:rPr>
        <w:t xml:space="preserve">          }</w:t>
      </w:r>
    </w:p>
    <w:p w14:paraId="65DDCAA2" w14:textId="77777777" w:rsidR="005B1C6D" w:rsidRPr="002219C2" w:rsidRDefault="005B1C6D" w:rsidP="005B1C6D">
      <w:pPr>
        <w:pStyle w:val="Code"/>
        <w:rPr>
          <w:highlight w:val="white"/>
        </w:rPr>
      </w:pPr>
      <w:r w:rsidRPr="002219C2">
        <w:rPr>
          <w:highlight w:val="white"/>
        </w:rPr>
        <w:t xml:space="preserve">          else if (name.Equals("__LINE__")) {</w:t>
      </w:r>
    </w:p>
    <w:p w14:paraId="08B393DA" w14:textId="77777777" w:rsidR="005B1C6D" w:rsidRDefault="005B1C6D" w:rsidP="005B1C6D">
      <w:pPr>
        <w:pStyle w:val="Code"/>
        <w:rPr>
          <w:highlight w:val="white"/>
        </w:rPr>
      </w:pPr>
      <w:r w:rsidRPr="002219C2">
        <w:rPr>
          <w:highlight w:val="white"/>
        </w:rPr>
        <w:t xml:space="preserve">            tokenList[index] =</w:t>
      </w:r>
    </w:p>
    <w:p w14:paraId="6C3BD45B" w14:textId="77777777" w:rsidR="005B1C6D" w:rsidRDefault="005B1C6D" w:rsidP="005B1C6D">
      <w:pPr>
        <w:pStyle w:val="Code"/>
        <w:rPr>
          <w:highlight w:val="white"/>
        </w:rPr>
      </w:pPr>
      <w:r>
        <w:rPr>
          <w:highlight w:val="white"/>
        </w:rPr>
        <w:t xml:space="preserve">             </w:t>
      </w:r>
      <w:r w:rsidRPr="002219C2">
        <w:rPr>
          <w:highlight w:val="white"/>
        </w:rPr>
        <w:t xml:space="preserve"> new Token(CCompiler_Pre.Tokens.TOKEN,</w:t>
      </w:r>
    </w:p>
    <w:p w14:paraId="4E4E8FCF" w14:textId="77777777" w:rsidR="005B1C6D" w:rsidRPr="002219C2" w:rsidRDefault="005B1C6D" w:rsidP="005B1C6D">
      <w:pPr>
        <w:pStyle w:val="Code"/>
        <w:rPr>
          <w:highlight w:val="white"/>
        </w:rPr>
      </w:pPr>
      <w:r>
        <w:rPr>
          <w:highlight w:val="white"/>
        </w:rPr>
        <w:t xml:space="preserve">                       </w:t>
      </w:r>
      <w:r w:rsidRPr="002219C2">
        <w:rPr>
          <w:highlight w:val="white"/>
        </w:rPr>
        <w:t xml:space="preserve"> CCompiler_Main.Scanner.Line, beginNewlineCount);</w:t>
      </w:r>
    </w:p>
    <w:p w14:paraId="36EFCFA4" w14:textId="77777777" w:rsidR="005B1C6D" w:rsidRPr="002219C2" w:rsidRDefault="005B1C6D" w:rsidP="005B1C6D">
      <w:pPr>
        <w:pStyle w:val="Code"/>
        <w:rPr>
          <w:highlight w:val="white"/>
        </w:rPr>
      </w:pPr>
      <w:r w:rsidRPr="002219C2">
        <w:rPr>
          <w:highlight w:val="white"/>
        </w:rPr>
        <w:t xml:space="preserve">          }</w:t>
      </w:r>
    </w:p>
    <w:p w14:paraId="28FD9F72" w14:textId="77777777" w:rsidR="005B1C6D" w:rsidRPr="002219C2" w:rsidRDefault="005B1C6D" w:rsidP="005B1C6D">
      <w:pPr>
        <w:pStyle w:val="Code"/>
        <w:rPr>
          <w:highlight w:val="white"/>
        </w:rPr>
      </w:pPr>
      <w:r w:rsidRPr="002219C2">
        <w:rPr>
          <w:highlight w:val="white"/>
        </w:rPr>
        <w:t xml:space="preserve">          else if (name.Equals("__DATE__")) {</w:t>
      </w:r>
    </w:p>
    <w:p w14:paraId="24DA9C3A" w14:textId="77777777" w:rsidR="005B1C6D" w:rsidRPr="002219C2" w:rsidRDefault="005B1C6D" w:rsidP="005B1C6D">
      <w:pPr>
        <w:pStyle w:val="Code"/>
        <w:rPr>
          <w:highlight w:val="white"/>
        </w:rPr>
      </w:pPr>
      <w:r w:rsidRPr="002219C2">
        <w:rPr>
          <w:highlight w:val="white"/>
        </w:rPr>
        <w:t xml:space="preserve">            string text = "\"" + DateTime.Now.ToString("MMMM dd yyyy") + "\"";</w:t>
      </w:r>
    </w:p>
    <w:p w14:paraId="71A81F4E" w14:textId="77777777" w:rsidR="005B1C6D" w:rsidRDefault="005B1C6D" w:rsidP="005B1C6D">
      <w:pPr>
        <w:pStyle w:val="Code"/>
        <w:rPr>
          <w:highlight w:val="white"/>
        </w:rPr>
      </w:pPr>
      <w:r w:rsidRPr="002219C2">
        <w:rPr>
          <w:highlight w:val="white"/>
        </w:rPr>
        <w:t xml:space="preserve">            tokenList[index] =</w:t>
      </w:r>
    </w:p>
    <w:p w14:paraId="59C5E30E"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17A46356" w14:textId="77777777" w:rsidR="005B1C6D" w:rsidRPr="002219C2" w:rsidRDefault="005B1C6D" w:rsidP="005B1C6D">
      <w:pPr>
        <w:pStyle w:val="Code"/>
        <w:rPr>
          <w:highlight w:val="white"/>
        </w:rPr>
      </w:pPr>
      <w:r w:rsidRPr="002219C2">
        <w:rPr>
          <w:highlight w:val="white"/>
        </w:rPr>
        <w:t xml:space="preserve">          }</w:t>
      </w:r>
    </w:p>
    <w:p w14:paraId="18838627" w14:textId="77777777" w:rsidR="005B1C6D" w:rsidRPr="002219C2" w:rsidRDefault="005B1C6D" w:rsidP="005B1C6D">
      <w:pPr>
        <w:pStyle w:val="Code"/>
        <w:rPr>
          <w:highlight w:val="white"/>
        </w:rPr>
      </w:pPr>
      <w:r w:rsidRPr="002219C2">
        <w:rPr>
          <w:highlight w:val="white"/>
        </w:rPr>
        <w:t xml:space="preserve">          else if (name.Equals("__TIME__")) {</w:t>
      </w:r>
    </w:p>
    <w:p w14:paraId="08BE4A95" w14:textId="77777777" w:rsidR="005B1C6D" w:rsidRPr="002219C2" w:rsidRDefault="005B1C6D" w:rsidP="005B1C6D">
      <w:pPr>
        <w:pStyle w:val="Code"/>
        <w:rPr>
          <w:highlight w:val="white"/>
        </w:rPr>
      </w:pPr>
      <w:r w:rsidRPr="002219C2">
        <w:rPr>
          <w:highlight w:val="white"/>
        </w:rPr>
        <w:t xml:space="preserve">            string text = "\"" + DateTime.Now.ToString("HH:mm:ss") + "\"";</w:t>
      </w:r>
    </w:p>
    <w:p w14:paraId="073FE364" w14:textId="77777777" w:rsidR="005B1C6D" w:rsidRDefault="005B1C6D" w:rsidP="005B1C6D">
      <w:pPr>
        <w:pStyle w:val="Code"/>
        <w:rPr>
          <w:highlight w:val="white"/>
        </w:rPr>
      </w:pPr>
      <w:r w:rsidRPr="002219C2">
        <w:rPr>
          <w:highlight w:val="white"/>
        </w:rPr>
        <w:t xml:space="preserve">            tokenList[index] =</w:t>
      </w:r>
    </w:p>
    <w:p w14:paraId="39031BB7"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474B11A6" w14:textId="77777777" w:rsidR="005B1C6D" w:rsidRPr="002219C2" w:rsidRDefault="005B1C6D" w:rsidP="005B1C6D">
      <w:pPr>
        <w:pStyle w:val="Code"/>
        <w:rPr>
          <w:highlight w:val="white"/>
        </w:rPr>
      </w:pPr>
      <w:r w:rsidRPr="002219C2">
        <w:rPr>
          <w:highlight w:val="white"/>
        </w:rPr>
        <w:t xml:space="preserve">          }</w:t>
      </w:r>
    </w:p>
    <w:p w14:paraId="25F0E2CD" w14:textId="77777777" w:rsidR="005B1C6D" w:rsidRPr="002219C2" w:rsidRDefault="005B1C6D" w:rsidP="005B1C6D">
      <w:pPr>
        <w:pStyle w:val="Code"/>
        <w:rPr>
          <w:highlight w:val="white"/>
        </w:rPr>
      </w:pPr>
      <w:r w:rsidRPr="002219C2">
        <w:rPr>
          <w:highlight w:val="white"/>
        </w:rPr>
        <w:t xml:space="preserve">        }</w:t>
      </w:r>
    </w:p>
    <w:p w14:paraId="25398F9E" w14:textId="77777777" w:rsidR="005B1C6D" w:rsidRPr="002219C2" w:rsidRDefault="005B1C6D" w:rsidP="005B1C6D">
      <w:pPr>
        <w:pStyle w:val="Code"/>
        <w:rPr>
          <w:highlight w:val="white"/>
        </w:rPr>
      </w:pPr>
      <w:r w:rsidRPr="002219C2">
        <w:rPr>
          <w:highlight w:val="white"/>
        </w:rPr>
        <w:t xml:space="preserve">      }</w:t>
      </w:r>
    </w:p>
    <w:p w14:paraId="2C475C45" w14:textId="77777777" w:rsidR="005B1C6D" w:rsidRPr="002219C2" w:rsidRDefault="005B1C6D" w:rsidP="005B1C6D">
      <w:pPr>
        <w:pStyle w:val="Code"/>
        <w:rPr>
          <w:highlight w:val="white"/>
        </w:rPr>
      </w:pPr>
      <w:r w:rsidRPr="002219C2">
        <w:rPr>
          <w:highlight w:val="white"/>
        </w:rPr>
        <w:t xml:space="preserve">    }</w:t>
      </w:r>
    </w:p>
    <w:p w14:paraId="48AB7B90" w14:textId="77777777" w:rsidR="005B1C6D" w:rsidRPr="00EC76D5" w:rsidRDefault="005B1C6D" w:rsidP="005B1C6D">
      <w:r w:rsidRPr="00EC76D5">
        <w:t xml:space="preserve">The </w:t>
      </w:r>
      <w:proofErr w:type="spellStart"/>
      <w:r w:rsidRPr="00EC76D5">
        <w:rPr>
          <w:rStyle w:val="CodeInText"/>
        </w:rPr>
        <w:t>scanParameters</w:t>
      </w:r>
      <w:proofErr w:type="spellEnd"/>
      <w:r w:rsidRPr="00EC76D5">
        <w:t xml:space="preserve"> extracts the actual parameters of a macro call. The parameters are separated by commas and the list is terminated by a right parenthesis. It becomes a bit complicated since the parameters </w:t>
      </w:r>
      <w:r w:rsidRPr="00EC76D5">
        <w:lastRenderedPageBreak/>
        <w:t xml:space="preserve">themselves can hold parenthesis and commas. The field </w:t>
      </w:r>
      <w:proofErr w:type="spellStart"/>
      <w:r w:rsidRPr="00EC76D5">
        <w:rPr>
          <w:rStyle w:val="CodeInText"/>
        </w:rPr>
        <w:t>paranCount</w:t>
      </w:r>
      <w:proofErr w:type="spellEnd"/>
      <w:r w:rsidRPr="00EC76D5">
        <w:t xml:space="preserve"> counts the level of parentheses nesting and only takes parameter into consideration when the nesting level is zero.</w:t>
      </w:r>
    </w:p>
    <w:p w14:paraId="75B01B80" w14:textId="77777777" w:rsidR="005B1C6D" w:rsidRPr="00EC76D5" w:rsidRDefault="005B1C6D" w:rsidP="005B1C6D">
      <w:r w:rsidRPr="00EC76D5">
        <w:t xml:space="preserve">The </w:t>
      </w:r>
      <w:proofErr w:type="spellStart"/>
      <w:r w:rsidRPr="00EC76D5">
        <w:rPr>
          <w:rStyle w:val="CodeInText"/>
        </w:rPr>
        <w:t>lookupMacro</w:t>
      </w:r>
      <w:proofErr w:type="spellEnd"/>
      <w:r w:rsidRPr="00EC76D5">
        <w:t xml:space="preserve"> method looks up a given macro. If it stored in </w:t>
      </w:r>
      <w:proofErr w:type="spellStart"/>
      <w:r w:rsidRPr="00EC76D5">
        <w:rPr>
          <w:rStyle w:val="CodeInText"/>
        </w:rPr>
        <w:t>MacroMap</w:t>
      </w:r>
      <w:proofErr w:type="spellEnd"/>
      <w:r w:rsidRPr="00EC76D5">
        <w:t>, the number of parameters is checked and then the parameter locations in the macro body are replaced by the actual parameters.</w:t>
      </w:r>
    </w:p>
    <w:p w14:paraId="001BF5B0" w14:textId="77777777" w:rsidR="005B1C6D" w:rsidRPr="00EC76D5" w:rsidRDefault="005B1C6D" w:rsidP="005B1C6D">
      <w:r w:rsidRPr="00EC76D5">
        <w:t xml:space="preserve">If the macro name is not stored in </w:t>
      </w:r>
      <w:proofErr w:type="spellStart"/>
      <w:r w:rsidRPr="00EC76D5">
        <w:rPr>
          <w:rStyle w:val="CodeInText"/>
        </w:rPr>
        <w:t>MacroMap</w:t>
      </w:r>
      <w:proofErr w:type="spellEnd"/>
      <w:r w:rsidRPr="00EC76D5">
        <w:t xml:space="preserve">, it may be one of the predefined special macros. The </w:t>
      </w:r>
      <w:r w:rsidRPr="00EC76D5">
        <w:rPr>
          <w:rStyle w:val="CodeInText"/>
        </w:rPr>
        <w:t>__</w:t>
      </w:r>
      <w:proofErr w:type="spellStart"/>
      <w:r w:rsidRPr="00EC76D5">
        <w:rPr>
          <w:rStyle w:val="CodeInText"/>
        </w:rPr>
        <w:t>STDC</w:t>
      </w:r>
      <w:proofErr w:type="spellEnd"/>
      <w:r w:rsidRPr="00EC76D5">
        <w:rPr>
          <w:rStyle w:val="CodeInText"/>
        </w:rPr>
        <w:t>__</w:t>
      </w:r>
      <w:r w:rsidRPr="00EC76D5">
        <w:t xml:space="preserve"> macro is replaced by the one integer value since the compiler of this book supports standard C.</w:t>
      </w:r>
    </w:p>
    <w:p w14:paraId="4BAD21E6" w14:textId="77777777" w:rsidR="005B1C6D" w:rsidRPr="00EC76D5" w:rsidRDefault="005B1C6D" w:rsidP="005B1C6D">
      <w:r w:rsidRPr="00EC76D5">
        <w:t xml:space="preserve">The </w:t>
      </w:r>
      <w:r w:rsidRPr="00EC76D5">
        <w:rPr>
          <w:rStyle w:val="CodeInText"/>
        </w:rPr>
        <w:t>__FILE__</w:t>
      </w:r>
      <w:r w:rsidRPr="00EC76D5">
        <w:t xml:space="preserve"> macro is replaced by the current path (</w:t>
      </w:r>
      <w:proofErr w:type="spellStart"/>
      <w:r w:rsidRPr="00EC76D5">
        <w:rPr>
          <w:rStyle w:val="CodeInText"/>
        </w:rPr>
        <w:t>Main.Path</w:t>
      </w:r>
      <w:proofErr w:type="spellEnd"/>
      <w:r w:rsidRPr="00EC76D5">
        <w:t xml:space="preserve">), the </w:t>
      </w:r>
      <w:r w:rsidRPr="00EC76D5">
        <w:rPr>
          <w:rStyle w:val="CodeInText"/>
        </w:rPr>
        <w:t>__LINE__</w:t>
      </w:r>
      <w:r w:rsidRPr="00EC76D5">
        <w:t xml:space="preserve"> macro is replaced by the current line number (</w:t>
      </w:r>
      <w:proofErr w:type="spellStart"/>
      <w:r w:rsidRPr="00EC76D5">
        <w:rPr>
          <w:rStyle w:val="CodeInText"/>
        </w:rPr>
        <w:t>Main.Line</w:t>
      </w:r>
      <w:proofErr w:type="spellEnd"/>
      <w:r w:rsidRPr="00EC76D5">
        <w:t>).</w:t>
      </w:r>
    </w:p>
    <w:p w14:paraId="4BFA60E7" w14:textId="77777777" w:rsidR="005B1C6D" w:rsidRPr="00EC76D5" w:rsidRDefault="005B1C6D" w:rsidP="005B1C6D">
      <w:r w:rsidRPr="00EC76D5">
        <w:t xml:space="preserve">The </w:t>
      </w:r>
      <w:r w:rsidRPr="00EC76D5">
        <w:rPr>
          <w:rStyle w:val="CodeInText"/>
        </w:rPr>
        <w:t>__DATE__</w:t>
      </w:r>
      <w:r w:rsidRPr="00EC76D5">
        <w:t xml:space="preserve"> macro is replaced by the current date on the format “Jan 1, 1970” and the </w:t>
      </w:r>
      <w:r w:rsidRPr="00EC76D5">
        <w:rPr>
          <w:rStyle w:val="CodeInText"/>
        </w:rPr>
        <w:t>__TIME__</w:t>
      </w:r>
      <w:r w:rsidRPr="00EC76D5">
        <w:t xml:space="preserve"> macro is replaced by the current time on the format “01:02:03”.</w:t>
      </w:r>
    </w:p>
    <w:p w14:paraId="5F6458CE" w14:textId="77777777" w:rsidR="005B1C6D" w:rsidRPr="00EC76D5" w:rsidRDefault="005B1C6D" w:rsidP="005B1C6D">
      <w:pPr>
        <w:pStyle w:val="Rubrik3"/>
      </w:pPr>
      <w:bookmarkStart w:id="486" w:name="_Toc53473642"/>
      <w:r w:rsidRPr="00EC76D5">
        <w:t>String Merging</w:t>
      </w:r>
      <w:bookmarkEnd w:id="486"/>
    </w:p>
    <w:p w14:paraId="27AFBD57" w14:textId="77777777" w:rsidR="005B1C6D" w:rsidRPr="00EC76D5" w:rsidRDefault="005B1C6D" w:rsidP="005B1C6D">
      <w:r w:rsidRPr="00EC76D5">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3B27544C" w14:textId="77777777" w:rsidTr="0092795B">
        <w:tc>
          <w:tcPr>
            <w:tcW w:w="3116" w:type="dxa"/>
          </w:tcPr>
          <w:p w14:paraId="1BFF78AA" w14:textId="77777777" w:rsidR="005B1C6D" w:rsidRPr="00EC76D5" w:rsidRDefault="005B1C6D" w:rsidP="0092795B">
            <w:pPr>
              <w:pStyle w:val="Code"/>
            </w:pPr>
            <w:r w:rsidRPr="00EC76D5">
              <w:t>"Hello" "World"</w:t>
            </w:r>
            <w:r w:rsidRPr="00EC76D5">
              <w:tab/>
            </w:r>
          </w:p>
        </w:tc>
        <w:tc>
          <w:tcPr>
            <w:tcW w:w="3117" w:type="dxa"/>
          </w:tcPr>
          <w:p w14:paraId="32C4E53B" w14:textId="77777777" w:rsidR="005B1C6D" w:rsidRPr="00EC76D5" w:rsidRDefault="005B1C6D" w:rsidP="0092795B">
            <w:pPr>
              <w:pStyle w:val="Code"/>
            </w:pPr>
            <w:r w:rsidRPr="00EC76D5">
              <w:t>"HelloWorld"</w:t>
            </w:r>
          </w:p>
        </w:tc>
        <w:tc>
          <w:tcPr>
            <w:tcW w:w="3117" w:type="dxa"/>
          </w:tcPr>
          <w:p w14:paraId="469AC93F" w14:textId="77777777" w:rsidR="005B1C6D" w:rsidRPr="00EC76D5" w:rsidRDefault="005B1C6D" w:rsidP="0092795B">
            <w:pPr>
              <w:pStyle w:val="Code"/>
            </w:pPr>
          </w:p>
        </w:tc>
      </w:tr>
      <w:tr w:rsidR="005B1C6D" w:rsidRPr="00EC76D5" w14:paraId="15194CCD" w14:textId="77777777" w:rsidTr="0092795B">
        <w:tc>
          <w:tcPr>
            <w:tcW w:w="3116" w:type="dxa"/>
          </w:tcPr>
          <w:p w14:paraId="6ED9BC5A" w14:textId="77777777" w:rsidR="005B1C6D" w:rsidRPr="00EC76D5" w:rsidRDefault="005B1C6D" w:rsidP="0092795B">
            <w:r w:rsidRPr="00EC76D5">
              <w:t>(a) Before</w:t>
            </w:r>
          </w:p>
        </w:tc>
        <w:tc>
          <w:tcPr>
            <w:tcW w:w="3117" w:type="dxa"/>
          </w:tcPr>
          <w:p w14:paraId="321BB33F" w14:textId="77777777" w:rsidR="005B1C6D" w:rsidRPr="00EC76D5" w:rsidRDefault="005B1C6D" w:rsidP="0092795B">
            <w:r w:rsidRPr="00EC76D5">
              <w:t>(b) After</w:t>
            </w:r>
          </w:p>
        </w:tc>
        <w:tc>
          <w:tcPr>
            <w:tcW w:w="3117" w:type="dxa"/>
          </w:tcPr>
          <w:p w14:paraId="6BB836C0" w14:textId="77777777" w:rsidR="005B1C6D" w:rsidRPr="00EC76D5" w:rsidRDefault="005B1C6D" w:rsidP="0092795B">
            <w:pPr>
              <w:pStyle w:val="Code"/>
            </w:pPr>
          </w:p>
        </w:tc>
      </w:tr>
    </w:tbl>
    <w:p w14:paraId="06A4216E" w14:textId="77777777" w:rsidR="005B1C6D" w:rsidRPr="00F045EA" w:rsidRDefault="005B1C6D" w:rsidP="005B1C6D">
      <w:pPr>
        <w:pStyle w:val="Code"/>
        <w:rPr>
          <w:highlight w:val="white"/>
        </w:rPr>
      </w:pPr>
      <w:r w:rsidRPr="00F045EA">
        <w:rPr>
          <w:highlight w:val="white"/>
        </w:rPr>
        <w:t xml:space="preserve">    private void ConcatTokens(List&lt;Token&gt; tokenList) {</w:t>
      </w:r>
    </w:p>
    <w:p w14:paraId="61A31AFA" w14:textId="77777777" w:rsidR="005B1C6D" w:rsidRPr="00F045EA" w:rsidRDefault="005B1C6D" w:rsidP="005B1C6D">
      <w:pPr>
        <w:pStyle w:val="Code"/>
        <w:rPr>
          <w:highlight w:val="white"/>
        </w:rPr>
      </w:pPr>
      <w:r w:rsidRPr="00F045EA">
        <w:rPr>
          <w:highlight w:val="white"/>
        </w:rPr>
        <w:t xml:space="preserve">      for (int index = 1; index &lt; (tokenList.Count - 1); ++index) {</w:t>
      </w:r>
    </w:p>
    <w:p w14:paraId="494ED47E" w14:textId="77777777" w:rsidR="005B1C6D" w:rsidRPr="00F045EA" w:rsidRDefault="005B1C6D" w:rsidP="005B1C6D">
      <w:pPr>
        <w:pStyle w:val="Code"/>
        <w:rPr>
          <w:highlight w:val="white"/>
        </w:rPr>
      </w:pPr>
      <w:r w:rsidRPr="00F045EA">
        <w:rPr>
          <w:highlight w:val="white"/>
        </w:rPr>
        <w:t xml:space="preserve">        Token thisToken = tokenList[index];</w:t>
      </w:r>
    </w:p>
    <w:p w14:paraId="703AC049" w14:textId="77777777" w:rsidR="005B1C6D" w:rsidRPr="00F045EA" w:rsidRDefault="005B1C6D" w:rsidP="005B1C6D">
      <w:pPr>
        <w:pStyle w:val="Code"/>
        <w:rPr>
          <w:highlight w:val="white"/>
        </w:rPr>
      </w:pPr>
    </w:p>
    <w:p w14:paraId="18EF9A8C" w14:textId="77777777" w:rsidR="005B1C6D" w:rsidRPr="00F045EA" w:rsidRDefault="005B1C6D" w:rsidP="005B1C6D">
      <w:pPr>
        <w:pStyle w:val="Code"/>
        <w:rPr>
          <w:highlight w:val="white"/>
        </w:rPr>
      </w:pPr>
      <w:r w:rsidRPr="00F045EA">
        <w:rPr>
          <w:highlight w:val="white"/>
        </w:rPr>
        <w:t xml:space="preserve">        if (thisToken.Id == CCompiler_Pre.Tokens.DOUBLE_SHARP) {</w:t>
      </w:r>
    </w:p>
    <w:p w14:paraId="3B08A13C" w14:textId="77777777" w:rsidR="005B1C6D" w:rsidRDefault="005B1C6D" w:rsidP="005B1C6D">
      <w:pPr>
        <w:pStyle w:val="Code"/>
        <w:rPr>
          <w:highlight w:val="white"/>
        </w:rPr>
      </w:pPr>
      <w:r w:rsidRPr="00F045EA">
        <w:rPr>
          <w:highlight w:val="white"/>
        </w:rPr>
        <w:t xml:space="preserve">          Token prevToken = tokenList[index - 1],</w:t>
      </w:r>
    </w:p>
    <w:p w14:paraId="551E535C" w14:textId="77777777" w:rsidR="005B1C6D" w:rsidRPr="00F045EA" w:rsidRDefault="005B1C6D" w:rsidP="005B1C6D">
      <w:pPr>
        <w:pStyle w:val="Code"/>
        <w:rPr>
          <w:highlight w:val="white"/>
        </w:rPr>
      </w:pPr>
      <w:r>
        <w:rPr>
          <w:highlight w:val="white"/>
        </w:rPr>
        <w:t xml:space="preserve">                </w:t>
      </w:r>
      <w:r w:rsidRPr="00F045EA">
        <w:rPr>
          <w:highlight w:val="white"/>
        </w:rPr>
        <w:t>nextToken = tokenList[index + 1];</w:t>
      </w:r>
    </w:p>
    <w:p w14:paraId="0770E517" w14:textId="77777777" w:rsidR="005B1C6D" w:rsidRPr="00F045EA" w:rsidRDefault="005B1C6D" w:rsidP="005B1C6D">
      <w:pPr>
        <w:pStyle w:val="Code"/>
        <w:rPr>
          <w:highlight w:val="white"/>
        </w:rPr>
      </w:pPr>
    </w:p>
    <w:p w14:paraId="11114FB7" w14:textId="77777777" w:rsidR="005B1C6D" w:rsidRPr="00F045EA" w:rsidRDefault="005B1C6D" w:rsidP="005B1C6D">
      <w:pPr>
        <w:pStyle w:val="Code"/>
        <w:rPr>
          <w:highlight w:val="white"/>
        </w:rPr>
      </w:pPr>
      <w:r w:rsidRPr="00F045EA">
        <w:rPr>
          <w:highlight w:val="white"/>
        </w:rPr>
        <w:t xml:space="preserve">          if ((prevToken.Id == CCompiler_Pre.Tokens.STRING) ||</w:t>
      </w:r>
    </w:p>
    <w:p w14:paraId="602BE756" w14:textId="77777777" w:rsidR="005B1C6D" w:rsidRPr="00F045EA" w:rsidRDefault="005B1C6D" w:rsidP="005B1C6D">
      <w:pPr>
        <w:pStyle w:val="Code"/>
        <w:rPr>
          <w:highlight w:val="white"/>
        </w:rPr>
      </w:pPr>
      <w:r w:rsidRPr="00F045EA">
        <w:rPr>
          <w:highlight w:val="white"/>
        </w:rPr>
        <w:t xml:space="preserve">              (nextToken.Id == CCompiler_Pre.Tokens.STRING)) {</w:t>
      </w:r>
    </w:p>
    <w:p w14:paraId="0F56AF81" w14:textId="77777777" w:rsidR="005B1C6D" w:rsidRPr="00F045EA" w:rsidRDefault="005B1C6D" w:rsidP="005B1C6D">
      <w:pPr>
        <w:pStyle w:val="Code"/>
        <w:rPr>
          <w:highlight w:val="white"/>
        </w:rPr>
      </w:pPr>
      <w:r w:rsidRPr="00F045EA">
        <w:rPr>
          <w:highlight w:val="white"/>
        </w:rPr>
        <w:t xml:space="preserve">            nextToken.AddNewlineCount(thisToken.GetNewlineCount());</w:t>
      </w:r>
    </w:p>
    <w:p w14:paraId="0B979280" w14:textId="77777777" w:rsidR="005B1C6D" w:rsidRPr="00F045EA" w:rsidRDefault="005B1C6D" w:rsidP="005B1C6D">
      <w:pPr>
        <w:pStyle w:val="Code"/>
        <w:rPr>
          <w:highlight w:val="white"/>
        </w:rPr>
      </w:pPr>
      <w:r w:rsidRPr="00F045EA">
        <w:rPr>
          <w:highlight w:val="white"/>
        </w:rPr>
        <w:t xml:space="preserve">            tokenList.RemoveAt(index);</w:t>
      </w:r>
    </w:p>
    <w:p w14:paraId="50DBF989" w14:textId="77777777" w:rsidR="005B1C6D" w:rsidRPr="00F045EA" w:rsidRDefault="005B1C6D" w:rsidP="005B1C6D">
      <w:pPr>
        <w:pStyle w:val="Code"/>
        <w:rPr>
          <w:highlight w:val="white"/>
        </w:rPr>
      </w:pPr>
      <w:r w:rsidRPr="00F045EA">
        <w:rPr>
          <w:highlight w:val="white"/>
        </w:rPr>
        <w:t xml:space="preserve">          }</w:t>
      </w:r>
    </w:p>
    <w:p w14:paraId="2200F016" w14:textId="77777777" w:rsidR="005B1C6D" w:rsidRPr="00F045EA" w:rsidRDefault="005B1C6D" w:rsidP="005B1C6D">
      <w:pPr>
        <w:pStyle w:val="Code"/>
        <w:rPr>
          <w:highlight w:val="white"/>
        </w:rPr>
      </w:pPr>
      <w:r w:rsidRPr="00F045EA">
        <w:rPr>
          <w:highlight w:val="white"/>
        </w:rPr>
        <w:t xml:space="preserve">          else {</w:t>
      </w:r>
    </w:p>
    <w:p w14:paraId="19074460" w14:textId="77777777" w:rsidR="005B1C6D" w:rsidRPr="00F045EA" w:rsidRDefault="005B1C6D" w:rsidP="005B1C6D">
      <w:pPr>
        <w:pStyle w:val="Code"/>
        <w:rPr>
          <w:highlight w:val="white"/>
        </w:rPr>
      </w:pPr>
      <w:r w:rsidRPr="00F045EA">
        <w:rPr>
          <w:highlight w:val="white"/>
        </w:rPr>
        <w:t xml:space="preserve">            prevToken.Value = prevToken.ToString() + nextToken.ToString();</w:t>
      </w:r>
    </w:p>
    <w:p w14:paraId="46D6DC2F" w14:textId="77777777" w:rsidR="005B1C6D" w:rsidRPr="00F045EA" w:rsidRDefault="005B1C6D" w:rsidP="005B1C6D">
      <w:pPr>
        <w:pStyle w:val="Code"/>
        <w:rPr>
          <w:highlight w:val="white"/>
        </w:rPr>
      </w:pPr>
      <w:r w:rsidRPr="00F045EA">
        <w:rPr>
          <w:highlight w:val="white"/>
        </w:rPr>
        <w:t xml:space="preserve">            prevToken.AddNewlineCount(thisToken.GetNewlineCount() +</w:t>
      </w:r>
    </w:p>
    <w:p w14:paraId="3BC9D197" w14:textId="77777777" w:rsidR="005B1C6D" w:rsidRPr="00F045EA" w:rsidRDefault="005B1C6D" w:rsidP="005B1C6D">
      <w:pPr>
        <w:pStyle w:val="Code"/>
        <w:rPr>
          <w:highlight w:val="white"/>
        </w:rPr>
      </w:pPr>
      <w:r w:rsidRPr="00F045EA">
        <w:rPr>
          <w:highlight w:val="white"/>
        </w:rPr>
        <w:t xml:space="preserve">                                      nextToken.GetNewlineCount());</w:t>
      </w:r>
    </w:p>
    <w:p w14:paraId="487A5184" w14:textId="77777777" w:rsidR="005B1C6D" w:rsidRPr="00F045EA" w:rsidRDefault="005B1C6D" w:rsidP="005B1C6D">
      <w:pPr>
        <w:pStyle w:val="Code"/>
        <w:rPr>
          <w:highlight w:val="white"/>
        </w:rPr>
      </w:pPr>
      <w:r w:rsidRPr="00F045EA">
        <w:rPr>
          <w:highlight w:val="white"/>
        </w:rPr>
        <w:t xml:space="preserve">            tokenList.RemoveAt(index);</w:t>
      </w:r>
    </w:p>
    <w:p w14:paraId="17960F9F" w14:textId="77777777" w:rsidR="005B1C6D" w:rsidRPr="00F045EA" w:rsidRDefault="005B1C6D" w:rsidP="005B1C6D">
      <w:pPr>
        <w:pStyle w:val="Code"/>
        <w:rPr>
          <w:highlight w:val="white"/>
        </w:rPr>
      </w:pPr>
      <w:r w:rsidRPr="00F045EA">
        <w:rPr>
          <w:highlight w:val="white"/>
        </w:rPr>
        <w:t xml:space="preserve">            tokenList.RemoveAt(index);</w:t>
      </w:r>
    </w:p>
    <w:p w14:paraId="72E1F1FE" w14:textId="77777777" w:rsidR="005B1C6D" w:rsidRPr="00F045EA" w:rsidRDefault="005B1C6D" w:rsidP="005B1C6D">
      <w:pPr>
        <w:pStyle w:val="Code"/>
        <w:rPr>
          <w:highlight w:val="white"/>
        </w:rPr>
      </w:pPr>
      <w:r w:rsidRPr="00F045EA">
        <w:rPr>
          <w:highlight w:val="white"/>
        </w:rPr>
        <w:t xml:space="preserve">          }</w:t>
      </w:r>
    </w:p>
    <w:p w14:paraId="610D960E" w14:textId="77777777" w:rsidR="005B1C6D" w:rsidRPr="00F045EA" w:rsidRDefault="005B1C6D" w:rsidP="005B1C6D">
      <w:pPr>
        <w:pStyle w:val="Code"/>
        <w:rPr>
          <w:highlight w:val="white"/>
        </w:rPr>
      </w:pPr>
      <w:r w:rsidRPr="00F045EA">
        <w:rPr>
          <w:highlight w:val="white"/>
        </w:rPr>
        <w:t xml:space="preserve">        }</w:t>
      </w:r>
    </w:p>
    <w:p w14:paraId="61428FCB" w14:textId="77777777" w:rsidR="005B1C6D" w:rsidRPr="00F045EA" w:rsidRDefault="005B1C6D" w:rsidP="005B1C6D">
      <w:pPr>
        <w:pStyle w:val="Code"/>
        <w:rPr>
          <w:highlight w:val="white"/>
        </w:rPr>
      </w:pPr>
      <w:r w:rsidRPr="00F045EA">
        <w:rPr>
          <w:highlight w:val="white"/>
        </w:rPr>
        <w:t xml:space="preserve">      }</w:t>
      </w:r>
    </w:p>
    <w:p w14:paraId="5193507D" w14:textId="77777777" w:rsidR="005B1C6D" w:rsidRPr="00F045EA" w:rsidRDefault="005B1C6D" w:rsidP="005B1C6D">
      <w:pPr>
        <w:pStyle w:val="Code"/>
        <w:rPr>
          <w:highlight w:val="white"/>
        </w:rPr>
      </w:pPr>
      <w:r w:rsidRPr="00F045EA">
        <w:rPr>
          <w:highlight w:val="white"/>
        </w:rPr>
        <w:t xml:space="preserve">    }</w:t>
      </w:r>
    </w:p>
    <w:p w14:paraId="1B839AE9" w14:textId="77777777" w:rsidR="005B1C6D" w:rsidRPr="00F045EA" w:rsidRDefault="005B1C6D" w:rsidP="005B1C6D">
      <w:pPr>
        <w:pStyle w:val="Code"/>
        <w:rPr>
          <w:highlight w:val="white"/>
        </w:rPr>
      </w:pPr>
    </w:p>
    <w:p w14:paraId="22DAABC5" w14:textId="77777777" w:rsidR="005B1C6D" w:rsidRPr="00F045EA" w:rsidRDefault="005B1C6D" w:rsidP="005B1C6D">
      <w:pPr>
        <w:pStyle w:val="Code"/>
        <w:rPr>
          <w:highlight w:val="white"/>
        </w:rPr>
      </w:pPr>
      <w:r w:rsidRPr="00F045EA">
        <w:rPr>
          <w:highlight w:val="white"/>
        </w:rPr>
        <w:t xml:space="preserve">    private void MergeStrings(List&lt;Token&gt; tokenList) {</w:t>
      </w:r>
    </w:p>
    <w:p w14:paraId="39FC7737" w14:textId="77777777" w:rsidR="005B1C6D" w:rsidRPr="00F045EA" w:rsidRDefault="005B1C6D" w:rsidP="005B1C6D">
      <w:pPr>
        <w:pStyle w:val="Code"/>
        <w:rPr>
          <w:highlight w:val="white"/>
        </w:rPr>
      </w:pPr>
      <w:r w:rsidRPr="00F045EA">
        <w:rPr>
          <w:highlight w:val="white"/>
        </w:rPr>
        <w:t xml:space="preserve">      for (int index = (tokenList.Count - 2); index &gt;= 0; --index) {</w:t>
      </w:r>
    </w:p>
    <w:p w14:paraId="257639DF" w14:textId="77777777" w:rsidR="005B1C6D" w:rsidRPr="00F045EA" w:rsidRDefault="005B1C6D" w:rsidP="005B1C6D">
      <w:pPr>
        <w:pStyle w:val="Code"/>
        <w:rPr>
          <w:highlight w:val="white"/>
        </w:rPr>
      </w:pPr>
      <w:r w:rsidRPr="00F045EA">
        <w:rPr>
          <w:highlight w:val="white"/>
        </w:rPr>
        <w:t xml:space="preserve">        Token thisToken = tokenList[index], nextToken = tokenList[index + 1];</w:t>
      </w:r>
    </w:p>
    <w:p w14:paraId="4396DF07" w14:textId="77777777" w:rsidR="005B1C6D" w:rsidRPr="00F045EA" w:rsidRDefault="005B1C6D" w:rsidP="005B1C6D">
      <w:pPr>
        <w:pStyle w:val="Code"/>
        <w:rPr>
          <w:highlight w:val="white"/>
        </w:rPr>
      </w:pPr>
      <w:r w:rsidRPr="00F045EA">
        <w:rPr>
          <w:highlight w:val="white"/>
        </w:rPr>
        <w:t xml:space="preserve">            </w:t>
      </w:r>
    </w:p>
    <w:p w14:paraId="0DF6E02B" w14:textId="77777777" w:rsidR="005B1C6D" w:rsidRPr="00F045EA" w:rsidRDefault="005B1C6D" w:rsidP="005B1C6D">
      <w:pPr>
        <w:pStyle w:val="Code"/>
        <w:rPr>
          <w:highlight w:val="white"/>
        </w:rPr>
      </w:pPr>
      <w:r w:rsidRPr="00F045EA">
        <w:rPr>
          <w:highlight w:val="white"/>
        </w:rPr>
        <w:t xml:space="preserve">        if ((thisToken.Id == CCompiler_Pre.Tokens.STRING) &amp;&amp;</w:t>
      </w:r>
    </w:p>
    <w:p w14:paraId="5302962E" w14:textId="77777777" w:rsidR="005B1C6D" w:rsidRPr="00F045EA" w:rsidRDefault="005B1C6D" w:rsidP="005B1C6D">
      <w:pPr>
        <w:pStyle w:val="Code"/>
        <w:rPr>
          <w:highlight w:val="white"/>
        </w:rPr>
      </w:pPr>
      <w:r w:rsidRPr="00F045EA">
        <w:rPr>
          <w:highlight w:val="white"/>
        </w:rPr>
        <w:t xml:space="preserve">            (nextToken.Id == CCompiler_Pre.Tokens.STRING)) {</w:t>
      </w:r>
    </w:p>
    <w:p w14:paraId="25484445" w14:textId="77777777" w:rsidR="005B1C6D" w:rsidRDefault="005B1C6D" w:rsidP="005B1C6D">
      <w:pPr>
        <w:pStyle w:val="Code"/>
        <w:rPr>
          <w:highlight w:val="white"/>
        </w:rPr>
      </w:pPr>
      <w:r w:rsidRPr="00F045EA">
        <w:rPr>
          <w:highlight w:val="white"/>
        </w:rPr>
        <w:t xml:space="preserve">          string thisText = thisToken.ToString(),</w:t>
      </w:r>
    </w:p>
    <w:p w14:paraId="606FD193" w14:textId="77777777" w:rsidR="005B1C6D" w:rsidRPr="00F045EA" w:rsidRDefault="005B1C6D" w:rsidP="005B1C6D">
      <w:pPr>
        <w:pStyle w:val="Code"/>
        <w:rPr>
          <w:highlight w:val="white"/>
        </w:rPr>
      </w:pPr>
      <w:r>
        <w:rPr>
          <w:highlight w:val="white"/>
        </w:rPr>
        <w:t xml:space="preserve">                </w:t>
      </w:r>
      <w:r w:rsidRPr="00F045EA">
        <w:rPr>
          <w:highlight w:val="white"/>
        </w:rPr>
        <w:t xml:space="preserve"> nextText = nextToken.ToString();</w:t>
      </w:r>
    </w:p>
    <w:p w14:paraId="3CC7CB52" w14:textId="77777777" w:rsidR="005B1C6D" w:rsidRDefault="005B1C6D" w:rsidP="005B1C6D">
      <w:pPr>
        <w:pStyle w:val="Code"/>
        <w:rPr>
          <w:highlight w:val="white"/>
        </w:rPr>
      </w:pPr>
      <w:r w:rsidRPr="00F045EA">
        <w:rPr>
          <w:highlight w:val="white"/>
        </w:rPr>
        <w:t xml:space="preserve">          thisToken.Value =</w:t>
      </w:r>
    </w:p>
    <w:p w14:paraId="57CFD73D" w14:textId="77777777" w:rsidR="005B1C6D" w:rsidRPr="00F045EA" w:rsidRDefault="005B1C6D" w:rsidP="005B1C6D">
      <w:pPr>
        <w:pStyle w:val="Code"/>
        <w:rPr>
          <w:highlight w:val="white"/>
        </w:rPr>
      </w:pPr>
      <w:r>
        <w:rPr>
          <w:highlight w:val="white"/>
        </w:rPr>
        <w:t xml:space="preserve">           </w:t>
      </w:r>
      <w:r w:rsidRPr="00F045EA">
        <w:rPr>
          <w:highlight w:val="white"/>
        </w:rPr>
        <w:t xml:space="preserve"> thisText.ToString().Substring(0, thisText.Length - 1) +</w:t>
      </w:r>
    </w:p>
    <w:p w14:paraId="5B811FD1" w14:textId="77777777" w:rsidR="005B1C6D" w:rsidRPr="00F045EA" w:rsidRDefault="005B1C6D" w:rsidP="005B1C6D">
      <w:pPr>
        <w:pStyle w:val="Code"/>
        <w:rPr>
          <w:highlight w:val="white"/>
        </w:rPr>
      </w:pPr>
      <w:r w:rsidRPr="00F045EA">
        <w:rPr>
          <w:highlight w:val="white"/>
        </w:rPr>
        <w:lastRenderedPageBreak/>
        <w:t xml:space="preserve">            nextText.ToString().Substring(1, nextText.Length - 1);</w:t>
      </w:r>
    </w:p>
    <w:p w14:paraId="03AE7AE8" w14:textId="77777777" w:rsidR="005B1C6D" w:rsidRPr="00F045EA" w:rsidRDefault="005B1C6D" w:rsidP="005B1C6D">
      <w:pPr>
        <w:pStyle w:val="Code"/>
        <w:rPr>
          <w:highlight w:val="white"/>
        </w:rPr>
      </w:pPr>
      <w:r w:rsidRPr="00F045EA">
        <w:rPr>
          <w:highlight w:val="white"/>
        </w:rPr>
        <w:t xml:space="preserve">          thisToken.AddNewlineCount(nextToken.GetNewlineCount());</w:t>
      </w:r>
    </w:p>
    <w:p w14:paraId="57ADD1EC" w14:textId="77777777" w:rsidR="005B1C6D" w:rsidRPr="00F045EA" w:rsidRDefault="005B1C6D" w:rsidP="005B1C6D">
      <w:pPr>
        <w:pStyle w:val="Code"/>
        <w:rPr>
          <w:highlight w:val="white"/>
        </w:rPr>
      </w:pPr>
      <w:r w:rsidRPr="00F045EA">
        <w:rPr>
          <w:highlight w:val="white"/>
        </w:rPr>
        <w:t xml:space="preserve">          tokenList.RemoveAt(index + 1);</w:t>
      </w:r>
    </w:p>
    <w:p w14:paraId="425B3B0D" w14:textId="77777777" w:rsidR="005B1C6D" w:rsidRPr="00F045EA" w:rsidRDefault="005B1C6D" w:rsidP="005B1C6D">
      <w:pPr>
        <w:pStyle w:val="Code"/>
        <w:rPr>
          <w:highlight w:val="white"/>
        </w:rPr>
      </w:pPr>
      <w:r w:rsidRPr="00F045EA">
        <w:rPr>
          <w:highlight w:val="white"/>
        </w:rPr>
        <w:t xml:space="preserve">        }</w:t>
      </w:r>
    </w:p>
    <w:p w14:paraId="40F54647" w14:textId="77777777" w:rsidR="005B1C6D" w:rsidRPr="00F045EA" w:rsidRDefault="005B1C6D" w:rsidP="005B1C6D">
      <w:pPr>
        <w:pStyle w:val="Code"/>
        <w:rPr>
          <w:highlight w:val="white"/>
        </w:rPr>
      </w:pPr>
      <w:r w:rsidRPr="00F045EA">
        <w:rPr>
          <w:highlight w:val="white"/>
        </w:rPr>
        <w:t xml:space="preserve">      }</w:t>
      </w:r>
    </w:p>
    <w:p w14:paraId="1C95E27E" w14:textId="77777777" w:rsidR="005B1C6D" w:rsidRPr="00F045EA" w:rsidRDefault="005B1C6D" w:rsidP="005B1C6D">
      <w:pPr>
        <w:pStyle w:val="Code"/>
        <w:rPr>
          <w:highlight w:val="white"/>
        </w:rPr>
      </w:pPr>
      <w:r w:rsidRPr="00F045EA">
        <w:rPr>
          <w:highlight w:val="white"/>
        </w:rPr>
        <w:t xml:space="preserve">    }</w:t>
      </w:r>
    </w:p>
    <w:p w14:paraId="3D1EC74D" w14:textId="77777777" w:rsidR="005B1C6D" w:rsidRPr="00F045EA" w:rsidRDefault="005B1C6D" w:rsidP="005B1C6D">
      <w:pPr>
        <w:pStyle w:val="Code"/>
        <w:rPr>
          <w:highlight w:val="white"/>
        </w:rPr>
      </w:pPr>
      <w:r w:rsidRPr="00F045EA">
        <w:rPr>
          <w:highlight w:val="white"/>
        </w:rPr>
        <w:t xml:space="preserve">  }</w:t>
      </w:r>
    </w:p>
    <w:p w14:paraId="737B1713" w14:textId="77777777" w:rsidR="005B1C6D" w:rsidRDefault="005B1C6D" w:rsidP="005B1C6D">
      <w:pPr>
        <w:pStyle w:val="Code"/>
      </w:pPr>
      <w:r w:rsidRPr="00F045EA">
        <w:rPr>
          <w:highlight w:val="white"/>
        </w:rPr>
        <w:t>}</w:t>
      </w:r>
    </w:p>
    <w:p w14:paraId="5A67EAB2" w14:textId="21311839" w:rsidR="007D596B" w:rsidRPr="00EC76D5" w:rsidRDefault="007D596B" w:rsidP="005B1C6D">
      <w:pPr>
        <w:pStyle w:val="Rubrik1"/>
      </w:pPr>
      <w:bookmarkStart w:id="487" w:name="_Toc53473643"/>
      <w:r w:rsidRPr="00EC76D5">
        <w:lastRenderedPageBreak/>
        <w:t>The C Grammar</w:t>
      </w:r>
      <w:bookmarkEnd w:id="467"/>
      <w:bookmarkEnd w:id="487"/>
    </w:p>
    <w:p w14:paraId="5FA387C1" w14:textId="61B6D6B0"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 xml:space="preserve">American National Standard for Information systems – Programming Language C, </w:t>
      </w:r>
      <w:proofErr w:type="spellStart"/>
      <w:r w:rsidR="00444C4D" w:rsidRPr="00EC76D5">
        <w:rPr>
          <w:i/>
        </w:rPr>
        <w:t>X3.159</w:t>
      </w:r>
      <w:proofErr w:type="spellEnd"/>
      <w:r w:rsidR="00444C4D" w:rsidRPr="00EC76D5">
        <w:rPr>
          <w:i/>
        </w:rPr>
        <w:t>-1989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r w:rsidR="007011B1">
        <w:t xml:space="preserve"> "</w:t>
      </w:r>
    </w:p>
    <w:p w14:paraId="1F9BCFD5" w14:textId="1063403A" w:rsidR="00D654DF" w:rsidRPr="00EC76D5" w:rsidRDefault="00D654DF" w:rsidP="00D654DF">
      <w:pPr>
        <w:pStyle w:val="Rubrik2"/>
      </w:pPr>
      <w:bookmarkStart w:id="488" w:name="_Toc53473644"/>
      <w:r w:rsidRPr="00EC76D5">
        <w:t>The Preprocessor Grammar</w:t>
      </w:r>
      <w:bookmarkEnd w:id="488"/>
    </w:p>
    <w:p w14:paraId="3780D441" w14:textId="1EB8491A"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D46DBD">
        <w:t>2</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48D36E23" w:rsidR="007B3C14" w:rsidRPr="00EC76D5" w:rsidRDefault="007B3C14" w:rsidP="007B3C14">
      <w:pPr>
        <w:pStyle w:val="Code"/>
      </w:pPr>
      <w:r w:rsidRPr="00EC76D5">
        <w:t xml:space="preserve">  | # include</w:t>
      </w:r>
      <w:r w:rsidR="007011B1">
        <w:t xml:space="preserve"> "</w:t>
      </w:r>
      <w:r w:rsidRPr="00EC76D5">
        <w:t>filename</w:t>
      </w:r>
      <w:r w:rsidR="007011B1">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489" w:name="_Toc53473645"/>
      <w:r w:rsidRPr="00EC76D5">
        <w:t xml:space="preserve">The </w:t>
      </w:r>
      <w:r w:rsidR="001C7B67" w:rsidRPr="00EC76D5">
        <w:t>Language</w:t>
      </w:r>
      <w:r w:rsidRPr="00EC76D5">
        <w:t xml:space="preserve"> Grammar</w:t>
      </w:r>
      <w:bookmarkEnd w:id="489"/>
    </w:p>
    <w:p w14:paraId="7F2EC249" w14:textId="0C2F6375" w:rsidR="00965D79" w:rsidRPr="00EC76D5" w:rsidRDefault="00965D79" w:rsidP="00965D79">
      <w:r w:rsidRPr="00EC76D5">
        <w:t xml:space="preserve">The following grammar is implemented in </w:t>
      </w:r>
      <w:proofErr w:type="spellStart"/>
      <w:r w:rsidR="0004413D">
        <w:t>GPPG</w:t>
      </w:r>
      <w:proofErr w:type="spellEnd"/>
      <w:r w:rsidRPr="00EC76D5">
        <w:t xml:space="preserve"> in Chapter </w:t>
      </w:r>
      <w:r w:rsidRPr="00EC76D5">
        <w:fldChar w:fldCharType="begin"/>
      </w:r>
      <w:r w:rsidRPr="00EC76D5">
        <w:instrText xml:space="preserve"> REF _Ref418260937 \r \h </w:instrText>
      </w:r>
      <w:r w:rsidRPr="00EC76D5">
        <w:fldChar w:fldCharType="separate"/>
      </w:r>
      <w:r w:rsidR="00D46DBD">
        <w:t>0</w:t>
      </w:r>
      <w:r w:rsidRPr="00EC76D5">
        <w:fldChar w:fldCharType="end"/>
      </w:r>
      <w:r w:rsidR="001856BD">
        <w:t>. It is the same grammar, written in one block.</w:t>
      </w:r>
    </w:p>
    <w:p w14:paraId="3FE0748A" w14:textId="7311406E" w:rsidR="00C71256" w:rsidRPr="00EC76D5" w:rsidRDefault="00563AF1" w:rsidP="00C71256">
      <w:pPr>
        <w:pStyle w:val="Code"/>
      </w:pPr>
      <w:r>
        <w:rPr>
          <w:i/>
        </w:rPr>
        <w:t>source_code_file</w:t>
      </w:r>
      <w:r w:rsidR="00C71256"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287E1A48" w:rsidR="00C71256" w:rsidRPr="00EC76D5" w:rsidRDefault="00C71256" w:rsidP="00C71256">
      <w:pPr>
        <w:pStyle w:val="Code"/>
      </w:pPr>
      <w:r w:rsidRPr="00EC76D5">
        <w:lastRenderedPageBreak/>
        <w:t xml:space="preserve">  | </w:t>
      </w:r>
      <w:r w:rsidR="00563AF1">
        <w:rPr>
          <w:i/>
        </w:rPr>
        <w:t>source_code_file</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EC76D5" w:rsidRDefault="007660EE" w:rsidP="007660EE">
      <w:pPr>
        <w:pStyle w:val="Rubrik1"/>
      </w:pPr>
      <w:bookmarkStart w:id="490" w:name="_Ref418184656"/>
      <w:bookmarkStart w:id="491" w:name="_Toc53473646"/>
      <w:proofErr w:type="spellStart"/>
      <w:r>
        <w:lastRenderedPageBreak/>
        <w:t>GPPG</w:t>
      </w:r>
      <w:proofErr w:type="spellEnd"/>
      <w:r>
        <w:t xml:space="preserve"> and </w:t>
      </w:r>
      <w:proofErr w:type="spellStart"/>
      <w:r>
        <w:t>GPLEX</w:t>
      </w:r>
      <w:bookmarkEnd w:id="490"/>
      <w:bookmarkEnd w:id="491"/>
      <w:proofErr w:type="spellEnd"/>
    </w:p>
    <w:p w14:paraId="3256B955" w14:textId="77777777" w:rsidR="007660EE" w:rsidRPr="00B16463" w:rsidRDefault="007660EE" w:rsidP="007660EE">
      <w:r w:rsidRPr="00B16463">
        <w:t xml:space="preserve">In this chapter, we use the </w:t>
      </w:r>
      <w:r w:rsidRPr="00B16463">
        <w:rPr>
          <w:highlight w:val="white"/>
        </w:rPr>
        <w:t>Gardens Point LEX (</w:t>
      </w:r>
      <w:proofErr w:type="spellStart"/>
      <w:r w:rsidRPr="00B16463">
        <w:rPr>
          <w:highlight w:val="white"/>
        </w:rPr>
        <w:t>GPLEX</w:t>
      </w:r>
      <w:proofErr w:type="spellEnd"/>
      <w:r w:rsidRPr="00B16463">
        <w:rPr>
          <w:highlight w:val="white"/>
        </w:rPr>
        <w:t>)</w:t>
      </w:r>
      <w:r>
        <w:t xml:space="preserve"> </w:t>
      </w:r>
      <w:r w:rsidRPr="00B16463">
        <w:t xml:space="preserve">scanner generator and the </w:t>
      </w:r>
      <w:r w:rsidRPr="00B16463">
        <w:rPr>
          <w:highlight w:val="white"/>
        </w:rPr>
        <w:t>Gardens Point Parser Generator</w:t>
      </w:r>
      <w:r>
        <w:t xml:space="preserve"> (</w:t>
      </w:r>
      <w:proofErr w:type="spellStart"/>
      <w:r>
        <w:t>GPPG</w:t>
      </w:r>
      <w:proofErr w:type="spellEnd"/>
      <w:r>
        <w:t xml:space="preserve">) to </w:t>
      </w:r>
      <w:r w:rsidRPr="00B16463">
        <w:t xml:space="preserve">construct a </w:t>
      </w:r>
      <w:r>
        <w:t xml:space="preserve">parser and scanner for a </w:t>
      </w:r>
      <w:r w:rsidRPr="00B16463">
        <w:t>simple programming language.</w:t>
      </w:r>
    </w:p>
    <w:p w14:paraId="4410B251" w14:textId="77777777" w:rsidR="007660EE" w:rsidRPr="00EC76D5" w:rsidRDefault="007660EE" w:rsidP="007660EE">
      <w:pPr>
        <w:pStyle w:val="Rubrik3"/>
      </w:pPr>
      <w:bookmarkStart w:id="492" w:name="_Toc53473647"/>
      <w:r w:rsidRPr="00EC76D5">
        <w:t>The Language</w:t>
      </w:r>
      <w:bookmarkEnd w:id="492"/>
    </w:p>
    <w:p w14:paraId="4F95AF5B" w14:textId="77777777" w:rsidR="007660EE" w:rsidRPr="00EC76D5" w:rsidRDefault="007660EE" w:rsidP="007660EE">
      <w:r w:rsidRPr="00EC76D5">
        <w:t xml:space="preserve">A program is made up by a non-empty sequence of </w:t>
      </w:r>
      <w:r w:rsidRPr="00EC76D5">
        <w:rPr>
          <w:rStyle w:val="CodeInText"/>
        </w:rPr>
        <w:t>statements</w:t>
      </w:r>
      <w:r w:rsidRPr="00EC76D5">
        <w:t>, each terminated by a semicolon. There are five kinds of statements:</w:t>
      </w:r>
    </w:p>
    <w:p w14:paraId="3C751F69" w14:textId="77777777" w:rsidR="007660EE" w:rsidRPr="00EC76D5" w:rsidRDefault="007660EE" w:rsidP="007660EE">
      <w:pPr>
        <w:pStyle w:val="Liststycke"/>
        <w:numPr>
          <w:ilvl w:val="0"/>
          <w:numId w:val="87"/>
        </w:numPr>
      </w:pPr>
      <w:r w:rsidRPr="00EC76D5">
        <w:t>Read. A non-empty sequence of variables is assigned values read from the input stream, with an optional prompt.</w:t>
      </w:r>
    </w:p>
    <w:p w14:paraId="7442C174" w14:textId="77777777" w:rsidR="007660EE" w:rsidRPr="00EC76D5" w:rsidRDefault="007660EE" w:rsidP="007660EE">
      <w:pPr>
        <w:pStyle w:val="Liststycke"/>
        <w:numPr>
          <w:ilvl w:val="0"/>
          <w:numId w:val="87"/>
        </w:numPr>
      </w:pPr>
      <w:r w:rsidRPr="00EC76D5">
        <w:t>Write. The non-empty sequence of values is written to the output stream, with an optional text.</w:t>
      </w:r>
    </w:p>
    <w:p w14:paraId="400475D4" w14:textId="77777777" w:rsidR="007660EE" w:rsidRPr="00EC76D5" w:rsidRDefault="007660EE" w:rsidP="007660EE">
      <w:pPr>
        <w:pStyle w:val="Liststycke"/>
        <w:numPr>
          <w:ilvl w:val="0"/>
          <w:numId w:val="87"/>
        </w:numPr>
      </w:pPr>
      <w:r w:rsidRPr="00EC76D5">
        <w:t>Assign. A variable is assigned the value of an expression.</w:t>
      </w:r>
    </w:p>
    <w:p w14:paraId="06291512" w14:textId="77777777" w:rsidR="007660EE" w:rsidRPr="00EC76D5" w:rsidRDefault="007660EE" w:rsidP="007660EE">
      <w:r w:rsidRPr="00EC76D5">
        <w:t xml:space="preserve">The mathematical constants </w:t>
      </w:r>
      <w:r w:rsidRPr="00EC76D5">
        <w:rPr>
          <w:rStyle w:val="CodeInText"/>
        </w:rPr>
        <w:t>pi</w:t>
      </w:r>
      <w:r w:rsidRPr="00EC76D5">
        <w:t xml:space="preserve"> and </w:t>
      </w:r>
      <w:proofErr w:type="spellStart"/>
      <w:r w:rsidRPr="00EC76D5">
        <w:rPr>
          <w:rStyle w:val="CodeInText"/>
        </w:rPr>
        <w:t>e</w:t>
      </w:r>
      <w:proofErr w:type="spellEnd"/>
      <w:r w:rsidRPr="00EC76D5">
        <w:t xml:space="preserve"> are stored in the variable map when the execution starts. An expression can be made up of the four rules of arithmetic, parentheses as well as the functions </w:t>
      </w:r>
      <w:r w:rsidRPr="00EC76D5">
        <w:rPr>
          <w:rStyle w:val="CodeInText"/>
        </w:rPr>
        <w:t>sin</w:t>
      </w:r>
      <w:r w:rsidRPr="00EC76D5">
        <w:t xml:space="preserve">, </w:t>
      </w:r>
      <w:r w:rsidRPr="00EC76D5">
        <w:rPr>
          <w:rStyle w:val="CodeInText"/>
        </w:rPr>
        <w:t>cos</w:t>
      </w:r>
      <w:r w:rsidRPr="00EC76D5">
        <w:t xml:space="preserve">, </w:t>
      </w:r>
      <w:r w:rsidRPr="00EC76D5">
        <w:rPr>
          <w:rStyle w:val="CodeInText"/>
        </w:rPr>
        <w:t>tan</w:t>
      </w:r>
      <w:r w:rsidRPr="00EC76D5">
        <w:t xml:space="preserve">, </w:t>
      </w:r>
      <w:r w:rsidRPr="00EC76D5">
        <w:rPr>
          <w:rStyle w:val="CodeInText"/>
        </w:rPr>
        <w:t>log</w:t>
      </w:r>
      <w:r w:rsidRPr="00EC76D5">
        <w:t xml:space="preserve">, </w:t>
      </w:r>
      <w:r w:rsidRPr="00EC76D5">
        <w:rPr>
          <w:rStyle w:val="CodeInText"/>
        </w:rPr>
        <w:t>exp</w:t>
      </w:r>
      <w:r w:rsidRPr="00EC76D5">
        <w:t xml:space="preserve">, </w:t>
      </w:r>
      <w:proofErr w:type="spellStart"/>
      <w:r w:rsidRPr="00EC76D5">
        <w:rPr>
          <w:rStyle w:val="CodeInText"/>
        </w:rPr>
        <w:t>log10</w:t>
      </w:r>
      <w:proofErr w:type="spellEnd"/>
      <w:r w:rsidRPr="00EC76D5">
        <w:t xml:space="preserve">, </w:t>
      </w:r>
      <w:proofErr w:type="spellStart"/>
      <w:r w:rsidRPr="00EC76D5">
        <w:rPr>
          <w:rStyle w:val="CodeInText"/>
        </w:rPr>
        <w:t>exp10</w:t>
      </w:r>
      <w:proofErr w:type="spellEnd"/>
      <w:r w:rsidRPr="00EC76D5">
        <w:t xml:space="preserve">, and </w:t>
      </w:r>
      <w:r w:rsidRPr="00EC76D5">
        <w:rPr>
          <w:rStyle w:val="CodeInText"/>
        </w:rPr>
        <w:t>sqrt</w:t>
      </w:r>
      <w:r w:rsidRPr="00EC76D5">
        <w:t xml:space="preserve"> (square root). Division by zero, invalid function arguments, or invalid input generate error messages.</w:t>
      </w:r>
    </w:p>
    <w:p w14:paraId="7119F8DA" w14:textId="77777777" w:rsidR="007660EE" w:rsidRPr="00EC76D5" w:rsidRDefault="007660EE" w:rsidP="007660EE">
      <w:r w:rsidRPr="00EC76D5">
        <w:t>Below is an example:</w:t>
      </w:r>
    </w:p>
    <w:p w14:paraId="0C6CAE92" w14:textId="77777777" w:rsidR="007660EE" w:rsidRPr="00EC2CD0" w:rsidRDefault="007660EE" w:rsidP="007660EE">
      <w:pPr>
        <w:pStyle w:val="Code"/>
        <w:rPr>
          <w:highlight w:val="white"/>
        </w:rPr>
      </w:pPr>
      <w:r w:rsidRPr="00EC2CD0">
        <w:rPr>
          <w:highlight w:val="white"/>
        </w:rPr>
        <w:t>// The area and circumference of a circle</w:t>
      </w:r>
    </w:p>
    <w:p w14:paraId="4071D5C1" w14:textId="77777777" w:rsidR="007660EE" w:rsidRPr="00EC2CD0" w:rsidRDefault="007660EE" w:rsidP="007660EE">
      <w:pPr>
        <w:pStyle w:val="Code"/>
        <w:rPr>
          <w:highlight w:val="white"/>
        </w:rPr>
      </w:pPr>
      <w:r w:rsidRPr="00EC2CD0">
        <w:rPr>
          <w:highlight w:val="white"/>
        </w:rPr>
        <w:t>read "Input the radius of a circle: ", radius;</w:t>
      </w:r>
    </w:p>
    <w:p w14:paraId="6A222839" w14:textId="77777777" w:rsidR="007660EE" w:rsidRPr="00EC2CD0" w:rsidRDefault="007660EE" w:rsidP="007660EE">
      <w:pPr>
        <w:pStyle w:val="Code"/>
        <w:rPr>
          <w:highlight w:val="white"/>
        </w:rPr>
      </w:pPr>
      <w:r w:rsidRPr="00EC2CD0">
        <w:rPr>
          <w:highlight w:val="white"/>
        </w:rPr>
        <w:t>assign area = pi * radius * radius;</w:t>
      </w:r>
    </w:p>
    <w:p w14:paraId="3B6E0E1D" w14:textId="77777777" w:rsidR="007660EE" w:rsidRPr="00EC2CD0" w:rsidRDefault="007660EE" w:rsidP="007660EE">
      <w:pPr>
        <w:pStyle w:val="Code"/>
        <w:rPr>
          <w:highlight w:val="white"/>
        </w:rPr>
      </w:pPr>
      <w:r w:rsidRPr="00EC2CD0">
        <w:rPr>
          <w:highlight w:val="white"/>
        </w:rPr>
        <w:t>assign circumference = 2 * pi * radius;</w:t>
      </w:r>
    </w:p>
    <w:p w14:paraId="08204E99" w14:textId="77777777" w:rsidR="007660EE" w:rsidRPr="00EC2CD0" w:rsidRDefault="007660EE" w:rsidP="007660EE">
      <w:pPr>
        <w:pStyle w:val="Code"/>
        <w:rPr>
          <w:highlight w:val="white"/>
        </w:rPr>
      </w:pPr>
      <w:r w:rsidRPr="00EC2CD0">
        <w:rPr>
          <w:highlight w:val="white"/>
        </w:rPr>
        <w:t>write "The area and circumference are: ", area, circumference;</w:t>
      </w:r>
    </w:p>
    <w:p w14:paraId="5A73F1D0" w14:textId="77777777" w:rsidR="007660EE" w:rsidRPr="00EC2CD0" w:rsidRDefault="007660EE" w:rsidP="007660EE">
      <w:pPr>
        <w:pStyle w:val="Code"/>
        <w:rPr>
          <w:highlight w:val="white"/>
        </w:rPr>
      </w:pPr>
      <w:r w:rsidRPr="00EC2CD0">
        <w:rPr>
          <w:highlight w:val="white"/>
        </w:rPr>
        <w:t>newline;</w:t>
      </w:r>
    </w:p>
    <w:p w14:paraId="2D10952D" w14:textId="77777777" w:rsidR="007660EE" w:rsidRPr="00EC2CD0" w:rsidRDefault="007660EE" w:rsidP="007660EE">
      <w:pPr>
        <w:pStyle w:val="Code"/>
        <w:rPr>
          <w:highlight w:val="white"/>
        </w:rPr>
      </w:pPr>
    </w:p>
    <w:p w14:paraId="7037A64D" w14:textId="77777777" w:rsidR="007660EE" w:rsidRPr="00EC2CD0" w:rsidRDefault="007660EE" w:rsidP="007660EE">
      <w:pPr>
        <w:pStyle w:val="Code"/>
        <w:rPr>
          <w:highlight w:val="white"/>
        </w:rPr>
      </w:pPr>
      <w:r w:rsidRPr="00EC2CD0">
        <w:rPr>
          <w:highlight w:val="white"/>
        </w:rPr>
        <w:t>// Fahrenheit to Celsius</w:t>
      </w:r>
    </w:p>
    <w:p w14:paraId="21F3D8B4" w14:textId="77777777" w:rsidR="007660EE" w:rsidRPr="00EC2CD0" w:rsidRDefault="007660EE" w:rsidP="007660EE">
      <w:pPr>
        <w:pStyle w:val="Code"/>
        <w:rPr>
          <w:highlight w:val="white"/>
        </w:rPr>
      </w:pPr>
      <w:r w:rsidRPr="00EC2CD0">
        <w:rPr>
          <w:highlight w:val="white"/>
        </w:rPr>
        <w:t>read "Input a temperature in degrees Fahrenheit: ", fahrenheit;</w:t>
      </w:r>
    </w:p>
    <w:p w14:paraId="22CD2744" w14:textId="77777777" w:rsidR="007660EE" w:rsidRPr="00EC2CD0" w:rsidRDefault="007660EE" w:rsidP="007660EE">
      <w:pPr>
        <w:pStyle w:val="Code"/>
        <w:rPr>
          <w:highlight w:val="white"/>
        </w:rPr>
      </w:pPr>
      <w:r w:rsidRPr="00EC2CD0">
        <w:rPr>
          <w:highlight w:val="white"/>
        </w:rPr>
        <w:t>assign celsius = (fahrenheit - 32) / 1.8;</w:t>
      </w:r>
    </w:p>
    <w:p w14:paraId="3368262F" w14:textId="77777777" w:rsidR="007660EE" w:rsidRPr="00EC2CD0" w:rsidRDefault="007660EE" w:rsidP="007660EE">
      <w:pPr>
        <w:pStyle w:val="Code"/>
        <w:rPr>
          <w:highlight w:val="white"/>
        </w:rPr>
      </w:pPr>
      <w:r w:rsidRPr="00EC2CD0">
        <w:rPr>
          <w:highlight w:val="white"/>
        </w:rPr>
        <w:t>write "In Celsius degrees: ", celsius;</w:t>
      </w:r>
    </w:p>
    <w:p w14:paraId="3D8DA1AE" w14:textId="77777777" w:rsidR="007660EE" w:rsidRPr="00EC2CD0" w:rsidRDefault="007660EE" w:rsidP="007660EE">
      <w:pPr>
        <w:pStyle w:val="Code"/>
        <w:rPr>
          <w:highlight w:val="white"/>
        </w:rPr>
      </w:pPr>
      <w:r w:rsidRPr="00EC2CD0">
        <w:rPr>
          <w:highlight w:val="white"/>
        </w:rPr>
        <w:t>newline;</w:t>
      </w:r>
    </w:p>
    <w:p w14:paraId="7D806A6C" w14:textId="77777777" w:rsidR="007660EE" w:rsidRPr="00EC2CD0" w:rsidRDefault="007660EE" w:rsidP="007660EE">
      <w:pPr>
        <w:pStyle w:val="Code"/>
        <w:rPr>
          <w:highlight w:val="white"/>
        </w:rPr>
      </w:pPr>
    </w:p>
    <w:p w14:paraId="427FA5C0" w14:textId="77777777" w:rsidR="007660EE" w:rsidRPr="00EC2CD0" w:rsidRDefault="007660EE" w:rsidP="007660EE">
      <w:pPr>
        <w:pStyle w:val="Code"/>
        <w:rPr>
          <w:highlight w:val="white"/>
        </w:rPr>
      </w:pPr>
      <w:r w:rsidRPr="00EC2CD0">
        <w:rPr>
          <w:highlight w:val="white"/>
        </w:rPr>
        <w:t>// Pythagorean Theorem</w:t>
      </w:r>
    </w:p>
    <w:p w14:paraId="36067B9C" w14:textId="77777777" w:rsidR="007660EE" w:rsidRPr="00EC2CD0" w:rsidRDefault="007660EE" w:rsidP="007660EE">
      <w:pPr>
        <w:pStyle w:val="Code"/>
        <w:rPr>
          <w:highlight w:val="white"/>
        </w:rPr>
      </w:pPr>
      <w:r w:rsidRPr="00EC2CD0">
        <w:rPr>
          <w:highlight w:val="white"/>
        </w:rPr>
        <w:t>read "Input the two cathetuses of a right-angled triangle: ", a, b;</w:t>
      </w:r>
    </w:p>
    <w:p w14:paraId="31C0E6BD" w14:textId="77777777" w:rsidR="007660EE" w:rsidRPr="00EC2CD0" w:rsidRDefault="007660EE" w:rsidP="007660EE">
      <w:pPr>
        <w:pStyle w:val="Code"/>
        <w:rPr>
          <w:highlight w:val="white"/>
        </w:rPr>
      </w:pPr>
      <w:r w:rsidRPr="00EC2CD0">
        <w:rPr>
          <w:highlight w:val="white"/>
        </w:rPr>
        <w:t>assign c = sqrt(a * a + b * b);</w:t>
      </w:r>
    </w:p>
    <w:p w14:paraId="5060BD0C" w14:textId="77777777" w:rsidR="007660EE" w:rsidRPr="00EC2CD0" w:rsidRDefault="007660EE" w:rsidP="007660EE">
      <w:pPr>
        <w:pStyle w:val="Code"/>
        <w:rPr>
          <w:highlight w:val="white"/>
        </w:rPr>
      </w:pPr>
      <w:r w:rsidRPr="00EC2CD0">
        <w:rPr>
          <w:highlight w:val="white"/>
        </w:rPr>
        <w:t>write "The hypothenuse is: ", c;</w:t>
      </w:r>
    </w:p>
    <w:p w14:paraId="2A414DC7" w14:textId="77777777" w:rsidR="007660EE" w:rsidRPr="00EC76D5" w:rsidRDefault="007660EE" w:rsidP="007660EE">
      <w:r w:rsidRPr="00EC76D5">
        <w:t>When executed (the underlined text represent input values):</w:t>
      </w:r>
    </w:p>
    <w:p w14:paraId="26518BA9" w14:textId="77777777" w:rsidR="007660EE" w:rsidRPr="00EC76D5" w:rsidRDefault="007660EE" w:rsidP="007660EE">
      <w:pPr>
        <w:pStyle w:val="Code"/>
      </w:pPr>
      <w:r w:rsidRPr="00EC76D5">
        <w:t xml:space="preserve">Input the radius of a circle: </w:t>
      </w:r>
      <w:r w:rsidRPr="00EC76D5">
        <w:rPr>
          <w:u w:val="single"/>
        </w:rPr>
        <w:t>10</w:t>
      </w:r>
    </w:p>
    <w:p w14:paraId="216786FF" w14:textId="77777777" w:rsidR="007660EE" w:rsidRPr="00EC76D5" w:rsidRDefault="007660EE" w:rsidP="007660EE">
      <w:pPr>
        <w:pStyle w:val="Code"/>
      </w:pPr>
      <w:r w:rsidRPr="00EC76D5">
        <w:t>The area and circumference are: 314.159265358979</w:t>
      </w:r>
      <w:r>
        <w:t xml:space="preserve">, </w:t>
      </w:r>
      <w:r w:rsidRPr="00EC76D5">
        <w:t>62.831853071795</w:t>
      </w:r>
      <w:r>
        <w:t>9</w:t>
      </w:r>
    </w:p>
    <w:p w14:paraId="1BB2ABBF" w14:textId="77777777" w:rsidR="007660EE" w:rsidRPr="00EC76D5" w:rsidRDefault="007660EE" w:rsidP="007660EE">
      <w:pPr>
        <w:pStyle w:val="Code"/>
      </w:pPr>
    </w:p>
    <w:p w14:paraId="30738053" w14:textId="77777777" w:rsidR="007660EE" w:rsidRPr="00EC76D5" w:rsidRDefault="007660EE" w:rsidP="007660EE">
      <w:pPr>
        <w:pStyle w:val="Code"/>
      </w:pPr>
      <w:r w:rsidRPr="00EC76D5">
        <w:t xml:space="preserve">Input a temperature in degrees Fahrenheit: </w:t>
      </w:r>
      <w:r w:rsidRPr="00EC76D5">
        <w:rPr>
          <w:u w:val="single"/>
        </w:rPr>
        <w:t>212</w:t>
      </w:r>
    </w:p>
    <w:p w14:paraId="5A0EC3FF" w14:textId="77777777" w:rsidR="007660EE" w:rsidRPr="00EC76D5" w:rsidRDefault="007660EE" w:rsidP="007660EE">
      <w:pPr>
        <w:pStyle w:val="Code"/>
      </w:pPr>
      <w:r w:rsidRPr="00EC76D5">
        <w:t>In Celsius degrees: 100</w:t>
      </w:r>
    </w:p>
    <w:p w14:paraId="0381F14C" w14:textId="77777777" w:rsidR="007660EE" w:rsidRPr="00EC76D5" w:rsidRDefault="007660EE" w:rsidP="007660EE">
      <w:pPr>
        <w:pStyle w:val="Code"/>
      </w:pPr>
    </w:p>
    <w:p w14:paraId="2B12940D" w14:textId="77777777" w:rsidR="007660EE" w:rsidRPr="00EC76D5" w:rsidRDefault="007660EE" w:rsidP="007660EE">
      <w:pPr>
        <w:pStyle w:val="Code"/>
      </w:pPr>
      <w:r w:rsidRPr="00EC76D5">
        <w:t xml:space="preserve">Input the two cathetuses of a right-angled triangle: </w:t>
      </w:r>
      <w:r w:rsidRPr="00EC76D5">
        <w:rPr>
          <w:u w:val="single"/>
        </w:rPr>
        <w:t>3,4</w:t>
      </w:r>
    </w:p>
    <w:p w14:paraId="02C68D58" w14:textId="77777777" w:rsidR="007660EE" w:rsidRPr="00EC76D5" w:rsidRDefault="007660EE" w:rsidP="007660EE">
      <w:pPr>
        <w:pStyle w:val="Code"/>
      </w:pPr>
      <w:r w:rsidRPr="00EC76D5">
        <w:t>The hypothenuse is: 5</w:t>
      </w:r>
    </w:p>
    <w:p w14:paraId="16291B8C" w14:textId="77777777" w:rsidR="007660EE" w:rsidRPr="00EC76D5" w:rsidRDefault="007660EE" w:rsidP="007660EE">
      <w:pPr>
        <w:pStyle w:val="Rubrik3"/>
      </w:pPr>
      <w:bookmarkStart w:id="493" w:name="_Toc53473648"/>
      <w:r w:rsidRPr="00EC76D5">
        <w:t>The Grammar</w:t>
      </w:r>
      <w:bookmarkEnd w:id="493"/>
    </w:p>
    <w:p w14:paraId="421294A4" w14:textId="77777777" w:rsidR="007660EE" w:rsidRPr="00EC76D5" w:rsidRDefault="007660EE" w:rsidP="007660EE">
      <w:r w:rsidRPr="00EC76D5">
        <w:t xml:space="preserve">Every programming language has a syntax, which may be defined by a </w:t>
      </w:r>
      <w:r w:rsidRPr="00EC76D5">
        <w:rPr>
          <w:rStyle w:val="CodeInText"/>
        </w:rPr>
        <w:t>grammar</w:t>
      </w:r>
      <w:r w:rsidRPr="00EC76D5">
        <w:t xml:space="preserve">. The grammar of our language is given below. A grammar is made up by a set of </w:t>
      </w:r>
      <w:r w:rsidRPr="00EC76D5">
        <w:rPr>
          <w:i/>
        </w:rPr>
        <w:t>rules</w:t>
      </w:r>
      <w:r w:rsidRPr="00EC76D5">
        <w:t xml:space="preserve">, among which one is the start rule (in this case </w:t>
      </w:r>
      <w:proofErr w:type="spellStart"/>
      <w:r w:rsidRPr="00EC76D5">
        <w:rPr>
          <w:rStyle w:val="CodeInText"/>
          <w:highlight w:val="white"/>
        </w:rPr>
        <w:t>statement_list</w:t>
      </w:r>
      <w:proofErr w:type="spellEnd"/>
      <w:r w:rsidRPr="00EC76D5">
        <w:t xml:space="preserve">). The grammar rules for our language follows below, the vertical bar at the left of the </w:t>
      </w:r>
      <w:r w:rsidRPr="00EC76D5">
        <w:lastRenderedPageBreak/>
        <w:t xml:space="preserve">rules can be read as “or”. The first rule </w:t>
      </w:r>
      <w:proofErr w:type="spellStart"/>
      <w:r w:rsidRPr="00EC76D5">
        <w:rPr>
          <w:rStyle w:val="CodeInText"/>
        </w:rPr>
        <w:t>statement_list</w:t>
      </w:r>
      <w:proofErr w:type="spellEnd"/>
      <w:r w:rsidRPr="00EC76D5">
        <w:t xml:space="preserve"> can be read as “a statement list is a statement or a statement followed by a statement list.”</w:t>
      </w:r>
    </w:p>
    <w:p w14:paraId="5DDD2CB2" w14:textId="77777777" w:rsidR="007660EE" w:rsidRPr="00EC76D5" w:rsidRDefault="007660EE" w:rsidP="007660EE">
      <w:pPr>
        <w:pStyle w:val="Code"/>
        <w:rPr>
          <w:highlight w:val="white"/>
        </w:rPr>
      </w:pPr>
      <w:r w:rsidRPr="00EC76D5">
        <w:rPr>
          <w:highlight w:val="white"/>
        </w:rPr>
        <w:t>statement_list ::=</w:t>
      </w:r>
    </w:p>
    <w:p w14:paraId="09088FB2" w14:textId="77777777" w:rsidR="007660EE" w:rsidRPr="00EC76D5" w:rsidRDefault="007660EE" w:rsidP="007660EE">
      <w:pPr>
        <w:pStyle w:val="Code"/>
        <w:rPr>
          <w:highlight w:val="white"/>
        </w:rPr>
      </w:pPr>
      <w:r w:rsidRPr="00EC76D5">
        <w:rPr>
          <w:highlight w:val="white"/>
        </w:rPr>
        <w:t xml:space="preserve">    statement</w:t>
      </w:r>
    </w:p>
    <w:p w14:paraId="287D49C7" w14:textId="77777777" w:rsidR="007660EE" w:rsidRPr="00EC76D5" w:rsidRDefault="007660EE" w:rsidP="007660EE">
      <w:pPr>
        <w:pStyle w:val="Code"/>
        <w:rPr>
          <w:highlight w:val="white"/>
        </w:rPr>
      </w:pPr>
      <w:r w:rsidRPr="00EC76D5">
        <w:rPr>
          <w:highlight w:val="white"/>
        </w:rPr>
        <w:t xml:space="preserve">  | statement statement_list</w:t>
      </w:r>
    </w:p>
    <w:p w14:paraId="69840DEA" w14:textId="77777777" w:rsidR="007660EE" w:rsidRPr="00EC76D5" w:rsidRDefault="007660EE" w:rsidP="007660EE">
      <w:pPr>
        <w:pStyle w:val="Code"/>
        <w:rPr>
          <w:highlight w:val="white"/>
        </w:rPr>
      </w:pPr>
    </w:p>
    <w:p w14:paraId="0A16B3CF" w14:textId="77777777" w:rsidR="007660EE" w:rsidRPr="00EC76D5" w:rsidRDefault="007660EE" w:rsidP="007660EE">
      <w:pPr>
        <w:pStyle w:val="Code"/>
        <w:rPr>
          <w:highlight w:val="white"/>
        </w:rPr>
      </w:pPr>
      <w:r w:rsidRPr="00EC76D5">
        <w:rPr>
          <w:highlight w:val="white"/>
        </w:rPr>
        <w:t>statement ::=</w:t>
      </w:r>
    </w:p>
    <w:p w14:paraId="23FCD1F6" w14:textId="77777777" w:rsidR="007660EE" w:rsidRPr="00EC76D5" w:rsidRDefault="007660EE" w:rsidP="007660EE">
      <w:pPr>
        <w:pStyle w:val="Code"/>
        <w:rPr>
          <w:highlight w:val="white"/>
        </w:rPr>
      </w:pPr>
      <w:r w:rsidRPr="00EC76D5">
        <w:rPr>
          <w:highlight w:val="white"/>
        </w:rPr>
        <w:t xml:space="preserve">    </w:t>
      </w:r>
      <w:r w:rsidRPr="00EC76D5">
        <w:rPr>
          <w:b/>
        </w:rPr>
        <w:t>assign</w:t>
      </w:r>
      <w:r w:rsidRPr="00EC76D5">
        <w:rPr>
          <w:highlight w:val="white"/>
        </w:rPr>
        <w:t xml:space="preserve"> </w:t>
      </w:r>
      <w:r w:rsidRPr="00EC76D5">
        <w:rPr>
          <w:b/>
        </w:rPr>
        <w:t>identifier</w:t>
      </w:r>
      <w:r w:rsidRPr="00EC76D5">
        <w:rPr>
          <w:highlight w:val="white"/>
        </w:rPr>
        <w:t xml:space="preserve"> EQUAL expression </w:t>
      </w:r>
      <w:r w:rsidRPr="00EC76D5">
        <w:rPr>
          <w:b/>
        </w:rPr>
        <w:t>;</w:t>
      </w:r>
    </w:p>
    <w:p w14:paraId="350F81F7" w14:textId="77777777" w:rsidR="007660EE" w:rsidRPr="00EC76D5" w:rsidRDefault="007660EE" w:rsidP="007660EE">
      <w:pPr>
        <w:pStyle w:val="Code"/>
        <w:rPr>
          <w:highlight w:val="white"/>
        </w:rPr>
      </w:pPr>
      <w:r w:rsidRPr="00EC76D5">
        <w:rPr>
          <w:highlight w:val="white"/>
        </w:rPr>
        <w:t xml:space="preserve">  | </w:t>
      </w:r>
      <w:r w:rsidRPr="00EC76D5">
        <w:rPr>
          <w:b/>
        </w:rPr>
        <w:t>read</w:t>
      </w:r>
      <w:r w:rsidRPr="00EC76D5">
        <w:rPr>
          <w:highlight w:val="white"/>
        </w:rPr>
        <w:t xml:space="preserve"> optional_output identifier_list </w:t>
      </w:r>
      <w:r w:rsidRPr="00EC76D5">
        <w:rPr>
          <w:b/>
        </w:rPr>
        <w:t>;</w:t>
      </w:r>
    </w:p>
    <w:p w14:paraId="2EF9B207" w14:textId="77777777" w:rsidR="007660EE" w:rsidRPr="00EC76D5" w:rsidRDefault="007660EE" w:rsidP="007660EE">
      <w:pPr>
        <w:pStyle w:val="Code"/>
        <w:rPr>
          <w:highlight w:val="white"/>
        </w:rPr>
      </w:pPr>
      <w:r w:rsidRPr="00EC76D5">
        <w:rPr>
          <w:highlight w:val="white"/>
        </w:rPr>
        <w:t xml:space="preserve">  | </w:t>
      </w:r>
      <w:r w:rsidRPr="00EC76D5">
        <w:rPr>
          <w:b/>
        </w:rPr>
        <w:t>write</w:t>
      </w:r>
      <w:r w:rsidRPr="00EC76D5">
        <w:rPr>
          <w:highlight w:val="white"/>
        </w:rPr>
        <w:t xml:space="preserve"> optional_output expression_list </w:t>
      </w:r>
      <w:r w:rsidRPr="00EC76D5">
        <w:rPr>
          <w:b/>
        </w:rPr>
        <w:t>;</w:t>
      </w:r>
    </w:p>
    <w:p w14:paraId="3C2F9374" w14:textId="77777777" w:rsidR="007660EE" w:rsidRPr="00EC76D5" w:rsidRDefault="007660EE" w:rsidP="007660EE">
      <w:pPr>
        <w:pStyle w:val="Code"/>
        <w:rPr>
          <w:highlight w:val="white"/>
        </w:rPr>
      </w:pPr>
      <w:r w:rsidRPr="00EC76D5">
        <w:rPr>
          <w:highlight w:val="white"/>
        </w:rPr>
        <w:t xml:space="preserve">  | </w:t>
      </w:r>
      <w:r w:rsidRPr="00EC76D5">
        <w:rPr>
          <w:b/>
        </w:rPr>
        <w:t>newline</w:t>
      </w:r>
      <w:r w:rsidRPr="00EC76D5">
        <w:rPr>
          <w:highlight w:val="white"/>
        </w:rPr>
        <w:t xml:space="preserve"> </w:t>
      </w:r>
      <w:r w:rsidRPr="00EC76D5">
        <w:rPr>
          <w:b/>
        </w:rPr>
        <w:t>;</w:t>
      </w:r>
    </w:p>
    <w:p w14:paraId="0838ABFA" w14:textId="77777777" w:rsidR="007660EE" w:rsidRPr="00EC76D5" w:rsidRDefault="007660EE" w:rsidP="007660EE">
      <w:pPr>
        <w:pStyle w:val="Code"/>
        <w:rPr>
          <w:highlight w:val="white"/>
        </w:rPr>
      </w:pPr>
    </w:p>
    <w:p w14:paraId="012A3957" w14:textId="77777777" w:rsidR="007660EE" w:rsidRPr="00EC76D5" w:rsidRDefault="007660EE" w:rsidP="007660EE">
      <w:pPr>
        <w:pStyle w:val="Code"/>
        <w:rPr>
          <w:highlight w:val="white"/>
        </w:rPr>
      </w:pPr>
      <w:r w:rsidRPr="00EC76D5">
        <w:rPr>
          <w:highlight w:val="white"/>
        </w:rPr>
        <w:t>optional_output ::=</w:t>
      </w:r>
    </w:p>
    <w:p w14:paraId="4BE675D4" w14:textId="77777777" w:rsidR="007660EE" w:rsidRPr="00EC76D5" w:rsidRDefault="007660EE" w:rsidP="007660EE">
      <w:pPr>
        <w:pStyle w:val="Code"/>
        <w:rPr>
          <w:highlight w:val="white"/>
        </w:rPr>
      </w:pPr>
      <w:r w:rsidRPr="00EC76D5">
        <w:rPr>
          <w:highlight w:val="white"/>
        </w:rPr>
        <w:t xml:space="preserve">    /* Empty. */</w:t>
      </w:r>
    </w:p>
    <w:p w14:paraId="63431AD5" w14:textId="77777777" w:rsidR="007660EE" w:rsidRPr="00EC76D5" w:rsidRDefault="007660EE" w:rsidP="007660EE">
      <w:pPr>
        <w:pStyle w:val="Code"/>
        <w:rPr>
          <w:highlight w:val="white"/>
        </w:rPr>
      </w:pPr>
      <w:r w:rsidRPr="00EC76D5">
        <w:rPr>
          <w:highlight w:val="white"/>
        </w:rPr>
        <w:t xml:space="preserve">  | </w:t>
      </w:r>
      <w:r w:rsidRPr="00EC76D5">
        <w:rPr>
          <w:b/>
        </w:rPr>
        <w:t>string</w:t>
      </w:r>
      <w:r w:rsidRPr="00EC76D5">
        <w:rPr>
          <w:highlight w:val="white"/>
        </w:rPr>
        <w:t xml:space="preserve"> </w:t>
      </w:r>
      <w:r w:rsidRPr="00EC76D5">
        <w:rPr>
          <w:b/>
        </w:rPr>
        <w:t>,</w:t>
      </w:r>
    </w:p>
    <w:p w14:paraId="20695A5D" w14:textId="77777777" w:rsidR="007660EE" w:rsidRPr="00EC76D5" w:rsidRDefault="007660EE" w:rsidP="007660EE">
      <w:pPr>
        <w:pStyle w:val="Code"/>
        <w:rPr>
          <w:highlight w:val="white"/>
        </w:rPr>
      </w:pPr>
    </w:p>
    <w:p w14:paraId="04BC545E" w14:textId="77777777" w:rsidR="007660EE" w:rsidRPr="00EC76D5" w:rsidRDefault="007660EE" w:rsidP="007660EE">
      <w:pPr>
        <w:pStyle w:val="Code"/>
        <w:rPr>
          <w:highlight w:val="white"/>
        </w:rPr>
      </w:pPr>
      <w:r w:rsidRPr="00EC76D5">
        <w:rPr>
          <w:highlight w:val="white"/>
        </w:rPr>
        <w:t>identifier_list ::=</w:t>
      </w:r>
    </w:p>
    <w:p w14:paraId="47FD3E90" w14:textId="77777777" w:rsidR="007660EE" w:rsidRPr="00EC76D5" w:rsidRDefault="007660EE" w:rsidP="007660EE">
      <w:pPr>
        <w:pStyle w:val="Code"/>
        <w:rPr>
          <w:highlight w:val="white"/>
        </w:rPr>
      </w:pPr>
      <w:r w:rsidRPr="00EC76D5">
        <w:rPr>
          <w:highlight w:val="white"/>
        </w:rPr>
        <w:t xml:space="preserve">    </w:t>
      </w:r>
      <w:r w:rsidRPr="00EC76D5">
        <w:rPr>
          <w:b/>
        </w:rPr>
        <w:t>identifier</w:t>
      </w:r>
    </w:p>
    <w:p w14:paraId="5955FECA" w14:textId="77777777" w:rsidR="007660EE" w:rsidRPr="00EC76D5" w:rsidRDefault="007660EE" w:rsidP="007660EE">
      <w:pPr>
        <w:pStyle w:val="Code"/>
        <w:rPr>
          <w:highlight w:val="white"/>
        </w:rPr>
      </w:pPr>
      <w:r w:rsidRPr="00EC76D5">
        <w:rPr>
          <w:highlight w:val="white"/>
        </w:rPr>
        <w:t xml:space="preserve">  | </w:t>
      </w:r>
      <w:r w:rsidRPr="00EC76D5">
        <w:rPr>
          <w:b/>
        </w:rPr>
        <w:t>identifier</w:t>
      </w:r>
      <w:r w:rsidRPr="00EC76D5">
        <w:rPr>
          <w:highlight w:val="white"/>
        </w:rPr>
        <w:t xml:space="preserve"> </w:t>
      </w:r>
      <w:r w:rsidRPr="00EC76D5">
        <w:rPr>
          <w:b/>
        </w:rPr>
        <w:t>,</w:t>
      </w:r>
      <w:r w:rsidRPr="00EC76D5">
        <w:rPr>
          <w:highlight w:val="white"/>
        </w:rPr>
        <w:t xml:space="preserve"> identifier_list</w:t>
      </w:r>
    </w:p>
    <w:p w14:paraId="531C7B7A" w14:textId="77777777" w:rsidR="007660EE" w:rsidRPr="00EC76D5" w:rsidRDefault="007660EE" w:rsidP="007660EE">
      <w:pPr>
        <w:pStyle w:val="Code"/>
        <w:rPr>
          <w:highlight w:val="white"/>
        </w:rPr>
      </w:pPr>
    </w:p>
    <w:p w14:paraId="06B9C6F9" w14:textId="77777777" w:rsidR="007660EE" w:rsidRPr="00EC76D5" w:rsidRDefault="007660EE" w:rsidP="007660EE">
      <w:pPr>
        <w:pStyle w:val="Code"/>
        <w:rPr>
          <w:highlight w:val="white"/>
        </w:rPr>
      </w:pPr>
      <w:r w:rsidRPr="00EC76D5">
        <w:rPr>
          <w:highlight w:val="white"/>
        </w:rPr>
        <w:t>expression_list ::=</w:t>
      </w:r>
    </w:p>
    <w:p w14:paraId="2012F528" w14:textId="77777777" w:rsidR="007660EE" w:rsidRPr="00EC76D5" w:rsidRDefault="007660EE" w:rsidP="007660EE">
      <w:pPr>
        <w:pStyle w:val="Code"/>
        <w:rPr>
          <w:highlight w:val="white"/>
        </w:rPr>
      </w:pPr>
      <w:r w:rsidRPr="00EC76D5">
        <w:rPr>
          <w:highlight w:val="white"/>
        </w:rPr>
        <w:t xml:space="preserve">    expression</w:t>
      </w:r>
    </w:p>
    <w:p w14:paraId="1253C9F0"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expression_list</w:t>
      </w:r>
    </w:p>
    <w:p w14:paraId="3376BDD3" w14:textId="77777777" w:rsidR="007660EE" w:rsidRPr="00EC76D5" w:rsidRDefault="007660EE" w:rsidP="007660EE">
      <w:pPr>
        <w:pStyle w:val="Code"/>
        <w:rPr>
          <w:highlight w:val="white"/>
        </w:rPr>
      </w:pPr>
    </w:p>
    <w:p w14:paraId="6D5D25FC" w14:textId="77777777" w:rsidR="007660EE" w:rsidRPr="00EC76D5" w:rsidRDefault="007660EE" w:rsidP="007660EE">
      <w:pPr>
        <w:pStyle w:val="Code"/>
        <w:rPr>
          <w:highlight w:val="white"/>
        </w:rPr>
      </w:pPr>
      <w:r w:rsidRPr="00EC76D5">
        <w:rPr>
          <w:highlight w:val="white"/>
        </w:rPr>
        <w:t>expression ::=</w:t>
      </w:r>
    </w:p>
    <w:p w14:paraId="298728B0" w14:textId="77777777" w:rsidR="007660EE" w:rsidRPr="00EC76D5" w:rsidRDefault="007660EE" w:rsidP="007660EE">
      <w:pPr>
        <w:pStyle w:val="Code"/>
        <w:rPr>
          <w:highlight w:val="white"/>
        </w:rPr>
      </w:pPr>
      <w:r w:rsidRPr="00EC76D5">
        <w:rPr>
          <w:highlight w:val="white"/>
        </w:rPr>
        <w:t xml:space="preserve">    binary_expression</w:t>
      </w:r>
    </w:p>
    <w:p w14:paraId="4130B065"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3EBDEF9"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AD5A67D" w14:textId="77777777" w:rsidR="007660EE" w:rsidRPr="00EC76D5" w:rsidRDefault="007660EE" w:rsidP="007660EE">
      <w:pPr>
        <w:pStyle w:val="Code"/>
        <w:rPr>
          <w:highlight w:val="white"/>
        </w:rPr>
      </w:pPr>
    </w:p>
    <w:p w14:paraId="4160CD72" w14:textId="77777777" w:rsidR="007660EE" w:rsidRPr="00EC76D5" w:rsidRDefault="007660EE" w:rsidP="007660EE">
      <w:pPr>
        <w:pStyle w:val="Code"/>
        <w:rPr>
          <w:highlight w:val="white"/>
        </w:rPr>
      </w:pPr>
      <w:r w:rsidRPr="00EC76D5">
        <w:rPr>
          <w:highlight w:val="white"/>
        </w:rPr>
        <w:t>binary_expression ::=</w:t>
      </w:r>
    </w:p>
    <w:p w14:paraId="39B6658E" w14:textId="77777777" w:rsidR="007660EE" w:rsidRPr="00EC76D5" w:rsidRDefault="007660EE" w:rsidP="007660EE">
      <w:pPr>
        <w:pStyle w:val="Code"/>
        <w:rPr>
          <w:highlight w:val="white"/>
        </w:rPr>
      </w:pPr>
      <w:r w:rsidRPr="00EC76D5">
        <w:rPr>
          <w:highlight w:val="white"/>
        </w:rPr>
        <w:t xml:space="preserve">    unary_expression</w:t>
      </w:r>
    </w:p>
    <w:p w14:paraId="2562DBF1"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5C9C80D8"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7B07C591" w14:textId="77777777" w:rsidR="007660EE" w:rsidRPr="00EC76D5" w:rsidRDefault="007660EE" w:rsidP="007660EE">
      <w:pPr>
        <w:pStyle w:val="Code"/>
        <w:rPr>
          <w:highlight w:val="white"/>
        </w:rPr>
      </w:pPr>
    </w:p>
    <w:p w14:paraId="7433497A" w14:textId="77777777" w:rsidR="007660EE" w:rsidRPr="00EC76D5" w:rsidRDefault="007660EE" w:rsidP="007660EE">
      <w:pPr>
        <w:pStyle w:val="Code"/>
        <w:rPr>
          <w:highlight w:val="white"/>
        </w:rPr>
      </w:pPr>
      <w:r w:rsidRPr="00EC76D5">
        <w:rPr>
          <w:highlight w:val="white"/>
        </w:rPr>
        <w:t>unary_expression ::=</w:t>
      </w:r>
    </w:p>
    <w:p w14:paraId="6E96CC9F" w14:textId="77777777" w:rsidR="007660EE" w:rsidRPr="00EC76D5" w:rsidRDefault="007660EE" w:rsidP="007660EE">
      <w:pPr>
        <w:pStyle w:val="Code"/>
        <w:rPr>
          <w:highlight w:val="white"/>
        </w:rPr>
      </w:pPr>
      <w:r w:rsidRPr="00EC76D5">
        <w:rPr>
          <w:highlight w:val="white"/>
        </w:rPr>
        <w:t xml:space="preserve">    primary_expression</w:t>
      </w:r>
    </w:p>
    <w:p w14:paraId="2A34E0FB"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9A7C258"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3D7768C" w14:textId="77777777" w:rsidR="007660EE" w:rsidRPr="00EC76D5" w:rsidRDefault="007660EE" w:rsidP="007660EE">
      <w:pPr>
        <w:pStyle w:val="Code"/>
        <w:rPr>
          <w:highlight w:val="white"/>
        </w:rPr>
      </w:pPr>
      <w:r w:rsidRPr="00EC76D5">
        <w:rPr>
          <w:highlight w:val="white"/>
        </w:rPr>
        <w:t xml:space="preserve">  | </w:t>
      </w:r>
      <w:r w:rsidRPr="00EC76D5">
        <w:rPr>
          <w:b/>
        </w:rPr>
        <w:t>sin</w:t>
      </w:r>
      <w:r w:rsidRPr="00EC76D5">
        <w:rPr>
          <w:highlight w:val="white"/>
        </w:rPr>
        <w:t xml:space="preserve"> unary_expression</w:t>
      </w:r>
    </w:p>
    <w:p w14:paraId="3BEBA4C3" w14:textId="77777777" w:rsidR="007660EE" w:rsidRPr="00EC76D5" w:rsidRDefault="007660EE" w:rsidP="007660EE">
      <w:pPr>
        <w:pStyle w:val="Code"/>
        <w:rPr>
          <w:highlight w:val="white"/>
        </w:rPr>
      </w:pPr>
      <w:r w:rsidRPr="00EC76D5">
        <w:rPr>
          <w:highlight w:val="white"/>
        </w:rPr>
        <w:t xml:space="preserve">  | </w:t>
      </w:r>
      <w:r w:rsidRPr="00EC76D5">
        <w:rPr>
          <w:b/>
        </w:rPr>
        <w:t>cos</w:t>
      </w:r>
      <w:r w:rsidRPr="00EC76D5">
        <w:rPr>
          <w:highlight w:val="white"/>
        </w:rPr>
        <w:t xml:space="preserve"> unary_expression</w:t>
      </w:r>
    </w:p>
    <w:p w14:paraId="5A1CA6C1" w14:textId="77777777" w:rsidR="007660EE" w:rsidRPr="00EC76D5" w:rsidRDefault="007660EE" w:rsidP="007660EE">
      <w:pPr>
        <w:pStyle w:val="Code"/>
        <w:rPr>
          <w:highlight w:val="white"/>
        </w:rPr>
      </w:pPr>
      <w:r w:rsidRPr="00EC76D5">
        <w:rPr>
          <w:highlight w:val="white"/>
        </w:rPr>
        <w:t xml:space="preserve">  | </w:t>
      </w:r>
      <w:r w:rsidRPr="00EC76D5">
        <w:rPr>
          <w:b/>
        </w:rPr>
        <w:t>tan</w:t>
      </w:r>
      <w:r w:rsidRPr="00EC76D5">
        <w:rPr>
          <w:highlight w:val="white"/>
        </w:rPr>
        <w:t xml:space="preserve"> unary_expression</w:t>
      </w:r>
    </w:p>
    <w:p w14:paraId="183612C2" w14:textId="77777777" w:rsidR="007660EE" w:rsidRPr="00EC76D5" w:rsidRDefault="007660EE" w:rsidP="007660EE">
      <w:pPr>
        <w:pStyle w:val="Code"/>
        <w:rPr>
          <w:highlight w:val="white"/>
        </w:rPr>
      </w:pPr>
      <w:r w:rsidRPr="00EC76D5">
        <w:rPr>
          <w:highlight w:val="white"/>
        </w:rPr>
        <w:t xml:space="preserve">  | </w:t>
      </w:r>
      <w:r w:rsidRPr="00EC76D5">
        <w:rPr>
          <w:b/>
        </w:rPr>
        <w:t>log</w:t>
      </w:r>
      <w:r w:rsidRPr="00EC76D5">
        <w:rPr>
          <w:highlight w:val="white"/>
        </w:rPr>
        <w:t xml:space="preserve"> unary_expression</w:t>
      </w:r>
    </w:p>
    <w:p w14:paraId="6D7A4B61" w14:textId="77777777" w:rsidR="007660EE" w:rsidRPr="00EC76D5" w:rsidRDefault="007660EE" w:rsidP="007660EE">
      <w:pPr>
        <w:pStyle w:val="Code"/>
        <w:rPr>
          <w:highlight w:val="white"/>
        </w:rPr>
      </w:pPr>
      <w:r w:rsidRPr="00EC76D5">
        <w:rPr>
          <w:highlight w:val="white"/>
        </w:rPr>
        <w:t xml:space="preserve">  | </w:t>
      </w:r>
      <w:r w:rsidRPr="00EC76D5">
        <w:rPr>
          <w:b/>
        </w:rPr>
        <w:t>exp</w:t>
      </w:r>
      <w:r w:rsidRPr="00EC76D5">
        <w:rPr>
          <w:highlight w:val="white"/>
        </w:rPr>
        <w:t xml:space="preserve"> unary_expression</w:t>
      </w:r>
    </w:p>
    <w:p w14:paraId="07AABD35" w14:textId="77777777" w:rsidR="007660EE" w:rsidRPr="00EC76D5" w:rsidRDefault="007660EE" w:rsidP="007660EE">
      <w:pPr>
        <w:pStyle w:val="Code"/>
        <w:rPr>
          <w:highlight w:val="white"/>
        </w:rPr>
      </w:pPr>
      <w:r w:rsidRPr="00EC76D5">
        <w:rPr>
          <w:highlight w:val="white"/>
        </w:rPr>
        <w:t xml:space="preserve">  | </w:t>
      </w:r>
      <w:r w:rsidRPr="00EC76D5">
        <w:rPr>
          <w:b/>
        </w:rPr>
        <w:t>log10</w:t>
      </w:r>
      <w:r w:rsidRPr="00EC76D5">
        <w:rPr>
          <w:highlight w:val="white"/>
        </w:rPr>
        <w:t xml:space="preserve"> unary_expression</w:t>
      </w:r>
    </w:p>
    <w:p w14:paraId="3C293C32" w14:textId="77777777" w:rsidR="007660EE" w:rsidRPr="00EC76D5" w:rsidRDefault="007660EE" w:rsidP="007660EE">
      <w:pPr>
        <w:pStyle w:val="Code"/>
        <w:rPr>
          <w:highlight w:val="white"/>
        </w:rPr>
      </w:pPr>
      <w:r w:rsidRPr="00EC76D5">
        <w:rPr>
          <w:highlight w:val="white"/>
        </w:rPr>
        <w:t xml:space="preserve">  | </w:t>
      </w:r>
      <w:r w:rsidRPr="00EC76D5">
        <w:rPr>
          <w:b/>
        </w:rPr>
        <w:t>exp10</w:t>
      </w:r>
      <w:r w:rsidRPr="00EC76D5">
        <w:rPr>
          <w:highlight w:val="white"/>
        </w:rPr>
        <w:t xml:space="preserve"> unary_expression</w:t>
      </w:r>
    </w:p>
    <w:p w14:paraId="14F72EDF" w14:textId="77777777" w:rsidR="007660EE" w:rsidRPr="00EC76D5" w:rsidRDefault="007660EE" w:rsidP="007660EE">
      <w:pPr>
        <w:pStyle w:val="Code"/>
        <w:rPr>
          <w:highlight w:val="white"/>
        </w:rPr>
      </w:pPr>
      <w:r w:rsidRPr="00EC76D5">
        <w:rPr>
          <w:highlight w:val="white"/>
        </w:rPr>
        <w:t xml:space="preserve">  | </w:t>
      </w:r>
      <w:r w:rsidRPr="00EC76D5">
        <w:rPr>
          <w:b/>
        </w:rPr>
        <w:t>sqrt</w:t>
      </w:r>
      <w:r w:rsidRPr="00EC76D5">
        <w:rPr>
          <w:highlight w:val="white"/>
        </w:rPr>
        <w:t xml:space="preserve"> unary_expression</w:t>
      </w:r>
    </w:p>
    <w:p w14:paraId="69CDD948" w14:textId="77777777" w:rsidR="007660EE" w:rsidRPr="00EC76D5" w:rsidRDefault="007660EE" w:rsidP="007660EE">
      <w:pPr>
        <w:pStyle w:val="Code"/>
        <w:rPr>
          <w:highlight w:val="white"/>
        </w:rPr>
      </w:pPr>
    </w:p>
    <w:p w14:paraId="191588CF" w14:textId="77777777" w:rsidR="007660EE" w:rsidRPr="00EC76D5" w:rsidRDefault="007660EE" w:rsidP="007660EE">
      <w:pPr>
        <w:pStyle w:val="Code"/>
        <w:rPr>
          <w:highlight w:val="white"/>
        </w:rPr>
      </w:pPr>
      <w:r w:rsidRPr="00EC76D5">
        <w:rPr>
          <w:highlight w:val="white"/>
        </w:rPr>
        <w:t>primary_expression ::=</w:t>
      </w:r>
    </w:p>
    <w:p w14:paraId="6A2E2505" w14:textId="77777777" w:rsidR="007660EE" w:rsidRPr="00EC76D5" w:rsidRDefault="007660EE" w:rsidP="007660EE">
      <w:pPr>
        <w:pStyle w:val="Code"/>
        <w:rPr>
          <w:highlight w:val="white"/>
        </w:rPr>
      </w:pPr>
      <w:r w:rsidRPr="00EC76D5">
        <w:rPr>
          <w:highlight w:val="white"/>
        </w:rPr>
        <w:t xml:space="preserve">    </w:t>
      </w:r>
      <w:r w:rsidRPr="00EC76D5">
        <w:rPr>
          <w:b/>
        </w:rPr>
        <w:t>(</w:t>
      </w:r>
      <w:r w:rsidRPr="00EC76D5">
        <w:rPr>
          <w:highlight w:val="white"/>
        </w:rPr>
        <w:t xml:space="preserve"> expression </w:t>
      </w:r>
      <w:r w:rsidRPr="00EC76D5">
        <w:rPr>
          <w:b/>
        </w:rPr>
        <w:t>)</w:t>
      </w:r>
    </w:p>
    <w:p w14:paraId="074F1706" w14:textId="77777777" w:rsidR="007660EE" w:rsidRPr="00EC76D5" w:rsidRDefault="007660EE" w:rsidP="007660EE">
      <w:pPr>
        <w:pStyle w:val="Code"/>
        <w:rPr>
          <w:highlight w:val="white"/>
        </w:rPr>
      </w:pPr>
      <w:r w:rsidRPr="00EC76D5">
        <w:rPr>
          <w:highlight w:val="white"/>
        </w:rPr>
        <w:t xml:space="preserve">  | </w:t>
      </w:r>
      <w:r w:rsidRPr="00EC76D5">
        <w:rPr>
          <w:b/>
        </w:rPr>
        <w:t>identifier</w:t>
      </w:r>
    </w:p>
    <w:p w14:paraId="0032EB5E" w14:textId="77777777" w:rsidR="007660EE" w:rsidRPr="00EC76D5" w:rsidRDefault="007660EE" w:rsidP="007660EE">
      <w:pPr>
        <w:pStyle w:val="Code"/>
        <w:rPr>
          <w:b/>
        </w:rPr>
      </w:pPr>
      <w:r w:rsidRPr="00EC76D5">
        <w:rPr>
          <w:highlight w:val="white"/>
        </w:rPr>
        <w:t xml:space="preserve">  | </w:t>
      </w:r>
      <w:r w:rsidRPr="00EC76D5">
        <w:rPr>
          <w:b/>
        </w:rPr>
        <w:t>value</w:t>
      </w:r>
    </w:p>
    <w:p w14:paraId="3C7C32BD" w14:textId="77777777" w:rsidR="007660EE" w:rsidRPr="00EC76D5" w:rsidRDefault="007660EE" w:rsidP="007660EE">
      <w:r w:rsidRPr="00EC76D5">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EC76D5" w:rsidRDefault="007660EE" w:rsidP="007660EE">
      <w:pPr>
        <w:pStyle w:val="Code"/>
      </w:pPr>
      <w:r w:rsidRPr="00EC76D5">
        <w:rPr>
          <w:b/>
        </w:rPr>
        <w:lastRenderedPageBreak/>
        <w:t>read string , identifier ;</w:t>
      </w:r>
    </w:p>
    <w:p w14:paraId="13D07821" w14:textId="77777777" w:rsidR="007660EE" w:rsidRPr="00EC76D5" w:rsidRDefault="007660EE" w:rsidP="007660EE">
      <w:pPr>
        <w:pStyle w:val="Rubrik3"/>
      </w:pPr>
      <w:bookmarkStart w:id="494" w:name="_Toc53473649"/>
      <w:proofErr w:type="spellStart"/>
      <w:r>
        <w:t>GPPG</w:t>
      </w:r>
      <w:bookmarkEnd w:id="494"/>
      <w:proofErr w:type="spellEnd"/>
    </w:p>
    <w:p w14:paraId="3F9D3945" w14:textId="77777777" w:rsidR="007660EE" w:rsidRPr="00113810" w:rsidRDefault="007660EE" w:rsidP="007660EE">
      <w:proofErr w:type="spellStart"/>
      <w:r>
        <w:t>GPPG</w:t>
      </w:r>
      <w:proofErr w:type="spellEnd"/>
      <w:r w:rsidRPr="00EC76D5">
        <w:t xml:space="preserve"> is a tool based on</w:t>
      </w:r>
      <w:r>
        <w:t xml:space="preserve"> the</w:t>
      </w:r>
      <w:r w:rsidRPr="00EC76D5">
        <w:t xml:space="preserve"> classic parser generator </w:t>
      </w:r>
      <w:proofErr w:type="spellStart"/>
      <w:r w:rsidRPr="00EC76D5">
        <w:t>Yacc</w:t>
      </w:r>
      <w:proofErr w:type="spellEnd"/>
      <w:r w:rsidRPr="00EC76D5">
        <w:rPr>
          <w:rStyle w:val="Fotnotsreferens"/>
        </w:rPr>
        <w:footnoteReference w:id="5"/>
      </w:r>
      <w:r w:rsidRPr="00EC76D5">
        <w:t xml:space="preserve">. Even though it is possible to write a parser in pure </w:t>
      </w:r>
      <w:r>
        <w:t>C#</w:t>
      </w:r>
      <w:r w:rsidRPr="00EC76D5">
        <w:t xml:space="preserve">, it is easier to use a tool like </w:t>
      </w:r>
      <w:proofErr w:type="spellStart"/>
      <w:r>
        <w:t>GPPG</w:t>
      </w:r>
      <w:proofErr w:type="spellEnd"/>
      <w:r w:rsidRPr="00EC76D5">
        <w:t xml:space="preserve">. Simply put, </w:t>
      </w:r>
      <w:proofErr w:type="spellStart"/>
      <w:r>
        <w:t>GPPG</w:t>
      </w:r>
      <w:proofErr w:type="spellEnd"/>
      <w:r w:rsidRPr="00EC76D5">
        <w:t xml:space="preserve"> takes a grammar as input and generators </w:t>
      </w:r>
      <w:r>
        <w:t>C#</w:t>
      </w:r>
      <w:r w:rsidRPr="00EC76D5">
        <w:t xml:space="preserve"> code as output. However, it does not only check whether the input string comply with the grammar, each rule is also allowed to perform</w:t>
      </w:r>
      <w:r w:rsidRPr="00113810">
        <w:t xml:space="preserve"> </w:t>
      </w:r>
      <w:r w:rsidRPr="00113810">
        <w:rPr>
          <w:rStyle w:val="KeyWord0"/>
        </w:rPr>
        <w:t>actions</w:t>
      </w:r>
      <w:r w:rsidRPr="00113810">
        <w:t xml:space="preserve">, defined by </w:t>
      </w:r>
      <w:r>
        <w:t>C#</w:t>
      </w:r>
      <w:r w:rsidRPr="00113810">
        <w:t xml:space="preserve"> code.</w:t>
      </w:r>
    </w:p>
    <w:p w14:paraId="0DAAD726" w14:textId="77777777" w:rsidR="007660EE" w:rsidRPr="00EC76D5" w:rsidRDefault="007660EE" w:rsidP="007660EE">
      <w:r w:rsidRPr="00EC76D5">
        <w:t xml:space="preserve">The parser is divided into two parts: one part stating the rules and tokens of the grammar, and one part defining the grammar rules. The tokens written in boldface in the previous section are written in capital letters in </w:t>
      </w:r>
      <w:proofErr w:type="spellStart"/>
      <w:r>
        <w:t>GPPG</w:t>
      </w:r>
      <w:proofErr w:type="spellEnd"/>
      <w:r w:rsidRPr="00EC76D5">
        <w:t>.</w:t>
      </w:r>
    </w:p>
    <w:p w14:paraId="6E0C806E" w14:textId="77777777" w:rsidR="007660EE" w:rsidRPr="00EC76D5" w:rsidRDefault="007660EE" w:rsidP="007660EE">
      <w:pPr>
        <w:pStyle w:val="CodeHeader"/>
      </w:pPr>
      <w:proofErr w:type="spellStart"/>
      <w:r>
        <w:t>Parser.gppg</w:t>
      </w:r>
      <w:proofErr w:type="spellEnd"/>
    </w:p>
    <w:p w14:paraId="70A7DB91" w14:textId="77777777" w:rsidR="007660EE" w:rsidRPr="007F6CD6" w:rsidRDefault="007660EE" w:rsidP="007660EE">
      <w:pPr>
        <w:pStyle w:val="Code"/>
        <w:rPr>
          <w:highlight w:val="white"/>
        </w:rPr>
      </w:pPr>
      <w:r w:rsidRPr="007F6CD6">
        <w:rPr>
          <w:highlight w:val="white"/>
        </w:rPr>
        <w:t>%namespace Calculator</w:t>
      </w:r>
    </w:p>
    <w:p w14:paraId="729F412F" w14:textId="77777777" w:rsidR="007660EE" w:rsidRPr="007F6CD6" w:rsidRDefault="007660EE" w:rsidP="007660EE">
      <w:pPr>
        <w:pStyle w:val="Code"/>
        <w:rPr>
          <w:highlight w:val="white"/>
        </w:rPr>
      </w:pPr>
      <w:r w:rsidRPr="007F6CD6">
        <w:rPr>
          <w:highlight w:val="white"/>
        </w:rPr>
        <w:t>%partial</w:t>
      </w:r>
    </w:p>
    <w:p w14:paraId="62949D7C" w14:textId="77777777" w:rsidR="007660EE" w:rsidRPr="007F6CD6" w:rsidRDefault="007660EE" w:rsidP="007660EE">
      <w:pPr>
        <w:pStyle w:val="Code"/>
        <w:rPr>
          <w:highlight w:val="white"/>
        </w:rPr>
      </w:pPr>
    </w:p>
    <w:p w14:paraId="7A6A9029" w14:textId="77777777" w:rsidR="007660EE" w:rsidRPr="007F6CD6" w:rsidRDefault="007660EE" w:rsidP="007660EE">
      <w:pPr>
        <w:pStyle w:val="Code"/>
        <w:rPr>
          <w:highlight w:val="white"/>
        </w:rPr>
      </w:pPr>
      <w:r w:rsidRPr="007F6CD6">
        <w:rPr>
          <w:highlight w:val="white"/>
        </w:rPr>
        <w:t>%{</w:t>
      </w:r>
    </w:p>
    <w:p w14:paraId="6529673C" w14:textId="77777777" w:rsidR="007660EE" w:rsidRPr="007F6CD6" w:rsidRDefault="007660EE" w:rsidP="007660EE">
      <w:pPr>
        <w:pStyle w:val="Code"/>
        <w:rPr>
          <w:highlight w:val="white"/>
        </w:rPr>
      </w:pPr>
      <w:r w:rsidRPr="007F6CD6">
        <w:rPr>
          <w:highlight w:val="white"/>
        </w:rPr>
        <w:t xml:space="preserve">  // Empty.</w:t>
      </w:r>
    </w:p>
    <w:p w14:paraId="006A49D5" w14:textId="77777777" w:rsidR="007660EE" w:rsidRPr="007F6CD6" w:rsidRDefault="007660EE" w:rsidP="007660EE">
      <w:pPr>
        <w:pStyle w:val="Code"/>
        <w:rPr>
          <w:highlight w:val="white"/>
        </w:rPr>
      </w:pPr>
      <w:r w:rsidRPr="007F6CD6">
        <w:rPr>
          <w:highlight w:val="white"/>
        </w:rPr>
        <w:t>%}</w:t>
      </w:r>
    </w:p>
    <w:p w14:paraId="089F2C7A" w14:textId="77777777" w:rsidR="007660EE" w:rsidRPr="00EC76D5" w:rsidRDefault="007660EE" w:rsidP="007660EE">
      <w:r w:rsidRPr="00EC76D5">
        <w:t>The following tokens do not hold attributes.</w:t>
      </w:r>
    </w:p>
    <w:p w14:paraId="5D79EB5C" w14:textId="77777777" w:rsidR="007660EE" w:rsidRDefault="007660EE" w:rsidP="007660EE">
      <w:pPr>
        <w:pStyle w:val="Code"/>
        <w:rPr>
          <w:highlight w:val="white"/>
        </w:rPr>
      </w:pPr>
      <w:r w:rsidRPr="007F6CD6">
        <w:rPr>
          <w:highlight w:val="white"/>
        </w:rPr>
        <w:t>%token ASSIGN READ WRITE NEWLINE EQUAL PLUS MINUS TIMES DIVIDE SIN COS TAN</w:t>
      </w:r>
    </w:p>
    <w:p w14:paraId="2946FFC1" w14:textId="77777777" w:rsidR="007660EE" w:rsidRPr="006013DE" w:rsidRDefault="007660EE" w:rsidP="007660EE">
      <w:pPr>
        <w:pStyle w:val="Code"/>
        <w:rPr>
          <w:highlight w:val="white"/>
        </w:rPr>
      </w:pPr>
      <w:r>
        <w:rPr>
          <w:highlight w:val="white"/>
        </w:rPr>
        <w:t xml:space="preserve">      </w:t>
      </w:r>
      <w:r w:rsidRPr="007F6CD6">
        <w:rPr>
          <w:highlight w:val="white"/>
        </w:rPr>
        <w:t xml:space="preserve"> LOG EXP LOG10 EXP10 SQRT LEFT_PAREN RIGHT_PAREN COMMA SEMICOLON</w:t>
      </w:r>
    </w:p>
    <w:p w14:paraId="23CE4A4F" w14:textId="77777777" w:rsidR="007660EE" w:rsidRPr="00EC76D5" w:rsidRDefault="007660EE" w:rsidP="007660EE">
      <w:r w:rsidRPr="006013DE">
        <w:t xml:space="preserve">The </w:t>
      </w:r>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w:t>
      </w:r>
      <w:r>
        <w:t>tokens have</w:t>
      </w:r>
      <w:r w:rsidRPr="00EC76D5">
        <w:t xml:space="preserve"> attributes.</w:t>
      </w:r>
    </w:p>
    <w:p w14:paraId="3C057F35" w14:textId="77777777" w:rsidR="007660EE" w:rsidRPr="003D4FD0" w:rsidRDefault="007660EE" w:rsidP="007660EE">
      <w:pPr>
        <w:pStyle w:val="Code"/>
        <w:rPr>
          <w:highlight w:val="white"/>
        </w:rPr>
      </w:pPr>
      <w:r w:rsidRPr="003D4FD0">
        <w:rPr>
          <w:highlight w:val="white"/>
        </w:rPr>
        <w:t>%union {</w:t>
      </w:r>
    </w:p>
    <w:p w14:paraId="39EDEB2C"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name;</w:t>
      </w:r>
    </w:p>
    <w:p w14:paraId="7763C56E"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text;</w:t>
      </w:r>
    </w:p>
    <w:p w14:paraId="499A13FB" w14:textId="77777777" w:rsidR="007660EE" w:rsidRPr="003D4FD0" w:rsidRDefault="007660EE" w:rsidP="007660EE">
      <w:pPr>
        <w:pStyle w:val="Code"/>
        <w:rPr>
          <w:highlight w:val="white"/>
        </w:rPr>
      </w:pPr>
      <w:r w:rsidRPr="003D4FD0">
        <w:rPr>
          <w:highlight w:val="white"/>
        </w:rPr>
        <w:t xml:space="preserve">  public </w:t>
      </w:r>
      <w:r>
        <w:rPr>
          <w:highlight w:val="white"/>
        </w:rPr>
        <w:t>double</w:t>
      </w:r>
      <w:r w:rsidRPr="003D4FD0">
        <w:rPr>
          <w:highlight w:val="white"/>
        </w:rPr>
        <w:t xml:space="preserve"> value;</w:t>
      </w:r>
    </w:p>
    <w:p w14:paraId="36FD6A50" w14:textId="77777777" w:rsidR="007660EE" w:rsidRPr="003D4FD0" w:rsidRDefault="007660EE" w:rsidP="007660EE">
      <w:pPr>
        <w:pStyle w:val="Code"/>
        <w:rPr>
          <w:highlight w:val="white"/>
        </w:rPr>
      </w:pPr>
      <w:r w:rsidRPr="003D4FD0">
        <w:rPr>
          <w:highlight w:val="white"/>
        </w:rPr>
        <w:t xml:space="preserve">  public List&lt;</w:t>
      </w:r>
      <w:r>
        <w:rPr>
          <w:highlight w:val="white"/>
        </w:rPr>
        <w:t>string</w:t>
      </w:r>
      <w:r w:rsidRPr="003D4FD0">
        <w:rPr>
          <w:highlight w:val="white"/>
        </w:rPr>
        <w:t>&gt; nameList;</w:t>
      </w:r>
    </w:p>
    <w:p w14:paraId="32E448A5" w14:textId="77777777" w:rsidR="007660EE" w:rsidRPr="003D4FD0" w:rsidRDefault="007660EE" w:rsidP="007660EE">
      <w:pPr>
        <w:pStyle w:val="Code"/>
        <w:rPr>
          <w:highlight w:val="white"/>
        </w:rPr>
      </w:pPr>
      <w:r w:rsidRPr="003D4FD0">
        <w:rPr>
          <w:highlight w:val="white"/>
        </w:rPr>
        <w:t xml:space="preserve">  public List&lt;</w:t>
      </w:r>
      <w:r>
        <w:rPr>
          <w:highlight w:val="white"/>
        </w:rPr>
        <w:t>double</w:t>
      </w:r>
      <w:r w:rsidRPr="003D4FD0">
        <w:rPr>
          <w:highlight w:val="white"/>
        </w:rPr>
        <w:t>&gt; valueList;</w:t>
      </w:r>
    </w:p>
    <w:p w14:paraId="7AC3A3A6" w14:textId="77777777" w:rsidR="007660EE" w:rsidRPr="003D4FD0" w:rsidRDefault="007660EE" w:rsidP="007660EE">
      <w:pPr>
        <w:pStyle w:val="Code"/>
        <w:rPr>
          <w:highlight w:val="white"/>
        </w:rPr>
      </w:pPr>
      <w:r w:rsidRPr="003D4FD0">
        <w:rPr>
          <w:highlight w:val="white"/>
        </w:rPr>
        <w:t>}</w:t>
      </w:r>
    </w:p>
    <w:p w14:paraId="3E6A22F9" w14:textId="77777777" w:rsidR="007660EE" w:rsidRPr="003D4FD0" w:rsidRDefault="007660EE" w:rsidP="007660EE">
      <w:pPr>
        <w:pStyle w:val="Code"/>
      </w:pPr>
    </w:p>
    <w:p w14:paraId="08CC741E" w14:textId="77777777" w:rsidR="007660EE" w:rsidRPr="003D4FD0" w:rsidRDefault="007660EE" w:rsidP="007660EE">
      <w:pPr>
        <w:pStyle w:val="Code"/>
        <w:rPr>
          <w:highlight w:val="white"/>
        </w:rPr>
      </w:pPr>
      <w:r w:rsidRPr="003D4FD0">
        <w:rPr>
          <w:highlight w:val="white"/>
        </w:rPr>
        <w:t>%token &lt;text&gt; TEXT</w:t>
      </w:r>
    </w:p>
    <w:p w14:paraId="268F4538" w14:textId="77777777" w:rsidR="007660EE" w:rsidRPr="003D4FD0" w:rsidRDefault="007660EE" w:rsidP="007660EE">
      <w:pPr>
        <w:pStyle w:val="Code"/>
        <w:rPr>
          <w:highlight w:val="white"/>
        </w:rPr>
      </w:pPr>
      <w:r w:rsidRPr="003D4FD0">
        <w:rPr>
          <w:highlight w:val="white"/>
        </w:rPr>
        <w:t>%token &lt;name&gt; NAME</w:t>
      </w:r>
    </w:p>
    <w:p w14:paraId="615F3029" w14:textId="77777777" w:rsidR="007660EE" w:rsidRPr="003D4FD0" w:rsidRDefault="007660EE" w:rsidP="007660EE">
      <w:pPr>
        <w:pStyle w:val="Code"/>
        <w:rPr>
          <w:highlight w:val="white"/>
        </w:rPr>
      </w:pPr>
      <w:r w:rsidRPr="003D4FD0">
        <w:rPr>
          <w:highlight w:val="white"/>
        </w:rPr>
        <w:t>%token &lt;value&gt; VALUE</w:t>
      </w:r>
    </w:p>
    <w:p w14:paraId="1BC7854A" w14:textId="77777777" w:rsidR="007660EE" w:rsidRPr="003D4FD0" w:rsidRDefault="007660EE" w:rsidP="007660EE">
      <w:pPr>
        <w:pStyle w:val="Code"/>
        <w:rPr>
          <w:highlight w:val="white"/>
        </w:rPr>
      </w:pPr>
    </w:p>
    <w:p w14:paraId="50512D0A" w14:textId="77777777" w:rsidR="007660EE" w:rsidRPr="003D4FD0" w:rsidRDefault="007660EE" w:rsidP="007660EE">
      <w:pPr>
        <w:pStyle w:val="Code"/>
        <w:rPr>
          <w:highlight w:val="white"/>
        </w:rPr>
      </w:pPr>
      <w:r w:rsidRPr="003D4FD0">
        <w:rPr>
          <w:highlight w:val="white"/>
        </w:rPr>
        <w:t>%type &lt;nameList&gt; name_list</w:t>
      </w:r>
    </w:p>
    <w:p w14:paraId="5539CB92" w14:textId="77777777" w:rsidR="007660EE" w:rsidRPr="003D4FD0" w:rsidRDefault="007660EE" w:rsidP="007660EE">
      <w:pPr>
        <w:pStyle w:val="Code"/>
        <w:rPr>
          <w:highlight w:val="white"/>
        </w:rPr>
      </w:pPr>
      <w:r w:rsidRPr="003D4FD0">
        <w:rPr>
          <w:highlight w:val="white"/>
        </w:rPr>
        <w:t>%type &lt;valueList&gt; expression_list</w:t>
      </w:r>
    </w:p>
    <w:p w14:paraId="2543924F" w14:textId="77777777" w:rsidR="007660EE" w:rsidRPr="003D4FD0" w:rsidRDefault="007660EE" w:rsidP="007660EE">
      <w:pPr>
        <w:pStyle w:val="Code"/>
        <w:rPr>
          <w:highlight w:val="white"/>
        </w:rPr>
      </w:pPr>
      <w:r w:rsidRPr="003D4FD0">
        <w:rPr>
          <w:highlight w:val="white"/>
        </w:rPr>
        <w:t>%type &lt;value&gt; expression binary_expression unary_expression primary_expression</w:t>
      </w:r>
    </w:p>
    <w:p w14:paraId="2C509440" w14:textId="77777777" w:rsidR="007660EE" w:rsidRPr="00EC76D5" w:rsidRDefault="007660EE" w:rsidP="007660EE">
      <w:r w:rsidRPr="00EC76D5">
        <w:t xml:space="preserve">There are also the rules </w:t>
      </w:r>
      <w:proofErr w:type="spellStart"/>
      <w:r w:rsidRPr="00EC76D5">
        <w:rPr>
          <w:rStyle w:val="CodeInText0"/>
        </w:rPr>
        <w:t>statement_list</w:t>
      </w:r>
      <w:proofErr w:type="spellEnd"/>
      <w:r w:rsidRPr="00EC76D5">
        <w:t xml:space="preserve">, </w:t>
      </w:r>
      <w:r w:rsidRPr="00EC76D5">
        <w:rPr>
          <w:rStyle w:val="CodeInText0"/>
        </w:rPr>
        <w:t>statement</w:t>
      </w:r>
      <w:r w:rsidRPr="00EC76D5">
        <w:t xml:space="preserve">, and </w:t>
      </w:r>
      <w:proofErr w:type="spellStart"/>
      <w:r w:rsidRPr="00EC76D5">
        <w:rPr>
          <w:rStyle w:val="CodeInText0"/>
        </w:rPr>
        <w:t>optional_output</w:t>
      </w:r>
      <w:proofErr w:type="spellEnd"/>
      <w:r w:rsidRPr="00EC76D5">
        <w:t xml:space="preserve"> in the rules section below. However, they do not return values and do not need to be defined in this section.</w:t>
      </w:r>
    </w:p>
    <w:p w14:paraId="2A5433E4" w14:textId="77777777" w:rsidR="007660EE" w:rsidRPr="00EC76D5" w:rsidRDefault="007660EE" w:rsidP="007660EE">
      <w:pPr>
        <w:pStyle w:val="Code"/>
      </w:pPr>
      <w:r w:rsidRPr="00EC76D5">
        <w:t>%%</w:t>
      </w:r>
    </w:p>
    <w:p w14:paraId="7B578718" w14:textId="77777777" w:rsidR="007660EE" w:rsidRPr="00CF1C44" w:rsidRDefault="007660EE" w:rsidP="007660EE">
      <w:pPr>
        <w:pStyle w:val="Code"/>
      </w:pPr>
    </w:p>
    <w:p w14:paraId="67E698AE" w14:textId="77777777" w:rsidR="007660EE" w:rsidRPr="00CF1C44" w:rsidRDefault="007660EE" w:rsidP="007660EE">
      <w:pPr>
        <w:pStyle w:val="Code"/>
        <w:rPr>
          <w:highlight w:val="white"/>
        </w:rPr>
      </w:pPr>
      <w:r w:rsidRPr="00CF1C44">
        <w:rPr>
          <w:highlight w:val="white"/>
        </w:rPr>
        <w:t>statement_list:</w:t>
      </w:r>
    </w:p>
    <w:p w14:paraId="147C39E2" w14:textId="77777777" w:rsidR="007660EE" w:rsidRPr="00CF1C44" w:rsidRDefault="007660EE" w:rsidP="007660EE">
      <w:pPr>
        <w:pStyle w:val="Code"/>
        <w:rPr>
          <w:highlight w:val="white"/>
        </w:rPr>
      </w:pPr>
      <w:r w:rsidRPr="00CF1C44">
        <w:rPr>
          <w:highlight w:val="white"/>
        </w:rPr>
        <w:t xml:space="preserve">    statement</w:t>
      </w:r>
    </w:p>
    <w:p w14:paraId="7CC55170" w14:textId="77777777" w:rsidR="007660EE" w:rsidRPr="00CF1C44" w:rsidRDefault="007660EE" w:rsidP="007660EE">
      <w:pPr>
        <w:pStyle w:val="Code"/>
        <w:rPr>
          <w:highlight w:val="white"/>
        </w:rPr>
      </w:pPr>
      <w:r w:rsidRPr="00CF1C44">
        <w:rPr>
          <w:highlight w:val="white"/>
        </w:rPr>
        <w:t xml:space="preserve">  | statement statement_list;</w:t>
      </w:r>
    </w:p>
    <w:p w14:paraId="38D23AB0" w14:textId="77777777" w:rsidR="007660EE" w:rsidRPr="00EC76D5" w:rsidRDefault="007660EE" w:rsidP="007660EE">
      <w:pPr>
        <w:pStyle w:val="Code"/>
      </w:pPr>
    </w:p>
    <w:p w14:paraId="7422354C" w14:textId="77777777" w:rsidR="007660EE" w:rsidRPr="00EC76D5" w:rsidRDefault="007660EE" w:rsidP="007660EE">
      <w:r w:rsidRPr="00EC76D5">
        <w:lastRenderedPageBreak/>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CF1C44" w:rsidRDefault="007660EE" w:rsidP="007660EE">
      <w:pPr>
        <w:pStyle w:val="Code"/>
        <w:rPr>
          <w:highlight w:val="white"/>
        </w:rPr>
      </w:pPr>
      <w:r w:rsidRPr="00CF1C44">
        <w:rPr>
          <w:highlight w:val="white"/>
        </w:rPr>
        <w:t>statement:</w:t>
      </w:r>
    </w:p>
    <w:p w14:paraId="08A8E013" w14:textId="77777777" w:rsidR="007660EE" w:rsidRPr="00CF1C44" w:rsidRDefault="007660EE" w:rsidP="007660EE">
      <w:pPr>
        <w:pStyle w:val="Code"/>
        <w:rPr>
          <w:highlight w:val="white"/>
        </w:rPr>
      </w:pPr>
      <w:r w:rsidRPr="00CF1C44">
        <w:rPr>
          <w:highlight w:val="white"/>
        </w:rPr>
        <w:t xml:space="preserve">    ASSIGN NAME EQUAL expression SEMICOLON {</w:t>
      </w:r>
    </w:p>
    <w:p w14:paraId="51A8F166" w14:textId="77777777" w:rsidR="007660EE" w:rsidRPr="00CF1C44" w:rsidRDefault="007660EE" w:rsidP="007660EE">
      <w:pPr>
        <w:pStyle w:val="Code"/>
        <w:rPr>
          <w:highlight w:val="white"/>
        </w:rPr>
      </w:pPr>
      <w:r w:rsidRPr="00CF1C44">
        <w:rPr>
          <w:highlight w:val="white"/>
        </w:rPr>
        <w:t xml:space="preserve">      MainX.VariableMap[$2] = $4;</w:t>
      </w:r>
    </w:p>
    <w:p w14:paraId="5941AE3E" w14:textId="77777777" w:rsidR="007660EE" w:rsidRPr="00CF1C44" w:rsidRDefault="007660EE" w:rsidP="007660EE">
      <w:pPr>
        <w:pStyle w:val="Code"/>
        <w:rPr>
          <w:highlight w:val="white"/>
        </w:rPr>
      </w:pPr>
      <w:r w:rsidRPr="00CF1C44">
        <w:rPr>
          <w:highlight w:val="white"/>
        </w:rPr>
        <w:t xml:space="preserve">    }</w:t>
      </w:r>
    </w:p>
    <w:p w14:paraId="47C678B5" w14:textId="77777777" w:rsidR="007660EE" w:rsidRPr="00CF1C44" w:rsidRDefault="007660EE" w:rsidP="007660EE">
      <w:pPr>
        <w:pStyle w:val="Code"/>
        <w:rPr>
          <w:highlight w:val="white"/>
        </w:rPr>
      </w:pPr>
    </w:p>
    <w:p w14:paraId="24119F15" w14:textId="77777777" w:rsidR="007660EE" w:rsidRPr="00CF1C44" w:rsidRDefault="007660EE" w:rsidP="007660EE">
      <w:pPr>
        <w:pStyle w:val="Code"/>
        <w:rPr>
          <w:highlight w:val="white"/>
        </w:rPr>
      </w:pPr>
      <w:r w:rsidRPr="00CF1C44">
        <w:rPr>
          <w:highlight w:val="white"/>
        </w:rPr>
        <w:t xml:space="preserve">  | READ optional_output name_list SEMICOLON {</w:t>
      </w:r>
    </w:p>
    <w:p w14:paraId="5310AE9C" w14:textId="77777777" w:rsidR="007660EE" w:rsidRPr="00CF1C44" w:rsidRDefault="007660EE" w:rsidP="007660EE">
      <w:pPr>
        <w:pStyle w:val="Code"/>
        <w:rPr>
          <w:highlight w:val="white"/>
        </w:rPr>
      </w:pPr>
      <w:r w:rsidRPr="00CF1C44">
        <w:rPr>
          <w:highlight w:val="white"/>
        </w:rPr>
        <w:t xml:space="preserve">      try {</w:t>
      </w:r>
    </w:p>
    <w:p w14:paraId="4207898A"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buffer = Console.In.ReadLine();</w:t>
      </w:r>
    </w:p>
    <w:p w14:paraId="36343811"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textArray = buffer.Split(',');</w:t>
      </w:r>
    </w:p>
    <w:p w14:paraId="0C57C237" w14:textId="77777777" w:rsidR="007660EE" w:rsidRPr="00CF1C44" w:rsidRDefault="007660EE" w:rsidP="007660EE">
      <w:pPr>
        <w:pStyle w:val="Code"/>
        <w:rPr>
          <w:highlight w:val="white"/>
        </w:rPr>
      </w:pPr>
    </w:p>
    <w:p w14:paraId="1DC269E3" w14:textId="77777777" w:rsidR="007660EE" w:rsidRPr="00CF1C44" w:rsidRDefault="007660EE" w:rsidP="007660EE">
      <w:pPr>
        <w:pStyle w:val="Code"/>
        <w:rPr>
          <w:highlight w:val="white"/>
        </w:rPr>
      </w:pPr>
      <w:r w:rsidRPr="00CF1C44">
        <w:rPr>
          <w:highlight w:val="white"/>
        </w:rPr>
        <w:t xml:space="preserve">        if ($3.Count != textArray.Length) {</w:t>
      </w:r>
    </w:p>
    <w:p w14:paraId="4664DBE4" w14:textId="77777777" w:rsidR="007660EE" w:rsidRPr="00CF1C44" w:rsidRDefault="007660EE" w:rsidP="007660EE">
      <w:pPr>
        <w:pStyle w:val="Code"/>
        <w:rPr>
          <w:highlight w:val="white"/>
        </w:rPr>
      </w:pPr>
      <w:r w:rsidRPr="00CF1C44">
        <w:rPr>
          <w:highlight w:val="white"/>
        </w:rPr>
        <w:t xml:space="preserve">          Console.Error.WriteLine("Invalid number of values.");</w:t>
      </w:r>
    </w:p>
    <w:p w14:paraId="26549D09" w14:textId="77777777" w:rsidR="007660EE" w:rsidRPr="00CF1C44" w:rsidRDefault="007660EE" w:rsidP="007660EE">
      <w:pPr>
        <w:pStyle w:val="Code"/>
        <w:rPr>
          <w:highlight w:val="white"/>
        </w:rPr>
      </w:pPr>
      <w:r w:rsidRPr="00CF1C44">
        <w:rPr>
          <w:highlight w:val="white"/>
        </w:rPr>
        <w:t xml:space="preserve">          Environment.Exit(-1);</w:t>
      </w:r>
    </w:p>
    <w:p w14:paraId="171928A1" w14:textId="77777777" w:rsidR="007660EE" w:rsidRPr="00CF1C44" w:rsidRDefault="007660EE" w:rsidP="007660EE">
      <w:pPr>
        <w:pStyle w:val="Code"/>
        <w:rPr>
          <w:highlight w:val="white"/>
        </w:rPr>
      </w:pPr>
      <w:r w:rsidRPr="00CF1C44">
        <w:rPr>
          <w:highlight w:val="white"/>
        </w:rPr>
        <w:t xml:space="preserve">        }</w:t>
      </w:r>
    </w:p>
    <w:p w14:paraId="3B387178" w14:textId="77777777" w:rsidR="007660EE" w:rsidRPr="00CF1C44" w:rsidRDefault="007660EE" w:rsidP="007660EE">
      <w:pPr>
        <w:pStyle w:val="Code"/>
        <w:rPr>
          <w:highlight w:val="white"/>
        </w:rPr>
      </w:pPr>
      <w:r w:rsidRPr="00CF1C44">
        <w:rPr>
          <w:highlight w:val="white"/>
        </w:rPr>
        <w:t xml:space="preserve">      </w:t>
      </w:r>
    </w:p>
    <w:p w14:paraId="7F65DF48" w14:textId="77777777" w:rsidR="007660EE" w:rsidRPr="00CF1C44" w:rsidRDefault="007660EE" w:rsidP="007660EE">
      <w:pPr>
        <w:pStyle w:val="Code"/>
        <w:rPr>
          <w:highlight w:val="white"/>
        </w:rPr>
      </w:pPr>
      <w:r w:rsidRPr="00CF1C44">
        <w:rPr>
          <w:highlight w:val="white"/>
        </w:rPr>
        <w:t xml:space="preserve">        for (int index = 0; index &lt; $3.Count; ++index) {</w:t>
      </w:r>
    </w:p>
    <w:p w14:paraId="0233D36F"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name = $3[index], text = textArray[index];</w:t>
      </w:r>
    </w:p>
    <w:p w14:paraId="1942E99F" w14:textId="77777777" w:rsidR="007660EE" w:rsidRPr="00CF1C44" w:rsidRDefault="007660EE" w:rsidP="007660EE">
      <w:pPr>
        <w:pStyle w:val="Code"/>
        <w:rPr>
          <w:highlight w:val="white"/>
        </w:rPr>
      </w:pPr>
      <w:r w:rsidRPr="00CF1C44">
        <w:rPr>
          <w:highlight w:val="white"/>
        </w:rPr>
        <w:t xml:space="preserve">          double value = </w:t>
      </w:r>
      <w:r>
        <w:rPr>
          <w:highlight w:val="white"/>
        </w:rPr>
        <w:t>double</w:t>
      </w:r>
      <w:r w:rsidRPr="00CF1C44">
        <w:rPr>
          <w:highlight w:val="white"/>
        </w:rPr>
        <w:t>.Parse(text);</w:t>
      </w:r>
    </w:p>
    <w:p w14:paraId="37093741" w14:textId="77777777" w:rsidR="007660EE" w:rsidRPr="00CF1C44" w:rsidRDefault="007660EE" w:rsidP="007660EE">
      <w:pPr>
        <w:pStyle w:val="Code"/>
        <w:rPr>
          <w:highlight w:val="white"/>
        </w:rPr>
      </w:pPr>
      <w:r w:rsidRPr="00CF1C44">
        <w:rPr>
          <w:highlight w:val="white"/>
        </w:rPr>
        <w:t xml:space="preserve">          MainX.VariableMap[name] = value;</w:t>
      </w:r>
    </w:p>
    <w:p w14:paraId="779995D2" w14:textId="77777777" w:rsidR="007660EE" w:rsidRPr="00CF1C44" w:rsidRDefault="007660EE" w:rsidP="007660EE">
      <w:pPr>
        <w:pStyle w:val="Code"/>
        <w:rPr>
          <w:highlight w:val="white"/>
        </w:rPr>
      </w:pPr>
      <w:r w:rsidRPr="00CF1C44">
        <w:rPr>
          <w:highlight w:val="white"/>
        </w:rPr>
        <w:t xml:space="preserve">        }</w:t>
      </w:r>
    </w:p>
    <w:p w14:paraId="5A1597FE" w14:textId="77777777" w:rsidR="007660EE" w:rsidRPr="00CF1C44" w:rsidRDefault="007660EE" w:rsidP="007660EE">
      <w:pPr>
        <w:pStyle w:val="Code"/>
        <w:rPr>
          <w:highlight w:val="white"/>
        </w:rPr>
      </w:pPr>
      <w:r w:rsidRPr="00CF1C44">
        <w:rPr>
          <w:highlight w:val="white"/>
        </w:rPr>
        <w:t xml:space="preserve">      }</w:t>
      </w:r>
    </w:p>
    <w:p w14:paraId="0974CB1C" w14:textId="77777777" w:rsidR="007660EE" w:rsidRPr="00CF1C44" w:rsidRDefault="007660EE" w:rsidP="007660EE">
      <w:pPr>
        <w:pStyle w:val="Code"/>
        <w:rPr>
          <w:highlight w:val="white"/>
        </w:rPr>
      </w:pPr>
      <w:r w:rsidRPr="00CF1C44">
        <w:rPr>
          <w:highlight w:val="white"/>
        </w:rPr>
        <w:t xml:space="preserve">      catch (Exception exception) {</w:t>
      </w:r>
    </w:p>
    <w:p w14:paraId="60A0B0DC" w14:textId="77777777" w:rsidR="007660EE" w:rsidRPr="00CF1C44" w:rsidRDefault="007660EE" w:rsidP="007660EE">
      <w:pPr>
        <w:pStyle w:val="Code"/>
        <w:rPr>
          <w:highlight w:val="white"/>
        </w:rPr>
      </w:pPr>
      <w:r w:rsidRPr="00CF1C44">
        <w:rPr>
          <w:highlight w:val="white"/>
        </w:rPr>
        <w:t xml:space="preserve">        Console.Error.WriteLine("Invalid input: " + exception.ToString());</w:t>
      </w:r>
    </w:p>
    <w:p w14:paraId="0FADD0E6" w14:textId="77777777" w:rsidR="007660EE" w:rsidRPr="00CF1C44" w:rsidRDefault="007660EE" w:rsidP="007660EE">
      <w:pPr>
        <w:pStyle w:val="Code"/>
        <w:rPr>
          <w:highlight w:val="white"/>
        </w:rPr>
      </w:pPr>
      <w:r w:rsidRPr="00CF1C44">
        <w:rPr>
          <w:highlight w:val="white"/>
        </w:rPr>
        <w:t xml:space="preserve">        Environment.Exit(-1);</w:t>
      </w:r>
    </w:p>
    <w:p w14:paraId="1A33CD64" w14:textId="77777777" w:rsidR="007660EE" w:rsidRPr="00CF1C44" w:rsidRDefault="007660EE" w:rsidP="007660EE">
      <w:pPr>
        <w:pStyle w:val="Code"/>
        <w:rPr>
          <w:highlight w:val="white"/>
        </w:rPr>
      </w:pPr>
      <w:r w:rsidRPr="00CF1C44">
        <w:rPr>
          <w:highlight w:val="white"/>
        </w:rPr>
        <w:t xml:space="preserve">      }</w:t>
      </w:r>
    </w:p>
    <w:p w14:paraId="505B33E5" w14:textId="77777777" w:rsidR="007660EE" w:rsidRPr="00CF1C44" w:rsidRDefault="007660EE" w:rsidP="007660EE">
      <w:pPr>
        <w:pStyle w:val="Code"/>
        <w:rPr>
          <w:highlight w:val="white"/>
        </w:rPr>
      </w:pPr>
      <w:r w:rsidRPr="00CF1C44">
        <w:rPr>
          <w:highlight w:val="white"/>
        </w:rPr>
        <w:t xml:space="preserve">    }</w:t>
      </w:r>
    </w:p>
    <w:p w14:paraId="55E2A55E" w14:textId="77777777" w:rsidR="007660EE" w:rsidRPr="00CF1C44" w:rsidRDefault="007660EE" w:rsidP="007660EE">
      <w:pPr>
        <w:pStyle w:val="Code"/>
        <w:rPr>
          <w:highlight w:val="white"/>
        </w:rPr>
      </w:pPr>
    </w:p>
    <w:p w14:paraId="72EEE46E" w14:textId="77777777" w:rsidR="007660EE" w:rsidRPr="00CF1C44" w:rsidRDefault="007660EE" w:rsidP="007660EE">
      <w:pPr>
        <w:pStyle w:val="Code"/>
        <w:rPr>
          <w:highlight w:val="white"/>
        </w:rPr>
      </w:pPr>
      <w:r w:rsidRPr="00CF1C44">
        <w:rPr>
          <w:highlight w:val="white"/>
        </w:rPr>
        <w:t xml:space="preserve">  | WRITE optional_output expression_list SEMICOLON {</w:t>
      </w:r>
    </w:p>
    <w:p w14:paraId="51BE55A2" w14:textId="77777777" w:rsidR="007660EE" w:rsidRPr="00CF1C44" w:rsidRDefault="007660EE" w:rsidP="007660EE">
      <w:pPr>
        <w:pStyle w:val="Code"/>
        <w:rPr>
          <w:highlight w:val="white"/>
        </w:rPr>
      </w:pPr>
      <w:r w:rsidRPr="00CF1C44">
        <w:rPr>
          <w:highlight w:val="white"/>
        </w:rPr>
        <w:t xml:space="preserve">      bool first = true;</w:t>
      </w:r>
    </w:p>
    <w:p w14:paraId="0DE8037E" w14:textId="77777777" w:rsidR="007660EE" w:rsidRPr="00CF1C44" w:rsidRDefault="007660EE" w:rsidP="007660EE">
      <w:pPr>
        <w:pStyle w:val="Code"/>
        <w:rPr>
          <w:highlight w:val="white"/>
        </w:rPr>
      </w:pPr>
      <w:r w:rsidRPr="00CF1C44">
        <w:rPr>
          <w:highlight w:val="white"/>
        </w:rPr>
        <w:t xml:space="preserve">      foreach (</w:t>
      </w:r>
      <w:r>
        <w:rPr>
          <w:highlight w:val="white"/>
        </w:rPr>
        <w:t>double</w:t>
      </w:r>
      <w:r w:rsidRPr="00CF1C44">
        <w:rPr>
          <w:highlight w:val="white"/>
        </w:rPr>
        <w:t xml:space="preserve"> value in $3) {</w:t>
      </w:r>
    </w:p>
    <w:p w14:paraId="18DAB1DF" w14:textId="77777777" w:rsidR="007660EE" w:rsidRPr="00CF1C44" w:rsidRDefault="007660EE" w:rsidP="007660EE">
      <w:pPr>
        <w:pStyle w:val="Code"/>
        <w:rPr>
          <w:highlight w:val="white"/>
        </w:rPr>
      </w:pPr>
      <w:r w:rsidRPr="00CF1C44">
        <w:rPr>
          <w:highlight w:val="white"/>
        </w:rPr>
        <w:t xml:space="preserve">        Console.Out.Write((first ? "" : ", ") + value);</w:t>
      </w:r>
    </w:p>
    <w:p w14:paraId="18E67B3A" w14:textId="77777777" w:rsidR="007660EE" w:rsidRPr="00CF1C44" w:rsidRDefault="007660EE" w:rsidP="007660EE">
      <w:pPr>
        <w:pStyle w:val="Code"/>
        <w:rPr>
          <w:highlight w:val="white"/>
        </w:rPr>
      </w:pPr>
      <w:r w:rsidRPr="00CF1C44">
        <w:rPr>
          <w:highlight w:val="white"/>
        </w:rPr>
        <w:t xml:space="preserve">        first = false;</w:t>
      </w:r>
    </w:p>
    <w:p w14:paraId="5D1210EC" w14:textId="77777777" w:rsidR="007660EE" w:rsidRPr="00CF1C44" w:rsidRDefault="007660EE" w:rsidP="007660EE">
      <w:pPr>
        <w:pStyle w:val="Code"/>
        <w:rPr>
          <w:highlight w:val="white"/>
        </w:rPr>
      </w:pPr>
      <w:r w:rsidRPr="00CF1C44">
        <w:rPr>
          <w:highlight w:val="white"/>
        </w:rPr>
        <w:t xml:space="preserve">      }</w:t>
      </w:r>
    </w:p>
    <w:p w14:paraId="1920180F" w14:textId="77777777" w:rsidR="007660EE" w:rsidRPr="00CF1C44" w:rsidRDefault="007660EE" w:rsidP="007660EE">
      <w:pPr>
        <w:pStyle w:val="Code"/>
        <w:rPr>
          <w:highlight w:val="white"/>
        </w:rPr>
      </w:pPr>
    </w:p>
    <w:p w14:paraId="7F47C79E" w14:textId="77777777" w:rsidR="007660EE" w:rsidRPr="00CF1C44" w:rsidRDefault="007660EE" w:rsidP="007660EE">
      <w:pPr>
        <w:pStyle w:val="Code"/>
        <w:rPr>
          <w:highlight w:val="white"/>
        </w:rPr>
      </w:pPr>
      <w:r w:rsidRPr="00CF1C44">
        <w:rPr>
          <w:highlight w:val="white"/>
        </w:rPr>
        <w:t xml:space="preserve">      Console.Out.WriteLine();</w:t>
      </w:r>
    </w:p>
    <w:p w14:paraId="7FC2063C" w14:textId="77777777" w:rsidR="007660EE" w:rsidRPr="00CF1C44" w:rsidRDefault="007660EE" w:rsidP="007660EE">
      <w:pPr>
        <w:pStyle w:val="Code"/>
        <w:rPr>
          <w:highlight w:val="white"/>
        </w:rPr>
      </w:pPr>
      <w:r w:rsidRPr="00CF1C44">
        <w:rPr>
          <w:highlight w:val="white"/>
        </w:rPr>
        <w:t xml:space="preserve">    }</w:t>
      </w:r>
    </w:p>
    <w:p w14:paraId="51762627" w14:textId="77777777" w:rsidR="007660EE" w:rsidRPr="00CF1C44" w:rsidRDefault="007660EE" w:rsidP="007660EE">
      <w:pPr>
        <w:pStyle w:val="Code"/>
        <w:rPr>
          <w:highlight w:val="white"/>
        </w:rPr>
      </w:pPr>
    </w:p>
    <w:p w14:paraId="3CA297D6" w14:textId="77777777" w:rsidR="007660EE" w:rsidRPr="00CF1C44" w:rsidRDefault="007660EE" w:rsidP="007660EE">
      <w:pPr>
        <w:pStyle w:val="Code"/>
        <w:rPr>
          <w:highlight w:val="white"/>
        </w:rPr>
      </w:pPr>
      <w:r w:rsidRPr="00CF1C44">
        <w:rPr>
          <w:highlight w:val="white"/>
        </w:rPr>
        <w:t xml:space="preserve">  | NEWLINE SEMICOLON {</w:t>
      </w:r>
    </w:p>
    <w:p w14:paraId="44A7B546" w14:textId="77777777" w:rsidR="007660EE" w:rsidRPr="00CF1C44" w:rsidRDefault="007660EE" w:rsidP="007660EE">
      <w:pPr>
        <w:pStyle w:val="Code"/>
        <w:rPr>
          <w:highlight w:val="white"/>
        </w:rPr>
      </w:pPr>
      <w:r w:rsidRPr="00CF1C44">
        <w:rPr>
          <w:highlight w:val="white"/>
        </w:rPr>
        <w:t xml:space="preserve">      Console.Out.WriteLine();</w:t>
      </w:r>
    </w:p>
    <w:p w14:paraId="70E211AC" w14:textId="77777777" w:rsidR="007660EE" w:rsidRPr="00CF1C44" w:rsidRDefault="007660EE" w:rsidP="007660EE">
      <w:pPr>
        <w:pStyle w:val="Code"/>
        <w:rPr>
          <w:highlight w:val="white"/>
        </w:rPr>
      </w:pPr>
      <w:r w:rsidRPr="00CF1C44">
        <w:rPr>
          <w:highlight w:val="white"/>
        </w:rPr>
        <w:t xml:space="preserve">    };</w:t>
      </w:r>
    </w:p>
    <w:p w14:paraId="2BCCEC1F" w14:textId="77777777" w:rsidR="007660EE" w:rsidRPr="00CF1C44" w:rsidRDefault="007660EE" w:rsidP="007660EE">
      <w:pPr>
        <w:pStyle w:val="Code"/>
        <w:rPr>
          <w:highlight w:val="white"/>
        </w:rPr>
      </w:pPr>
    </w:p>
    <w:p w14:paraId="6F8B25D2" w14:textId="77777777" w:rsidR="007660EE" w:rsidRPr="00CF1C44" w:rsidRDefault="007660EE" w:rsidP="007660EE">
      <w:pPr>
        <w:pStyle w:val="Code"/>
        <w:rPr>
          <w:highlight w:val="white"/>
        </w:rPr>
      </w:pPr>
      <w:r w:rsidRPr="00CF1C44">
        <w:rPr>
          <w:highlight w:val="white"/>
        </w:rPr>
        <w:t>optional_output:</w:t>
      </w:r>
    </w:p>
    <w:p w14:paraId="4836CAD8" w14:textId="77777777" w:rsidR="007660EE" w:rsidRPr="00CF1C44" w:rsidRDefault="007660EE" w:rsidP="007660EE">
      <w:pPr>
        <w:pStyle w:val="Code"/>
        <w:rPr>
          <w:highlight w:val="white"/>
        </w:rPr>
      </w:pPr>
      <w:r w:rsidRPr="00CF1C44">
        <w:rPr>
          <w:highlight w:val="white"/>
        </w:rPr>
        <w:t xml:space="preserve">    /* Empty. */</w:t>
      </w:r>
    </w:p>
    <w:p w14:paraId="7910AD7C" w14:textId="77777777" w:rsidR="007660EE" w:rsidRPr="00CF1C44" w:rsidRDefault="007660EE" w:rsidP="007660EE">
      <w:pPr>
        <w:pStyle w:val="Code"/>
        <w:rPr>
          <w:highlight w:val="white"/>
        </w:rPr>
      </w:pPr>
      <w:r w:rsidRPr="00CF1C44">
        <w:rPr>
          <w:highlight w:val="white"/>
        </w:rPr>
        <w:t xml:space="preserve">  | TEXT COMMA {</w:t>
      </w:r>
    </w:p>
    <w:p w14:paraId="0FDC7944" w14:textId="77777777" w:rsidR="007660EE" w:rsidRPr="00CF1C44" w:rsidRDefault="007660EE" w:rsidP="007660EE">
      <w:pPr>
        <w:pStyle w:val="Code"/>
        <w:rPr>
          <w:highlight w:val="white"/>
        </w:rPr>
      </w:pPr>
      <w:r w:rsidRPr="00CF1C44">
        <w:rPr>
          <w:highlight w:val="white"/>
        </w:rPr>
        <w:t xml:space="preserve">      Console.Out.Write($1);</w:t>
      </w:r>
    </w:p>
    <w:p w14:paraId="1824EC10" w14:textId="77777777" w:rsidR="007660EE" w:rsidRPr="00CF1C44" w:rsidRDefault="007660EE" w:rsidP="007660EE">
      <w:pPr>
        <w:pStyle w:val="Code"/>
        <w:rPr>
          <w:highlight w:val="white"/>
        </w:rPr>
      </w:pPr>
      <w:r w:rsidRPr="00CF1C44">
        <w:rPr>
          <w:highlight w:val="white"/>
        </w:rPr>
        <w:t xml:space="preserve">    };</w:t>
      </w:r>
    </w:p>
    <w:p w14:paraId="5B80EACB" w14:textId="77777777" w:rsidR="007660EE" w:rsidRPr="00EC76D5" w:rsidRDefault="007660EE" w:rsidP="007660EE">
      <w:r w:rsidRPr="00EC76D5">
        <w:t>The value of the rule is stored in $$. However, the $$ value is always a reference to an Object. Therefore, we need to transform it into a list before we can call the add method.</w:t>
      </w:r>
    </w:p>
    <w:p w14:paraId="7BBC446F" w14:textId="77777777" w:rsidR="007660EE" w:rsidRPr="001949F7" w:rsidRDefault="007660EE" w:rsidP="007660EE">
      <w:pPr>
        <w:pStyle w:val="Code"/>
        <w:rPr>
          <w:highlight w:val="white"/>
        </w:rPr>
      </w:pPr>
      <w:bookmarkStart w:id="495" w:name="_Ref418232768"/>
      <w:r w:rsidRPr="001949F7">
        <w:rPr>
          <w:highlight w:val="white"/>
        </w:rPr>
        <w:t>name_list:</w:t>
      </w:r>
    </w:p>
    <w:p w14:paraId="009A5C9A" w14:textId="77777777" w:rsidR="007660EE" w:rsidRPr="001949F7" w:rsidRDefault="007660EE" w:rsidP="007660EE">
      <w:pPr>
        <w:pStyle w:val="Code"/>
        <w:rPr>
          <w:highlight w:val="white"/>
        </w:rPr>
      </w:pPr>
      <w:r w:rsidRPr="001949F7">
        <w:rPr>
          <w:highlight w:val="white"/>
        </w:rPr>
        <w:t xml:space="preserve">    NAME {</w:t>
      </w:r>
    </w:p>
    <w:p w14:paraId="3CDF203D" w14:textId="77777777" w:rsidR="007660EE" w:rsidRPr="001949F7" w:rsidRDefault="007660EE" w:rsidP="007660EE">
      <w:pPr>
        <w:pStyle w:val="Code"/>
        <w:rPr>
          <w:highlight w:val="white"/>
        </w:rPr>
      </w:pPr>
      <w:r w:rsidRPr="001949F7">
        <w:rPr>
          <w:highlight w:val="white"/>
        </w:rPr>
        <w:t xml:space="preserve">      $$ = new List&lt;</w:t>
      </w:r>
      <w:r>
        <w:rPr>
          <w:highlight w:val="white"/>
        </w:rPr>
        <w:t>string</w:t>
      </w:r>
      <w:r w:rsidRPr="001949F7">
        <w:rPr>
          <w:highlight w:val="white"/>
        </w:rPr>
        <w:t>&gt;();</w:t>
      </w:r>
    </w:p>
    <w:p w14:paraId="56E4A904" w14:textId="77777777" w:rsidR="007660EE" w:rsidRPr="001949F7" w:rsidRDefault="007660EE" w:rsidP="007660EE">
      <w:pPr>
        <w:pStyle w:val="Code"/>
        <w:rPr>
          <w:highlight w:val="white"/>
        </w:rPr>
      </w:pPr>
      <w:r w:rsidRPr="001949F7">
        <w:rPr>
          <w:highlight w:val="white"/>
        </w:rPr>
        <w:t xml:space="preserve">      $$.Add($1);</w:t>
      </w:r>
    </w:p>
    <w:p w14:paraId="1D34D021" w14:textId="77777777" w:rsidR="007660EE" w:rsidRPr="001949F7" w:rsidRDefault="007660EE" w:rsidP="007660EE">
      <w:pPr>
        <w:pStyle w:val="Code"/>
        <w:rPr>
          <w:highlight w:val="white"/>
        </w:rPr>
      </w:pPr>
      <w:r w:rsidRPr="001949F7">
        <w:rPr>
          <w:highlight w:val="white"/>
        </w:rPr>
        <w:lastRenderedPageBreak/>
        <w:t xml:space="preserve">    }</w:t>
      </w:r>
    </w:p>
    <w:p w14:paraId="0E213505" w14:textId="77777777" w:rsidR="007660EE" w:rsidRPr="001949F7" w:rsidRDefault="007660EE" w:rsidP="007660EE">
      <w:pPr>
        <w:pStyle w:val="Code"/>
        <w:rPr>
          <w:highlight w:val="white"/>
        </w:rPr>
      </w:pPr>
      <w:r w:rsidRPr="001949F7">
        <w:rPr>
          <w:highlight w:val="white"/>
        </w:rPr>
        <w:t xml:space="preserve">  | name_list COMMA NAME {</w:t>
      </w:r>
    </w:p>
    <w:p w14:paraId="2AFBA8AE" w14:textId="77777777" w:rsidR="007660EE" w:rsidRPr="001949F7" w:rsidRDefault="007660EE" w:rsidP="007660EE">
      <w:pPr>
        <w:pStyle w:val="Code"/>
        <w:rPr>
          <w:highlight w:val="white"/>
        </w:rPr>
      </w:pPr>
      <w:r w:rsidRPr="001949F7">
        <w:rPr>
          <w:highlight w:val="white"/>
        </w:rPr>
        <w:t xml:space="preserve">      $$ = $1;</w:t>
      </w:r>
    </w:p>
    <w:p w14:paraId="1382E6F7" w14:textId="77777777" w:rsidR="007660EE" w:rsidRPr="001949F7" w:rsidRDefault="007660EE" w:rsidP="007660EE">
      <w:pPr>
        <w:pStyle w:val="Code"/>
        <w:rPr>
          <w:highlight w:val="white"/>
        </w:rPr>
      </w:pPr>
      <w:r w:rsidRPr="001949F7">
        <w:rPr>
          <w:highlight w:val="white"/>
        </w:rPr>
        <w:t xml:space="preserve">      $$.Add($3);</w:t>
      </w:r>
    </w:p>
    <w:p w14:paraId="1FE35DB6" w14:textId="77777777" w:rsidR="007660EE" w:rsidRPr="001949F7" w:rsidRDefault="007660EE" w:rsidP="007660EE">
      <w:pPr>
        <w:pStyle w:val="Code"/>
        <w:rPr>
          <w:highlight w:val="white"/>
        </w:rPr>
      </w:pPr>
      <w:r w:rsidRPr="001949F7">
        <w:rPr>
          <w:highlight w:val="white"/>
        </w:rPr>
        <w:t xml:space="preserve">    };</w:t>
      </w:r>
    </w:p>
    <w:p w14:paraId="708EC9A2" w14:textId="77777777" w:rsidR="007660EE" w:rsidRPr="001949F7" w:rsidRDefault="007660EE" w:rsidP="007660EE">
      <w:pPr>
        <w:pStyle w:val="Code"/>
        <w:rPr>
          <w:highlight w:val="white"/>
        </w:rPr>
      </w:pPr>
    </w:p>
    <w:p w14:paraId="30DA46BC" w14:textId="77777777" w:rsidR="007660EE" w:rsidRPr="001949F7" w:rsidRDefault="007660EE" w:rsidP="007660EE">
      <w:pPr>
        <w:pStyle w:val="Code"/>
        <w:rPr>
          <w:highlight w:val="white"/>
        </w:rPr>
      </w:pPr>
      <w:r w:rsidRPr="001949F7">
        <w:rPr>
          <w:highlight w:val="white"/>
        </w:rPr>
        <w:t>expression_list:</w:t>
      </w:r>
    </w:p>
    <w:p w14:paraId="40D86FF1" w14:textId="77777777" w:rsidR="007660EE" w:rsidRPr="001949F7" w:rsidRDefault="007660EE" w:rsidP="007660EE">
      <w:pPr>
        <w:pStyle w:val="Code"/>
        <w:rPr>
          <w:highlight w:val="white"/>
        </w:rPr>
      </w:pPr>
      <w:r w:rsidRPr="001949F7">
        <w:rPr>
          <w:highlight w:val="white"/>
        </w:rPr>
        <w:t xml:space="preserve">    expression {</w:t>
      </w:r>
    </w:p>
    <w:p w14:paraId="4A4B3BA1" w14:textId="77777777" w:rsidR="007660EE" w:rsidRPr="001949F7" w:rsidRDefault="007660EE" w:rsidP="007660EE">
      <w:pPr>
        <w:pStyle w:val="Code"/>
        <w:rPr>
          <w:highlight w:val="white"/>
        </w:rPr>
      </w:pPr>
      <w:r w:rsidRPr="001949F7">
        <w:rPr>
          <w:highlight w:val="white"/>
        </w:rPr>
        <w:t xml:space="preserve">      $$ = new List&lt;</w:t>
      </w:r>
      <w:r>
        <w:rPr>
          <w:highlight w:val="white"/>
        </w:rPr>
        <w:t>double</w:t>
      </w:r>
      <w:r w:rsidRPr="001949F7">
        <w:rPr>
          <w:highlight w:val="white"/>
        </w:rPr>
        <w:t>&gt;();</w:t>
      </w:r>
    </w:p>
    <w:p w14:paraId="433B697A" w14:textId="77777777" w:rsidR="007660EE" w:rsidRPr="001949F7" w:rsidRDefault="007660EE" w:rsidP="007660EE">
      <w:pPr>
        <w:pStyle w:val="Code"/>
        <w:rPr>
          <w:highlight w:val="white"/>
        </w:rPr>
      </w:pPr>
      <w:r w:rsidRPr="001949F7">
        <w:rPr>
          <w:highlight w:val="white"/>
        </w:rPr>
        <w:t xml:space="preserve">      $$.Add($1);</w:t>
      </w:r>
    </w:p>
    <w:p w14:paraId="594A4CED" w14:textId="77777777" w:rsidR="007660EE" w:rsidRPr="001949F7" w:rsidRDefault="007660EE" w:rsidP="007660EE">
      <w:pPr>
        <w:pStyle w:val="Code"/>
        <w:rPr>
          <w:highlight w:val="white"/>
        </w:rPr>
      </w:pPr>
      <w:r w:rsidRPr="001949F7">
        <w:rPr>
          <w:highlight w:val="white"/>
        </w:rPr>
        <w:t xml:space="preserve">    }</w:t>
      </w:r>
    </w:p>
    <w:p w14:paraId="1276179D" w14:textId="77777777" w:rsidR="007660EE" w:rsidRPr="001949F7" w:rsidRDefault="007660EE" w:rsidP="007660EE">
      <w:pPr>
        <w:pStyle w:val="Code"/>
        <w:rPr>
          <w:highlight w:val="white"/>
        </w:rPr>
      </w:pPr>
      <w:r w:rsidRPr="001949F7">
        <w:rPr>
          <w:highlight w:val="white"/>
        </w:rPr>
        <w:t xml:space="preserve">  | expression_list COMMA expression {</w:t>
      </w:r>
    </w:p>
    <w:p w14:paraId="57748AA5" w14:textId="77777777" w:rsidR="007660EE" w:rsidRPr="001949F7" w:rsidRDefault="007660EE" w:rsidP="007660EE">
      <w:pPr>
        <w:pStyle w:val="Code"/>
        <w:rPr>
          <w:highlight w:val="white"/>
        </w:rPr>
      </w:pPr>
      <w:r w:rsidRPr="001949F7">
        <w:rPr>
          <w:highlight w:val="white"/>
        </w:rPr>
        <w:t xml:space="preserve">      $$ = $1;</w:t>
      </w:r>
    </w:p>
    <w:p w14:paraId="2CF7C704" w14:textId="77777777" w:rsidR="007660EE" w:rsidRPr="001949F7" w:rsidRDefault="007660EE" w:rsidP="007660EE">
      <w:pPr>
        <w:pStyle w:val="Code"/>
        <w:rPr>
          <w:highlight w:val="white"/>
        </w:rPr>
      </w:pPr>
      <w:r w:rsidRPr="001949F7">
        <w:rPr>
          <w:highlight w:val="white"/>
        </w:rPr>
        <w:t xml:space="preserve">      $$.Add($3);</w:t>
      </w:r>
    </w:p>
    <w:p w14:paraId="389AAD95" w14:textId="77777777" w:rsidR="007660EE" w:rsidRPr="001949F7" w:rsidRDefault="007660EE" w:rsidP="007660EE">
      <w:pPr>
        <w:pStyle w:val="Code"/>
        <w:rPr>
          <w:highlight w:val="white"/>
        </w:rPr>
      </w:pPr>
      <w:r w:rsidRPr="001949F7">
        <w:rPr>
          <w:highlight w:val="white"/>
        </w:rPr>
        <w:t xml:space="preserve">    };</w:t>
      </w:r>
    </w:p>
    <w:p w14:paraId="210211C3" w14:textId="77777777" w:rsidR="007660EE" w:rsidRPr="001949F7" w:rsidRDefault="007660EE" w:rsidP="007660EE">
      <w:pPr>
        <w:pStyle w:val="Code"/>
        <w:rPr>
          <w:highlight w:val="white"/>
        </w:rPr>
      </w:pPr>
    </w:p>
    <w:p w14:paraId="67701724" w14:textId="77777777" w:rsidR="007660EE" w:rsidRPr="001949F7" w:rsidRDefault="007660EE" w:rsidP="007660EE">
      <w:pPr>
        <w:pStyle w:val="Code"/>
        <w:rPr>
          <w:highlight w:val="white"/>
        </w:rPr>
      </w:pPr>
      <w:r w:rsidRPr="001949F7">
        <w:rPr>
          <w:highlight w:val="white"/>
        </w:rPr>
        <w:t>expression:</w:t>
      </w:r>
    </w:p>
    <w:p w14:paraId="5234ADD9" w14:textId="77777777" w:rsidR="007660EE" w:rsidRPr="001949F7" w:rsidRDefault="007660EE" w:rsidP="007660EE">
      <w:pPr>
        <w:pStyle w:val="Code"/>
        <w:rPr>
          <w:highlight w:val="white"/>
        </w:rPr>
      </w:pPr>
      <w:r w:rsidRPr="001949F7">
        <w:rPr>
          <w:highlight w:val="white"/>
        </w:rPr>
        <w:t xml:space="preserve">    binary_expression {</w:t>
      </w:r>
    </w:p>
    <w:p w14:paraId="49FE3BA4" w14:textId="77777777" w:rsidR="007660EE" w:rsidRPr="001949F7" w:rsidRDefault="007660EE" w:rsidP="007660EE">
      <w:pPr>
        <w:pStyle w:val="Code"/>
        <w:rPr>
          <w:highlight w:val="white"/>
        </w:rPr>
      </w:pPr>
      <w:r w:rsidRPr="001949F7">
        <w:rPr>
          <w:highlight w:val="white"/>
        </w:rPr>
        <w:t xml:space="preserve">      $$ = $1;</w:t>
      </w:r>
    </w:p>
    <w:p w14:paraId="3942EC4D" w14:textId="77777777" w:rsidR="007660EE" w:rsidRPr="001949F7" w:rsidRDefault="007660EE" w:rsidP="007660EE">
      <w:pPr>
        <w:pStyle w:val="Code"/>
        <w:rPr>
          <w:highlight w:val="white"/>
        </w:rPr>
      </w:pPr>
      <w:r w:rsidRPr="001949F7">
        <w:rPr>
          <w:highlight w:val="white"/>
        </w:rPr>
        <w:t xml:space="preserve">    }</w:t>
      </w:r>
    </w:p>
    <w:p w14:paraId="57702B20" w14:textId="77777777" w:rsidR="007660EE" w:rsidRPr="001949F7" w:rsidRDefault="007660EE" w:rsidP="007660EE">
      <w:pPr>
        <w:pStyle w:val="Code"/>
        <w:rPr>
          <w:highlight w:val="white"/>
        </w:rPr>
      </w:pPr>
      <w:r w:rsidRPr="001949F7">
        <w:rPr>
          <w:highlight w:val="white"/>
        </w:rPr>
        <w:t xml:space="preserve">  | expression PLUS binary_expression {</w:t>
      </w:r>
    </w:p>
    <w:p w14:paraId="05334CB6" w14:textId="77777777" w:rsidR="007660EE" w:rsidRPr="001949F7" w:rsidRDefault="007660EE" w:rsidP="007660EE">
      <w:pPr>
        <w:pStyle w:val="Code"/>
        <w:rPr>
          <w:highlight w:val="white"/>
        </w:rPr>
      </w:pPr>
      <w:r w:rsidRPr="001949F7">
        <w:rPr>
          <w:highlight w:val="white"/>
        </w:rPr>
        <w:t xml:space="preserve">      $$ = $1 + $3;</w:t>
      </w:r>
    </w:p>
    <w:p w14:paraId="1C128CAE" w14:textId="77777777" w:rsidR="007660EE" w:rsidRPr="001949F7" w:rsidRDefault="007660EE" w:rsidP="007660EE">
      <w:pPr>
        <w:pStyle w:val="Code"/>
        <w:rPr>
          <w:highlight w:val="white"/>
        </w:rPr>
      </w:pPr>
      <w:r w:rsidRPr="001949F7">
        <w:rPr>
          <w:highlight w:val="white"/>
        </w:rPr>
        <w:t xml:space="preserve">    }</w:t>
      </w:r>
    </w:p>
    <w:p w14:paraId="0EABA949" w14:textId="77777777" w:rsidR="007660EE" w:rsidRPr="001949F7" w:rsidRDefault="007660EE" w:rsidP="007660EE">
      <w:pPr>
        <w:pStyle w:val="Code"/>
        <w:rPr>
          <w:highlight w:val="white"/>
        </w:rPr>
      </w:pPr>
      <w:r w:rsidRPr="001949F7">
        <w:rPr>
          <w:highlight w:val="white"/>
        </w:rPr>
        <w:t xml:space="preserve">  | expression MINUS binary_expression {</w:t>
      </w:r>
    </w:p>
    <w:p w14:paraId="6A8A003A" w14:textId="77777777" w:rsidR="007660EE" w:rsidRPr="001949F7" w:rsidRDefault="007660EE" w:rsidP="007660EE">
      <w:pPr>
        <w:pStyle w:val="Code"/>
        <w:rPr>
          <w:highlight w:val="white"/>
        </w:rPr>
      </w:pPr>
      <w:r w:rsidRPr="001949F7">
        <w:rPr>
          <w:highlight w:val="white"/>
        </w:rPr>
        <w:t xml:space="preserve">      $$ = $1 - $3;</w:t>
      </w:r>
    </w:p>
    <w:p w14:paraId="4B379F70" w14:textId="77777777" w:rsidR="007660EE" w:rsidRPr="001949F7" w:rsidRDefault="007660EE" w:rsidP="007660EE">
      <w:pPr>
        <w:pStyle w:val="Code"/>
        <w:rPr>
          <w:highlight w:val="white"/>
        </w:rPr>
      </w:pPr>
      <w:r w:rsidRPr="001949F7">
        <w:rPr>
          <w:highlight w:val="white"/>
        </w:rPr>
        <w:t xml:space="preserve">    };</w:t>
      </w:r>
    </w:p>
    <w:p w14:paraId="2FEC7AE2" w14:textId="77777777" w:rsidR="007660EE" w:rsidRPr="001949F7" w:rsidRDefault="007660EE" w:rsidP="007660EE">
      <w:pPr>
        <w:pStyle w:val="Code"/>
        <w:rPr>
          <w:highlight w:val="white"/>
        </w:rPr>
      </w:pPr>
    </w:p>
    <w:p w14:paraId="1E32F8DC" w14:textId="77777777" w:rsidR="007660EE" w:rsidRPr="001949F7" w:rsidRDefault="007660EE" w:rsidP="007660EE">
      <w:pPr>
        <w:pStyle w:val="Code"/>
        <w:rPr>
          <w:highlight w:val="white"/>
        </w:rPr>
      </w:pPr>
      <w:r w:rsidRPr="001949F7">
        <w:rPr>
          <w:highlight w:val="white"/>
        </w:rPr>
        <w:t>binary_expression:</w:t>
      </w:r>
    </w:p>
    <w:p w14:paraId="2481D1B6" w14:textId="77777777" w:rsidR="007660EE" w:rsidRPr="001949F7" w:rsidRDefault="007660EE" w:rsidP="007660EE">
      <w:pPr>
        <w:pStyle w:val="Code"/>
        <w:rPr>
          <w:highlight w:val="white"/>
        </w:rPr>
      </w:pPr>
      <w:r w:rsidRPr="001949F7">
        <w:rPr>
          <w:highlight w:val="white"/>
        </w:rPr>
        <w:t xml:space="preserve">    unary_expression {</w:t>
      </w:r>
    </w:p>
    <w:p w14:paraId="2356F907" w14:textId="77777777" w:rsidR="007660EE" w:rsidRPr="001949F7" w:rsidRDefault="007660EE" w:rsidP="007660EE">
      <w:pPr>
        <w:pStyle w:val="Code"/>
        <w:rPr>
          <w:highlight w:val="white"/>
        </w:rPr>
      </w:pPr>
      <w:r w:rsidRPr="001949F7">
        <w:rPr>
          <w:highlight w:val="white"/>
        </w:rPr>
        <w:t xml:space="preserve">      $$ = $1;</w:t>
      </w:r>
    </w:p>
    <w:p w14:paraId="5A9C4713" w14:textId="77777777" w:rsidR="007660EE" w:rsidRPr="001949F7" w:rsidRDefault="007660EE" w:rsidP="007660EE">
      <w:pPr>
        <w:pStyle w:val="Code"/>
        <w:rPr>
          <w:highlight w:val="white"/>
        </w:rPr>
      </w:pPr>
      <w:r w:rsidRPr="001949F7">
        <w:rPr>
          <w:highlight w:val="white"/>
        </w:rPr>
        <w:t xml:space="preserve">    }</w:t>
      </w:r>
    </w:p>
    <w:p w14:paraId="385F9352" w14:textId="77777777" w:rsidR="007660EE" w:rsidRPr="001949F7" w:rsidRDefault="007660EE" w:rsidP="007660EE">
      <w:pPr>
        <w:pStyle w:val="Code"/>
        <w:rPr>
          <w:highlight w:val="white"/>
        </w:rPr>
      </w:pPr>
      <w:r w:rsidRPr="001949F7">
        <w:rPr>
          <w:highlight w:val="white"/>
        </w:rPr>
        <w:t xml:space="preserve">  | binary_expression TIMES unary_expression {</w:t>
      </w:r>
    </w:p>
    <w:p w14:paraId="45A38E73" w14:textId="77777777" w:rsidR="007660EE" w:rsidRPr="001949F7" w:rsidRDefault="007660EE" w:rsidP="007660EE">
      <w:pPr>
        <w:pStyle w:val="Code"/>
        <w:rPr>
          <w:highlight w:val="white"/>
        </w:rPr>
      </w:pPr>
      <w:r w:rsidRPr="001949F7">
        <w:rPr>
          <w:highlight w:val="white"/>
        </w:rPr>
        <w:t xml:space="preserve">      $$ = $1 * $3;</w:t>
      </w:r>
    </w:p>
    <w:p w14:paraId="2E9CAD91" w14:textId="77777777" w:rsidR="007660EE" w:rsidRPr="001949F7" w:rsidRDefault="007660EE" w:rsidP="007660EE">
      <w:pPr>
        <w:pStyle w:val="Code"/>
        <w:rPr>
          <w:highlight w:val="white"/>
        </w:rPr>
      </w:pPr>
      <w:r w:rsidRPr="001949F7">
        <w:rPr>
          <w:highlight w:val="white"/>
        </w:rPr>
        <w:t xml:space="preserve">    }</w:t>
      </w:r>
    </w:p>
    <w:p w14:paraId="4BBB5AB5" w14:textId="77777777" w:rsidR="007660EE" w:rsidRPr="001949F7" w:rsidRDefault="007660EE" w:rsidP="007660EE">
      <w:pPr>
        <w:pStyle w:val="Code"/>
        <w:rPr>
          <w:highlight w:val="white"/>
        </w:rPr>
      </w:pPr>
      <w:r w:rsidRPr="001949F7">
        <w:rPr>
          <w:highlight w:val="white"/>
        </w:rPr>
        <w:t xml:space="preserve">  | binary_expression DIVIDE unary_expression {</w:t>
      </w:r>
    </w:p>
    <w:p w14:paraId="6D93B315" w14:textId="77777777" w:rsidR="007660EE" w:rsidRPr="001949F7" w:rsidRDefault="007660EE" w:rsidP="007660EE">
      <w:pPr>
        <w:pStyle w:val="Code"/>
        <w:rPr>
          <w:highlight w:val="white"/>
        </w:rPr>
      </w:pPr>
      <w:r w:rsidRPr="001949F7">
        <w:rPr>
          <w:highlight w:val="white"/>
        </w:rPr>
        <w:t xml:space="preserve">      if ($3 == 0) {</w:t>
      </w:r>
    </w:p>
    <w:p w14:paraId="564A2AF5" w14:textId="77777777" w:rsidR="007660EE" w:rsidRPr="001949F7" w:rsidRDefault="007660EE" w:rsidP="007660EE">
      <w:pPr>
        <w:pStyle w:val="Code"/>
        <w:rPr>
          <w:highlight w:val="white"/>
        </w:rPr>
      </w:pPr>
      <w:r w:rsidRPr="001949F7">
        <w:rPr>
          <w:highlight w:val="white"/>
        </w:rPr>
        <w:t xml:space="preserve">        Console.Error.WriteLine("Division by Zero.");</w:t>
      </w:r>
    </w:p>
    <w:p w14:paraId="765EDC6E" w14:textId="77777777" w:rsidR="007660EE" w:rsidRPr="001949F7" w:rsidRDefault="007660EE" w:rsidP="007660EE">
      <w:pPr>
        <w:pStyle w:val="Code"/>
        <w:rPr>
          <w:highlight w:val="white"/>
        </w:rPr>
      </w:pPr>
      <w:r w:rsidRPr="001949F7">
        <w:rPr>
          <w:highlight w:val="white"/>
        </w:rPr>
        <w:t xml:space="preserve">        Environment.Exit(-1);</w:t>
      </w:r>
    </w:p>
    <w:p w14:paraId="303B6997" w14:textId="77777777" w:rsidR="007660EE" w:rsidRPr="001949F7" w:rsidRDefault="007660EE" w:rsidP="007660EE">
      <w:pPr>
        <w:pStyle w:val="Code"/>
        <w:rPr>
          <w:highlight w:val="white"/>
        </w:rPr>
      </w:pPr>
      <w:r w:rsidRPr="001949F7">
        <w:rPr>
          <w:highlight w:val="white"/>
        </w:rPr>
        <w:t xml:space="preserve">      }</w:t>
      </w:r>
    </w:p>
    <w:p w14:paraId="724E829F" w14:textId="77777777" w:rsidR="007660EE" w:rsidRPr="001949F7" w:rsidRDefault="007660EE" w:rsidP="007660EE">
      <w:pPr>
        <w:pStyle w:val="Code"/>
        <w:rPr>
          <w:highlight w:val="white"/>
        </w:rPr>
      </w:pPr>
    </w:p>
    <w:p w14:paraId="48F5F384" w14:textId="77777777" w:rsidR="007660EE" w:rsidRPr="001949F7" w:rsidRDefault="007660EE" w:rsidP="007660EE">
      <w:pPr>
        <w:pStyle w:val="Code"/>
        <w:rPr>
          <w:highlight w:val="white"/>
        </w:rPr>
      </w:pPr>
      <w:r w:rsidRPr="001949F7">
        <w:rPr>
          <w:highlight w:val="white"/>
        </w:rPr>
        <w:t xml:space="preserve">      $$ = $1 / $3;</w:t>
      </w:r>
    </w:p>
    <w:p w14:paraId="1E8BDC35" w14:textId="77777777" w:rsidR="007660EE" w:rsidRPr="001949F7" w:rsidRDefault="007660EE" w:rsidP="007660EE">
      <w:pPr>
        <w:pStyle w:val="Code"/>
        <w:rPr>
          <w:highlight w:val="white"/>
        </w:rPr>
      </w:pPr>
      <w:r w:rsidRPr="001949F7">
        <w:rPr>
          <w:highlight w:val="white"/>
        </w:rPr>
        <w:t xml:space="preserve">    };</w:t>
      </w:r>
    </w:p>
    <w:p w14:paraId="768B9B24" w14:textId="77777777" w:rsidR="007660EE" w:rsidRPr="001949F7" w:rsidRDefault="007660EE" w:rsidP="007660EE">
      <w:pPr>
        <w:pStyle w:val="Code"/>
        <w:rPr>
          <w:highlight w:val="white"/>
        </w:rPr>
      </w:pPr>
    </w:p>
    <w:p w14:paraId="64CBB5A1" w14:textId="77777777" w:rsidR="007660EE" w:rsidRPr="001949F7" w:rsidRDefault="007660EE" w:rsidP="007660EE">
      <w:pPr>
        <w:pStyle w:val="Code"/>
        <w:rPr>
          <w:highlight w:val="white"/>
        </w:rPr>
      </w:pPr>
      <w:r w:rsidRPr="001949F7">
        <w:rPr>
          <w:highlight w:val="white"/>
        </w:rPr>
        <w:t>unary_expression:</w:t>
      </w:r>
    </w:p>
    <w:p w14:paraId="7603BD92" w14:textId="77777777" w:rsidR="007660EE" w:rsidRPr="001949F7" w:rsidRDefault="007660EE" w:rsidP="007660EE">
      <w:pPr>
        <w:pStyle w:val="Code"/>
        <w:rPr>
          <w:highlight w:val="white"/>
        </w:rPr>
      </w:pPr>
      <w:r w:rsidRPr="001949F7">
        <w:rPr>
          <w:highlight w:val="white"/>
        </w:rPr>
        <w:t xml:space="preserve">    primary_expression {</w:t>
      </w:r>
    </w:p>
    <w:p w14:paraId="088C9350" w14:textId="77777777" w:rsidR="007660EE" w:rsidRPr="001949F7" w:rsidRDefault="007660EE" w:rsidP="007660EE">
      <w:pPr>
        <w:pStyle w:val="Code"/>
        <w:rPr>
          <w:highlight w:val="white"/>
        </w:rPr>
      </w:pPr>
      <w:r w:rsidRPr="001949F7">
        <w:rPr>
          <w:highlight w:val="white"/>
        </w:rPr>
        <w:t xml:space="preserve">      $$ = $1;</w:t>
      </w:r>
    </w:p>
    <w:p w14:paraId="13FC0E8D" w14:textId="77777777" w:rsidR="007660EE" w:rsidRPr="001949F7" w:rsidRDefault="007660EE" w:rsidP="007660EE">
      <w:pPr>
        <w:pStyle w:val="Code"/>
        <w:rPr>
          <w:highlight w:val="white"/>
        </w:rPr>
      </w:pPr>
      <w:r w:rsidRPr="001949F7">
        <w:rPr>
          <w:highlight w:val="white"/>
        </w:rPr>
        <w:t xml:space="preserve">    }</w:t>
      </w:r>
    </w:p>
    <w:p w14:paraId="47C6EA53" w14:textId="77777777" w:rsidR="007660EE" w:rsidRPr="001949F7" w:rsidRDefault="007660EE" w:rsidP="007660EE">
      <w:pPr>
        <w:pStyle w:val="Code"/>
        <w:rPr>
          <w:highlight w:val="white"/>
        </w:rPr>
      </w:pPr>
      <w:r w:rsidRPr="001949F7">
        <w:rPr>
          <w:highlight w:val="white"/>
        </w:rPr>
        <w:t xml:space="preserve">  | PLUS unary_expression {</w:t>
      </w:r>
    </w:p>
    <w:p w14:paraId="35184759" w14:textId="77777777" w:rsidR="007660EE" w:rsidRPr="001949F7" w:rsidRDefault="007660EE" w:rsidP="007660EE">
      <w:pPr>
        <w:pStyle w:val="Code"/>
        <w:rPr>
          <w:highlight w:val="white"/>
        </w:rPr>
      </w:pPr>
      <w:r w:rsidRPr="001949F7">
        <w:rPr>
          <w:highlight w:val="white"/>
        </w:rPr>
        <w:t xml:space="preserve">      $$ = $2;</w:t>
      </w:r>
    </w:p>
    <w:p w14:paraId="7F75E8F6" w14:textId="77777777" w:rsidR="007660EE" w:rsidRPr="001949F7" w:rsidRDefault="007660EE" w:rsidP="007660EE">
      <w:pPr>
        <w:pStyle w:val="Code"/>
        <w:rPr>
          <w:highlight w:val="white"/>
        </w:rPr>
      </w:pPr>
      <w:r w:rsidRPr="001949F7">
        <w:rPr>
          <w:highlight w:val="white"/>
        </w:rPr>
        <w:t xml:space="preserve">    }</w:t>
      </w:r>
    </w:p>
    <w:p w14:paraId="69771815" w14:textId="77777777" w:rsidR="007660EE" w:rsidRPr="001949F7" w:rsidRDefault="007660EE" w:rsidP="007660EE">
      <w:pPr>
        <w:pStyle w:val="Code"/>
        <w:rPr>
          <w:highlight w:val="white"/>
        </w:rPr>
      </w:pPr>
      <w:r w:rsidRPr="001949F7">
        <w:rPr>
          <w:highlight w:val="white"/>
        </w:rPr>
        <w:t xml:space="preserve">  | MINUS unary_expression {</w:t>
      </w:r>
    </w:p>
    <w:p w14:paraId="18E3BB11" w14:textId="77777777" w:rsidR="007660EE" w:rsidRPr="001949F7" w:rsidRDefault="007660EE" w:rsidP="007660EE">
      <w:pPr>
        <w:pStyle w:val="Code"/>
        <w:rPr>
          <w:highlight w:val="white"/>
        </w:rPr>
      </w:pPr>
      <w:r w:rsidRPr="001949F7">
        <w:rPr>
          <w:highlight w:val="white"/>
        </w:rPr>
        <w:t xml:space="preserve">      $$ = -$2;</w:t>
      </w:r>
    </w:p>
    <w:p w14:paraId="738C420E" w14:textId="77777777" w:rsidR="007660EE" w:rsidRPr="001949F7" w:rsidRDefault="007660EE" w:rsidP="007660EE">
      <w:pPr>
        <w:pStyle w:val="Code"/>
        <w:rPr>
          <w:highlight w:val="white"/>
        </w:rPr>
      </w:pPr>
      <w:r w:rsidRPr="001949F7">
        <w:rPr>
          <w:highlight w:val="white"/>
        </w:rPr>
        <w:t xml:space="preserve">    }</w:t>
      </w:r>
    </w:p>
    <w:p w14:paraId="66CF0CD8" w14:textId="77777777" w:rsidR="007660EE" w:rsidRPr="001949F7" w:rsidRDefault="007660EE" w:rsidP="007660EE">
      <w:pPr>
        <w:pStyle w:val="Code"/>
        <w:rPr>
          <w:highlight w:val="white"/>
        </w:rPr>
      </w:pPr>
      <w:r w:rsidRPr="001949F7">
        <w:rPr>
          <w:highlight w:val="white"/>
        </w:rPr>
        <w:t xml:space="preserve">  | SIN unary_expression {</w:t>
      </w:r>
    </w:p>
    <w:p w14:paraId="302C9AC1" w14:textId="77777777" w:rsidR="007660EE" w:rsidRPr="001949F7" w:rsidRDefault="007660EE" w:rsidP="007660EE">
      <w:pPr>
        <w:pStyle w:val="Code"/>
        <w:rPr>
          <w:highlight w:val="white"/>
        </w:rPr>
      </w:pPr>
      <w:r w:rsidRPr="001949F7">
        <w:rPr>
          <w:highlight w:val="white"/>
        </w:rPr>
        <w:t xml:space="preserve">      $$ = Math.Sin($2);</w:t>
      </w:r>
    </w:p>
    <w:p w14:paraId="3A39A140" w14:textId="77777777" w:rsidR="007660EE" w:rsidRPr="001949F7" w:rsidRDefault="007660EE" w:rsidP="007660EE">
      <w:pPr>
        <w:pStyle w:val="Code"/>
        <w:rPr>
          <w:highlight w:val="white"/>
        </w:rPr>
      </w:pPr>
      <w:r w:rsidRPr="001949F7">
        <w:rPr>
          <w:highlight w:val="white"/>
        </w:rPr>
        <w:t xml:space="preserve">    }</w:t>
      </w:r>
    </w:p>
    <w:p w14:paraId="4FEBE47F" w14:textId="77777777" w:rsidR="007660EE" w:rsidRPr="001949F7" w:rsidRDefault="007660EE" w:rsidP="007660EE">
      <w:pPr>
        <w:pStyle w:val="Code"/>
        <w:rPr>
          <w:highlight w:val="white"/>
        </w:rPr>
      </w:pPr>
      <w:r w:rsidRPr="001949F7">
        <w:rPr>
          <w:highlight w:val="white"/>
        </w:rPr>
        <w:t xml:space="preserve">  | COS unary_expression {</w:t>
      </w:r>
    </w:p>
    <w:p w14:paraId="27A9CA95" w14:textId="77777777" w:rsidR="007660EE" w:rsidRPr="001949F7" w:rsidRDefault="007660EE" w:rsidP="007660EE">
      <w:pPr>
        <w:pStyle w:val="Code"/>
        <w:rPr>
          <w:highlight w:val="white"/>
        </w:rPr>
      </w:pPr>
      <w:r w:rsidRPr="001949F7">
        <w:rPr>
          <w:highlight w:val="white"/>
        </w:rPr>
        <w:lastRenderedPageBreak/>
        <w:t xml:space="preserve">      $$ = Math.Cos($2);</w:t>
      </w:r>
    </w:p>
    <w:p w14:paraId="37CD85EE" w14:textId="77777777" w:rsidR="007660EE" w:rsidRPr="001949F7" w:rsidRDefault="007660EE" w:rsidP="007660EE">
      <w:pPr>
        <w:pStyle w:val="Code"/>
        <w:rPr>
          <w:highlight w:val="white"/>
        </w:rPr>
      </w:pPr>
      <w:r w:rsidRPr="001949F7">
        <w:rPr>
          <w:highlight w:val="white"/>
        </w:rPr>
        <w:t xml:space="preserve">    }</w:t>
      </w:r>
    </w:p>
    <w:p w14:paraId="6297C018" w14:textId="77777777" w:rsidR="007660EE" w:rsidRPr="001949F7" w:rsidRDefault="007660EE" w:rsidP="007660EE">
      <w:pPr>
        <w:pStyle w:val="Code"/>
        <w:rPr>
          <w:highlight w:val="white"/>
        </w:rPr>
      </w:pPr>
      <w:r w:rsidRPr="001949F7">
        <w:rPr>
          <w:highlight w:val="white"/>
        </w:rPr>
        <w:t xml:space="preserve">  | TAN unary_expression {</w:t>
      </w:r>
    </w:p>
    <w:p w14:paraId="72B1413E" w14:textId="77777777" w:rsidR="007660EE" w:rsidRPr="001949F7" w:rsidRDefault="007660EE" w:rsidP="007660EE">
      <w:pPr>
        <w:pStyle w:val="Code"/>
        <w:rPr>
          <w:highlight w:val="white"/>
        </w:rPr>
      </w:pPr>
      <w:r w:rsidRPr="001949F7">
        <w:rPr>
          <w:highlight w:val="white"/>
        </w:rPr>
        <w:t xml:space="preserve">      $$ = Math.Tan($2);</w:t>
      </w:r>
    </w:p>
    <w:p w14:paraId="1520D047" w14:textId="77777777" w:rsidR="007660EE" w:rsidRPr="001949F7" w:rsidRDefault="007660EE" w:rsidP="007660EE">
      <w:pPr>
        <w:pStyle w:val="Code"/>
        <w:rPr>
          <w:highlight w:val="white"/>
        </w:rPr>
      </w:pPr>
      <w:r w:rsidRPr="001949F7">
        <w:rPr>
          <w:highlight w:val="white"/>
        </w:rPr>
        <w:t xml:space="preserve">    }</w:t>
      </w:r>
    </w:p>
    <w:p w14:paraId="26E2E4DF" w14:textId="77777777" w:rsidR="007660EE" w:rsidRPr="001949F7" w:rsidRDefault="007660EE" w:rsidP="007660EE">
      <w:pPr>
        <w:pStyle w:val="Code"/>
        <w:rPr>
          <w:highlight w:val="white"/>
        </w:rPr>
      </w:pPr>
      <w:r w:rsidRPr="001949F7">
        <w:rPr>
          <w:highlight w:val="white"/>
        </w:rPr>
        <w:t xml:space="preserve">  | LOG unary_expression {</w:t>
      </w:r>
    </w:p>
    <w:p w14:paraId="697317E0" w14:textId="77777777" w:rsidR="007660EE" w:rsidRPr="001949F7" w:rsidRDefault="007660EE" w:rsidP="007660EE">
      <w:pPr>
        <w:pStyle w:val="Code"/>
        <w:rPr>
          <w:highlight w:val="white"/>
        </w:rPr>
      </w:pPr>
      <w:r w:rsidRPr="001949F7">
        <w:rPr>
          <w:highlight w:val="white"/>
        </w:rPr>
        <w:t xml:space="preserve">      if ($2 &lt;= 0) {</w:t>
      </w:r>
    </w:p>
    <w:p w14:paraId="7F67D68B"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4D9EA175" w14:textId="77777777" w:rsidR="007660EE" w:rsidRPr="001949F7" w:rsidRDefault="007660EE" w:rsidP="007660EE">
      <w:pPr>
        <w:pStyle w:val="Code"/>
        <w:rPr>
          <w:highlight w:val="white"/>
        </w:rPr>
      </w:pPr>
      <w:r w:rsidRPr="001949F7">
        <w:rPr>
          <w:highlight w:val="white"/>
        </w:rPr>
        <w:t xml:space="preserve">        Environment.Exit(-1);</w:t>
      </w:r>
    </w:p>
    <w:p w14:paraId="59A4F539" w14:textId="77777777" w:rsidR="007660EE" w:rsidRPr="001949F7" w:rsidRDefault="007660EE" w:rsidP="007660EE">
      <w:pPr>
        <w:pStyle w:val="Code"/>
        <w:rPr>
          <w:highlight w:val="white"/>
        </w:rPr>
      </w:pPr>
      <w:r w:rsidRPr="001949F7">
        <w:rPr>
          <w:highlight w:val="white"/>
        </w:rPr>
        <w:t xml:space="preserve">      }</w:t>
      </w:r>
    </w:p>
    <w:p w14:paraId="28605EE1" w14:textId="77777777" w:rsidR="007660EE" w:rsidRPr="001949F7" w:rsidRDefault="007660EE" w:rsidP="007660EE">
      <w:pPr>
        <w:pStyle w:val="Code"/>
        <w:rPr>
          <w:highlight w:val="white"/>
        </w:rPr>
      </w:pPr>
    </w:p>
    <w:p w14:paraId="1424A90B" w14:textId="77777777" w:rsidR="007660EE" w:rsidRPr="001949F7" w:rsidRDefault="007660EE" w:rsidP="007660EE">
      <w:pPr>
        <w:pStyle w:val="Code"/>
        <w:rPr>
          <w:highlight w:val="white"/>
        </w:rPr>
      </w:pPr>
      <w:r w:rsidRPr="001949F7">
        <w:rPr>
          <w:highlight w:val="white"/>
        </w:rPr>
        <w:t xml:space="preserve">      $$ = Math.Log($2);</w:t>
      </w:r>
    </w:p>
    <w:p w14:paraId="5D75D386" w14:textId="77777777" w:rsidR="007660EE" w:rsidRPr="001949F7" w:rsidRDefault="007660EE" w:rsidP="007660EE">
      <w:pPr>
        <w:pStyle w:val="Code"/>
        <w:rPr>
          <w:highlight w:val="white"/>
        </w:rPr>
      </w:pPr>
      <w:r w:rsidRPr="001949F7">
        <w:rPr>
          <w:highlight w:val="white"/>
        </w:rPr>
        <w:t xml:space="preserve">    }</w:t>
      </w:r>
    </w:p>
    <w:p w14:paraId="0C40B54B" w14:textId="77777777" w:rsidR="007660EE" w:rsidRPr="001949F7" w:rsidRDefault="007660EE" w:rsidP="007660EE">
      <w:pPr>
        <w:pStyle w:val="Code"/>
        <w:rPr>
          <w:highlight w:val="white"/>
        </w:rPr>
      </w:pPr>
      <w:r w:rsidRPr="001949F7">
        <w:rPr>
          <w:highlight w:val="white"/>
        </w:rPr>
        <w:t xml:space="preserve">  | EXP unary_expression {</w:t>
      </w:r>
    </w:p>
    <w:p w14:paraId="2977AA28" w14:textId="77777777" w:rsidR="007660EE" w:rsidRPr="001949F7" w:rsidRDefault="007660EE" w:rsidP="007660EE">
      <w:pPr>
        <w:pStyle w:val="Code"/>
        <w:rPr>
          <w:highlight w:val="white"/>
        </w:rPr>
      </w:pPr>
      <w:r w:rsidRPr="001949F7">
        <w:rPr>
          <w:highlight w:val="white"/>
        </w:rPr>
        <w:t xml:space="preserve">      $$ = Math.Exp($2);</w:t>
      </w:r>
    </w:p>
    <w:p w14:paraId="6EC784F0" w14:textId="77777777" w:rsidR="007660EE" w:rsidRPr="001949F7" w:rsidRDefault="007660EE" w:rsidP="007660EE">
      <w:pPr>
        <w:pStyle w:val="Code"/>
        <w:rPr>
          <w:highlight w:val="white"/>
        </w:rPr>
      </w:pPr>
      <w:r w:rsidRPr="001949F7">
        <w:rPr>
          <w:highlight w:val="white"/>
        </w:rPr>
        <w:t xml:space="preserve">    }</w:t>
      </w:r>
    </w:p>
    <w:p w14:paraId="7743E52B" w14:textId="77777777" w:rsidR="007660EE" w:rsidRPr="001949F7" w:rsidRDefault="007660EE" w:rsidP="007660EE">
      <w:pPr>
        <w:pStyle w:val="Code"/>
        <w:rPr>
          <w:highlight w:val="white"/>
        </w:rPr>
      </w:pPr>
      <w:r w:rsidRPr="001949F7">
        <w:rPr>
          <w:highlight w:val="white"/>
        </w:rPr>
        <w:t xml:space="preserve">  | LOG10 unary_expression {</w:t>
      </w:r>
    </w:p>
    <w:p w14:paraId="02BB97BD" w14:textId="77777777" w:rsidR="007660EE" w:rsidRPr="001949F7" w:rsidRDefault="007660EE" w:rsidP="007660EE">
      <w:pPr>
        <w:pStyle w:val="Code"/>
        <w:rPr>
          <w:highlight w:val="white"/>
        </w:rPr>
      </w:pPr>
      <w:r w:rsidRPr="001949F7">
        <w:rPr>
          <w:highlight w:val="white"/>
        </w:rPr>
        <w:t xml:space="preserve">      if ($2 &lt;= 0) {</w:t>
      </w:r>
    </w:p>
    <w:p w14:paraId="71B8DD89"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5C17D398" w14:textId="77777777" w:rsidR="007660EE" w:rsidRPr="001949F7" w:rsidRDefault="007660EE" w:rsidP="007660EE">
      <w:pPr>
        <w:pStyle w:val="Code"/>
        <w:rPr>
          <w:highlight w:val="white"/>
        </w:rPr>
      </w:pPr>
      <w:r w:rsidRPr="001949F7">
        <w:rPr>
          <w:highlight w:val="white"/>
        </w:rPr>
        <w:t xml:space="preserve">        Environment.Exit(-1);</w:t>
      </w:r>
    </w:p>
    <w:p w14:paraId="191D64AF" w14:textId="77777777" w:rsidR="007660EE" w:rsidRPr="001949F7" w:rsidRDefault="007660EE" w:rsidP="007660EE">
      <w:pPr>
        <w:pStyle w:val="Code"/>
        <w:rPr>
          <w:highlight w:val="white"/>
        </w:rPr>
      </w:pPr>
      <w:r w:rsidRPr="001949F7">
        <w:rPr>
          <w:highlight w:val="white"/>
        </w:rPr>
        <w:t xml:space="preserve">      }</w:t>
      </w:r>
    </w:p>
    <w:p w14:paraId="17AC47B9" w14:textId="77777777" w:rsidR="007660EE" w:rsidRPr="001949F7" w:rsidRDefault="007660EE" w:rsidP="007660EE">
      <w:pPr>
        <w:pStyle w:val="Code"/>
        <w:rPr>
          <w:highlight w:val="white"/>
        </w:rPr>
      </w:pPr>
    </w:p>
    <w:p w14:paraId="474835E2" w14:textId="77777777" w:rsidR="007660EE" w:rsidRPr="001949F7" w:rsidRDefault="007660EE" w:rsidP="007660EE">
      <w:pPr>
        <w:pStyle w:val="Code"/>
        <w:rPr>
          <w:highlight w:val="white"/>
        </w:rPr>
      </w:pPr>
      <w:r w:rsidRPr="001949F7">
        <w:rPr>
          <w:highlight w:val="white"/>
        </w:rPr>
        <w:t xml:space="preserve">      $$ = Math.Log10($2);</w:t>
      </w:r>
    </w:p>
    <w:p w14:paraId="3848095A" w14:textId="77777777" w:rsidR="007660EE" w:rsidRPr="001949F7" w:rsidRDefault="007660EE" w:rsidP="007660EE">
      <w:pPr>
        <w:pStyle w:val="Code"/>
        <w:rPr>
          <w:highlight w:val="white"/>
        </w:rPr>
      </w:pPr>
      <w:r w:rsidRPr="001949F7">
        <w:rPr>
          <w:highlight w:val="white"/>
        </w:rPr>
        <w:t xml:space="preserve">    }</w:t>
      </w:r>
    </w:p>
    <w:p w14:paraId="3E9B8AE7" w14:textId="77777777" w:rsidR="007660EE" w:rsidRPr="001949F7" w:rsidRDefault="007660EE" w:rsidP="007660EE">
      <w:pPr>
        <w:pStyle w:val="Code"/>
        <w:rPr>
          <w:highlight w:val="white"/>
        </w:rPr>
      </w:pPr>
      <w:r w:rsidRPr="001949F7">
        <w:rPr>
          <w:highlight w:val="white"/>
        </w:rPr>
        <w:t xml:space="preserve">  | EXP10 unary_expression {</w:t>
      </w:r>
    </w:p>
    <w:p w14:paraId="702C8526" w14:textId="77777777" w:rsidR="007660EE" w:rsidRPr="001949F7" w:rsidRDefault="007660EE" w:rsidP="007660EE">
      <w:pPr>
        <w:pStyle w:val="Code"/>
        <w:rPr>
          <w:highlight w:val="white"/>
        </w:rPr>
      </w:pPr>
      <w:r w:rsidRPr="001949F7">
        <w:rPr>
          <w:highlight w:val="white"/>
        </w:rPr>
        <w:t xml:space="preserve">      $$ = Math.Pow(10, $2);</w:t>
      </w:r>
    </w:p>
    <w:p w14:paraId="76FCFCB6" w14:textId="77777777" w:rsidR="007660EE" w:rsidRPr="001949F7" w:rsidRDefault="007660EE" w:rsidP="007660EE">
      <w:pPr>
        <w:pStyle w:val="Code"/>
        <w:rPr>
          <w:highlight w:val="white"/>
        </w:rPr>
      </w:pPr>
      <w:r w:rsidRPr="001949F7">
        <w:rPr>
          <w:highlight w:val="white"/>
        </w:rPr>
        <w:t xml:space="preserve">    }</w:t>
      </w:r>
    </w:p>
    <w:p w14:paraId="6277C056" w14:textId="77777777" w:rsidR="007660EE" w:rsidRPr="001949F7" w:rsidRDefault="007660EE" w:rsidP="007660EE">
      <w:pPr>
        <w:pStyle w:val="Code"/>
        <w:rPr>
          <w:highlight w:val="white"/>
        </w:rPr>
      </w:pPr>
      <w:r w:rsidRPr="001949F7">
        <w:rPr>
          <w:highlight w:val="white"/>
        </w:rPr>
        <w:t xml:space="preserve">  | SQRT unary_expression {</w:t>
      </w:r>
    </w:p>
    <w:p w14:paraId="271A8493" w14:textId="77777777" w:rsidR="007660EE" w:rsidRPr="001949F7" w:rsidRDefault="007660EE" w:rsidP="007660EE">
      <w:pPr>
        <w:pStyle w:val="Code"/>
        <w:rPr>
          <w:highlight w:val="white"/>
        </w:rPr>
      </w:pPr>
      <w:r w:rsidRPr="001949F7">
        <w:rPr>
          <w:highlight w:val="white"/>
        </w:rPr>
        <w:t xml:space="preserve">      if ($2 &lt; 0) {</w:t>
      </w:r>
    </w:p>
    <w:p w14:paraId="3F5CD35E" w14:textId="77777777" w:rsidR="007660EE" w:rsidRPr="001949F7" w:rsidRDefault="007660EE" w:rsidP="007660EE">
      <w:pPr>
        <w:pStyle w:val="Code"/>
        <w:rPr>
          <w:highlight w:val="white"/>
        </w:rPr>
      </w:pPr>
      <w:r w:rsidRPr="001949F7">
        <w:rPr>
          <w:highlight w:val="white"/>
        </w:rPr>
        <w:t xml:space="preserve">        Console.Error.WriteLine("Square Root of Negativ Value.");</w:t>
      </w:r>
    </w:p>
    <w:p w14:paraId="6725A06D" w14:textId="77777777" w:rsidR="007660EE" w:rsidRPr="001949F7" w:rsidRDefault="007660EE" w:rsidP="007660EE">
      <w:pPr>
        <w:pStyle w:val="Code"/>
        <w:rPr>
          <w:highlight w:val="white"/>
        </w:rPr>
      </w:pPr>
      <w:r w:rsidRPr="001949F7">
        <w:rPr>
          <w:highlight w:val="white"/>
        </w:rPr>
        <w:t xml:space="preserve">        Environment.Exit(-1);</w:t>
      </w:r>
    </w:p>
    <w:p w14:paraId="2988694A" w14:textId="77777777" w:rsidR="007660EE" w:rsidRPr="001949F7" w:rsidRDefault="007660EE" w:rsidP="007660EE">
      <w:pPr>
        <w:pStyle w:val="Code"/>
        <w:rPr>
          <w:highlight w:val="white"/>
        </w:rPr>
      </w:pPr>
      <w:r w:rsidRPr="001949F7">
        <w:rPr>
          <w:highlight w:val="white"/>
        </w:rPr>
        <w:t xml:space="preserve">      }</w:t>
      </w:r>
    </w:p>
    <w:p w14:paraId="713C00BD" w14:textId="77777777" w:rsidR="007660EE" w:rsidRPr="001949F7" w:rsidRDefault="007660EE" w:rsidP="007660EE">
      <w:pPr>
        <w:pStyle w:val="Code"/>
        <w:rPr>
          <w:highlight w:val="white"/>
        </w:rPr>
      </w:pPr>
    </w:p>
    <w:p w14:paraId="25F55018" w14:textId="77777777" w:rsidR="007660EE" w:rsidRPr="001949F7" w:rsidRDefault="007660EE" w:rsidP="007660EE">
      <w:pPr>
        <w:pStyle w:val="Code"/>
        <w:rPr>
          <w:highlight w:val="white"/>
        </w:rPr>
      </w:pPr>
      <w:r w:rsidRPr="001949F7">
        <w:rPr>
          <w:highlight w:val="white"/>
        </w:rPr>
        <w:t xml:space="preserve">      $$ = Math.Sqrt($2);</w:t>
      </w:r>
    </w:p>
    <w:p w14:paraId="4F0E5EE4" w14:textId="77777777" w:rsidR="007660EE" w:rsidRPr="001949F7" w:rsidRDefault="007660EE" w:rsidP="007660EE">
      <w:pPr>
        <w:pStyle w:val="Code"/>
        <w:rPr>
          <w:highlight w:val="white"/>
        </w:rPr>
      </w:pPr>
      <w:r w:rsidRPr="001949F7">
        <w:rPr>
          <w:highlight w:val="white"/>
        </w:rPr>
        <w:t xml:space="preserve">    };</w:t>
      </w:r>
    </w:p>
    <w:p w14:paraId="755B372D" w14:textId="77777777" w:rsidR="007660EE" w:rsidRPr="001949F7" w:rsidRDefault="007660EE" w:rsidP="007660EE">
      <w:pPr>
        <w:pStyle w:val="Code"/>
        <w:rPr>
          <w:highlight w:val="white"/>
        </w:rPr>
      </w:pPr>
    </w:p>
    <w:p w14:paraId="4760BE32" w14:textId="77777777" w:rsidR="007660EE" w:rsidRPr="001949F7" w:rsidRDefault="007660EE" w:rsidP="007660EE">
      <w:pPr>
        <w:pStyle w:val="Code"/>
        <w:rPr>
          <w:highlight w:val="white"/>
        </w:rPr>
      </w:pPr>
      <w:r w:rsidRPr="001949F7">
        <w:rPr>
          <w:highlight w:val="white"/>
        </w:rPr>
        <w:t>primary_expression:</w:t>
      </w:r>
    </w:p>
    <w:p w14:paraId="656D5FF3" w14:textId="77777777" w:rsidR="007660EE" w:rsidRPr="001949F7" w:rsidRDefault="007660EE" w:rsidP="007660EE">
      <w:pPr>
        <w:pStyle w:val="Code"/>
        <w:rPr>
          <w:highlight w:val="white"/>
        </w:rPr>
      </w:pPr>
      <w:r w:rsidRPr="001949F7">
        <w:rPr>
          <w:highlight w:val="white"/>
        </w:rPr>
        <w:t xml:space="preserve">    LEFT_PAREN expression RIGHT_PAREN {</w:t>
      </w:r>
    </w:p>
    <w:p w14:paraId="3006DAAD" w14:textId="77777777" w:rsidR="007660EE" w:rsidRPr="001949F7" w:rsidRDefault="007660EE" w:rsidP="007660EE">
      <w:pPr>
        <w:pStyle w:val="Code"/>
        <w:rPr>
          <w:highlight w:val="white"/>
        </w:rPr>
      </w:pPr>
      <w:r w:rsidRPr="001949F7">
        <w:rPr>
          <w:highlight w:val="white"/>
        </w:rPr>
        <w:t xml:space="preserve">      $$ = $2;</w:t>
      </w:r>
    </w:p>
    <w:p w14:paraId="11FFD9D2" w14:textId="77777777" w:rsidR="007660EE" w:rsidRPr="001949F7" w:rsidRDefault="007660EE" w:rsidP="007660EE">
      <w:pPr>
        <w:pStyle w:val="Code"/>
        <w:rPr>
          <w:highlight w:val="white"/>
        </w:rPr>
      </w:pPr>
      <w:r w:rsidRPr="001949F7">
        <w:rPr>
          <w:highlight w:val="white"/>
        </w:rPr>
        <w:t xml:space="preserve">    }</w:t>
      </w:r>
    </w:p>
    <w:p w14:paraId="1F53FEE5" w14:textId="77777777" w:rsidR="007660EE" w:rsidRPr="001949F7" w:rsidRDefault="007660EE" w:rsidP="007660EE">
      <w:pPr>
        <w:pStyle w:val="Code"/>
        <w:rPr>
          <w:highlight w:val="white"/>
        </w:rPr>
      </w:pPr>
      <w:r w:rsidRPr="001949F7">
        <w:rPr>
          <w:highlight w:val="white"/>
        </w:rPr>
        <w:t xml:space="preserve">  | NAME {</w:t>
      </w:r>
    </w:p>
    <w:p w14:paraId="7466541B" w14:textId="77777777" w:rsidR="007660EE" w:rsidRPr="001949F7" w:rsidRDefault="007660EE" w:rsidP="007660EE">
      <w:pPr>
        <w:pStyle w:val="Code"/>
        <w:rPr>
          <w:highlight w:val="white"/>
        </w:rPr>
      </w:pPr>
      <w:r w:rsidRPr="001949F7">
        <w:rPr>
          <w:highlight w:val="white"/>
        </w:rPr>
        <w:t xml:space="preserve">      if (MainX.VariableMap.ContainsKey($1)) {</w:t>
      </w:r>
    </w:p>
    <w:p w14:paraId="14B58380" w14:textId="77777777" w:rsidR="007660EE" w:rsidRPr="001949F7" w:rsidRDefault="007660EE" w:rsidP="007660EE">
      <w:pPr>
        <w:pStyle w:val="Code"/>
        <w:rPr>
          <w:highlight w:val="white"/>
        </w:rPr>
      </w:pPr>
      <w:r w:rsidRPr="001949F7">
        <w:rPr>
          <w:highlight w:val="white"/>
        </w:rPr>
        <w:t xml:space="preserve">        $$ = MainX.VariableMap[$1];</w:t>
      </w:r>
    </w:p>
    <w:p w14:paraId="12828A5D" w14:textId="77777777" w:rsidR="007660EE" w:rsidRPr="001949F7" w:rsidRDefault="007660EE" w:rsidP="007660EE">
      <w:pPr>
        <w:pStyle w:val="Code"/>
        <w:rPr>
          <w:highlight w:val="white"/>
        </w:rPr>
      </w:pPr>
      <w:r w:rsidRPr="001949F7">
        <w:rPr>
          <w:highlight w:val="white"/>
        </w:rPr>
        <w:t xml:space="preserve">      }</w:t>
      </w:r>
    </w:p>
    <w:p w14:paraId="3502C27D" w14:textId="77777777" w:rsidR="007660EE" w:rsidRPr="001949F7" w:rsidRDefault="007660EE" w:rsidP="007660EE">
      <w:pPr>
        <w:pStyle w:val="Code"/>
        <w:rPr>
          <w:highlight w:val="white"/>
        </w:rPr>
      </w:pPr>
      <w:r w:rsidRPr="001949F7">
        <w:rPr>
          <w:highlight w:val="white"/>
        </w:rPr>
        <w:t xml:space="preserve">      else {</w:t>
      </w:r>
    </w:p>
    <w:p w14:paraId="45EC11CC" w14:textId="77777777" w:rsidR="007660EE" w:rsidRPr="001949F7" w:rsidRDefault="007660EE" w:rsidP="007660EE">
      <w:pPr>
        <w:pStyle w:val="Code"/>
        <w:rPr>
          <w:highlight w:val="white"/>
        </w:rPr>
      </w:pPr>
      <w:r w:rsidRPr="001949F7">
        <w:rPr>
          <w:highlight w:val="white"/>
        </w:rPr>
        <w:t xml:space="preserve">        Console.Error.WriteLine("Unknown Name: \"" + $1 + "\".");</w:t>
      </w:r>
    </w:p>
    <w:p w14:paraId="0C739787" w14:textId="77777777" w:rsidR="007660EE" w:rsidRPr="001949F7" w:rsidRDefault="007660EE" w:rsidP="007660EE">
      <w:pPr>
        <w:pStyle w:val="Code"/>
        <w:rPr>
          <w:highlight w:val="white"/>
        </w:rPr>
      </w:pPr>
      <w:r w:rsidRPr="001949F7">
        <w:rPr>
          <w:highlight w:val="white"/>
        </w:rPr>
        <w:t xml:space="preserve">        Environment.Exit(-1);</w:t>
      </w:r>
    </w:p>
    <w:p w14:paraId="4988D668" w14:textId="77777777" w:rsidR="007660EE" w:rsidRPr="001949F7" w:rsidRDefault="007660EE" w:rsidP="007660EE">
      <w:pPr>
        <w:pStyle w:val="Code"/>
        <w:rPr>
          <w:highlight w:val="white"/>
        </w:rPr>
      </w:pPr>
      <w:r w:rsidRPr="001949F7">
        <w:rPr>
          <w:highlight w:val="white"/>
        </w:rPr>
        <w:t xml:space="preserve">      }</w:t>
      </w:r>
    </w:p>
    <w:p w14:paraId="21962EBF" w14:textId="77777777" w:rsidR="007660EE" w:rsidRPr="001949F7" w:rsidRDefault="007660EE" w:rsidP="007660EE">
      <w:pPr>
        <w:pStyle w:val="Code"/>
        <w:rPr>
          <w:highlight w:val="white"/>
        </w:rPr>
      </w:pPr>
      <w:r w:rsidRPr="001949F7">
        <w:rPr>
          <w:highlight w:val="white"/>
        </w:rPr>
        <w:t xml:space="preserve">    }</w:t>
      </w:r>
    </w:p>
    <w:p w14:paraId="198C1C7F" w14:textId="77777777" w:rsidR="007660EE" w:rsidRPr="001949F7" w:rsidRDefault="007660EE" w:rsidP="007660EE">
      <w:pPr>
        <w:pStyle w:val="Code"/>
        <w:rPr>
          <w:highlight w:val="white"/>
        </w:rPr>
      </w:pPr>
      <w:r w:rsidRPr="001949F7">
        <w:rPr>
          <w:highlight w:val="white"/>
        </w:rPr>
        <w:t xml:space="preserve">  | VALUE {</w:t>
      </w:r>
    </w:p>
    <w:p w14:paraId="2F2DF613" w14:textId="77777777" w:rsidR="007660EE" w:rsidRPr="001949F7" w:rsidRDefault="007660EE" w:rsidP="007660EE">
      <w:pPr>
        <w:pStyle w:val="Code"/>
        <w:rPr>
          <w:highlight w:val="white"/>
        </w:rPr>
      </w:pPr>
      <w:r w:rsidRPr="001949F7">
        <w:rPr>
          <w:highlight w:val="white"/>
        </w:rPr>
        <w:t xml:space="preserve">      $$ = $1;</w:t>
      </w:r>
    </w:p>
    <w:p w14:paraId="11460AC0" w14:textId="77777777" w:rsidR="007660EE" w:rsidRPr="001949F7" w:rsidRDefault="007660EE" w:rsidP="007660EE">
      <w:pPr>
        <w:pStyle w:val="Code"/>
        <w:rPr>
          <w:highlight w:val="white"/>
        </w:rPr>
      </w:pPr>
      <w:r w:rsidRPr="001949F7">
        <w:rPr>
          <w:highlight w:val="white"/>
        </w:rPr>
        <w:t xml:space="preserve">    };</w:t>
      </w:r>
    </w:p>
    <w:p w14:paraId="4717250B" w14:textId="77777777" w:rsidR="007660EE" w:rsidRPr="001949F7" w:rsidRDefault="007660EE" w:rsidP="007660EE">
      <w:pPr>
        <w:pStyle w:val="Code"/>
        <w:rPr>
          <w:highlight w:val="white"/>
        </w:rPr>
      </w:pPr>
    </w:p>
    <w:p w14:paraId="5DF4E0CD" w14:textId="77777777" w:rsidR="007660EE" w:rsidRPr="001949F7" w:rsidRDefault="007660EE" w:rsidP="007660EE">
      <w:pPr>
        <w:pStyle w:val="Code"/>
        <w:rPr>
          <w:highlight w:val="white"/>
        </w:rPr>
      </w:pPr>
      <w:r w:rsidRPr="001949F7">
        <w:rPr>
          <w:highlight w:val="white"/>
        </w:rPr>
        <w:t>%%</w:t>
      </w:r>
    </w:p>
    <w:p w14:paraId="1660EF18" w14:textId="77777777" w:rsidR="007660EE" w:rsidRPr="00EC76D5" w:rsidRDefault="007660EE" w:rsidP="007660EE">
      <w:pPr>
        <w:pStyle w:val="Rubrik3"/>
      </w:pPr>
      <w:bookmarkStart w:id="496" w:name="_Toc53473650"/>
      <w:proofErr w:type="spellStart"/>
      <w:r w:rsidRPr="00EC76D5">
        <w:lastRenderedPageBreak/>
        <w:t>J</w:t>
      </w:r>
      <w:r>
        <w:t>Plex</w:t>
      </w:r>
      <w:bookmarkEnd w:id="495"/>
      <w:bookmarkEnd w:id="496"/>
      <w:proofErr w:type="spellEnd"/>
    </w:p>
    <w:p w14:paraId="1FC11E4C" w14:textId="77777777" w:rsidR="007660EE" w:rsidRPr="00EC76D5" w:rsidRDefault="007660EE" w:rsidP="007660EE">
      <w:r w:rsidRPr="00EC76D5">
        <w:t xml:space="preserve">For the parser of the previous section to work properly it also needs a scanner that identifies the tokens. </w:t>
      </w:r>
      <w:proofErr w:type="spellStart"/>
      <w:r w:rsidRPr="00EC76D5">
        <w:t>J</w:t>
      </w:r>
      <w:r>
        <w:t>P</w:t>
      </w:r>
      <w:r w:rsidRPr="00EC76D5">
        <w:t>lex</w:t>
      </w:r>
      <w:proofErr w:type="spellEnd"/>
      <w:r w:rsidRPr="00EC76D5">
        <w:t xml:space="preserve"> is a scanner-generator, which task is to identify and transform groups of characters into tokens.</w:t>
      </w:r>
    </w:p>
    <w:p w14:paraId="4EB41463" w14:textId="77777777" w:rsidR="007660EE" w:rsidRPr="00EC76D5" w:rsidRDefault="007660EE" w:rsidP="007660EE">
      <w:r w:rsidRPr="00EC76D5">
        <w:t xml:space="preserve">When it comes to complicated tokens, </w:t>
      </w:r>
      <w:proofErr w:type="spellStart"/>
      <w:r w:rsidRPr="00EC76D5">
        <w:t>JFlex</w:t>
      </w:r>
      <w:proofErr w:type="spellEnd"/>
      <w:r w:rsidRPr="00EC76D5">
        <w:t xml:space="preserve"> applies regular expressions. Some characters have special meanings in accordance with the following table. However, their special status can be canceled by </w:t>
      </w:r>
      <w:proofErr w:type="spellStart"/>
      <w:r w:rsidRPr="00EC76D5">
        <w:t>preceeding</w:t>
      </w:r>
      <w:proofErr w:type="spellEnd"/>
      <w:r w:rsidRPr="00EC76D5">
        <w:t xml:space="preserve"> it with a backslash.</w:t>
      </w:r>
    </w:p>
    <w:tbl>
      <w:tblPr>
        <w:tblStyle w:val="Tabellrutnt"/>
        <w:tblW w:w="0" w:type="auto"/>
        <w:tblLook w:val="04A0" w:firstRow="1" w:lastRow="0" w:firstColumn="1" w:lastColumn="0" w:noHBand="0" w:noVBand="1"/>
      </w:tblPr>
      <w:tblGrid>
        <w:gridCol w:w="3116"/>
        <w:gridCol w:w="5243"/>
      </w:tblGrid>
      <w:tr w:rsidR="007660EE" w:rsidRPr="00EC76D5" w14:paraId="2041CC18" w14:textId="77777777" w:rsidTr="0092795B">
        <w:tc>
          <w:tcPr>
            <w:tcW w:w="3116" w:type="dxa"/>
          </w:tcPr>
          <w:p w14:paraId="6D7EFE71" w14:textId="77777777" w:rsidR="007660EE" w:rsidRPr="00EC76D5" w:rsidRDefault="007660EE" w:rsidP="0092795B">
            <w:pPr>
              <w:rPr>
                <w:b/>
              </w:rPr>
            </w:pPr>
            <w:r w:rsidRPr="00EC76D5">
              <w:rPr>
                <w:b/>
              </w:rPr>
              <w:t>Character</w:t>
            </w:r>
          </w:p>
        </w:tc>
        <w:tc>
          <w:tcPr>
            <w:tcW w:w="5243" w:type="dxa"/>
          </w:tcPr>
          <w:p w14:paraId="3BF42525" w14:textId="77777777" w:rsidR="007660EE" w:rsidRPr="00EC76D5" w:rsidRDefault="007660EE" w:rsidP="0092795B">
            <w:pPr>
              <w:rPr>
                <w:b/>
              </w:rPr>
            </w:pPr>
            <w:r w:rsidRPr="00EC76D5">
              <w:rPr>
                <w:b/>
              </w:rPr>
              <w:t>Meaning</w:t>
            </w:r>
          </w:p>
        </w:tc>
      </w:tr>
      <w:tr w:rsidR="007660EE" w:rsidRPr="00EC76D5" w14:paraId="23AC0F6F" w14:textId="77777777" w:rsidTr="0092795B">
        <w:tc>
          <w:tcPr>
            <w:tcW w:w="3116" w:type="dxa"/>
          </w:tcPr>
          <w:p w14:paraId="173F6B6B" w14:textId="77777777" w:rsidR="007660EE" w:rsidRPr="00EC76D5" w:rsidRDefault="007660EE" w:rsidP="0092795B">
            <w:r w:rsidRPr="00EC76D5">
              <w:t>( and )</w:t>
            </w:r>
          </w:p>
        </w:tc>
        <w:tc>
          <w:tcPr>
            <w:tcW w:w="5243" w:type="dxa"/>
          </w:tcPr>
          <w:p w14:paraId="7708B246" w14:textId="77777777" w:rsidR="007660EE" w:rsidRPr="00EC76D5" w:rsidRDefault="007660EE" w:rsidP="0092795B">
            <w:r w:rsidRPr="00EC76D5">
              <w:t>Grouping subexpressions</w:t>
            </w:r>
          </w:p>
        </w:tc>
      </w:tr>
      <w:tr w:rsidR="007660EE" w:rsidRPr="00EC76D5" w14:paraId="20BD6046" w14:textId="77777777" w:rsidTr="0092795B">
        <w:tc>
          <w:tcPr>
            <w:tcW w:w="3116" w:type="dxa"/>
          </w:tcPr>
          <w:p w14:paraId="1AD8CD4C" w14:textId="77777777" w:rsidR="007660EE" w:rsidRPr="00EC76D5" w:rsidRDefault="007660EE" w:rsidP="0092795B">
            <w:r w:rsidRPr="00EC76D5">
              <w:t>[ and ]</w:t>
            </w:r>
          </w:p>
        </w:tc>
        <w:tc>
          <w:tcPr>
            <w:tcW w:w="5243" w:type="dxa"/>
          </w:tcPr>
          <w:p w14:paraId="0A48AA63" w14:textId="77777777" w:rsidR="007660EE" w:rsidRPr="00EC76D5" w:rsidRDefault="007660EE" w:rsidP="0092795B">
            <w:r w:rsidRPr="00EC76D5">
              <w:t>Any character within the brackets</w:t>
            </w:r>
          </w:p>
        </w:tc>
      </w:tr>
      <w:tr w:rsidR="007660EE" w:rsidRPr="00EC76D5" w14:paraId="6BD2152D" w14:textId="77777777" w:rsidTr="0092795B">
        <w:tc>
          <w:tcPr>
            <w:tcW w:w="3116" w:type="dxa"/>
          </w:tcPr>
          <w:p w14:paraId="1C231BC6" w14:textId="77777777" w:rsidR="007660EE" w:rsidRPr="00EC76D5" w:rsidRDefault="007660EE" w:rsidP="0092795B">
            <w:r w:rsidRPr="00EC76D5">
              <w:t>[^ and ]</w:t>
            </w:r>
          </w:p>
        </w:tc>
        <w:tc>
          <w:tcPr>
            <w:tcW w:w="5243" w:type="dxa"/>
          </w:tcPr>
          <w:p w14:paraId="09ED3334" w14:textId="77777777" w:rsidR="007660EE" w:rsidRPr="00EC76D5" w:rsidRDefault="007660EE" w:rsidP="0092795B">
            <w:r w:rsidRPr="00EC76D5">
              <w:t xml:space="preserve">Any character </w:t>
            </w:r>
            <w:r w:rsidRPr="00EC76D5">
              <w:rPr>
                <w:rStyle w:val="CodeInText"/>
              </w:rPr>
              <w:t>except</w:t>
            </w:r>
            <w:r w:rsidRPr="00EC76D5">
              <w:t xml:space="preserve"> the characters within the brackets</w:t>
            </w:r>
          </w:p>
        </w:tc>
      </w:tr>
      <w:tr w:rsidR="007660EE" w:rsidRPr="00EC76D5" w14:paraId="11DBC12B" w14:textId="77777777" w:rsidTr="0092795B">
        <w:tc>
          <w:tcPr>
            <w:tcW w:w="3116" w:type="dxa"/>
          </w:tcPr>
          <w:p w14:paraId="75833D88" w14:textId="77777777" w:rsidR="007660EE" w:rsidRPr="00EC76D5" w:rsidRDefault="007660EE" w:rsidP="0092795B">
            <w:r w:rsidRPr="00EC76D5">
              <w:t>*</w:t>
            </w:r>
          </w:p>
        </w:tc>
        <w:tc>
          <w:tcPr>
            <w:tcW w:w="5243" w:type="dxa"/>
          </w:tcPr>
          <w:p w14:paraId="46DC70AF" w14:textId="77777777" w:rsidR="007660EE" w:rsidRPr="00EC76D5" w:rsidRDefault="007660EE" w:rsidP="0092795B">
            <w:r w:rsidRPr="00EC76D5">
              <w:t>Zero or more characters</w:t>
            </w:r>
          </w:p>
        </w:tc>
      </w:tr>
      <w:tr w:rsidR="007660EE" w:rsidRPr="00EC76D5" w14:paraId="058F7697" w14:textId="77777777" w:rsidTr="0092795B">
        <w:tc>
          <w:tcPr>
            <w:tcW w:w="3116" w:type="dxa"/>
          </w:tcPr>
          <w:p w14:paraId="368E4F0F" w14:textId="77777777" w:rsidR="007660EE" w:rsidRPr="00EC76D5" w:rsidRDefault="007660EE" w:rsidP="0092795B">
            <w:r w:rsidRPr="00EC76D5">
              <w:t>+</w:t>
            </w:r>
          </w:p>
        </w:tc>
        <w:tc>
          <w:tcPr>
            <w:tcW w:w="5243" w:type="dxa"/>
          </w:tcPr>
          <w:p w14:paraId="0C7BD462" w14:textId="77777777" w:rsidR="007660EE" w:rsidRPr="00EC76D5" w:rsidRDefault="007660EE" w:rsidP="0092795B">
            <w:r w:rsidRPr="00EC76D5">
              <w:t xml:space="preserve">One or </w:t>
            </w:r>
            <w:proofErr w:type="spellStart"/>
            <w:r w:rsidRPr="00EC76D5">
              <w:t>moree</w:t>
            </w:r>
            <w:proofErr w:type="spellEnd"/>
            <w:r w:rsidRPr="00EC76D5">
              <w:t xml:space="preserve"> characters</w:t>
            </w:r>
          </w:p>
        </w:tc>
      </w:tr>
      <w:tr w:rsidR="007660EE" w:rsidRPr="00EC76D5" w14:paraId="0AB2B8F8" w14:textId="77777777" w:rsidTr="0092795B">
        <w:tc>
          <w:tcPr>
            <w:tcW w:w="3116" w:type="dxa"/>
          </w:tcPr>
          <w:p w14:paraId="6BC5412A" w14:textId="77777777" w:rsidR="007660EE" w:rsidRPr="00EC76D5" w:rsidRDefault="007660EE" w:rsidP="0092795B">
            <w:r w:rsidRPr="00EC76D5">
              <w:t>.</w:t>
            </w:r>
          </w:p>
        </w:tc>
        <w:tc>
          <w:tcPr>
            <w:tcW w:w="5243" w:type="dxa"/>
          </w:tcPr>
          <w:p w14:paraId="0961DEF3" w14:textId="77777777" w:rsidR="007660EE" w:rsidRPr="00EC76D5" w:rsidRDefault="007660EE" w:rsidP="0092795B">
            <w:r w:rsidRPr="00EC76D5">
              <w:t>Any character except new line</w:t>
            </w:r>
          </w:p>
        </w:tc>
      </w:tr>
    </w:tbl>
    <w:p w14:paraId="056EA769" w14:textId="77777777" w:rsidR="007660EE" w:rsidRPr="00EC76D5" w:rsidRDefault="007660EE" w:rsidP="007660EE">
      <w:pPr>
        <w:pStyle w:val="CodeHeader"/>
      </w:pPr>
      <w:proofErr w:type="spellStart"/>
      <w:r w:rsidRPr="00EC76D5">
        <w:t>Scanner.j</w:t>
      </w:r>
      <w:r>
        <w:t>p</w:t>
      </w:r>
      <w:r w:rsidRPr="00EC76D5">
        <w:t>lex</w:t>
      </w:r>
      <w:proofErr w:type="spellEnd"/>
    </w:p>
    <w:p w14:paraId="01192C28" w14:textId="77777777" w:rsidR="007660EE" w:rsidRDefault="007660EE" w:rsidP="007660EE">
      <w:pPr>
        <w:pStyle w:val="Code"/>
        <w:rPr>
          <w:highlight w:val="white"/>
          <w:lang w:val="sv-SE"/>
        </w:rPr>
      </w:pPr>
      <w:r>
        <w:rPr>
          <w:highlight w:val="white"/>
          <w:lang w:val="sv-SE"/>
        </w:rPr>
        <w:t>%namespace Calculator</w:t>
      </w:r>
    </w:p>
    <w:p w14:paraId="3DBFB92C" w14:textId="77777777" w:rsidR="007660EE" w:rsidRDefault="007660EE" w:rsidP="007660EE">
      <w:pPr>
        <w:pStyle w:val="Code"/>
        <w:rPr>
          <w:highlight w:val="white"/>
          <w:lang w:val="sv-SE"/>
        </w:rPr>
      </w:pPr>
    </w:p>
    <w:p w14:paraId="7F2FA120" w14:textId="77777777" w:rsidR="007660EE" w:rsidRDefault="007660EE" w:rsidP="007660EE">
      <w:pPr>
        <w:pStyle w:val="Code"/>
        <w:rPr>
          <w:highlight w:val="white"/>
          <w:lang w:val="sv-SE"/>
        </w:rPr>
      </w:pPr>
      <w:r>
        <w:rPr>
          <w:highlight w:val="white"/>
          <w:lang w:val="sv-SE"/>
        </w:rPr>
        <w:t>%{</w:t>
      </w:r>
    </w:p>
    <w:p w14:paraId="6145539E" w14:textId="77777777" w:rsidR="007660EE" w:rsidRDefault="007660EE" w:rsidP="007660EE">
      <w:pPr>
        <w:pStyle w:val="Code"/>
        <w:rPr>
          <w:highlight w:val="white"/>
          <w:lang w:val="sv-SE"/>
        </w:rPr>
      </w:pPr>
      <w:r>
        <w:rPr>
          <w:highlight w:val="white"/>
          <w:lang w:val="sv-SE"/>
        </w:rPr>
        <w:t xml:space="preserve">  // Empty.</w:t>
      </w:r>
    </w:p>
    <w:p w14:paraId="3BA5AC24" w14:textId="77777777" w:rsidR="007660EE" w:rsidRDefault="007660EE" w:rsidP="007660EE">
      <w:pPr>
        <w:pStyle w:val="Code"/>
        <w:rPr>
          <w:highlight w:val="white"/>
          <w:lang w:val="sv-SE"/>
        </w:rPr>
      </w:pPr>
      <w:r>
        <w:rPr>
          <w:highlight w:val="white"/>
          <w:lang w:val="sv-SE"/>
        </w:rPr>
        <w:t>%}</w:t>
      </w:r>
    </w:p>
    <w:p w14:paraId="5DC9AF74" w14:textId="77777777" w:rsidR="007660EE" w:rsidRPr="00EC76D5" w:rsidRDefault="007660EE" w:rsidP="007660EE">
      <w:r w:rsidRPr="00EC76D5">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855DE8" w:rsidRDefault="007660EE" w:rsidP="007660EE">
      <w:pPr>
        <w:pStyle w:val="Code"/>
        <w:rPr>
          <w:highlight w:val="white"/>
        </w:rPr>
      </w:pPr>
      <w:r w:rsidRPr="00855DE8">
        <w:rPr>
          <w:highlight w:val="white"/>
        </w:rPr>
        <w:t>LINE_COMMENT \/\/.*</w:t>
      </w:r>
    </w:p>
    <w:p w14:paraId="0C77851E" w14:textId="77777777" w:rsidR="007660EE" w:rsidRPr="00EC76D5" w:rsidRDefault="007660EE" w:rsidP="007660EE">
      <w:r w:rsidRPr="00EC76D5">
        <w:t xml:space="preserve">A string is a </w:t>
      </w:r>
      <w:r>
        <w:t>double quotation mark</w:t>
      </w:r>
      <w:r w:rsidRPr="00EC76D5">
        <w:t xml:space="preserve">, followed by zero or more occurrences of any character (except </w:t>
      </w:r>
      <w:r>
        <w:t>double quotation mark</w:t>
      </w:r>
      <w:r w:rsidRPr="00EC76D5">
        <w:t xml:space="preserve">) followed by a </w:t>
      </w:r>
      <w:r>
        <w:t>double quotation mark</w:t>
      </w:r>
      <w:r w:rsidRPr="00EC76D5">
        <w:t>.</w:t>
      </w:r>
    </w:p>
    <w:p w14:paraId="603A8B2A" w14:textId="77777777" w:rsidR="007660EE" w:rsidRPr="00855DE8" w:rsidRDefault="007660EE" w:rsidP="007660EE">
      <w:pPr>
        <w:pStyle w:val="Code"/>
        <w:rPr>
          <w:highlight w:val="white"/>
        </w:rPr>
      </w:pPr>
      <w:r w:rsidRPr="00855DE8">
        <w:rPr>
          <w:highlight w:val="white"/>
        </w:rPr>
        <w:t>TEXT \"[^\"]*\"</w:t>
      </w:r>
    </w:p>
    <w:p w14:paraId="40F9BE19" w14:textId="77777777" w:rsidR="007660EE" w:rsidRPr="00EC76D5" w:rsidRDefault="007660EE" w:rsidP="007660EE">
      <w:r w:rsidRPr="00EC76D5">
        <w:t>An identifier is a capital or small letter, or a underline, followed by zero or more capital or small letters, or digits, or underlines.</w:t>
      </w:r>
    </w:p>
    <w:p w14:paraId="47FE97E1" w14:textId="77777777" w:rsidR="007660EE" w:rsidRPr="00855DE8" w:rsidRDefault="007660EE" w:rsidP="007660EE">
      <w:pPr>
        <w:pStyle w:val="Code"/>
        <w:rPr>
          <w:highlight w:val="white"/>
        </w:rPr>
      </w:pPr>
      <w:r w:rsidRPr="00855DE8">
        <w:rPr>
          <w:highlight w:val="white"/>
        </w:rPr>
        <w:t>NAME [a-zA-Z_][a-zA-Z0-9_]*</w:t>
      </w:r>
    </w:p>
    <w:p w14:paraId="0D156191" w14:textId="77777777" w:rsidR="007660EE" w:rsidRPr="00EC76D5" w:rsidRDefault="007660EE" w:rsidP="007660EE">
      <w:r w:rsidRPr="00EC76D5">
        <w:t>A value is as least one digit, potentially followed by more digits, a dot, and even more digits.</w:t>
      </w:r>
    </w:p>
    <w:p w14:paraId="084CAE74" w14:textId="77777777" w:rsidR="007660EE" w:rsidRPr="00855DE8" w:rsidRDefault="007660EE" w:rsidP="007660EE">
      <w:pPr>
        <w:pStyle w:val="Code"/>
        <w:rPr>
          <w:highlight w:val="white"/>
        </w:rPr>
      </w:pPr>
      <w:r w:rsidRPr="00855DE8">
        <w:rPr>
          <w:highlight w:val="white"/>
        </w:rPr>
        <w:t>VALUE [0-9]+|([0-9]+\.[0-9]+)</w:t>
      </w:r>
    </w:p>
    <w:p w14:paraId="00CD4327" w14:textId="77777777" w:rsidR="007660EE" w:rsidRPr="00EC76D5" w:rsidRDefault="007660EE" w:rsidP="007660EE">
      <w:r w:rsidRPr="00EC76D5">
        <w:t>A white space is either a space, a tabulator, a return, a newline, or a form-feed.</w:t>
      </w:r>
    </w:p>
    <w:p w14:paraId="5D95ECAF" w14:textId="77777777" w:rsidR="007660EE" w:rsidRPr="00855DE8" w:rsidRDefault="007660EE" w:rsidP="007660EE">
      <w:pPr>
        <w:pStyle w:val="Code"/>
        <w:rPr>
          <w:highlight w:val="white"/>
        </w:rPr>
      </w:pPr>
      <w:r w:rsidRPr="00855DE8">
        <w:rPr>
          <w:highlight w:val="white"/>
        </w:rPr>
        <w:t>WHITE_SPACE [ \t\r\n\f]</w:t>
      </w:r>
    </w:p>
    <w:p w14:paraId="5BA5D449" w14:textId="77777777" w:rsidR="007660EE" w:rsidRPr="00855DE8" w:rsidRDefault="007660EE" w:rsidP="007660EE">
      <w:pPr>
        <w:pStyle w:val="Code"/>
        <w:rPr>
          <w:highlight w:val="white"/>
        </w:rPr>
      </w:pPr>
    </w:p>
    <w:p w14:paraId="03CDCA3E" w14:textId="77777777" w:rsidR="007660EE" w:rsidRPr="00855DE8" w:rsidRDefault="007660EE" w:rsidP="007660EE">
      <w:pPr>
        <w:pStyle w:val="Code"/>
        <w:rPr>
          <w:highlight w:val="white"/>
        </w:rPr>
      </w:pPr>
      <w:r w:rsidRPr="00855DE8">
        <w:rPr>
          <w:highlight w:val="white"/>
        </w:rPr>
        <w:t>%%</w:t>
      </w:r>
    </w:p>
    <w:p w14:paraId="08D45836" w14:textId="77777777" w:rsidR="007660EE" w:rsidRPr="00855DE8" w:rsidRDefault="007660EE" w:rsidP="007660EE">
      <w:pPr>
        <w:pStyle w:val="Code"/>
        <w:rPr>
          <w:highlight w:val="white"/>
        </w:rPr>
      </w:pPr>
    </w:p>
    <w:p w14:paraId="5548BF1F" w14:textId="77777777" w:rsidR="007660EE" w:rsidRPr="00855DE8" w:rsidRDefault="007660EE" w:rsidP="007660EE">
      <w:pPr>
        <w:pStyle w:val="Code"/>
        <w:rPr>
          <w:highlight w:val="white"/>
        </w:rPr>
      </w:pPr>
      <w:r w:rsidRPr="00855DE8">
        <w:rPr>
          <w:highlight w:val="white"/>
        </w:rPr>
        <w:t>"assign"  { return ((int) Tokens.ASSIGN);  }</w:t>
      </w:r>
    </w:p>
    <w:p w14:paraId="62D8E83E" w14:textId="77777777" w:rsidR="007660EE" w:rsidRPr="00855DE8" w:rsidRDefault="007660EE" w:rsidP="007660EE">
      <w:pPr>
        <w:pStyle w:val="Code"/>
        <w:rPr>
          <w:highlight w:val="white"/>
        </w:rPr>
      </w:pPr>
      <w:r w:rsidRPr="00855DE8">
        <w:rPr>
          <w:highlight w:val="white"/>
        </w:rPr>
        <w:lastRenderedPageBreak/>
        <w:t>"read"    { return ((int) Tokens.READ);    }</w:t>
      </w:r>
    </w:p>
    <w:p w14:paraId="36528683" w14:textId="77777777" w:rsidR="007660EE" w:rsidRPr="00855DE8" w:rsidRDefault="007660EE" w:rsidP="007660EE">
      <w:pPr>
        <w:pStyle w:val="Code"/>
        <w:rPr>
          <w:highlight w:val="white"/>
        </w:rPr>
      </w:pPr>
      <w:r w:rsidRPr="00855DE8">
        <w:rPr>
          <w:highlight w:val="white"/>
        </w:rPr>
        <w:t>"write"   { return ((int) Tokens.WRITE);   }</w:t>
      </w:r>
    </w:p>
    <w:p w14:paraId="16FF3053" w14:textId="77777777" w:rsidR="007660EE" w:rsidRPr="00855DE8" w:rsidRDefault="007660EE" w:rsidP="007660EE">
      <w:pPr>
        <w:pStyle w:val="Code"/>
        <w:rPr>
          <w:highlight w:val="white"/>
        </w:rPr>
      </w:pPr>
      <w:r w:rsidRPr="00855DE8">
        <w:rPr>
          <w:highlight w:val="white"/>
        </w:rPr>
        <w:t>"newline" { return ((int) Tokens.NEWLINE); }</w:t>
      </w:r>
    </w:p>
    <w:p w14:paraId="56EDA6BC" w14:textId="77777777" w:rsidR="007660EE" w:rsidRPr="00855DE8" w:rsidRDefault="007660EE" w:rsidP="007660EE">
      <w:pPr>
        <w:pStyle w:val="Code"/>
        <w:rPr>
          <w:highlight w:val="white"/>
        </w:rPr>
      </w:pPr>
      <w:r w:rsidRPr="00855DE8">
        <w:rPr>
          <w:highlight w:val="white"/>
        </w:rPr>
        <w:t>"sin"     { return ((int) Tokens.SIN);     }</w:t>
      </w:r>
    </w:p>
    <w:p w14:paraId="7622582E" w14:textId="77777777" w:rsidR="007660EE" w:rsidRPr="00855DE8" w:rsidRDefault="007660EE" w:rsidP="007660EE">
      <w:pPr>
        <w:pStyle w:val="Code"/>
        <w:rPr>
          <w:highlight w:val="white"/>
        </w:rPr>
      </w:pPr>
      <w:r w:rsidRPr="00855DE8">
        <w:rPr>
          <w:highlight w:val="white"/>
        </w:rPr>
        <w:t>"cos"     { return ((int) Tokens.COS);     }</w:t>
      </w:r>
    </w:p>
    <w:p w14:paraId="1E9DCD68" w14:textId="77777777" w:rsidR="007660EE" w:rsidRPr="00855DE8" w:rsidRDefault="007660EE" w:rsidP="007660EE">
      <w:pPr>
        <w:pStyle w:val="Code"/>
        <w:rPr>
          <w:highlight w:val="white"/>
        </w:rPr>
      </w:pPr>
      <w:r w:rsidRPr="00855DE8">
        <w:rPr>
          <w:highlight w:val="white"/>
        </w:rPr>
        <w:t>"tan"     { return ((int) Tokens.TAN);     }</w:t>
      </w:r>
    </w:p>
    <w:p w14:paraId="26DDC974" w14:textId="77777777" w:rsidR="007660EE" w:rsidRPr="00855DE8" w:rsidRDefault="007660EE" w:rsidP="007660EE">
      <w:pPr>
        <w:pStyle w:val="Code"/>
        <w:rPr>
          <w:highlight w:val="white"/>
        </w:rPr>
      </w:pPr>
      <w:r w:rsidRPr="00855DE8">
        <w:rPr>
          <w:highlight w:val="white"/>
        </w:rPr>
        <w:t>"log"     { return ((int) Tokens.LOG);     }</w:t>
      </w:r>
    </w:p>
    <w:p w14:paraId="2586233C" w14:textId="77777777" w:rsidR="007660EE" w:rsidRPr="00855DE8" w:rsidRDefault="007660EE" w:rsidP="007660EE">
      <w:pPr>
        <w:pStyle w:val="Code"/>
        <w:rPr>
          <w:highlight w:val="white"/>
        </w:rPr>
      </w:pPr>
      <w:r w:rsidRPr="00855DE8">
        <w:rPr>
          <w:highlight w:val="white"/>
        </w:rPr>
        <w:t>"exp"     { return ((int) Tokens.EXP);     }</w:t>
      </w:r>
    </w:p>
    <w:p w14:paraId="26028233" w14:textId="77777777" w:rsidR="007660EE" w:rsidRPr="00855DE8" w:rsidRDefault="007660EE" w:rsidP="007660EE">
      <w:pPr>
        <w:pStyle w:val="Code"/>
        <w:rPr>
          <w:highlight w:val="white"/>
        </w:rPr>
      </w:pPr>
      <w:r w:rsidRPr="00855DE8">
        <w:rPr>
          <w:highlight w:val="white"/>
        </w:rPr>
        <w:t>"log10"   { return ((int) Tokens.LOG10);   }</w:t>
      </w:r>
    </w:p>
    <w:p w14:paraId="4949AA5B" w14:textId="77777777" w:rsidR="007660EE" w:rsidRPr="00855DE8" w:rsidRDefault="007660EE" w:rsidP="007660EE">
      <w:pPr>
        <w:pStyle w:val="Code"/>
        <w:rPr>
          <w:highlight w:val="white"/>
        </w:rPr>
      </w:pPr>
      <w:r w:rsidRPr="00855DE8">
        <w:rPr>
          <w:highlight w:val="white"/>
        </w:rPr>
        <w:t>"exp10"   { return ((int) Tokens.EXP10);   }</w:t>
      </w:r>
    </w:p>
    <w:p w14:paraId="2A193802" w14:textId="77777777" w:rsidR="007660EE" w:rsidRPr="00855DE8" w:rsidRDefault="007660EE" w:rsidP="007660EE">
      <w:pPr>
        <w:pStyle w:val="Code"/>
        <w:rPr>
          <w:highlight w:val="white"/>
        </w:rPr>
      </w:pPr>
      <w:r w:rsidRPr="00855DE8">
        <w:rPr>
          <w:highlight w:val="white"/>
        </w:rPr>
        <w:t>"sqrt"    { return ((int) Tokens.SQRT);    }</w:t>
      </w:r>
    </w:p>
    <w:p w14:paraId="24865B20" w14:textId="77777777" w:rsidR="007660EE" w:rsidRPr="00855DE8" w:rsidRDefault="007660EE" w:rsidP="007660EE">
      <w:pPr>
        <w:pStyle w:val="Code"/>
        <w:rPr>
          <w:highlight w:val="white"/>
        </w:rPr>
      </w:pPr>
    </w:p>
    <w:p w14:paraId="5162AF85" w14:textId="77777777" w:rsidR="007660EE" w:rsidRPr="00855DE8" w:rsidRDefault="007660EE" w:rsidP="007660EE">
      <w:pPr>
        <w:pStyle w:val="Code"/>
        <w:rPr>
          <w:highlight w:val="white"/>
        </w:rPr>
      </w:pPr>
      <w:r w:rsidRPr="00855DE8">
        <w:rPr>
          <w:highlight w:val="white"/>
        </w:rPr>
        <w:t>"=" { return ((int) Tokens.EQUAL);       }</w:t>
      </w:r>
    </w:p>
    <w:p w14:paraId="51F45370" w14:textId="77777777" w:rsidR="007660EE" w:rsidRPr="00855DE8" w:rsidRDefault="007660EE" w:rsidP="007660EE">
      <w:pPr>
        <w:pStyle w:val="Code"/>
        <w:rPr>
          <w:highlight w:val="white"/>
        </w:rPr>
      </w:pPr>
      <w:r w:rsidRPr="00855DE8">
        <w:rPr>
          <w:highlight w:val="white"/>
        </w:rPr>
        <w:t>"+" { return ((int) Tokens.PLUS);        }</w:t>
      </w:r>
    </w:p>
    <w:p w14:paraId="2531CC87" w14:textId="77777777" w:rsidR="007660EE" w:rsidRPr="00855DE8" w:rsidRDefault="007660EE" w:rsidP="007660EE">
      <w:pPr>
        <w:pStyle w:val="Code"/>
        <w:rPr>
          <w:highlight w:val="white"/>
        </w:rPr>
      </w:pPr>
      <w:r w:rsidRPr="00855DE8">
        <w:rPr>
          <w:highlight w:val="white"/>
        </w:rPr>
        <w:t>"-" { return ((int) Tokens.MINUS);       }</w:t>
      </w:r>
    </w:p>
    <w:p w14:paraId="02800C8C" w14:textId="77777777" w:rsidR="007660EE" w:rsidRPr="00855DE8" w:rsidRDefault="007660EE" w:rsidP="007660EE">
      <w:pPr>
        <w:pStyle w:val="Code"/>
        <w:rPr>
          <w:highlight w:val="white"/>
        </w:rPr>
      </w:pPr>
      <w:r w:rsidRPr="00855DE8">
        <w:rPr>
          <w:highlight w:val="white"/>
        </w:rPr>
        <w:t>"*" { return ((int) Tokens.TIMES);       }</w:t>
      </w:r>
    </w:p>
    <w:p w14:paraId="056DFE80" w14:textId="77777777" w:rsidR="007660EE" w:rsidRPr="00855DE8" w:rsidRDefault="007660EE" w:rsidP="007660EE">
      <w:pPr>
        <w:pStyle w:val="Code"/>
        <w:rPr>
          <w:highlight w:val="white"/>
        </w:rPr>
      </w:pPr>
      <w:r w:rsidRPr="00855DE8">
        <w:rPr>
          <w:highlight w:val="white"/>
        </w:rPr>
        <w:t>"/" { return ((int) Tokens.DIVIDE);      }</w:t>
      </w:r>
    </w:p>
    <w:p w14:paraId="67C92B59" w14:textId="77777777" w:rsidR="007660EE" w:rsidRPr="00855DE8" w:rsidRDefault="007660EE" w:rsidP="007660EE">
      <w:pPr>
        <w:pStyle w:val="Code"/>
        <w:rPr>
          <w:highlight w:val="white"/>
        </w:rPr>
      </w:pPr>
      <w:r w:rsidRPr="00855DE8">
        <w:rPr>
          <w:highlight w:val="white"/>
        </w:rPr>
        <w:t>"(" { return ((int) Tokens.LEFT_PAREN);  }</w:t>
      </w:r>
    </w:p>
    <w:p w14:paraId="2B90E4AB" w14:textId="77777777" w:rsidR="007660EE" w:rsidRPr="00855DE8" w:rsidRDefault="007660EE" w:rsidP="007660EE">
      <w:pPr>
        <w:pStyle w:val="Code"/>
        <w:rPr>
          <w:highlight w:val="white"/>
        </w:rPr>
      </w:pPr>
      <w:r w:rsidRPr="00855DE8">
        <w:rPr>
          <w:highlight w:val="white"/>
        </w:rPr>
        <w:t>")" { return ((int) Tokens.RIGHT_PAREN); }</w:t>
      </w:r>
    </w:p>
    <w:p w14:paraId="70A13B86" w14:textId="77777777" w:rsidR="007660EE" w:rsidRPr="00855DE8" w:rsidRDefault="007660EE" w:rsidP="007660EE">
      <w:pPr>
        <w:pStyle w:val="Code"/>
        <w:rPr>
          <w:highlight w:val="white"/>
        </w:rPr>
      </w:pPr>
      <w:r w:rsidRPr="00855DE8">
        <w:rPr>
          <w:highlight w:val="white"/>
        </w:rPr>
        <w:t>"," { return ((int) Tokens.COMMA);       }</w:t>
      </w:r>
    </w:p>
    <w:p w14:paraId="747587DA" w14:textId="77777777" w:rsidR="007660EE" w:rsidRPr="00855DE8" w:rsidRDefault="007660EE" w:rsidP="007660EE">
      <w:pPr>
        <w:pStyle w:val="Code"/>
        <w:rPr>
          <w:highlight w:val="white"/>
        </w:rPr>
      </w:pPr>
      <w:r w:rsidRPr="00855DE8">
        <w:rPr>
          <w:highlight w:val="white"/>
        </w:rPr>
        <w:t>";" { return ((int) Tokens.SEMICOLON);   }</w:t>
      </w:r>
    </w:p>
    <w:p w14:paraId="5BE99FEB" w14:textId="77777777" w:rsidR="007660EE" w:rsidRPr="00EC76D5" w:rsidRDefault="007660EE" w:rsidP="007660EE">
      <w:r w:rsidRPr="00EC76D5">
        <w:t xml:space="preserve">The </w:t>
      </w:r>
      <w:proofErr w:type="spellStart"/>
      <w:r w:rsidRPr="00EC76D5">
        <w:rPr>
          <w:rStyle w:val="CodeInText"/>
        </w:rPr>
        <w:t>yytext</w:t>
      </w:r>
      <w:proofErr w:type="spellEnd"/>
      <w:r w:rsidRPr="00EC76D5">
        <w:t xml:space="preserve"> method return the scanned text, which is useful with identifiers and strings.</w:t>
      </w:r>
    </w:p>
    <w:p w14:paraId="2CA8DF9A" w14:textId="77777777" w:rsidR="007660EE" w:rsidRPr="00734100" w:rsidRDefault="007660EE" w:rsidP="007660EE">
      <w:pPr>
        <w:pStyle w:val="Code"/>
        <w:rPr>
          <w:highlight w:val="white"/>
        </w:rPr>
      </w:pPr>
      <w:r w:rsidRPr="00734100">
        <w:rPr>
          <w:highlight w:val="white"/>
        </w:rPr>
        <w:t>{NAME} {</w:t>
      </w:r>
    </w:p>
    <w:p w14:paraId="6596D9A1" w14:textId="77777777" w:rsidR="007660EE" w:rsidRPr="00734100" w:rsidRDefault="007660EE" w:rsidP="007660EE">
      <w:pPr>
        <w:pStyle w:val="Code"/>
        <w:rPr>
          <w:highlight w:val="white"/>
        </w:rPr>
      </w:pPr>
      <w:r w:rsidRPr="00734100">
        <w:rPr>
          <w:highlight w:val="white"/>
        </w:rPr>
        <w:t xml:space="preserve">  yylval.name = yytext;</w:t>
      </w:r>
    </w:p>
    <w:p w14:paraId="6727E8A7" w14:textId="77777777" w:rsidR="007660EE" w:rsidRPr="00734100" w:rsidRDefault="007660EE" w:rsidP="007660EE">
      <w:pPr>
        <w:pStyle w:val="Code"/>
        <w:rPr>
          <w:highlight w:val="white"/>
        </w:rPr>
      </w:pPr>
      <w:r w:rsidRPr="00734100">
        <w:rPr>
          <w:highlight w:val="white"/>
        </w:rPr>
        <w:t xml:space="preserve">  return ((int) Tokens.NAME);</w:t>
      </w:r>
    </w:p>
    <w:p w14:paraId="01152F7B" w14:textId="77777777" w:rsidR="007660EE" w:rsidRPr="00734100" w:rsidRDefault="007660EE" w:rsidP="007660EE">
      <w:pPr>
        <w:pStyle w:val="Code"/>
        <w:rPr>
          <w:highlight w:val="white"/>
        </w:rPr>
      </w:pPr>
      <w:r w:rsidRPr="00734100">
        <w:rPr>
          <w:highlight w:val="white"/>
        </w:rPr>
        <w:t>}</w:t>
      </w:r>
    </w:p>
    <w:p w14:paraId="24CB28E0" w14:textId="77777777" w:rsidR="007660EE" w:rsidRPr="00734100" w:rsidRDefault="007660EE" w:rsidP="007660EE">
      <w:pPr>
        <w:pStyle w:val="Code"/>
        <w:rPr>
          <w:highlight w:val="white"/>
        </w:rPr>
      </w:pPr>
    </w:p>
    <w:p w14:paraId="20EBCCC7" w14:textId="77777777" w:rsidR="007660EE" w:rsidRPr="00734100" w:rsidRDefault="007660EE" w:rsidP="007660EE">
      <w:pPr>
        <w:pStyle w:val="Code"/>
        <w:rPr>
          <w:highlight w:val="white"/>
        </w:rPr>
      </w:pPr>
      <w:r w:rsidRPr="00734100">
        <w:rPr>
          <w:highlight w:val="white"/>
        </w:rPr>
        <w:t>{TEXT} {</w:t>
      </w:r>
    </w:p>
    <w:p w14:paraId="111BC480" w14:textId="77777777" w:rsidR="007660EE" w:rsidRPr="00734100" w:rsidRDefault="007660EE" w:rsidP="007660EE">
      <w:pPr>
        <w:pStyle w:val="Code"/>
        <w:rPr>
          <w:highlight w:val="white"/>
        </w:rPr>
      </w:pPr>
      <w:r w:rsidRPr="00734100">
        <w:rPr>
          <w:highlight w:val="white"/>
        </w:rPr>
        <w:t xml:space="preserve">  yylval.text = yytext.Substring(1, yytext.Length - 2);</w:t>
      </w:r>
    </w:p>
    <w:p w14:paraId="714E284B" w14:textId="77777777" w:rsidR="007660EE" w:rsidRPr="00734100" w:rsidRDefault="007660EE" w:rsidP="007660EE">
      <w:pPr>
        <w:pStyle w:val="Code"/>
        <w:rPr>
          <w:highlight w:val="white"/>
        </w:rPr>
      </w:pPr>
      <w:r w:rsidRPr="00734100">
        <w:rPr>
          <w:highlight w:val="white"/>
        </w:rPr>
        <w:t xml:space="preserve">  return ((int) Tokens.TEXT);</w:t>
      </w:r>
    </w:p>
    <w:p w14:paraId="5E6CB9DF" w14:textId="77777777" w:rsidR="007660EE" w:rsidRPr="00734100" w:rsidRDefault="007660EE" w:rsidP="007660EE">
      <w:pPr>
        <w:pStyle w:val="Code"/>
        <w:rPr>
          <w:highlight w:val="white"/>
        </w:rPr>
      </w:pPr>
      <w:r w:rsidRPr="00734100">
        <w:rPr>
          <w:highlight w:val="white"/>
        </w:rPr>
        <w:t>}</w:t>
      </w:r>
    </w:p>
    <w:p w14:paraId="0C23828C" w14:textId="77777777" w:rsidR="007660EE" w:rsidRPr="00734100" w:rsidRDefault="007660EE" w:rsidP="007660EE">
      <w:pPr>
        <w:pStyle w:val="Code"/>
        <w:rPr>
          <w:highlight w:val="white"/>
        </w:rPr>
      </w:pPr>
    </w:p>
    <w:p w14:paraId="4953E2DD" w14:textId="77777777" w:rsidR="007660EE" w:rsidRPr="00734100" w:rsidRDefault="007660EE" w:rsidP="007660EE">
      <w:pPr>
        <w:pStyle w:val="Code"/>
        <w:rPr>
          <w:highlight w:val="white"/>
        </w:rPr>
      </w:pPr>
      <w:r w:rsidRPr="00734100">
        <w:rPr>
          <w:highlight w:val="white"/>
        </w:rPr>
        <w:t>{VALUE} {</w:t>
      </w:r>
    </w:p>
    <w:p w14:paraId="3233265B" w14:textId="77777777" w:rsidR="007660EE" w:rsidRPr="00734100" w:rsidRDefault="007660EE" w:rsidP="007660EE">
      <w:pPr>
        <w:pStyle w:val="Code"/>
        <w:rPr>
          <w:highlight w:val="white"/>
        </w:rPr>
      </w:pPr>
      <w:r w:rsidRPr="00734100">
        <w:rPr>
          <w:highlight w:val="white"/>
        </w:rPr>
        <w:t xml:space="preserve">  yylval.value = Double.Parse(yytext);</w:t>
      </w:r>
    </w:p>
    <w:p w14:paraId="6F534460" w14:textId="77777777" w:rsidR="007660EE" w:rsidRPr="00734100" w:rsidRDefault="007660EE" w:rsidP="007660EE">
      <w:pPr>
        <w:pStyle w:val="Code"/>
        <w:rPr>
          <w:highlight w:val="white"/>
        </w:rPr>
      </w:pPr>
      <w:r w:rsidRPr="00734100">
        <w:rPr>
          <w:highlight w:val="white"/>
        </w:rPr>
        <w:t xml:space="preserve">  return ((int) Tokens.VALUE);</w:t>
      </w:r>
    </w:p>
    <w:p w14:paraId="6873167A" w14:textId="77777777" w:rsidR="007660EE" w:rsidRPr="00734100" w:rsidRDefault="007660EE" w:rsidP="007660EE">
      <w:pPr>
        <w:pStyle w:val="Code"/>
        <w:rPr>
          <w:highlight w:val="white"/>
        </w:rPr>
      </w:pPr>
      <w:r w:rsidRPr="00734100">
        <w:rPr>
          <w:highlight w:val="white"/>
        </w:rPr>
        <w:t>}</w:t>
      </w:r>
    </w:p>
    <w:p w14:paraId="22322D0D" w14:textId="77777777" w:rsidR="007660EE" w:rsidRPr="00734100" w:rsidRDefault="007660EE" w:rsidP="007660EE">
      <w:pPr>
        <w:pStyle w:val="Code"/>
        <w:rPr>
          <w:highlight w:val="white"/>
        </w:rPr>
      </w:pPr>
    </w:p>
    <w:p w14:paraId="79F70052" w14:textId="77777777" w:rsidR="007660EE" w:rsidRPr="00734100" w:rsidRDefault="007660EE" w:rsidP="007660EE">
      <w:pPr>
        <w:pStyle w:val="Code"/>
        <w:rPr>
          <w:highlight w:val="white"/>
        </w:rPr>
      </w:pPr>
      <w:r w:rsidRPr="00734100">
        <w:rPr>
          <w:highlight w:val="white"/>
        </w:rPr>
        <w:t>{LINE_COMMENT} {</w:t>
      </w:r>
    </w:p>
    <w:p w14:paraId="13D43743" w14:textId="77777777" w:rsidR="007660EE" w:rsidRPr="00734100" w:rsidRDefault="007660EE" w:rsidP="007660EE">
      <w:pPr>
        <w:pStyle w:val="Code"/>
        <w:rPr>
          <w:highlight w:val="white"/>
        </w:rPr>
      </w:pPr>
      <w:r w:rsidRPr="00734100">
        <w:rPr>
          <w:highlight w:val="white"/>
        </w:rPr>
        <w:t xml:space="preserve">  // Empty.</w:t>
      </w:r>
    </w:p>
    <w:p w14:paraId="4F58C75A" w14:textId="77777777" w:rsidR="007660EE" w:rsidRPr="00734100" w:rsidRDefault="007660EE" w:rsidP="007660EE">
      <w:pPr>
        <w:pStyle w:val="Code"/>
        <w:rPr>
          <w:highlight w:val="white"/>
        </w:rPr>
      </w:pPr>
      <w:r w:rsidRPr="00734100">
        <w:rPr>
          <w:highlight w:val="white"/>
        </w:rPr>
        <w:t>}</w:t>
      </w:r>
    </w:p>
    <w:p w14:paraId="1BE4A283" w14:textId="77777777" w:rsidR="007660EE" w:rsidRPr="00734100" w:rsidRDefault="007660EE" w:rsidP="007660EE">
      <w:pPr>
        <w:pStyle w:val="Code"/>
        <w:rPr>
          <w:highlight w:val="white"/>
        </w:rPr>
      </w:pPr>
    </w:p>
    <w:p w14:paraId="2D3B34C3" w14:textId="77777777" w:rsidR="007660EE" w:rsidRPr="00734100" w:rsidRDefault="007660EE" w:rsidP="007660EE">
      <w:pPr>
        <w:pStyle w:val="Code"/>
        <w:rPr>
          <w:highlight w:val="white"/>
        </w:rPr>
      </w:pPr>
      <w:r w:rsidRPr="00734100">
        <w:rPr>
          <w:highlight w:val="white"/>
        </w:rPr>
        <w:t>{WHITE_SPACE} {</w:t>
      </w:r>
    </w:p>
    <w:p w14:paraId="5363E705" w14:textId="77777777" w:rsidR="007660EE" w:rsidRPr="00734100" w:rsidRDefault="007660EE" w:rsidP="007660EE">
      <w:pPr>
        <w:pStyle w:val="Code"/>
        <w:rPr>
          <w:highlight w:val="white"/>
        </w:rPr>
      </w:pPr>
      <w:r w:rsidRPr="00734100">
        <w:rPr>
          <w:highlight w:val="white"/>
        </w:rPr>
        <w:t xml:space="preserve">  // Empty.</w:t>
      </w:r>
    </w:p>
    <w:p w14:paraId="3AA27DEA" w14:textId="77777777" w:rsidR="007660EE" w:rsidRPr="00734100" w:rsidRDefault="007660EE" w:rsidP="007660EE">
      <w:pPr>
        <w:pStyle w:val="Code"/>
        <w:rPr>
          <w:highlight w:val="white"/>
        </w:rPr>
      </w:pPr>
      <w:r w:rsidRPr="00734100">
        <w:rPr>
          <w:highlight w:val="white"/>
        </w:rPr>
        <w:t>}</w:t>
      </w:r>
    </w:p>
    <w:p w14:paraId="06C53E59" w14:textId="77777777" w:rsidR="007660EE" w:rsidRPr="00734100" w:rsidRDefault="007660EE" w:rsidP="007660EE">
      <w:pPr>
        <w:pStyle w:val="Code"/>
        <w:rPr>
          <w:highlight w:val="white"/>
        </w:rPr>
      </w:pPr>
    </w:p>
    <w:p w14:paraId="57F5829F" w14:textId="77777777" w:rsidR="007660EE" w:rsidRPr="00734100" w:rsidRDefault="007660EE" w:rsidP="007660EE">
      <w:pPr>
        <w:pStyle w:val="Code"/>
        <w:rPr>
          <w:highlight w:val="white"/>
        </w:rPr>
      </w:pPr>
      <w:r w:rsidRPr="00734100">
        <w:rPr>
          <w:highlight w:val="white"/>
        </w:rPr>
        <w:t>&lt;&lt;EOF&gt;&gt; {</w:t>
      </w:r>
    </w:p>
    <w:p w14:paraId="00A0E0A3" w14:textId="77777777" w:rsidR="007660EE" w:rsidRPr="00734100" w:rsidRDefault="007660EE" w:rsidP="007660EE">
      <w:pPr>
        <w:pStyle w:val="Code"/>
        <w:rPr>
          <w:highlight w:val="white"/>
        </w:rPr>
      </w:pPr>
      <w:r w:rsidRPr="00734100">
        <w:rPr>
          <w:highlight w:val="white"/>
        </w:rPr>
        <w:t xml:space="preserve">  return ((int) Tokens.EOF);</w:t>
      </w:r>
    </w:p>
    <w:p w14:paraId="36D67CA5" w14:textId="77777777" w:rsidR="007660EE" w:rsidRPr="00734100" w:rsidRDefault="007660EE" w:rsidP="007660EE">
      <w:pPr>
        <w:pStyle w:val="Code"/>
        <w:rPr>
          <w:highlight w:val="white"/>
        </w:rPr>
      </w:pPr>
      <w:r w:rsidRPr="00734100">
        <w:rPr>
          <w:highlight w:val="white"/>
        </w:rPr>
        <w:t>}</w:t>
      </w:r>
    </w:p>
    <w:p w14:paraId="5D789EF5" w14:textId="77777777" w:rsidR="007660EE" w:rsidRPr="00EC76D5" w:rsidRDefault="007660EE" w:rsidP="007660EE">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7776FA36" w14:textId="77777777" w:rsidR="007660EE" w:rsidRPr="0094571B" w:rsidRDefault="007660EE" w:rsidP="007660EE">
      <w:pPr>
        <w:pStyle w:val="Code"/>
        <w:rPr>
          <w:highlight w:val="white"/>
        </w:rPr>
      </w:pPr>
      <w:r w:rsidRPr="0094571B">
        <w:rPr>
          <w:highlight w:val="white"/>
        </w:rPr>
        <w:t>. {</w:t>
      </w:r>
    </w:p>
    <w:p w14:paraId="2A69E853" w14:textId="77777777" w:rsidR="007660EE" w:rsidRPr="0094571B" w:rsidRDefault="007660EE" w:rsidP="007660EE">
      <w:pPr>
        <w:pStyle w:val="Code"/>
        <w:rPr>
          <w:highlight w:val="white"/>
        </w:rPr>
      </w:pPr>
      <w:r w:rsidRPr="0094571B">
        <w:rPr>
          <w:highlight w:val="white"/>
        </w:rPr>
        <w:t xml:space="preserve">  Console.Error.WriteLine("Unknown character: \'" + yytext + "\'.");</w:t>
      </w:r>
    </w:p>
    <w:p w14:paraId="3C02719F" w14:textId="77777777" w:rsidR="007660EE" w:rsidRPr="0094571B" w:rsidRDefault="007660EE" w:rsidP="007660EE">
      <w:pPr>
        <w:pStyle w:val="Code"/>
        <w:rPr>
          <w:highlight w:val="white"/>
        </w:rPr>
      </w:pPr>
      <w:r w:rsidRPr="0094571B">
        <w:rPr>
          <w:highlight w:val="white"/>
        </w:rPr>
        <w:t xml:space="preserve">  Environment.Exit(-1);</w:t>
      </w:r>
    </w:p>
    <w:p w14:paraId="44CDC6D0" w14:textId="77777777" w:rsidR="007660EE" w:rsidRPr="0094571B" w:rsidRDefault="007660EE" w:rsidP="007660EE">
      <w:pPr>
        <w:pStyle w:val="Code"/>
      </w:pPr>
      <w:r w:rsidRPr="0094571B">
        <w:rPr>
          <w:highlight w:val="white"/>
        </w:rPr>
        <w:lastRenderedPageBreak/>
        <w:t>}</w:t>
      </w:r>
    </w:p>
    <w:p w14:paraId="2551028A" w14:textId="77777777" w:rsidR="007660EE" w:rsidRPr="00EC76D5" w:rsidRDefault="007660EE" w:rsidP="007660EE">
      <w:pPr>
        <w:pStyle w:val="Rubrik3"/>
      </w:pPr>
      <w:bookmarkStart w:id="497" w:name="_Toc53473651"/>
      <w:r w:rsidRPr="00EC76D5">
        <w:t>Main</w:t>
      </w:r>
      <w:bookmarkEnd w:id="497"/>
    </w:p>
    <w:p w14:paraId="2FDB2DF8" w14:textId="77777777" w:rsidR="007660EE" w:rsidRPr="00EC76D5" w:rsidRDefault="007660EE" w:rsidP="007660EE">
      <w:proofErr w:type="spellStart"/>
      <w:r>
        <w:t>GPPG</w:t>
      </w:r>
      <w:proofErr w:type="spellEnd"/>
      <w:r w:rsidRPr="00EC76D5">
        <w:t xml:space="preserve"> and </w:t>
      </w:r>
      <w:proofErr w:type="spellStart"/>
      <w:r w:rsidRPr="00EC76D5">
        <w:t>J</w:t>
      </w:r>
      <w:r>
        <w:t>PLEX</w:t>
      </w:r>
      <w:proofErr w:type="spellEnd"/>
      <w:r w:rsidRPr="00EC76D5">
        <w:t xml:space="preserve"> generates the </w:t>
      </w:r>
      <w:r w:rsidRPr="00EC76D5">
        <w:rPr>
          <w:rStyle w:val="CodeInText"/>
        </w:rPr>
        <w:t>Parser</w:t>
      </w:r>
      <w:r w:rsidRPr="00EC76D5">
        <w:t xml:space="preserve"> and </w:t>
      </w:r>
      <w:r w:rsidRPr="00EC76D5">
        <w:rPr>
          <w:rStyle w:val="CodeInText"/>
        </w:rPr>
        <w:t>Scanner</w:t>
      </w:r>
      <w:r w:rsidRPr="00EC76D5">
        <w:t xml:space="preserve"> classes. The main class creates a scanner object which is used by the parser object. The </w:t>
      </w:r>
      <w:r w:rsidRPr="00EC76D5">
        <w:rPr>
          <w:rStyle w:val="CodeInText"/>
        </w:rPr>
        <w:t>parse</w:t>
      </w:r>
      <w:r w:rsidRPr="00EC76D5">
        <w:t xml:space="preserve"> method is called with invoke the parsing. The input is read from </w:t>
      </w:r>
      <w:proofErr w:type="spellStart"/>
      <w:r w:rsidRPr="00EC76D5">
        <w:rPr>
          <w:rStyle w:val="CodeInText"/>
        </w:rPr>
        <w:t>BufferedReader</w:t>
      </w:r>
      <w:proofErr w:type="spellEnd"/>
      <w:r w:rsidRPr="00EC76D5">
        <w:t xml:space="preserve">, the output is written to </w:t>
      </w:r>
      <w:proofErr w:type="spellStart"/>
      <w:r w:rsidRPr="00EC76D5">
        <w:rPr>
          <w:rStyle w:val="CodeInText"/>
        </w:rPr>
        <w:t>OutputStream</w:t>
      </w:r>
      <w:proofErr w:type="spellEnd"/>
      <w:r w:rsidRPr="00EC76D5">
        <w:t xml:space="preserve">, error messages are written to </w:t>
      </w:r>
      <w:proofErr w:type="spellStart"/>
      <w:r w:rsidRPr="00EC76D5">
        <w:rPr>
          <w:rStyle w:val="CodeInText"/>
        </w:rPr>
        <w:t>ErrorStream</w:t>
      </w:r>
      <w:proofErr w:type="spellEnd"/>
      <w:r w:rsidRPr="00EC76D5">
        <w:t xml:space="preserve">, and </w:t>
      </w:r>
      <w:proofErr w:type="spellStart"/>
      <w:r w:rsidRPr="00EC76D5">
        <w:rPr>
          <w:rStyle w:val="CodeInText"/>
        </w:rPr>
        <w:t>VariableMap</w:t>
      </w:r>
      <w:proofErr w:type="spellEnd"/>
      <w:r w:rsidRPr="00EC76D5">
        <w:t xml:space="preserve"> is used to keep track of the variables read and assigned by the program.</w:t>
      </w:r>
    </w:p>
    <w:p w14:paraId="067F41AA" w14:textId="77777777" w:rsidR="007660EE" w:rsidRPr="00EC76D5" w:rsidRDefault="007660EE" w:rsidP="007660EE">
      <w:pPr>
        <w:pStyle w:val="CodeHeader"/>
      </w:pPr>
      <w:proofErr w:type="spellStart"/>
      <w:r w:rsidRPr="00EC76D5">
        <w:t>Main.</w:t>
      </w:r>
      <w:r>
        <w:t>cs</w:t>
      </w:r>
      <w:proofErr w:type="spellEnd"/>
    </w:p>
    <w:p w14:paraId="5B06BD92" w14:textId="77777777" w:rsidR="007660EE" w:rsidRPr="008633E2" w:rsidRDefault="007660EE" w:rsidP="007660EE">
      <w:pPr>
        <w:pStyle w:val="Code"/>
        <w:rPr>
          <w:highlight w:val="white"/>
        </w:rPr>
      </w:pPr>
      <w:r w:rsidRPr="008633E2">
        <w:rPr>
          <w:highlight w:val="white"/>
        </w:rPr>
        <w:t>using System;</w:t>
      </w:r>
    </w:p>
    <w:p w14:paraId="2CA36754" w14:textId="77777777" w:rsidR="007660EE" w:rsidRPr="008633E2" w:rsidRDefault="007660EE" w:rsidP="007660EE">
      <w:pPr>
        <w:pStyle w:val="Code"/>
        <w:rPr>
          <w:highlight w:val="white"/>
        </w:rPr>
      </w:pPr>
      <w:r w:rsidRPr="008633E2">
        <w:rPr>
          <w:highlight w:val="white"/>
        </w:rPr>
        <w:t>using System.IO;</w:t>
      </w:r>
    </w:p>
    <w:p w14:paraId="13BFBA77" w14:textId="77777777" w:rsidR="007660EE" w:rsidRPr="008633E2" w:rsidRDefault="007660EE" w:rsidP="007660EE">
      <w:pPr>
        <w:pStyle w:val="Code"/>
        <w:rPr>
          <w:highlight w:val="white"/>
        </w:rPr>
      </w:pPr>
      <w:r w:rsidRPr="008633E2">
        <w:rPr>
          <w:highlight w:val="white"/>
        </w:rPr>
        <w:t>using System.Collections.Generic;</w:t>
      </w:r>
    </w:p>
    <w:p w14:paraId="3D611C81" w14:textId="77777777" w:rsidR="007660EE" w:rsidRPr="008633E2" w:rsidRDefault="007660EE" w:rsidP="007660EE">
      <w:pPr>
        <w:pStyle w:val="Code"/>
        <w:rPr>
          <w:highlight w:val="white"/>
        </w:rPr>
      </w:pPr>
    </w:p>
    <w:p w14:paraId="518F6052" w14:textId="77777777" w:rsidR="007660EE" w:rsidRPr="008633E2" w:rsidRDefault="007660EE" w:rsidP="007660EE">
      <w:pPr>
        <w:pStyle w:val="Code"/>
        <w:rPr>
          <w:highlight w:val="white"/>
        </w:rPr>
      </w:pPr>
      <w:r w:rsidRPr="008633E2">
        <w:rPr>
          <w:highlight w:val="white"/>
        </w:rPr>
        <w:t>namespace Calculator {</w:t>
      </w:r>
    </w:p>
    <w:p w14:paraId="046F135E" w14:textId="77777777" w:rsidR="007660EE" w:rsidRPr="008633E2" w:rsidRDefault="007660EE" w:rsidP="007660EE">
      <w:pPr>
        <w:pStyle w:val="Code"/>
        <w:rPr>
          <w:highlight w:val="white"/>
        </w:rPr>
      </w:pPr>
      <w:r w:rsidRPr="008633E2">
        <w:rPr>
          <w:highlight w:val="white"/>
        </w:rPr>
        <w:t xml:space="preserve">  class MainX {</w:t>
      </w:r>
    </w:p>
    <w:p w14:paraId="3446AE01" w14:textId="77777777" w:rsidR="007660EE" w:rsidRDefault="007660EE" w:rsidP="007660EE">
      <w:pPr>
        <w:pStyle w:val="Code"/>
        <w:rPr>
          <w:highlight w:val="white"/>
        </w:rPr>
      </w:pPr>
      <w:r w:rsidRPr="008633E2">
        <w:rPr>
          <w:highlight w:val="white"/>
        </w:rPr>
        <w:t xml:space="preserve">    public static Dictionary&lt;</w:t>
      </w:r>
      <w:r>
        <w:rPr>
          <w:highlight w:val="white"/>
        </w:rPr>
        <w:t>string</w:t>
      </w:r>
      <w:r w:rsidRPr="008633E2">
        <w:rPr>
          <w:highlight w:val="white"/>
        </w:rPr>
        <w:t>,</w:t>
      </w:r>
      <w:r>
        <w:rPr>
          <w:highlight w:val="white"/>
        </w:rPr>
        <w:t>double</w:t>
      </w:r>
      <w:r w:rsidRPr="008633E2">
        <w:rPr>
          <w:highlight w:val="white"/>
        </w:rPr>
        <w:t>&gt; VariableMap =</w:t>
      </w:r>
    </w:p>
    <w:p w14:paraId="168E2053" w14:textId="77777777" w:rsidR="007660EE" w:rsidRPr="008633E2" w:rsidRDefault="007660EE" w:rsidP="007660EE">
      <w:pPr>
        <w:pStyle w:val="Code"/>
        <w:rPr>
          <w:highlight w:val="white"/>
        </w:rPr>
      </w:pPr>
      <w:r>
        <w:rPr>
          <w:highlight w:val="white"/>
        </w:rPr>
        <w:t xml:space="preserve">     </w:t>
      </w:r>
      <w:r w:rsidRPr="008633E2">
        <w:rPr>
          <w:highlight w:val="white"/>
        </w:rPr>
        <w:t xml:space="preserve"> new Dictionary&lt;</w:t>
      </w:r>
      <w:r>
        <w:rPr>
          <w:highlight w:val="white"/>
        </w:rPr>
        <w:t>string</w:t>
      </w:r>
      <w:r w:rsidRPr="008633E2">
        <w:rPr>
          <w:highlight w:val="white"/>
        </w:rPr>
        <w:t>,</w:t>
      </w:r>
      <w:r>
        <w:rPr>
          <w:highlight w:val="white"/>
        </w:rPr>
        <w:t>double</w:t>
      </w:r>
      <w:r w:rsidRPr="008633E2">
        <w:rPr>
          <w:highlight w:val="white"/>
        </w:rPr>
        <w:t>&gt;();</w:t>
      </w:r>
    </w:p>
    <w:p w14:paraId="657AE053" w14:textId="77777777" w:rsidR="007660EE" w:rsidRPr="008633E2" w:rsidRDefault="007660EE" w:rsidP="007660EE">
      <w:pPr>
        <w:pStyle w:val="Code"/>
        <w:rPr>
          <w:highlight w:val="white"/>
        </w:rPr>
      </w:pPr>
      <w:r w:rsidRPr="008633E2">
        <w:rPr>
          <w:highlight w:val="white"/>
        </w:rPr>
        <w:t xml:space="preserve">          </w:t>
      </w:r>
    </w:p>
    <w:p w14:paraId="35FCB7A1" w14:textId="77777777" w:rsidR="007660EE" w:rsidRPr="008633E2" w:rsidRDefault="007660EE" w:rsidP="007660EE">
      <w:pPr>
        <w:pStyle w:val="Code"/>
        <w:rPr>
          <w:highlight w:val="white"/>
        </w:rPr>
      </w:pPr>
      <w:r w:rsidRPr="008633E2">
        <w:rPr>
          <w:highlight w:val="white"/>
        </w:rPr>
        <w:t xml:space="preserve">    static void Main(string[] args) {</w:t>
      </w:r>
    </w:p>
    <w:p w14:paraId="3B1D6F69" w14:textId="77777777" w:rsidR="007660EE" w:rsidRPr="008633E2" w:rsidRDefault="007660EE" w:rsidP="007660EE">
      <w:pPr>
        <w:pStyle w:val="Code"/>
        <w:rPr>
          <w:highlight w:val="white"/>
        </w:rPr>
      </w:pPr>
      <w:r w:rsidRPr="008633E2">
        <w:rPr>
          <w:highlight w:val="white"/>
        </w:rPr>
        <w:t xml:space="preserve">      if (args.Length != 1) {</w:t>
      </w:r>
    </w:p>
    <w:p w14:paraId="7347D367" w14:textId="77777777" w:rsidR="007660EE" w:rsidRPr="008633E2" w:rsidRDefault="007660EE" w:rsidP="007660EE">
      <w:pPr>
        <w:pStyle w:val="Code"/>
        <w:rPr>
          <w:highlight w:val="white"/>
        </w:rPr>
      </w:pPr>
      <w:r w:rsidRPr="008633E2">
        <w:rPr>
          <w:highlight w:val="white"/>
        </w:rPr>
        <w:t xml:space="preserve">        Console.Out.WriteLine("Usage: calculator inputfile");</w:t>
      </w:r>
    </w:p>
    <w:p w14:paraId="25860277" w14:textId="77777777" w:rsidR="007660EE" w:rsidRPr="008633E2" w:rsidRDefault="007660EE" w:rsidP="007660EE">
      <w:pPr>
        <w:pStyle w:val="Code"/>
        <w:rPr>
          <w:highlight w:val="white"/>
        </w:rPr>
      </w:pPr>
      <w:r w:rsidRPr="008633E2">
        <w:rPr>
          <w:highlight w:val="white"/>
        </w:rPr>
        <w:t xml:space="preserve">      }</w:t>
      </w:r>
    </w:p>
    <w:p w14:paraId="21196660" w14:textId="77777777" w:rsidR="007660EE" w:rsidRPr="008633E2" w:rsidRDefault="007660EE" w:rsidP="007660EE">
      <w:pPr>
        <w:pStyle w:val="Code"/>
        <w:rPr>
          <w:highlight w:val="white"/>
        </w:rPr>
      </w:pPr>
    </w:p>
    <w:p w14:paraId="66792DDD" w14:textId="77777777" w:rsidR="007660EE" w:rsidRDefault="007660EE" w:rsidP="007660EE">
      <w:pPr>
        <w:pStyle w:val="Code"/>
        <w:rPr>
          <w:highlight w:val="white"/>
        </w:rPr>
      </w:pPr>
      <w:r w:rsidRPr="008633E2">
        <w:rPr>
          <w:highlight w:val="white"/>
        </w:rPr>
        <w:t xml:space="preserve">      { System.Globalization.CultureInfo customCulture =</w:t>
      </w:r>
    </w:p>
    <w:p w14:paraId="51E171F1" w14:textId="77777777" w:rsidR="007660EE" w:rsidRDefault="007660EE" w:rsidP="007660EE">
      <w:pPr>
        <w:pStyle w:val="Code"/>
        <w:rPr>
          <w:highlight w:val="white"/>
        </w:rPr>
      </w:pPr>
      <w:r>
        <w:rPr>
          <w:highlight w:val="white"/>
        </w:rPr>
        <w:t xml:space="preserve">        </w:t>
      </w:r>
      <w:r w:rsidRPr="008633E2">
        <w:rPr>
          <w:highlight w:val="white"/>
        </w:rPr>
        <w:t xml:space="preserve"> (System.Globalization.CultureInfo)</w:t>
      </w:r>
    </w:p>
    <w:p w14:paraId="50DD11A7" w14:textId="77777777" w:rsidR="007660EE" w:rsidRPr="008633E2" w:rsidRDefault="007660EE" w:rsidP="007660EE">
      <w:pPr>
        <w:pStyle w:val="Code"/>
        <w:rPr>
          <w:highlight w:val="white"/>
        </w:rPr>
      </w:pPr>
      <w:r>
        <w:rPr>
          <w:highlight w:val="white"/>
        </w:rPr>
        <w:t xml:space="preserve">        </w:t>
      </w:r>
      <w:r w:rsidRPr="008633E2">
        <w:rPr>
          <w:highlight w:val="white"/>
        </w:rPr>
        <w:t xml:space="preserve"> System.Threading.Thread.CurrentThread.CurrentCulture.Clone();</w:t>
      </w:r>
    </w:p>
    <w:p w14:paraId="4BFB0B1C" w14:textId="77777777" w:rsidR="007660EE" w:rsidRPr="008633E2" w:rsidRDefault="007660EE" w:rsidP="007660EE">
      <w:pPr>
        <w:pStyle w:val="Code"/>
        <w:rPr>
          <w:highlight w:val="white"/>
        </w:rPr>
      </w:pPr>
      <w:r w:rsidRPr="008633E2">
        <w:rPr>
          <w:highlight w:val="white"/>
        </w:rPr>
        <w:t xml:space="preserve">        customCulture.NumberFormat.NumberDecimalSeparator = ".";</w:t>
      </w:r>
    </w:p>
    <w:p w14:paraId="78E60A09" w14:textId="77777777" w:rsidR="007660EE" w:rsidRPr="008633E2" w:rsidRDefault="007660EE" w:rsidP="007660EE">
      <w:pPr>
        <w:pStyle w:val="Code"/>
        <w:rPr>
          <w:highlight w:val="white"/>
        </w:rPr>
      </w:pPr>
      <w:r w:rsidRPr="008633E2">
        <w:rPr>
          <w:highlight w:val="white"/>
        </w:rPr>
        <w:t xml:space="preserve">        System.Threading.Thread.CurrentThread.CurrentCulture = customCulture;</w:t>
      </w:r>
    </w:p>
    <w:p w14:paraId="2C1BE572" w14:textId="77777777" w:rsidR="007660EE" w:rsidRPr="008633E2" w:rsidRDefault="007660EE" w:rsidP="007660EE">
      <w:pPr>
        <w:pStyle w:val="Code"/>
        <w:rPr>
          <w:highlight w:val="white"/>
        </w:rPr>
      </w:pPr>
      <w:r w:rsidRPr="008633E2">
        <w:rPr>
          <w:highlight w:val="white"/>
        </w:rPr>
        <w:t xml:space="preserve">      }</w:t>
      </w:r>
    </w:p>
    <w:p w14:paraId="453E08BA" w14:textId="77777777" w:rsidR="007660EE" w:rsidRPr="008633E2" w:rsidRDefault="007660EE" w:rsidP="007660EE">
      <w:pPr>
        <w:pStyle w:val="Code"/>
        <w:rPr>
          <w:highlight w:val="white"/>
        </w:rPr>
      </w:pPr>
    </w:p>
    <w:p w14:paraId="77E197E4" w14:textId="77777777" w:rsidR="007660EE" w:rsidRPr="008633E2" w:rsidRDefault="007660EE" w:rsidP="007660EE">
      <w:pPr>
        <w:pStyle w:val="Code"/>
        <w:rPr>
          <w:highlight w:val="white"/>
        </w:rPr>
      </w:pPr>
      <w:r w:rsidRPr="008633E2">
        <w:rPr>
          <w:highlight w:val="white"/>
        </w:rPr>
        <w:t xml:space="preserve">      VariableMap["pi"] = Math.PI;</w:t>
      </w:r>
    </w:p>
    <w:p w14:paraId="248CFB3E" w14:textId="77777777" w:rsidR="007660EE" w:rsidRPr="008633E2" w:rsidRDefault="007660EE" w:rsidP="007660EE">
      <w:pPr>
        <w:pStyle w:val="Code"/>
        <w:rPr>
          <w:highlight w:val="white"/>
        </w:rPr>
      </w:pPr>
      <w:r w:rsidRPr="008633E2">
        <w:rPr>
          <w:highlight w:val="white"/>
        </w:rPr>
        <w:t xml:space="preserve">      VariableMap["e"] = Math.E;</w:t>
      </w:r>
    </w:p>
    <w:p w14:paraId="4F8F4546" w14:textId="77777777" w:rsidR="007660EE" w:rsidRPr="008633E2" w:rsidRDefault="007660EE" w:rsidP="007660EE">
      <w:pPr>
        <w:pStyle w:val="Code"/>
        <w:rPr>
          <w:highlight w:val="white"/>
        </w:rPr>
      </w:pPr>
    </w:p>
    <w:p w14:paraId="466180C5" w14:textId="77777777" w:rsidR="007660EE" w:rsidRPr="008633E2" w:rsidRDefault="007660EE" w:rsidP="007660EE">
      <w:pPr>
        <w:pStyle w:val="Code"/>
        <w:rPr>
          <w:highlight w:val="white"/>
        </w:rPr>
      </w:pPr>
      <w:r w:rsidRPr="008633E2">
        <w:rPr>
          <w:highlight w:val="white"/>
        </w:rPr>
        <w:t xml:space="preserve">      string s = "abcd", t = "\"\"";</w:t>
      </w:r>
    </w:p>
    <w:p w14:paraId="2595E673" w14:textId="77777777" w:rsidR="007660EE" w:rsidRPr="008633E2" w:rsidRDefault="007660EE" w:rsidP="007660EE">
      <w:pPr>
        <w:pStyle w:val="Code"/>
        <w:rPr>
          <w:highlight w:val="white"/>
        </w:rPr>
      </w:pPr>
      <w:r w:rsidRPr="008633E2">
        <w:rPr>
          <w:highlight w:val="white"/>
        </w:rPr>
        <w:t xml:space="preserve">      string u = s.Substring(1, s.Length - 2);</w:t>
      </w:r>
    </w:p>
    <w:p w14:paraId="02B69E4D" w14:textId="77777777" w:rsidR="007660EE" w:rsidRPr="008633E2" w:rsidRDefault="007660EE" w:rsidP="007660EE">
      <w:pPr>
        <w:pStyle w:val="Code"/>
        <w:rPr>
          <w:highlight w:val="white"/>
        </w:rPr>
      </w:pPr>
      <w:r w:rsidRPr="008633E2">
        <w:rPr>
          <w:highlight w:val="white"/>
        </w:rPr>
        <w:t xml:space="preserve">      string v = s.Substring(1, t.Length - 2);</w:t>
      </w:r>
    </w:p>
    <w:p w14:paraId="32E39F41" w14:textId="77777777" w:rsidR="007660EE" w:rsidRPr="008633E2" w:rsidRDefault="007660EE" w:rsidP="007660EE">
      <w:pPr>
        <w:pStyle w:val="Code"/>
        <w:rPr>
          <w:highlight w:val="white"/>
        </w:rPr>
      </w:pPr>
    </w:p>
    <w:p w14:paraId="61614BB1" w14:textId="77777777" w:rsidR="007660EE" w:rsidRPr="008633E2" w:rsidRDefault="007660EE" w:rsidP="007660EE">
      <w:pPr>
        <w:pStyle w:val="Code"/>
        <w:rPr>
          <w:highlight w:val="white"/>
        </w:rPr>
      </w:pPr>
      <w:r w:rsidRPr="008633E2">
        <w:rPr>
          <w:highlight w:val="white"/>
        </w:rPr>
        <w:t xml:space="preserve">      try {</w:t>
      </w:r>
    </w:p>
    <w:p w14:paraId="6CA1B64A" w14:textId="77777777" w:rsidR="007660EE" w:rsidRPr="008633E2" w:rsidRDefault="007660EE" w:rsidP="007660EE">
      <w:pPr>
        <w:pStyle w:val="Code"/>
        <w:rPr>
          <w:highlight w:val="white"/>
        </w:rPr>
      </w:pPr>
      <w:r w:rsidRPr="008633E2">
        <w:rPr>
          <w:highlight w:val="white"/>
        </w:rPr>
        <w:t xml:space="preserve">        FileStream file = new FileStream(args[0], FileMode.Open);</w:t>
      </w:r>
    </w:p>
    <w:p w14:paraId="12DB31CB" w14:textId="77777777" w:rsidR="007660EE" w:rsidRPr="008633E2" w:rsidRDefault="007660EE" w:rsidP="007660EE">
      <w:pPr>
        <w:pStyle w:val="Code"/>
        <w:rPr>
          <w:highlight w:val="white"/>
        </w:rPr>
      </w:pPr>
      <w:r w:rsidRPr="008633E2">
        <w:rPr>
          <w:highlight w:val="white"/>
        </w:rPr>
        <w:t xml:space="preserve">        Scanner scanner = new Scanner(file);</w:t>
      </w:r>
    </w:p>
    <w:p w14:paraId="7E11E46D" w14:textId="77777777" w:rsidR="007660EE" w:rsidRPr="008633E2" w:rsidRDefault="007660EE" w:rsidP="007660EE">
      <w:pPr>
        <w:pStyle w:val="Code"/>
        <w:rPr>
          <w:highlight w:val="white"/>
        </w:rPr>
      </w:pPr>
      <w:r w:rsidRPr="008633E2">
        <w:rPr>
          <w:highlight w:val="white"/>
        </w:rPr>
        <w:t xml:space="preserve">        Parser parser = new Parser(scanner);</w:t>
      </w:r>
    </w:p>
    <w:p w14:paraId="0F7525D5" w14:textId="77777777" w:rsidR="007660EE" w:rsidRPr="008633E2" w:rsidRDefault="007660EE" w:rsidP="007660EE">
      <w:pPr>
        <w:pStyle w:val="Code"/>
        <w:rPr>
          <w:highlight w:val="white"/>
        </w:rPr>
      </w:pPr>
      <w:r w:rsidRPr="008633E2">
        <w:rPr>
          <w:highlight w:val="white"/>
        </w:rPr>
        <w:t xml:space="preserve">        parser.Parse();</w:t>
      </w:r>
    </w:p>
    <w:p w14:paraId="1C391627" w14:textId="77777777" w:rsidR="007660EE" w:rsidRPr="008633E2" w:rsidRDefault="007660EE" w:rsidP="007660EE">
      <w:pPr>
        <w:pStyle w:val="Code"/>
        <w:rPr>
          <w:highlight w:val="white"/>
        </w:rPr>
      </w:pPr>
      <w:r w:rsidRPr="008633E2">
        <w:rPr>
          <w:highlight w:val="white"/>
        </w:rPr>
        <w:t xml:space="preserve">      }</w:t>
      </w:r>
    </w:p>
    <w:p w14:paraId="55138B5E" w14:textId="77777777" w:rsidR="007660EE" w:rsidRPr="008633E2" w:rsidRDefault="007660EE" w:rsidP="007660EE">
      <w:pPr>
        <w:pStyle w:val="Code"/>
        <w:rPr>
          <w:highlight w:val="white"/>
        </w:rPr>
      </w:pPr>
      <w:r w:rsidRPr="008633E2">
        <w:rPr>
          <w:highlight w:val="white"/>
        </w:rPr>
        <w:t xml:space="preserve">      catch (Exception exception) {</w:t>
      </w:r>
    </w:p>
    <w:p w14:paraId="69D66DA3" w14:textId="77777777" w:rsidR="007660EE" w:rsidRPr="008633E2" w:rsidRDefault="007660EE" w:rsidP="007660EE">
      <w:pPr>
        <w:pStyle w:val="Code"/>
        <w:rPr>
          <w:highlight w:val="white"/>
        </w:rPr>
      </w:pPr>
      <w:r w:rsidRPr="008633E2">
        <w:rPr>
          <w:highlight w:val="white"/>
        </w:rPr>
        <w:t xml:space="preserve">        Console.Out.WriteLine(exception.ToString());</w:t>
      </w:r>
    </w:p>
    <w:p w14:paraId="6238F3E8" w14:textId="77777777" w:rsidR="007660EE" w:rsidRPr="008633E2" w:rsidRDefault="007660EE" w:rsidP="007660EE">
      <w:pPr>
        <w:pStyle w:val="Code"/>
        <w:rPr>
          <w:highlight w:val="white"/>
        </w:rPr>
      </w:pPr>
      <w:r w:rsidRPr="008633E2">
        <w:rPr>
          <w:highlight w:val="white"/>
        </w:rPr>
        <w:t xml:space="preserve">      }</w:t>
      </w:r>
    </w:p>
    <w:p w14:paraId="3DF2087D" w14:textId="77777777" w:rsidR="007660EE" w:rsidRPr="008633E2" w:rsidRDefault="007660EE" w:rsidP="007660EE">
      <w:pPr>
        <w:pStyle w:val="Code"/>
        <w:rPr>
          <w:highlight w:val="white"/>
        </w:rPr>
      </w:pPr>
      <w:r w:rsidRPr="008633E2">
        <w:rPr>
          <w:highlight w:val="white"/>
        </w:rPr>
        <w:t xml:space="preserve">    }</w:t>
      </w:r>
    </w:p>
    <w:p w14:paraId="093C6AE5" w14:textId="77777777" w:rsidR="007660EE" w:rsidRPr="008633E2" w:rsidRDefault="007660EE" w:rsidP="007660EE">
      <w:pPr>
        <w:pStyle w:val="Code"/>
        <w:rPr>
          <w:highlight w:val="white"/>
        </w:rPr>
      </w:pPr>
      <w:r w:rsidRPr="008633E2">
        <w:rPr>
          <w:highlight w:val="white"/>
        </w:rPr>
        <w:t xml:space="preserve">  }</w:t>
      </w:r>
    </w:p>
    <w:p w14:paraId="6DDD919B" w14:textId="77777777" w:rsidR="007660EE" w:rsidRPr="00EC76D5" w:rsidRDefault="007660EE" w:rsidP="007660EE">
      <w:r w:rsidRPr="00EC76D5">
        <w:t xml:space="preserve">The </w:t>
      </w:r>
      <w:r>
        <w:rPr>
          <w:rStyle w:val="CodeInText0"/>
        </w:rPr>
        <w:t>Parser</w:t>
      </w:r>
      <w:r w:rsidRPr="00EC76D5">
        <w:t xml:space="preserve"> class is necessary to make the parser work with the scanner. It works as link between the scanner and the parser </w:t>
      </w:r>
    </w:p>
    <w:p w14:paraId="6827CCE9" w14:textId="77777777" w:rsidR="007660EE" w:rsidRDefault="007660EE" w:rsidP="007660EE">
      <w:pPr>
        <w:pStyle w:val="Code"/>
        <w:rPr>
          <w:highlight w:val="white"/>
        </w:rPr>
      </w:pPr>
      <w:r w:rsidRPr="008633E2">
        <w:rPr>
          <w:highlight w:val="white"/>
        </w:rPr>
        <w:t xml:space="preserve">  public partial class Parser :</w:t>
      </w:r>
    </w:p>
    <w:p w14:paraId="59ECEC2C" w14:textId="77777777" w:rsidR="007660EE" w:rsidRPr="008633E2" w:rsidRDefault="007660EE" w:rsidP="007660EE">
      <w:pPr>
        <w:pStyle w:val="Code"/>
        <w:rPr>
          <w:highlight w:val="white"/>
        </w:rPr>
      </w:pPr>
      <w:r>
        <w:rPr>
          <w:highlight w:val="white"/>
        </w:rPr>
        <w:t xml:space="preserve">        </w:t>
      </w:r>
      <w:r w:rsidRPr="008633E2">
        <w:rPr>
          <w:highlight w:val="white"/>
        </w:rPr>
        <w:t xml:space="preserve"> QUT.Gppg.ShiftReduceParser&lt;ValueType, QUT.Gppg.LexLocation&gt; {</w:t>
      </w:r>
    </w:p>
    <w:p w14:paraId="712D328B" w14:textId="77777777" w:rsidR="007660EE" w:rsidRPr="008633E2" w:rsidRDefault="007660EE" w:rsidP="007660EE">
      <w:pPr>
        <w:pStyle w:val="Code"/>
        <w:rPr>
          <w:highlight w:val="white"/>
        </w:rPr>
      </w:pPr>
      <w:r w:rsidRPr="008633E2">
        <w:rPr>
          <w:highlight w:val="white"/>
        </w:rPr>
        <w:t xml:space="preserve">    public Parser(Scanner scanner)</w:t>
      </w:r>
    </w:p>
    <w:p w14:paraId="6DF8E12D" w14:textId="77777777" w:rsidR="007660EE" w:rsidRPr="008633E2" w:rsidRDefault="007660EE" w:rsidP="007660EE">
      <w:pPr>
        <w:pStyle w:val="Code"/>
        <w:rPr>
          <w:highlight w:val="white"/>
        </w:rPr>
      </w:pPr>
      <w:r w:rsidRPr="008633E2">
        <w:rPr>
          <w:highlight w:val="white"/>
        </w:rPr>
        <w:t xml:space="preserve">     :base(scanner) {</w:t>
      </w:r>
    </w:p>
    <w:p w14:paraId="7FE35DBA" w14:textId="77777777" w:rsidR="007660EE" w:rsidRPr="008633E2" w:rsidRDefault="007660EE" w:rsidP="007660EE">
      <w:pPr>
        <w:pStyle w:val="Code"/>
        <w:rPr>
          <w:highlight w:val="white"/>
        </w:rPr>
      </w:pPr>
      <w:r w:rsidRPr="008633E2">
        <w:rPr>
          <w:highlight w:val="white"/>
        </w:rPr>
        <w:lastRenderedPageBreak/>
        <w:t xml:space="preserve">      // Empty.</w:t>
      </w:r>
    </w:p>
    <w:p w14:paraId="508F9571" w14:textId="77777777" w:rsidR="007660EE" w:rsidRPr="008633E2" w:rsidRDefault="007660EE" w:rsidP="007660EE">
      <w:pPr>
        <w:pStyle w:val="Code"/>
        <w:rPr>
          <w:highlight w:val="white"/>
        </w:rPr>
      </w:pPr>
      <w:r w:rsidRPr="008633E2">
        <w:rPr>
          <w:highlight w:val="white"/>
        </w:rPr>
        <w:t xml:space="preserve">    }</w:t>
      </w:r>
    </w:p>
    <w:p w14:paraId="2F64E70B" w14:textId="77777777" w:rsidR="007660EE" w:rsidRPr="008633E2" w:rsidRDefault="007660EE" w:rsidP="007660EE">
      <w:pPr>
        <w:pStyle w:val="Code"/>
        <w:rPr>
          <w:highlight w:val="white"/>
        </w:rPr>
      </w:pPr>
      <w:r w:rsidRPr="008633E2">
        <w:rPr>
          <w:highlight w:val="white"/>
        </w:rPr>
        <w:t xml:space="preserve">  }</w:t>
      </w:r>
    </w:p>
    <w:p w14:paraId="4D00666A" w14:textId="77777777" w:rsidR="007660EE" w:rsidRPr="008633E2" w:rsidRDefault="007660EE" w:rsidP="007660EE">
      <w:pPr>
        <w:pStyle w:val="Code"/>
      </w:pPr>
      <w:r w:rsidRPr="008633E2">
        <w:rPr>
          <w:highlight w:val="white"/>
        </w:rPr>
        <w:t>}</w:t>
      </w:r>
    </w:p>
    <w:p w14:paraId="2365CD0C" w14:textId="77777777" w:rsidR="007660EE" w:rsidRPr="00EC76D5" w:rsidRDefault="007660EE" w:rsidP="007660EE">
      <w:r w:rsidRPr="00EC76D5">
        <w:t xml:space="preserve">Finally, below follows a small script file that generates the </w:t>
      </w:r>
      <w:r>
        <w:t>C#</w:t>
      </w:r>
      <w:r w:rsidRPr="00EC76D5">
        <w:t xml:space="preserve"> source code for the parser and scanner.</w:t>
      </w:r>
    </w:p>
    <w:p w14:paraId="1378055A" w14:textId="77777777" w:rsidR="007660EE" w:rsidRPr="00EC76D5" w:rsidRDefault="007660EE" w:rsidP="007660EE">
      <w:pPr>
        <w:pStyle w:val="CodeHeader"/>
      </w:pPr>
      <w:proofErr w:type="spellStart"/>
      <w:r w:rsidRPr="00EC76D5">
        <w:t>Parser.bat</w:t>
      </w:r>
      <w:proofErr w:type="spellEnd"/>
    </w:p>
    <w:p w14:paraId="7E7205D0" w14:textId="77777777" w:rsidR="007660EE" w:rsidRPr="00A82231" w:rsidRDefault="007660EE" w:rsidP="007660EE">
      <w:pPr>
        <w:pStyle w:val="Code"/>
        <w:rPr>
          <w:highlight w:val="white"/>
        </w:rPr>
      </w:pPr>
      <w:r w:rsidRPr="00A82231">
        <w:rPr>
          <w:highlight w:val="white"/>
        </w:rPr>
        <w:t>@C:</w:t>
      </w:r>
    </w:p>
    <w:p w14:paraId="7755FEA3" w14:textId="77777777" w:rsidR="007660EE" w:rsidRPr="00A82231" w:rsidRDefault="007660EE" w:rsidP="007660EE">
      <w:pPr>
        <w:pStyle w:val="Code"/>
        <w:rPr>
          <w:highlight w:val="white"/>
        </w:rPr>
      </w:pPr>
      <w:r w:rsidRPr="00A82231">
        <w:rPr>
          <w:highlight w:val="white"/>
        </w:rPr>
        <w:t>@cd C:\Users\Stefan\Documents\Calculator_CS</w:t>
      </w:r>
    </w:p>
    <w:p w14:paraId="391699A4" w14:textId="77777777" w:rsidR="007660EE" w:rsidRPr="00A82231" w:rsidRDefault="007660EE" w:rsidP="007660EE">
      <w:pPr>
        <w:pStyle w:val="Code"/>
        <w:rPr>
          <w:highlight w:val="white"/>
        </w:rPr>
      </w:pPr>
      <w:r w:rsidRPr="00A82231">
        <w:rPr>
          <w:highlight w:val="white"/>
        </w:rPr>
        <w:t>@"C:\gppg-distro-1_5_2\binaries\Gppg" /gplex Parser.gppg &gt; Parser.cs</w:t>
      </w:r>
    </w:p>
    <w:p w14:paraId="33110E1B" w14:textId="77777777" w:rsidR="007660EE" w:rsidRPr="00A82231" w:rsidRDefault="007660EE" w:rsidP="007660EE">
      <w:pPr>
        <w:pStyle w:val="Code"/>
        <w:rPr>
          <w:highlight w:val="white"/>
        </w:rPr>
      </w:pPr>
      <w:r w:rsidRPr="00A82231">
        <w:rPr>
          <w:highlight w:val="white"/>
        </w:rPr>
        <w:t>@"C:\gppg-distro-1_5_2\binaries\Gplex" Scanner.gplex</w:t>
      </w:r>
    </w:p>
    <w:p w14:paraId="3C2173E1" w14:textId="77777777" w:rsidR="005E7D2C" w:rsidRPr="00EC76D5" w:rsidRDefault="005E7D2C" w:rsidP="005E7D2C">
      <w:pPr>
        <w:pStyle w:val="Rubrik1"/>
      </w:pPr>
      <w:bookmarkStart w:id="498" w:name="_Toc53473652"/>
      <w:r w:rsidRPr="00EC76D5">
        <w:lastRenderedPageBreak/>
        <w:t>Auxiliary Classes</w:t>
      </w:r>
      <w:bookmarkEnd w:id="498"/>
    </w:p>
    <w:p w14:paraId="6A674C10" w14:textId="77777777" w:rsidR="005E7D2C" w:rsidRPr="00EC76D5" w:rsidRDefault="005E7D2C" w:rsidP="005E7D2C">
      <w:r>
        <w:t>C#</w:t>
      </w:r>
      <w:r w:rsidRPr="00EC76D5">
        <w:t xml:space="preserve">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EC76D5" w:rsidRDefault="005E7D2C" w:rsidP="005E7D2C">
      <w:pPr>
        <w:pStyle w:val="Rubrik2"/>
      </w:pPr>
      <w:bookmarkStart w:id="499" w:name="_Toc53473653"/>
      <w:r w:rsidRPr="00EC76D5">
        <w:t>Error Handling</w:t>
      </w:r>
      <w:bookmarkEnd w:id="499"/>
    </w:p>
    <w:p w14:paraId="37DB4956" w14:textId="40490A8F" w:rsidR="005E7D2C" w:rsidRPr="00EC76D5" w:rsidRDefault="005E7D2C" w:rsidP="005E7D2C">
      <w:r w:rsidRPr="00EC76D5">
        <w:t xml:space="preserve">To begin with, we need error handling, a way to notify the programmer of errors and warnings. In the C Standard Library there is a macro called assert, and in this </w:t>
      </w:r>
      <w:r w:rsidR="0092795B" w:rsidRPr="00EC76D5">
        <w:t>application,</w:t>
      </w:r>
      <w:r w:rsidRPr="00EC76D5">
        <w:t xml:space="preserve"> we imitate that macro by defining a class with the corresponding behav</w:t>
      </w:r>
      <w:r>
        <w:t>ior</w:t>
      </w:r>
      <w:r w:rsidRPr="00EC76D5">
        <w:t>. It has the two method sets error and warning, that writes a message. The difference between them is that error stops the execution.</w:t>
      </w:r>
    </w:p>
    <w:p w14:paraId="729944A0" w14:textId="1A8E290C" w:rsidR="005E7D2C" w:rsidRDefault="005E7D2C" w:rsidP="005E7D2C">
      <w:pPr>
        <w:pStyle w:val="CodeHeader"/>
      </w:pPr>
      <w:proofErr w:type="spellStart"/>
      <w:r w:rsidRPr="00EC76D5">
        <w:t>Assert.</w:t>
      </w:r>
      <w:r>
        <w:t>cs</w:t>
      </w:r>
      <w:proofErr w:type="spellEnd"/>
    </w:p>
    <w:p w14:paraId="68CA6DF1" w14:textId="77777777" w:rsidR="0092795B" w:rsidRPr="0092795B" w:rsidRDefault="0092795B" w:rsidP="0092795B">
      <w:pPr>
        <w:pStyle w:val="Code"/>
        <w:rPr>
          <w:highlight w:val="white"/>
        </w:rPr>
      </w:pPr>
      <w:r w:rsidRPr="0092795B">
        <w:rPr>
          <w:highlight w:val="white"/>
        </w:rPr>
        <w:t>using System;</w:t>
      </w:r>
    </w:p>
    <w:p w14:paraId="38E8AAFD" w14:textId="77777777" w:rsidR="0092795B" w:rsidRPr="0092795B" w:rsidRDefault="0092795B" w:rsidP="0092795B">
      <w:pPr>
        <w:pStyle w:val="Code"/>
        <w:rPr>
          <w:highlight w:val="white"/>
        </w:rPr>
      </w:pPr>
    </w:p>
    <w:p w14:paraId="50F49017" w14:textId="77777777" w:rsidR="0092795B" w:rsidRPr="0092795B" w:rsidRDefault="0092795B" w:rsidP="0092795B">
      <w:pPr>
        <w:pStyle w:val="Code"/>
        <w:rPr>
          <w:highlight w:val="white"/>
        </w:rPr>
      </w:pPr>
      <w:r w:rsidRPr="0092795B">
        <w:rPr>
          <w:highlight w:val="white"/>
        </w:rPr>
        <w:t>namespace CCompiler {</w:t>
      </w:r>
    </w:p>
    <w:p w14:paraId="51489693" w14:textId="77777777" w:rsidR="0092795B" w:rsidRPr="0092795B" w:rsidRDefault="0092795B" w:rsidP="0092795B">
      <w:pPr>
        <w:pStyle w:val="Code"/>
        <w:rPr>
          <w:highlight w:val="white"/>
        </w:rPr>
      </w:pPr>
      <w:r w:rsidRPr="0092795B">
        <w:rPr>
          <w:highlight w:val="white"/>
        </w:rPr>
        <w:t xml:space="preserve">  public class Assert {</w:t>
      </w:r>
    </w:p>
    <w:p w14:paraId="68C56588" w14:textId="77777777" w:rsidR="0092795B" w:rsidRPr="0092795B" w:rsidRDefault="0092795B" w:rsidP="0092795B">
      <w:pPr>
        <w:pStyle w:val="Code"/>
        <w:rPr>
          <w:highlight w:val="white"/>
        </w:rPr>
      </w:pPr>
      <w:r w:rsidRPr="0092795B">
        <w:rPr>
          <w:highlight w:val="white"/>
        </w:rPr>
        <w:t xml:space="preserve">    public static void ErrorXXX(bool test) {</w:t>
      </w:r>
    </w:p>
    <w:p w14:paraId="77D51454" w14:textId="77777777" w:rsidR="0092795B" w:rsidRPr="0092795B" w:rsidRDefault="0092795B" w:rsidP="0092795B">
      <w:pPr>
        <w:pStyle w:val="Code"/>
        <w:rPr>
          <w:highlight w:val="white"/>
        </w:rPr>
      </w:pPr>
      <w:r w:rsidRPr="0092795B">
        <w:rPr>
          <w:highlight w:val="white"/>
        </w:rPr>
        <w:t xml:space="preserve">      if (!test) {</w:t>
      </w:r>
    </w:p>
    <w:p w14:paraId="4479D95F" w14:textId="77777777" w:rsidR="0092795B" w:rsidRPr="0092795B" w:rsidRDefault="0092795B" w:rsidP="0092795B">
      <w:pPr>
        <w:pStyle w:val="Code"/>
        <w:rPr>
          <w:highlight w:val="white"/>
        </w:rPr>
      </w:pPr>
      <w:r w:rsidRPr="0092795B">
        <w:rPr>
          <w:highlight w:val="white"/>
        </w:rPr>
        <w:t xml:space="preserve">        Error(null, null);</w:t>
      </w:r>
    </w:p>
    <w:p w14:paraId="1194D8EC" w14:textId="77777777" w:rsidR="0092795B" w:rsidRPr="0092795B" w:rsidRDefault="0092795B" w:rsidP="0092795B">
      <w:pPr>
        <w:pStyle w:val="Code"/>
        <w:rPr>
          <w:highlight w:val="white"/>
        </w:rPr>
      </w:pPr>
      <w:r w:rsidRPr="0092795B">
        <w:rPr>
          <w:highlight w:val="white"/>
        </w:rPr>
        <w:t xml:space="preserve">      }</w:t>
      </w:r>
    </w:p>
    <w:p w14:paraId="16528D2F" w14:textId="77777777" w:rsidR="0092795B" w:rsidRPr="0092795B" w:rsidRDefault="0092795B" w:rsidP="0092795B">
      <w:pPr>
        <w:pStyle w:val="Code"/>
        <w:rPr>
          <w:highlight w:val="white"/>
        </w:rPr>
      </w:pPr>
      <w:r w:rsidRPr="0092795B">
        <w:rPr>
          <w:highlight w:val="white"/>
        </w:rPr>
        <w:t xml:space="preserve">    }</w:t>
      </w:r>
    </w:p>
    <w:p w14:paraId="77FF076F" w14:textId="77777777" w:rsidR="0092795B" w:rsidRPr="0092795B" w:rsidRDefault="0092795B" w:rsidP="0092795B">
      <w:pPr>
        <w:pStyle w:val="Code"/>
        <w:rPr>
          <w:highlight w:val="white"/>
        </w:rPr>
      </w:pPr>
      <w:r w:rsidRPr="0092795B">
        <w:rPr>
          <w:highlight w:val="white"/>
        </w:rPr>
        <w:t xml:space="preserve">  </w:t>
      </w:r>
    </w:p>
    <w:p w14:paraId="0DCD127B" w14:textId="77777777" w:rsidR="0092795B" w:rsidRPr="0092795B" w:rsidRDefault="0092795B" w:rsidP="0092795B">
      <w:pPr>
        <w:pStyle w:val="Code"/>
        <w:rPr>
          <w:highlight w:val="white"/>
        </w:rPr>
      </w:pPr>
      <w:r w:rsidRPr="0092795B">
        <w:rPr>
          <w:highlight w:val="white"/>
        </w:rPr>
        <w:t xml:space="preserve">    public static void Error(string message) {</w:t>
      </w:r>
    </w:p>
    <w:p w14:paraId="0F4AB48E" w14:textId="77777777" w:rsidR="0092795B" w:rsidRPr="0092795B" w:rsidRDefault="0092795B" w:rsidP="0092795B">
      <w:pPr>
        <w:pStyle w:val="Code"/>
        <w:rPr>
          <w:highlight w:val="white"/>
        </w:rPr>
      </w:pPr>
      <w:r w:rsidRPr="0092795B">
        <w:rPr>
          <w:highlight w:val="white"/>
        </w:rPr>
        <w:t xml:space="preserve">      Error(message, null);</w:t>
      </w:r>
    </w:p>
    <w:p w14:paraId="3FFD6415" w14:textId="77777777" w:rsidR="0092795B" w:rsidRPr="0092795B" w:rsidRDefault="0092795B" w:rsidP="0092795B">
      <w:pPr>
        <w:pStyle w:val="Code"/>
        <w:rPr>
          <w:highlight w:val="white"/>
        </w:rPr>
      </w:pPr>
      <w:r w:rsidRPr="0092795B">
        <w:rPr>
          <w:highlight w:val="white"/>
        </w:rPr>
        <w:t xml:space="preserve">    }</w:t>
      </w:r>
    </w:p>
    <w:p w14:paraId="76F551D1" w14:textId="77777777" w:rsidR="0092795B" w:rsidRPr="0092795B" w:rsidRDefault="0092795B" w:rsidP="0092795B">
      <w:pPr>
        <w:pStyle w:val="Code"/>
        <w:rPr>
          <w:highlight w:val="white"/>
        </w:rPr>
      </w:pPr>
    </w:p>
    <w:p w14:paraId="3C50B71C" w14:textId="77777777" w:rsidR="0092795B" w:rsidRPr="0092795B" w:rsidRDefault="0092795B" w:rsidP="0092795B">
      <w:pPr>
        <w:pStyle w:val="Code"/>
        <w:rPr>
          <w:highlight w:val="white"/>
        </w:rPr>
      </w:pPr>
      <w:r w:rsidRPr="0092795B">
        <w:rPr>
          <w:highlight w:val="white"/>
        </w:rPr>
        <w:t xml:space="preserve">    public static void Error(bool test, Message message) {</w:t>
      </w:r>
    </w:p>
    <w:p w14:paraId="7F8D947F" w14:textId="77777777" w:rsidR="0092795B" w:rsidRPr="0092795B" w:rsidRDefault="0092795B" w:rsidP="0092795B">
      <w:pPr>
        <w:pStyle w:val="Code"/>
        <w:rPr>
          <w:highlight w:val="white"/>
        </w:rPr>
      </w:pPr>
      <w:r w:rsidRPr="0092795B">
        <w:rPr>
          <w:highlight w:val="white"/>
        </w:rPr>
        <w:t xml:space="preserve">      if (!test) {</w:t>
      </w:r>
    </w:p>
    <w:p w14:paraId="7586B87B" w14:textId="77777777" w:rsidR="0092795B" w:rsidRPr="0092795B" w:rsidRDefault="0092795B" w:rsidP="0092795B">
      <w:pPr>
        <w:pStyle w:val="Code"/>
        <w:rPr>
          <w:highlight w:val="white"/>
        </w:rPr>
      </w:pPr>
      <w:r w:rsidRPr="0092795B">
        <w:rPr>
          <w:highlight w:val="white"/>
        </w:rPr>
        <w:t xml:space="preserve">        Error(message, null);</w:t>
      </w:r>
    </w:p>
    <w:p w14:paraId="4C6039B3" w14:textId="77777777" w:rsidR="0092795B" w:rsidRPr="0092795B" w:rsidRDefault="0092795B" w:rsidP="0092795B">
      <w:pPr>
        <w:pStyle w:val="Code"/>
        <w:rPr>
          <w:highlight w:val="white"/>
        </w:rPr>
      </w:pPr>
      <w:r w:rsidRPr="0092795B">
        <w:rPr>
          <w:highlight w:val="white"/>
        </w:rPr>
        <w:t xml:space="preserve">      }</w:t>
      </w:r>
    </w:p>
    <w:p w14:paraId="22925AFA" w14:textId="77777777" w:rsidR="0092795B" w:rsidRPr="0092795B" w:rsidRDefault="0092795B" w:rsidP="0092795B">
      <w:pPr>
        <w:pStyle w:val="Code"/>
        <w:rPr>
          <w:highlight w:val="white"/>
        </w:rPr>
      </w:pPr>
      <w:r w:rsidRPr="0092795B">
        <w:rPr>
          <w:highlight w:val="white"/>
        </w:rPr>
        <w:t xml:space="preserve">    }</w:t>
      </w:r>
    </w:p>
    <w:p w14:paraId="63B8DF37" w14:textId="77777777" w:rsidR="0092795B" w:rsidRPr="0092795B" w:rsidRDefault="0092795B" w:rsidP="0092795B">
      <w:pPr>
        <w:pStyle w:val="Code"/>
        <w:rPr>
          <w:highlight w:val="white"/>
        </w:rPr>
      </w:pPr>
    </w:p>
    <w:p w14:paraId="46583C3D" w14:textId="77777777" w:rsidR="0092795B" w:rsidRPr="0092795B" w:rsidRDefault="0092795B" w:rsidP="0092795B">
      <w:pPr>
        <w:pStyle w:val="Code"/>
        <w:rPr>
          <w:highlight w:val="white"/>
        </w:rPr>
      </w:pPr>
      <w:r w:rsidRPr="0092795B">
        <w:rPr>
          <w:highlight w:val="white"/>
        </w:rPr>
        <w:t xml:space="preserve">    public static void Error(object value, Message message) {</w:t>
      </w:r>
    </w:p>
    <w:p w14:paraId="420BC248" w14:textId="77777777" w:rsidR="0092795B" w:rsidRPr="0092795B" w:rsidRDefault="0092795B" w:rsidP="0092795B">
      <w:pPr>
        <w:pStyle w:val="Code"/>
        <w:rPr>
          <w:highlight w:val="white"/>
        </w:rPr>
      </w:pPr>
      <w:r w:rsidRPr="0092795B">
        <w:rPr>
          <w:highlight w:val="white"/>
        </w:rPr>
        <w:t xml:space="preserve">      Error(false, value, message);</w:t>
      </w:r>
    </w:p>
    <w:p w14:paraId="582920FE" w14:textId="77777777" w:rsidR="0092795B" w:rsidRPr="0092795B" w:rsidRDefault="0092795B" w:rsidP="0092795B">
      <w:pPr>
        <w:pStyle w:val="Code"/>
        <w:rPr>
          <w:highlight w:val="white"/>
        </w:rPr>
      </w:pPr>
      <w:r w:rsidRPr="0092795B">
        <w:rPr>
          <w:highlight w:val="white"/>
        </w:rPr>
        <w:t xml:space="preserve">    }</w:t>
      </w:r>
    </w:p>
    <w:p w14:paraId="3CE38C23" w14:textId="77777777" w:rsidR="0092795B" w:rsidRPr="0092795B" w:rsidRDefault="0092795B" w:rsidP="0092795B">
      <w:pPr>
        <w:pStyle w:val="Code"/>
        <w:rPr>
          <w:highlight w:val="white"/>
        </w:rPr>
      </w:pPr>
    </w:p>
    <w:p w14:paraId="0083E8B8" w14:textId="77777777" w:rsidR="0092795B" w:rsidRPr="0092795B" w:rsidRDefault="0092795B" w:rsidP="0092795B">
      <w:pPr>
        <w:pStyle w:val="Code"/>
        <w:rPr>
          <w:highlight w:val="white"/>
        </w:rPr>
      </w:pPr>
      <w:r w:rsidRPr="0092795B">
        <w:rPr>
          <w:highlight w:val="white"/>
        </w:rPr>
        <w:t xml:space="preserve">    public static void Error(bool test, object value, Message message) {</w:t>
      </w:r>
    </w:p>
    <w:p w14:paraId="5F8391B1" w14:textId="77777777" w:rsidR="0092795B" w:rsidRPr="0092795B" w:rsidRDefault="0092795B" w:rsidP="0092795B">
      <w:pPr>
        <w:pStyle w:val="Code"/>
        <w:rPr>
          <w:highlight w:val="white"/>
        </w:rPr>
      </w:pPr>
      <w:r w:rsidRPr="0092795B">
        <w:rPr>
          <w:highlight w:val="white"/>
        </w:rPr>
        <w:t xml:space="preserve">      if (!test) {</w:t>
      </w:r>
    </w:p>
    <w:p w14:paraId="55790BA4" w14:textId="77777777" w:rsidR="0092795B" w:rsidRPr="0092795B" w:rsidRDefault="0092795B" w:rsidP="0092795B">
      <w:pPr>
        <w:pStyle w:val="Code"/>
        <w:rPr>
          <w:highlight w:val="white"/>
        </w:rPr>
      </w:pPr>
      <w:r w:rsidRPr="0092795B">
        <w:rPr>
          <w:highlight w:val="white"/>
        </w:rPr>
        <w:t xml:space="preserve">        Error(message, value.ToString());</w:t>
      </w:r>
    </w:p>
    <w:p w14:paraId="1FC07DCE" w14:textId="77777777" w:rsidR="0092795B" w:rsidRPr="0092795B" w:rsidRDefault="0092795B" w:rsidP="0092795B">
      <w:pPr>
        <w:pStyle w:val="Code"/>
        <w:rPr>
          <w:highlight w:val="white"/>
        </w:rPr>
      </w:pPr>
      <w:r w:rsidRPr="0092795B">
        <w:rPr>
          <w:highlight w:val="white"/>
        </w:rPr>
        <w:t xml:space="preserve">      }</w:t>
      </w:r>
    </w:p>
    <w:p w14:paraId="36A6F88A" w14:textId="77777777" w:rsidR="0092795B" w:rsidRPr="0092795B" w:rsidRDefault="0092795B" w:rsidP="0092795B">
      <w:pPr>
        <w:pStyle w:val="Code"/>
        <w:rPr>
          <w:highlight w:val="white"/>
        </w:rPr>
      </w:pPr>
      <w:r w:rsidRPr="0092795B">
        <w:rPr>
          <w:highlight w:val="white"/>
        </w:rPr>
        <w:t xml:space="preserve">    }</w:t>
      </w:r>
    </w:p>
    <w:p w14:paraId="3E99A285" w14:textId="77777777" w:rsidR="0092795B" w:rsidRPr="0092795B" w:rsidRDefault="0092795B" w:rsidP="0092795B">
      <w:pPr>
        <w:pStyle w:val="Code"/>
        <w:rPr>
          <w:highlight w:val="white"/>
        </w:rPr>
      </w:pPr>
    </w:p>
    <w:p w14:paraId="26FCA0BC" w14:textId="77777777" w:rsidR="0092795B" w:rsidRPr="0092795B" w:rsidRDefault="0092795B" w:rsidP="0092795B">
      <w:pPr>
        <w:pStyle w:val="Code"/>
        <w:rPr>
          <w:highlight w:val="white"/>
        </w:rPr>
      </w:pPr>
      <w:r w:rsidRPr="0092795B">
        <w:rPr>
          <w:highlight w:val="white"/>
        </w:rPr>
        <w:t xml:space="preserve">    public static void Error(Message message) {</w:t>
      </w:r>
    </w:p>
    <w:p w14:paraId="44AF0CA9" w14:textId="77777777" w:rsidR="0092795B" w:rsidRPr="0092795B" w:rsidRDefault="0092795B" w:rsidP="0092795B">
      <w:pPr>
        <w:pStyle w:val="Code"/>
        <w:rPr>
          <w:highlight w:val="white"/>
        </w:rPr>
      </w:pPr>
      <w:r w:rsidRPr="0092795B">
        <w:rPr>
          <w:highlight w:val="white"/>
        </w:rPr>
        <w:t xml:space="preserve">      Error(message, null);</w:t>
      </w:r>
    </w:p>
    <w:p w14:paraId="0A858A5C" w14:textId="77777777" w:rsidR="0092795B" w:rsidRPr="0092795B" w:rsidRDefault="0092795B" w:rsidP="0092795B">
      <w:pPr>
        <w:pStyle w:val="Code"/>
        <w:rPr>
          <w:highlight w:val="white"/>
        </w:rPr>
      </w:pPr>
      <w:r w:rsidRPr="0092795B">
        <w:rPr>
          <w:highlight w:val="white"/>
        </w:rPr>
        <w:t xml:space="preserve">    }</w:t>
      </w:r>
    </w:p>
    <w:p w14:paraId="4019B287" w14:textId="77777777" w:rsidR="0092795B" w:rsidRPr="0092795B" w:rsidRDefault="0092795B" w:rsidP="0092795B">
      <w:pPr>
        <w:pStyle w:val="Code"/>
        <w:rPr>
          <w:highlight w:val="white"/>
        </w:rPr>
      </w:pPr>
    </w:p>
    <w:p w14:paraId="34E2CD58" w14:textId="77777777" w:rsidR="0092795B" w:rsidRPr="0092795B" w:rsidRDefault="0092795B" w:rsidP="0092795B">
      <w:pPr>
        <w:pStyle w:val="Code"/>
        <w:rPr>
          <w:highlight w:val="white"/>
        </w:rPr>
      </w:pPr>
      <w:r w:rsidRPr="0092795B">
        <w:rPr>
          <w:highlight w:val="white"/>
        </w:rPr>
        <w:t xml:space="preserve">    private static void Error(Message message, string text) {</w:t>
      </w:r>
    </w:p>
    <w:p w14:paraId="7BEC7CCF" w14:textId="77777777" w:rsidR="0092795B" w:rsidRPr="0092795B" w:rsidRDefault="0092795B" w:rsidP="0092795B">
      <w:pPr>
        <w:pStyle w:val="Code"/>
        <w:rPr>
          <w:highlight w:val="white"/>
        </w:rPr>
      </w:pPr>
      <w:r w:rsidRPr="0092795B">
        <w:rPr>
          <w:highlight w:val="white"/>
        </w:rPr>
        <w:t xml:space="preserve">      Error(Enum.GetName(typeof(Message), message).</w:t>
      </w:r>
    </w:p>
    <w:p w14:paraId="3A7D1B38" w14:textId="77777777" w:rsidR="0092795B" w:rsidRPr="0092795B" w:rsidRDefault="0092795B" w:rsidP="0092795B">
      <w:pPr>
        <w:pStyle w:val="Code"/>
        <w:rPr>
          <w:highlight w:val="white"/>
        </w:rPr>
      </w:pPr>
      <w:r w:rsidRPr="0092795B">
        <w:rPr>
          <w:highlight w:val="white"/>
        </w:rPr>
        <w:t xml:space="preserve">            Replace("___", ",").Replace("__", "-").</w:t>
      </w:r>
    </w:p>
    <w:p w14:paraId="6C89FD4C" w14:textId="77777777" w:rsidR="0092795B" w:rsidRPr="0092795B" w:rsidRDefault="0092795B" w:rsidP="0092795B">
      <w:pPr>
        <w:pStyle w:val="Code"/>
        <w:rPr>
          <w:highlight w:val="white"/>
        </w:rPr>
      </w:pPr>
      <w:r w:rsidRPr="0092795B">
        <w:rPr>
          <w:highlight w:val="white"/>
        </w:rPr>
        <w:t xml:space="preserve">            Replace("_", " "), text);</w:t>
      </w:r>
    </w:p>
    <w:p w14:paraId="04C7312B" w14:textId="77777777" w:rsidR="0092795B" w:rsidRPr="0092795B" w:rsidRDefault="0092795B" w:rsidP="0092795B">
      <w:pPr>
        <w:pStyle w:val="Code"/>
        <w:rPr>
          <w:highlight w:val="white"/>
        </w:rPr>
      </w:pPr>
      <w:r w:rsidRPr="0092795B">
        <w:rPr>
          <w:highlight w:val="white"/>
        </w:rPr>
        <w:t xml:space="preserve">    }</w:t>
      </w:r>
    </w:p>
    <w:p w14:paraId="68B5E91A" w14:textId="77777777" w:rsidR="0092795B" w:rsidRPr="0092795B" w:rsidRDefault="0092795B" w:rsidP="0092795B">
      <w:pPr>
        <w:pStyle w:val="Code"/>
        <w:rPr>
          <w:highlight w:val="white"/>
        </w:rPr>
      </w:pPr>
    </w:p>
    <w:p w14:paraId="25BC8A46" w14:textId="77777777" w:rsidR="0092795B" w:rsidRPr="0092795B" w:rsidRDefault="0092795B" w:rsidP="0092795B">
      <w:pPr>
        <w:pStyle w:val="Code"/>
        <w:rPr>
          <w:highlight w:val="white"/>
        </w:rPr>
      </w:pPr>
      <w:r w:rsidRPr="0092795B">
        <w:rPr>
          <w:highlight w:val="white"/>
        </w:rPr>
        <w:lastRenderedPageBreak/>
        <w:t xml:space="preserve">    private static void Error(string message, string text) {</w:t>
      </w:r>
    </w:p>
    <w:p w14:paraId="4D11749F" w14:textId="77777777" w:rsidR="0092795B" w:rsidRPr="0092795B" w:rsidRDefault="0092795B" w:rsidP="0092795B">
      <w:pPr>
        <w:pStyle w:val="Code"/>
        <w:rPr>
          <w:highlight w:val="white"/>
        </w:rPr>
      </w:pPr>
      <w:r w:rsidRPr="0092795B">
        <w:rPr>
          <w:highlight w:val="white"/>
        </w:rPr>
        <w:t xml:space="preserve">      Message("Error", message, text);    </w:t>
      </w:r>
    </w:p>
    <w:p w14:paraId="31B3E5C2" w14:textId="77777777" w:rsidR="0092795B" w:rsidRPr="0092795B" w:rsidRDefault="0092795B" w:rsidP="0092795B">
      <w:pPr>
        <w:pStyle w:val="Code"/>
        <w:rPr>
          <w:highlight w:val="white"/>
        </w:rPr>
      </w:pPr>
      <w:r w:rsidRPr="0092795B">
        <w:rPr>
          <w:highlight w:val="white"/>
        </w:rPr>
        <w:t xml:space="preserve">      Console.In.ReadLine();</w:t>
      </w:r>
    </w:p>
    <w:p w14:paraId="5D820FD4" w14:textId="77777777" w:rsidR="0092795B" w:rsidRPr="0092795B" w:rsidRDefault="0092795B" w:rsidP="0092795B">
      <w:pPr>
        <w:pStyle w:val="Code"/>
        <w:rPr>
          <w:highlight w:val="white"/>
        </w:rPr>
      </w:pPr>
      <w:r w:rsidRPr="0092795B">
        <w:rPr>
          <w:highlight w:val="white"/>
        </w:rPr>
        <w:t xml:space="preserve">      System.Environment.Exit(-1);</w:t>
      </w:r>
    </w:p>
    <w:p w14:paraId="61A61560" w14:textId="77777777" w:rsidR="0092795B" w:rsidRPr="0092795B" w:rsidRDefault="0092795B" w:rsidP="0092795B">
      <w:pPr>
        <w:pStyle w:val="Code"/>
        <w:rPr>
          <w:highlight w:val="white"/>
        </w:rPr>
      </w:pPr>
      <w:r w:rsidRPr="0092795B">
        <w:rPr>
          <w:highlight w:val="white"/>
        </w:rPr>
        <w:t xml:space="preserve">    }</w:t>
      </w:r>
    </w:p>
    <w:p w14:paraId="3B8EEA27" w14:textId="77777777" w:rsidR="0092795B" w:rsidRPr="0092795B" w:rsidRDefault="0092795B" w:rsidP="0092795B">
      <w:pPr>
        <w:pStyle w:val="Code"/>
        <w:rPr>
          <w:highlight w:val="white"/>
        </w:rPr>
      </w:pPr>
    </w:p>
    <w:p w14:paraId="74B9B1AE" w14:textId="77777777" w:rsidR="0092795B" w:rsidRPr="0092795B" w:rsidRDefault="0092795B" w:rsidP="0092795B">
      <w:pPr>
        <w:pStyle w:val="Code"/>
        <w:rPr>
          <w:highlight w:val="white"/>
        </w:rPr>
      </w:pPr>
    </w:p>
    <w:p w14:paraId="12E26669" w14:textId="77777777" w:rsidR="0092795B" w:rsidRPr="0092795B" w:rsidRDefault="0092795B" w:rsidP="0092795B">
      <w:pPr>
        <w:pStyle w:val="Code"/>
        <w:rPr>
          <w:highlight w:val="white"/>
        </w:rPr>
      </w:pPr>
      <w:r w:rsidRPr="0092795B">
        <w:rPr>
          <w:highlight w:val="white"/>
        </w:rPr>
        <w:t xml:space="preserve">    private static void Message(string type, string message,</w:t>
      </w:r>
    </w:p>
    <w:p w14:paraId="127F89E9" w14:textId="77777777" w:rsidR="0092795B" w:rsidRPr="0092795B" w:rsidRDefault="0092795B" w:rsidP="0092795B">
      <w:pPr>
        <w:pStyle w:val="Code"/>
        <w:rPr>
          <w:highlight w:val="white"/>
        </w:rPr>
      </w:pPr>
      <w:r w:rsidRPr="0092795B">
        <w:rPr>
          <w:highlight w:val="white"/>
        </w:rPr>
        <w:t xml:space="preserve">                                string text) {</w:t>
      </w:r>
    </w:p>
    <w:p w14:paraId="41DA7939" w14:textId="77777777" w:rsidR="0092795B" w:rsidRPr="0092795B" w:rsidRDefault="0092795B" w:rsidP="0092795B">
      <w:pPr>
        <w:pStyle w:val="Code"/>
        <w:rPr>
          <w:highlight w:val="white"/>
        </w:rPr>
      </w:pPr>
      <w:r w:rsidRPr="0092795B">
        <w:rPr>
          <w:highlight w:val="white"/>
        </w:rPr>
        <w:t xml:space="preserve">      string funcText;</w:t>
      </w:r>
    </w:p>
    <w:p w14:paraId="756967C8" w14:textId="77777777" w:rsidR="0092795B" w:rsidRPr="0092795B" w:rsidRDefault="0092795B" w:rsidP="0092795B">
      <w:pPr>
        <w:pStyle w:val="Code"/>
        <w:rPr>
          <w:highlight w:val="white"/>
        </w:rPr>
      </w:pPr>
    </w:p>
    <w:p w14:paraId="67BF48F5" w14:textId="77777777" w:rsidR="0092795B" w:rsidRPr="0092795B" w:rsidRDefault="0092795B" w:rsidP="0092795B">
      <w:pPr>
        <w:pStyle w:val="Code"/>
        <w:rPr>
          <w:highlight w:val="white"/>
        </w:rPr>
      </w:pPr>
      <w:r w:rsidRPr="0092795B">
        <w:rPr>
          <w:highlight w:val="white"/>
        </w:rPr>
        <w:t xml:space="preserve">      if (SymbolTable.CurrentFunction != null) {</w:t>
      </w:r>
    </w:p>
    <w:p w14:paraId="305ECF06" w14:textId="77777777" w:rsidR="0092795B" w:rsidRPr="0092795B" w:rsidRDefault="0092795B" w:rsidP="0092795B">
      <w:pPr>
        <w:pStyle w:val="Code"/>
        <w:rPr>
          <w:highlight w:val="white"/>
        </w:rPr>
      </w:pPr>
      <w:r w:rsidRPr="0092795B">
        <w:rPr>
          <w:highlight w:val="white"/>
        </w:rPr>
        <w:t xml:space="preserve">        funcText = " in function " + SymbolTable.CurrentFunction.UniqueName;</w:t>
      </w:r>
    </w:p>
    <w:p w14:paraId="4038E1DC" w14:textId="77777777" w:rsidR="0092795B" w:rsidRPr="0092795B" w:rsidRDefault="0092795B" w:rsidP="0092795B">
      <w:pPr>
        <w:pStyle w:val="Code"/>
        <w:rPr>
          <w:highlight w:val="white"/>
        </w:rPr>
      </w:pPr>
      <w:r w:rsidRPr="0092795B">
        <w:rPr>
          <w:highlight w:val="white"/>
        </w:rPr>
        <w:t xml:space="preserve">      }</w:t>
      </w:r>
    </w:p>
    <w:p w14:paraId="613D961A" w14:textId="77777777" w:rsidR="0092795B" w:rsidRPr="0092795B" w:rsidRDefault="0092795B" w:rsidP="0092795B">
      <w:pPr>
        <w:pStyle w:val="Code"/>
        <w:rPr>
          <w:highlight w:val="white"/>
        </w:rPr>
      </w:pPr>
      <w:r w:rsidRPr="0092795B">
        <w:rPr>
          <w:highlight w:val="white"/>
        </w:rPr>
        <w:t xml:space="preserve">      else {</w:t>
      </w:r>
    </w:p>
    <w:p w14:paraId="12B453D7" w14:textId="77777777" w:rsidR="0092795B" w:rsidRPr="0092795B" w:rsidRDefault="0092795B" w:rsidP="0092795B">
      <w:pPr>
        <w:pStyle w:val="Code"/>
        <w:rPr>
          <w:highlight w:val="white"/>
        </w:rPr>
      </w:pPr>
      <w:r w:rsidRPr="0092795B">
        <w:rPr>
          <w:highlight w:val="white"/>
        </w:rPr>
        <w:t xml:space="preserve">        funcText = " in global space";</w:t>
      </w:r>
    </w:p>
    <w:p w14:paraId="2B012444" w14:textId="77777777" w:rsidR="0092795B" w:rsidRPr="0092795B" w:rsidRDefault="0092795B" w:rsidP="0092795B">
      <w:pPr>
        <w:pStyle w:val="Code"/>
        <w:rPr>
          <w:highlight w:val="white"/>
        </w:rPr>
      </w:pPr>
      <w:r w:rsidRPr="0092795B">
        <w:rPr>
          <w:highlight w:val="white"/>
        </w:rPr>
        <w:t xml:space="preserve">      }</w:t>
      </w:r>
    </w:p>
    <w:p w14:paraId="65D91147" w14:textId="77777777" w:rsidR="0092795B" w:rsidRPr="0092795B" w:rsidRDefault="0092795B" w:rsidP="0092795B">
      <w:pPr>
        <w:pStyle w:val="Code"/>
        <w:rPr>
          <w:highlight w:val="white"/>
        </w:rPr>
      </w:pPr>
    </w:p>
    <w:p w14:paraId="5378C30F" w14:textId="77777777" w:rsidR="0092795B" w:rsidRPr="0092795B" w:rsidRDefault="0092795B" w:rsidP="0092795B">
      <w:pPr>
        <w:pStyle w:val="Code"/>
        <w:rPr>
          <w:highlight w:val="white"/>
        </w:rPr>
      </w:pPr>
      <w:r w:rsidRPr="0092795B">
        <w:rPr>
          <w:highlight w:val="white"/>
        </w:rPr>
        <w:t xml:space="preserve">      string extraText = (text != null) ? (": " + text) : "";</w:t>
      </w:r>
    </w:p>
    <w:p w14:paraId="5ADFF05D" w14:textId="77777777" w:rsidR="0092795B" w:rsidRPr="0092795B" w:rsidRDefault="0092795B" w:rsidP="0092795B">
      <w:pPr>
        <w:pStyle w:val="Code"/>
        <w:rPr>
          <w:highlight w:val="white"/>
        </w:rPr>
      </w:pPr>
      <w:r w:rsidRPr="0092795B">
        <w:rPr>
          <w:highlight w:val="white"/>
        </w:rPr>
        <w:t xml:space="preserve">    </w:t>
      </w:r>
    </w:p>
    <w:p w14:paraId="5C14F86D" w14:textId="77777777" w:rsidR="0092795B" w:rsidRPr="0092795B" w:rsidRDefault="0092795B" w:rsidP="0092795B">
      <w:pPr>
        <w:pStyle w:val="Code"/>
        <w:rPr>
          <w:highlight w:val="white"/>
        </w:rPr>
      </w:pPr>
      <w:r w:rsidRPr="0092795B">
        <w:rPr>
          <w:highlight w:val="white"/>
        </w:rPr>
        <w:t xml:space="preserve">      if ((message != null) &amp;&amp;</w:t>
      </w:r>
    </w:p>
    <w:p w14:paraId="2B8B42DE" w14:textId="77777777" w:rsidR="0092795B" w:rsidRPr="0092795B" w:rsidRDefault="0092795B" w:rsidP="0092795B">
      <w:pPr>
        <w:pStyle w:val="Code"/>
        <w:rPr>
          <w:highlight w:val="white"/>
        </w:rPr>
      </w:pPr>
      <w:r w:rsidRPr="0092795B">
        <w:rPr>
          <w:highlight w:val="white"/>
        </w:rPr>
        <w:t xml:space="preserve">          (CCompiler_Main.Scanner.Path != null)) {</w:t>
      </w:r>
    </w:p>
    <w:p w14:paraId="18910D40" w14:textId="77777777" w:rsidR="0092795B" w:rsidRPr="0092795B" w:rsidRDefault="0092795B" w:rsidP="0092795B">
      <w:pPr>
        <w:pStyle w:val="Code"/>
        <w:rPr>
          <w:highlight w:val="white"/>
        </w:rPr>
      </w:pPr>
      <w:r w:rsidRPr="0092795B">
        <w:rPr>
          <w:highlight w:val="white"/>
        </w:rPr>
        <w:t xml:space="preserve">        Console.Error.WriteLine(type + " at line " +</w:t>
      </w:r>
    </w:p>
    <w:p w14:paraId="0FB6187C" w14:textId="77777777" w:rsidR="0092795B" w:rsidRPr="0092795B" w:rsidRDefault="0092795B" w:rsidP="0092795B">
      <w:pPr>
        <w:pStyle w:val="Code"/>
        <w:rPr>
          <w:highlight w:val="white"/>
        </w:rPr>
      </w:pPr>
      <w:r w:rsidRPr="0092795B">
        <w:rPr>
          <w:highlight w:val="white"/>
        </w:rPr>
        <w:t xml:space="preserve">                CCompiler_Main.Scanner.Line + funcText +</w:t>
      </w:r>
    </w:p>
    <w:p w14:paraId="57D6046B" w14:textId="77777777" w:rsidR="0092795B" w:rsidRPr="0092795B" w:rsidRDefault="0092795B" w:rsidP="0092795B">
      <w:pPr>
        <w:pStyle w:val="Code"/>
        <w:rPr>
          <w:highlight w:val="white"/>
        </w:rPr>
      </w:pPr>
      <w:r w:rsidRPr="0092795B">
        <w:rPr>
          <w:highlight w:val="white"/>
        </w:rPr>
        <w:t xml:space="preserve">                " in file " + CCompiler_Main.Scanner.Path.Name +</w:t>
      </w:r>
    </w:p>
    <w:p w14:paraId="48745FA0" w14:textId="77777777" w:rsidR="0092795B" w:rsidRPr="0092795B" w:rsidRDefault="0092795B" w:rsidP="0092795B">
      <w:pPr>
        <w:pStyle w:val="Code"/>
        <w:rPr>
          <w:highlight w:val="white"/>
        </w:rPr>
      </w:pPr>
      <w:r w:rsidRPr="0092795B">
        <w:rPr>
          <w:highlight w:val="white"/>
        </w:rPr>
        <w:t xml:space="preserve">                ". " + message + extraText + ".");</w:t>
      </w:r>
    </w:p>
    <w:p w14:paraId="33856666" w14:textId="77777777" w:rsidR="0092795B" w:rsidRPr="0092795B" w:rsidRDefault="0092795B" w:rsidP="0092795B">
      <w:pPr>
        <w:pStyle w:val="Code"/>
        <w:rPr>
          <w:highlight w:val="white"/>
        </w:rPr>
      </w:pPr>
      <w:r w:rsidRPr="0092795B">
        <w:rPr>
          <w:highlight w:val="white"/>
        </w:rPr>
        <w:t xml:space="preserve">      }</w:t>
      </w:r>
    </w:p>
    <w:p w14:paraId="1FB638C3" w14:textId="77777777" w:rsidR="0092795B" w:rsidRPr="0092795B" w:rsidRDefault="0092795B" w:rsidP="0092795B">
      <w:pPr>
        <w:pStyle w:val="Code"/>
        <w:rPr>
          <w:highlight w:val="white"/>
        </w:rPr>
      </w:pPr>
      <w:r w:rsidRPr="0092795B">
        <w:rPr>
          <w:highlight w:val="white"/>
        </w:rPr>
        <w:t xml:space="preserve">      else if ((message == null) &amp;&amp;</w:t>
      </w:r>
    </w:p>
    <w:p w14:paraId="2CAC6549" w14:textId="77777777" w:rsidR="0092795B" w:rsidRPr="0092795B" w:rsidRDefault="0092795B" w:rsidP="0092795B">
      <w:pPr>
        <w:pStyle w:val="Code"/>
        <w:rPr>
          <w:highlight w:val="white"/>
        </w:rPr>
      </w:pPr>
      <w:r w:rsidRPr="0092795B">
        <w:rPr>
          <w:highlight w:val="white"/>
        </w:rPr>
        <w:t xml:space="preserve">               (CCompiler_Main.Scanner.Path != null)) {</w:t>
      </w:r>
    </w:p>
    <w:p w14:paraId="6CB67031" w14:textId="77777777" w:rsidR="0092795B" w:rsidRPr="0092795B" w:rsidRDefault="0092795B" w:rsidP="0092795B">
      <w:pPr>
        <w:pStyle w:val="Code"/>
        <w:rPr>
          <w:highlight w:val="white"/>
        </w:rPr>
      </w:pPr>
      <w:r w:rsidRPr="0092795B">
        <w:rPr>
          <w:highlight w:val="white"/>
        </w:rPr>
        <w:t xml:space="preserve">        Console.Error.WriteLine(type + " at line " +</w:t>
      </w:r>
    </w:p>
    <w:p w14:paraId="2DFAFD5D" w14:textId="77777777" w:rsidR="0092795B" w:rsidRPr="0092795B" w:rsidRDefault="0092795B" w:rsidP="0092795B">
      <w:pPr>
        <w:pStyle w:val="Code"/>
        <w:rPr>
          <w:highlight w:val="white"/>
        </w:rPr>
      </w:pPr>
      <w:r w:rsidRPr="0092795B">
        <w:rPr>
          <w:highlight w:val="white"/>
        </w:rPr>
        <w:t xml:space="preserve">                CCompiler_Main.Scanner.Line + funcText +</w:t>
      </w:r>
    </w:p>
    <w:p w14:paraId="10D6B27A" w14:textId="77777777" w:rsidR="0092795B" w:rsidRPr="0092795B" w:rsidRDefault="0092795B" w:rsidP="0092795B">
      <w:pPr>
        <w:pStyle w:val="Code"/>
        <w:rPr>
          <w:highlight w:val="white"/>
        </w:rPr>
      </w:pPr>
      <w:r w:rsidRPr="0092795B">
        <w:rPr>
          <w:highlight w:val="white"/>
        </w:rPr>
        <w:t xml:space="preserve">                " in file " + CCompiler_Main.Scanner.Path.Name +</w:t>
      </w:r>
    </w:p>
    <w:p w14:paraId="1789B60F" w14:textId="77777777" w:rsidR="0092795B" w:rsidRPr="0092795B" w:rsidRDefault="0092795B" w:rsidP="0092795B">
      <w:pPr>
        <w:pStyle w:val="Code"/>
        <w:rPr>
          <w:highlight w:val="white"/>
        </w:rPr>
      </w:pPr>
      <w:r w:rsidRPr="0092795B">
        <w:rPr>
          <w:highlight w:val="white"/>
        </w:rPr>
        <w:t xml:space="preserve">                extraText + ".");</w:t>
      </w:r>
    </w:p>
    <w:p w14:paraId="191A18B8" w14:textId="77777777" w:rsidR="0092795B" w:rsidRPr="0092795B" w:rsidRDefault="0092795B" w:rsidP="0092795B">
      <w:pPr>
        <w:pStyle w:val="Code"/>
        <w:rPr>
          <w:highlight w:val="white"/>
        </w:rPr>
      </w:pPr>
      <w:r w:rsidRPr="0092795B">
        <w:rPr>
          <w:highlight w:val="white"/>
        </w:rPr>
        <w:t xml:space="preserve">      }</w:t>
      </w:r>
    </w:p>
    <w:p w14:paraId="19331853" w14:textId="77777777" w:rsidR="0092795B" w:rsidRPr="0092795B" w:rsidRDefault="0092795B" w:rsidP="0092795B">
      <w:pPr>
        <w:pStyle w:val="Code"/>
        <w:rPr>
          <w:highlight w:val="white"/>
        </w:rPr>
      </w:pPr>
      <w:r w:rsidRPr="0092795B">
        <w:rPr>
          <w:highlight w:val="white"/>
        </w:rPr>
        <w:t xml:space="preserve">      else if ((message != null) &amp;&amp;</w:t>
      </w:r>
    </w:p>
    <w:p w14:paraId="5838D495" w14:textId="77777777" w:rsidR="0092795B" w:rsidRPr="0092795B" w:rsidRDefault="0092795B" w:rsidP="0092795B">
      <w:pPr>
        <w:pStyle w:val="Code"/>
        <w:rPr>
          <w:highlight w:val="white"/>
        </w:rPr>
      </w:pPr>
      <w:r w:rsidRPr="0092795B">
        <w:rPr>
          <w:highlight w:val="white"/>
        </w:rPr>
        <w:t xml:space="preserve">               (CCompiler_Main.Scanner.Path == null)) {</w:t>
      </w:r>
    </w:p>
    <w:p w14:paraId="17404D52" w14:textId="77777777" w:rsidR="0092795B" w:rsidRPr="0092795B" w:rsidRDefault="0092795B" w:rsidP="0092795B">
      <w:pPr>
        <w:pStyle w:val="Code"/>
        <w:rPr>
          <w:highlight w:val="white"/>
        </w:rPr>
      </w:pPr>
      <w:r w:rsidRPr="0092795B">
        <w:rPr>
          <w:highlight w:val="white"/>
        </w:rPr>
        <w:t xml:space="preserve">        Console.Error.WriteLine(type + ". " + message +</w:t>
      </w:r>
    </w:p>
    <w:p w14:paraId="18E2F990" w14:textId="77777777" w:rsidR="0092795B" w:rsidRPr="0092795B" w:rsidRDefault="0092795B" w:rsidP="0092795B">
      <w:pPr>
        <w:pStyle w:val="Code"/>
        <w:rPr>
          <w:highlight w:val="white"/>
        </w:rPr>
      </w:pPr>
      <w:r w:rsidRPr="0092795B">
        <w:rPr>
          <w:highlight w:val="white"/>
        </w:rPr>
        <w:t xml:space="preserve">                                extraText + ".");</w:t>
      </w:r>
    </w:p>
    <w:p w14:paraId="568CDAAF" w14:textId="77777777" w:rsidR="0092795B" w:rsidRPr="0092795B" w:rsidRDefault="0092795B" w:rsidP="0092795B">
      <w:pPr>
        <w:pStyle w:val="Code"/>
        <w:rPr>
          <w:highlight w:val="white"/>
        </w:rPr>
      </w:pPr>
      <w:r w:rsidRPr="0092795B">
        <w:rPr>
          <w:highlight w:val="white"/>
        </w:rPr>
        <w:t xml:space="preserve">      }</w:t>
      </w:r>
    </w:p>
    <w:p w14:paraId="74AE4F73" w14:textId="77777777" w:rsidR="0092795B" w:rsidRPr="0092795B" w:rsidRDefault="0092795B" w:rsidP="0092795B">
      <w:pPr>
        <w:pStyle w:val="Code"/>
        <w:rPr>
          <w:highlight w:val="white"/>
        </w:rPr>
      </w:pPr>
      <w:r w:rsidRPr="0092795B">
        <w:rPr>
          <w:highlight w:val="white"/>
        </w:rPr>
        <w:t xml:space="preserve">      else if ((message == null) &amp;&amp;</w:t>
      </w:r>
    </w:p>
    <w:p w14:paraId="5E2AF3D9" w14:textId="77777777" w:rsidR="0092795B" w:rsidRPr="0092795B" w:rsidRDefault="0092795B" w:rsidP="0092795B">
      <w:pPr>
        <w:pStyle w:val="Code"/>
        <w:rPr>
          <w:highlight w:val="white"/>
        </w:rPr>
      </w:pPr>
      <w:r w:rsidRPr="0092795B">
        <w:rPr>
          <w:highlight w:val="white"/>
        </w:rPr>
        <w:t xml:space="preserve">               (CCompiler_Main.Scanner.Path == null)) {</w:t>
      </w:r>
    </w:p>
    <w:p w14:paraId="30D9BC73" w14:textId="77777777" w:rsidR="0092795B" w:rsidRPr="0092795B" w:rsidRDefault="0092795B" w:rsidP="0092795B">
      <w:pPr>
        <w:pStyle w:val="Code"/>
        <w:rPr>
          <w:highlight w:val="white"/>
        </w:rPr>
      </w:pPr>
      <w:r w:rsidRPr="0092795B">
        <w:rPr>
          <w:highlight w:val="white"/>
        </w:rPr>
        <w:t xml:space="preserve">        Console.Error.WriteLine(type + extraText + ".");</w:t>
      </w:r>
    </w:p>
    <w:p w14:paraId="2C1F61D8" w14:textId="77777777" w:rsidR="0092795B" w:rsidRPr="0092795B" w:rsidRDefault="0092795B" w:rsidP="0092795B">
      <w:pPr>
        <w:pStyle w:val="Code"/>
        <w:rPr>
          <w:highlight w:val="white"/>
        </w:rPr>
      </w:pPr>
      <w:r w:rsidRPr="0092795B">
        <w:rPr>
          <w:highlight w:val="white"/>
        </w:rPr>
        <w:t xml:space="preserve">      }</w:t>
      </w:r>
    </w:p>
    <w:p w14:paraId="4AF95BAF" w14:textId="77777777" w:rsidR="0092795B" w:rsidRPr="0092795B" w:rsidRDefault="0092795B" w:rsidP="0092795B">
      <w:pPr>
        <w:pStyle w:val="Code"/>
        <w:rPr>
          <w:highlight w:val="white"/>
        </w:rPr>
      </w:pPr>
      <w:r w:rsidRPr="0092795B">
        <w:rPr>
          <w:highlight w:val="white"/>
        </w:rPr>
        <w:t xml:space="preserve">    }</w:t>
      </w:r>
    </w:p>
    <w:p w14:paraId="5B3F1599" w14:textId="77777777" w:rsidR="0092795B" w:rsidRPr="0092795B" w:rsidRDefault="0092795B" w:rsidP="0092795B">
      <w:pPr>
        <w:pStyle w:val="Code"/>
        <w:rPr>
          <w:highlight w:val="white"/>
        </w:rPr>
      </w:pPr>
      <w:r w:rsidRPr="0092795B">
        <w:rPr>
          <w:highlight w:val="white"/>
        </w:rPr>
        <w:t xml:space="preserve">  }</w:t>
      </w:r>
    </w:p>
    <w:p w14:paraId="5AC961B0" w14:textId="1E2C844C" w:rsidR="0092795B" w:rsidRPr="0092795B" w:rsidRDefault="0092795B" w:rsidP="0092795B">
      <w:pPr>
        <w:pStyle w:val="Code"/>
      </w:pPr>
      <w:r w:rsidRPr="0092795B">
        <w:rPr>
          <w:highlight w:val="white"/>
        </w:rPr>
        <w:t>}</w:t>
      </w:r>
    </w:p>
    <w:p w14:paraId="7CEAACE6" w14:textId="4D26F5DA" w:rsidR="005E7D2C" w:rsidRDefault="005E7D2C" w:rsidP="005E7D2C">
      <w:pPr>
        <w:pStyle w:val="CodeHeader"/>
      </w:pPr>
      <w:proofErr w:type="spellStart"/>
      <w:r>
        <w:t>Message.cs</w:t>
      </w:r>
      <w:proofErr w:type="spellEnd"/>
    </w:p>
    <w:p w14:paraId="4E51A12E" w14:textId="77777777" w:rsidR="002538D4" w:rsidRPr="002538D4" w:rsidRDefault="002538D4" w:rsidP="002538D4">
      <w:pPr>
        <w:pStyle w:val="Code"/>
        <w:rPr>
          <w:highlight w:val="white"/>
        </w:rPr>
      </w:pPr>
      <w:r w:rsidRPr="002538D4">
        <w:rPr>
          <w:highlight w:val="white"/>
        </w:rPr>
        <w:t>namespace CCompiler {</w:t>
      </w:r>
    </w:p>
    <w:p w14:paraId="2CA141C5" w14:textId="77777777" w:rsidR="002538D4" w:rsidRPr="002538D4" w:rsidRDefault="002538D4" w:rsidP="002538D4">
      <w:pPr>
        <w:pStyle w:val="Code"/>
        <w:rPr>
          <w:highlight w:val="white"/>
        </w:rPr>
      </w:pPr>
      <w:r w:rsidRPr="002538D4">
        <w:rPr>
          <w:highlight w:val="white"/>
        </w:rPr>
        <w:t xml:space="preserve">  public enum Message {</w:t>
      </w:r>
    </w:p>
    <w:p w14:paraId="4164F729" w14:textId="77777777" w:rsidR="002538D4" w:rsidRPr="002538D4" w:rsidRDefault="002538D4" w:rsidP="002538D4">
      <w:pPr>
        <w:pStyle w:val="Code"/>
        <w:rPr>
          <w:highlight w:val="white"/>
        </w:rPr>
      </w:pPr>
      <w:r w:rsidRPr="002538D4">
        <w:rPr>
          <w:highlight w:val="white"/>
        </w:rPr>
        <w:t xml:space="preserve">    Keyword_defined_twice,</w:t>
      </w:r>
    </w:p>
    <w:p w14:paraId="596ABC81" w14:textId="77777777" w:rsidR="002538D4" w:rsidRPr="002538D4" w:rsidRDefault="002538D4" w:rsidP="002538D4">
      <w:pPr>
        <w:pStyle w:val="Code"/>
        <w:rPr>
          <w:highlight w:val="white"/>
        </w:rPr>
      </w:pPr>
      <w:r w:rsidRPr="002538D4">
        <w:rPr>
          <w:highlight w:val="white"/>
        </w:rPr>
        <w:t xml:space="preserve">    Invalid_specifier_sequence,</w:t>
      </w:r>
    </w:p>
    <w:p w14:paraId="6ECE8E2E" w14:textId="77777777" w:rsidR="002538D4" w:rsidRPr="002538D4" w:rsidRDefault="002538D4" w:rsidP="002538D4">
      <w:pPr>
        <w:pStyle w:val="Code"/>
        <w:rPr>
          <w:highlight w:val="white"/>
        </w:rPr>
      </w:pPr>
      <w:r w:rsidRPr="002538D4">
        <w:rPr>
          <w:highlight w:val="white"/>
        </w:rPr>
        <w:t xml:space="preserve">    Invalid_specifier_sequence_together_with_type,</w:t>
      </w:r>
    </w:p>
    <w:p w14:paraId="05317B71" w14:textId="77777777" w:rsidR="002538D4" w:rsidRPr="002538D4" w:rsidRDefault="002538D4" w:rsidP="002538D4">
      <w:pPr>
        <w:pStyle w:val="Code"/>
        <w:rPr>
          <w:highlight w:val="white"/>
        </w:rPr>
      </w:pPr>
      <w:r w:rsidRPr="002538D4">
        <w:rPr>
          <w:highlight w:val="white"/>
        </w:rPr>
        <w:t xml:space="preserve">    Out_of_registers,</w:t>
      </w:r>
    </w:p>
    <w:p w14:paraId="565953EC" w14:textId="77777777" w:rsidR="002538D4" w:rsidRPr="002538D4" w:rsidRDefault="002538D4" w:rsidP="002538D4">
      <w:pPr>
        <w:pStyle w:val="Code"/>
        <w:rPr>
          <w:highlight w:val="white"/>
        </w:rPr>
      </w:pPr>
      <w:r w:rsidRPr="002538D4">
        <w:rPr>
          <w:highlight w:val="white"/>
        </w:rPr>
        <w:t xml:space="preserve">    Unfinished_block_comment,</w:t>
      </w:r>
    </w:p>
    <w:p w14:paraId="3BF57594" w14:textId="77777777" w:rsidR="002538D4" w:rsidRPr="002538D4" w:rsidRDefault="002538D4" w:rsidP="002538D4">
      <w:pPr>
        <w:pStyle w:val="Code"/>
        <w:rPr>
          <w:highlight w:val="white"/>
        </w:rPr>
      </w:pPr>
      <w:r w:rsidRPr="002538D4">
        <w:rPr>
          <w:highlight w:val="white"/>
        </w:rPr>
        <w:t xml:space="preserve">    Invalid_type_cast,</w:t>
      </w:r>
    </w:p>
    <w:p w14:paraId="52AC775F" w14:textId="77777777" w:rsidR="002538D4" w:rsidRPr="002538D4" w:rsidRDefault="002538D4" w:rsidP="002538D4">
      <w:pPr>
        <w:pStyle w:val="Code"/>
        <w:rPr>
          <w:highlight w:val="white"/>
        </w:rPr>
      </w:pPr>
      <w:r w:rsidRPr="002538D4">
        <w:rPr>
          <w:highlight w:val="white"/>
        </w:rPr>
        <w:t xml:space="preserve">    Newline_in_string,</w:t>
      </w:r>
    </w:p>
    <w:p w14:paraId="3D6C51BA" w14:textId="77777777" w:rsidR="002538D4" w:rsidRPr="002538D4" w:rsidRDefault="002538D4" w:rsidP="002538D4">
      <w:pPr>
        <w:pStyle w:val="Code"/>
        <w:rPr>
          <w:highlight w:val="white"/>
        </w:rPr>
      </w:pPr>
      <w:r w:rsidRPr="002538D4">
        <w:rPr>
          <w:highlight w:val="white"/>
        </w:rPr>
        <w:lastRenderedPageBreak/>
        <w:t xml:space="preserve">    Unfinished_string,</w:t>
      </w:r>
    </w:p>
    <w:p w14:paraId="7F881AB8" w14:textId="77777777" w:rsidR="002538D4" w:rsidRPr="002538D4" w:rsidRDefault="002538D4" w:rsidP="002538D4">
      <w:pPr>
        <w:pStyle w:val="Code"/>
        <w:rPr>
          <w:highlight w:val="white"/>
        </w:rPr>
      </w:pPr>
      <w:r w:rsidRPr="002538D4">
        <w:rPr>
          <w:highlight w:val="white"/>
        </w:rPr>
        <w:t xml:space="preserve">    Parse_error,</w:t>
      </w:r>
    </w:p>
    <w:p w14:paraId="2375EFFE" w14:textId="77777777" w:rsidR="002538D4" w:rsidRPr="002538D4" w:rsidRDefault="002538D4" w:rsidP="002538D4">
      <w:pPr>
        <w:pStyle w:val="Code"/>
        <w:rPr>
          <w:highlight w:val="white"/>
        </w:rPr>
      </w:pPr>
      <w:r w:rsidRPr="002538D4">
        <w:rPr>
          <w:highlight w:val="white"/>
        </w:rPr>
        <w:t xml:space="preserve">    Invalid_type,</w:t>
      </w:r>
    </w:p>
    <w:p w14:paraId="7E84B385" w14:textId="77777777" w:rsidR="002538D4" w:rsidRPr="002538D4" w:rsidRDefault="002538D4" w:rsidP="002538D4">
      <w:pPr>
        <w:pStyle w:val="Code"/>
        <w:rPr>
          <w:highlight w:val="white"/>
        </w:rPr>
      </w:pPr>
      <w:r w:rsidRPr="002538D4">
        <w:rPr>
          <w:highlight w:val="white"/>
        </w:rPr>
        <w:t xml:space="preserve">    Operator_size,</w:t>
      </w:r>
    </w:p>
    <w:p w14:paraId="43E7E3C3" w14:textId="77777777" w:rsidR="002538D4" w:rsidRPr="002538D4" w:rsidRDefault="002538D4" w:rsidP="002538D4">
      <w:pPr>
        <w:pStyle w:val="Code"/>
        <w:rPr>
          <w:highlight w:val="white"/>
        </w:rPr>
      </w:pPr>
      <w:r w:rsidRPr="002538D4">
        <w:rPr>
          <w:highlight w:val="white"/>
        </w:rPr>
        <w:t xml:space="preserve">    Newline_in_character,</w:t>
      </w:r>
    </w:p>
    <w:p w14:paraId="32197FCA" w14:textId="77777777" w:rsidR="002538D4" w:rsidRPr="002538D4" w:rsidRDefault="002538D4" w:rsidP="002538D4">
      <w:pPr>
        <w:pStyle w:val="Code"/>
        <w:rPr>
          <w:highlight w:val="white"/>
        </w:rPr>
      </w:pPr>
      <w:r w:rsidRPr="002538D4">
        <w:rPr>
          <w:highlight w:val="white"/>
        </w:rPr>
        <w:t xml:space="preserve">    Unfinished_character,</w:t>
      </w:r>
    </w:p>
    <w:p w14:paraId="17483AF5" w14:textId="77777777" w:rsidR="002538D4" w:rsidRPr="002538D4" w:rsidRDefault="002538D4" w:rsidP="002538D4">
      <w:pPr>
        <w:pStyle w:val="Code"/>
        <w:rPr>
          <w:highlight w:val="white"/>
        </w:rPr>
      </w:pPr>
      <w:r w:rsidRPr="002538D4">
        <w:rPr>
          <w:highlight w:val="white"/>
        </w:rPr>
        <w:t xml:space="preserve">    Invalid_hexadecimal_code,</w:t>
      </w:r>
    </w:p>
    <w:p w14:paraId="490A82EC" w14:textId="77777777" w:rsidR="002538D4" w:rsidRPr="002538D4" w:rsidRDefault="002538D4" w:rsidP="002538D4">
      <w:pPr>
        <w:pStyle w:val="Code"/>
        <w:rPr>
          <w:highlight w:val="white"/>
        </w:rPr>
      </w:pPr>
      <w:r w:rsidRPr="002538D4">
        <w:rPr>
          <w:highlight w:val="white"/>
        </w:rPr>
        <w:t xml:space="preserve">    Invalid_slash_sequence,</w:t>
      </w:r>
    </w:p>
    <w:p w14:paraId="334D813C" w14:textId="77777777" w:rsidR="002538D4" w:rsidRPr="002538D4" w:rsidRDefault="002538D4" w:rsidP="002538D4">
      <w:pPr>
        <w:pStyle w:val="Code"/>
        <w:rPr>
          <w:highlight w:val="white"/>
        </w:rPr>
      </w:pPr>
      <w:r w:rsidRPr="002538D4">
        <w:rPr>
          <w:highlight w:val="white"/>
        </w:rPr>
        <w:t xml:space="preserve">    Double_sharps_at_beginning_of_line,</w:t>
      </w:r>
    </w:p>
    <w:p w14:paraId="3F63AB0C" w14:textId="77777777" w:rsidR="002538D4" w:rsidRPr="002538D4" w:rsidRDefault="002538D4" w:rsidP="002538D4">
      <w:pPr>
        <w:pStyle w:val="Code"/>
        <w:rPr>
          <w:highlight w:val="white"/>
        </w:rPr>
      </w:pPr>
      <w:r w:rsidRPr="002538D4">
        <w:rPr>
          <w:highlight w:val="white"/>
        </w:rPr>
        <w:t xml:space="preserve">    Double_sharps_at_end_of_line,</w:t>
      </w:r>
    </w:p>
    <w:p w14:paraId="6DA5B370" w14:textId="77777777" w:rsidR="002538D4" w:rsidRPr="002538D4" w:rsidRDefault="002538D4" w:rsidP="002538D4">
      <w:pPr>
        <w:pStyle w:val="Code"/>
        <w:rPr>
          <w:highlight w:val="white"/>
        </w:rPr>
      </w:pPr>
      <w:r w:rsidRPr="002538D4">
        <w:rPr>
          <w:highlight w:val="white"/>
        </w:rPr>
        <w:t xml:space="preserve">    Two_consecutive_double_sharps,</w:t>
      </w:r>
    </w:p>
    <w:p w14:paraId="08E1C5DA" w14:textId="77777777" w:rsidR="002538D4" w:rsidRPr="002538D4" w:rsidRDefault="002538D4" w:rsidP="002538D4">
      <w:pPr>
        <w:pStyle w:val="Code"/>
        <w:rPr>
          <w:highlight w:val="white"/>
        </w:rPr>
      </w:pPr>
      <w:r w:rsidRPr="002538D4">
        <w:rPr>
          <w:highlight w:val="white"/>
        </w:rPr>
        <w:t xml:space="preserve">    Only_static___extern_or_typedef_storage_allowed_for_functions,</w:t>
      </w:r>
    </w:p>
    <w:p w14:paraId="587000E7" w14:textId="77777777" w:rsidR="002538D4" w:rsidRPr="002538D4" w:rsidRDefault="002538D4" w:rsidP="002538D4">
      <w:pPr>
        <w:pStyle w:val="Code"/>
        <w:rPr>
          <w:highlight w:val="white"/>
        </w:rPr>
      </w:pPr>
      <w:r w:rsidRPr="002538D4">
        <w:rPr>
          <w:highlight w:val="white"/>
        </w:rPr>
        <w:t xml:space="preserve">    Only_auto_or_register_storage_allowed_for_struct_or_union_member,</w:t>
      </w:r>
    </w:p>
    <w:p w14:paraId="5BDF8D69" w14:textId="77777777" w:rsidR="002538D4" w:rsidRPr="002538D4" w:rsidRDefault="002538D4" w:rsidP="002538D4">
      <w:pPr>
        <w:pStyle w:val="Code"/>
        <w:rPr>
          <w:highlight w:val="white"/>
        </w:rPr>
      </w:pPr>
      <w:r w:rsidRPr="002538D4">
        <w:rPr>
          <w:highlight w:val="white"/>
        </w:rPr>
        <w:t xml:space="preserve">    Function_missing,</w:t>
      </w:r>
    </w:p>
    <w:p w14:paraId="2A40D9C6" w14:textId="77777777" w:rsidR="002538D4" w:rsidRPr="002538D4" w:rsidRDefault="002538D4" w:rsidP="002538D4">
      <w:pPr>
        <w:pStyle w:val="Code"/>
        <w:rPr>
          <w:highlight w:val="white"/>
        </w:rPr>
      </w:pPr>
      <w:r w:rsidRPr="002538D4">
        <w:rPr>
          <w:highlight w:val="white"/>
        </w:rPr>
        <w:t xml:space="preserve">    Not_a_function,</w:t>
      </w:r>
    </w:p>
    <w:p w14:paraId="14EF5899" w14:textId="77777777" w:rsidR="002538D4" w:rsidRPr="002538D4" w:rsidRDefault="002538D4" w:rsidP="002538D4">
      <w:pPr>
        <w:pStyle w:val="Code"/>
        <w:rPr>
          <w:highlight w:val="white"/>
        </w:rPr>
      </w:pPr>
      <w:r w:rsidRPr="002538D4">
        <w:rPr>
          <w:highlight w:val="white"/>
        </w:rPr>
        <w:t xml:space="preserve">    Function_main_must_return_void_or_integer,</w:t>
      </w:r>
    </w:p>
    <w:p w14:paraId="3D26ACFD" w14:textId="77777777" w:rsidR="002538D4" w:rsidRPr="002538D4" w:rsidRDefault="002538D4" w:rsidP="002538D4">
      <w:pPr>
        <w:pStyle w:val="Code"/>
        <w:rPr>
          <w:highlight w:val="white"/>
        </w:rPr>
      </w:pPr>
      <w:r w:rsidRPr="002538D4">
        <w:rPr>
          <w:highlight w:val="white"/>
        </w:rPr>
        <w:t xml:space="preserve">    Undefined_parameter_in_old__style_function_definitializerion,</w:t>
      </w:r>
    </w:p>
    <w:p w14:paraId="0FC743B9" w14:textId="77777777" w:rsidR="002538D4" w:rsidRPr="002538D4" w:rsidRDefault="002538D4" w:rsidP="002538D4">
      <w:pPr>
        <w:pStyle w:val="Code"/>
        <w:rPr>
          <w:highlight w:val="white"/>
        </w:rPr>
      </w:pPr>
      <w:r w:rsidRPr="002538D4">
        <w:rPr>
          <w:highlight w:val="white"/>
        </w:rPr>
        <w:t xml:space="preserve">    Unmatched_number_of_parameters_in_old__style_function_definitializerion,</w:t>
      </w:r>
    </w:p>
    <w:p w14:paraId="6A7DD391" w14:textId="77777777" w:rsidR="002538D4" w:rsidRPr="002538D4" w:rsidRDefault="002538D4" w:rsidP="002538D4">
      <w:pPr>
        <w:pStyle w:val="Code"/>
        <w:rPr>
          <w:highlight w:val="white"/>
        </w:rPr>
      </w:pPr>
      <w:r w:rsidRPr="002538D4">
        <w:rPr>
          <w:highlight w:val="white"/>
        </w:rPr>
        <w:t xml:space="preserve">    A_function_must_be_static_or_extern,</w:t>
      </w:r>
    </w:p>
    <w:p w14:paraId="782A46D3" w14:textId="77777777" w:rsidR="002538D4" w:rsidRPr="002538D4" w:rsidRDefault="002538D4" w:rsidP="002538D4">
      <w:pPr>
        <w:pStyle w:val="Code"/>
        <w:rPr>
          <w:highlight w:val="white"/>
        </w:rPr>
      </w:pPr>
      <w:r w:rsidRPr="002538D4">
        <w:rPr>
          <w:highlight w:val="white"/>
        </w:rPr>
        <w:t xml:space="preserve">    Invalid_parameter_list,</w:t>
      </w:r>
    </w:p>
    <w:p w14:paraId="08EC151A" w14:textId="77777777" w:rsidR="002538D4" w:rsidRPr="002538D4" w:rsidRDefault="002538D4" w:rsidP="002538D4">
      <w:pPr>
        <w:pStyle w:val="Code"/>
        <w:rPr>
          <w:highlight w:val="white"/>
        </w:rPr>
      </w:pPr>
      <w:r w:rsidRPr="002538D4">
        <w:rPr>
          <w:highlight w:val="white"/>
        </w:rPr>
        <w:t xml:space="preserve">    Undefined_label,</w:t>
      </w:r>
    </w:p>
    <w:p w14:paraId="63F23114" w14:textId="77777777" w:rsidR="002538D4" w:rsidRPr="002538D4" w:rsidRDefault="002538D4" w:rsidP="002538D4">
      <w:pPr>
        <w:pStyle w:val="Code"/>
        <w:rPr>
          <w:highlight w:val="white"/>
        </w:rPr>
      </w:pPr>
      <w:r w:rsidRPr="002538D4">
        <w:rPr>
          <w:highlight w:val="white"/>
        </w:rPr>
        <w:t xml:space="preserve">    Unreferenced_label,</w:t>
      </w:r>
    </w:p>
    <w:p w14:paraId="5D51B3AA" w14:textId="77777777" w:rsidR="002538D4" w:rsidRPr="002538D4" w:rsidRDefault="002538D4" w:rsidP="002538D4">
      <w:pPr>
        <w:pStyle w:val="Code"/>
        <w:rPr>
          <w:highlight w:val="white"/>
        </w:rPr>
      </w:pPr>
      <w:r w:rsidRPr="002538D4">
        <w:rPr>
          <w:highlight w:val="white"/>
        </w:rPr>
        <w:t xml:space="preserve">    Missing_goto_address,</w:t>
      </w:r>
    </w:p>
    <w:p w14:paraId="22667413" w14:textId="77777777" w:rsidR="002538D4" w:rsidRPr="002538D4" w:rsidRDefault="002538D4" w:rsidP="002538D4">
      <w:pPr>
        <w:pStyle w:val="Code"/>
        <w:rPr>
          <w:highlight w:val="white"/>
        </w:rPr>
      </w:pPr>
      <w:r w:rsidRPr="002538D4">
        <w:rPr>
          <w:highlight w:val="white"/>
        </w:rPr>
        <w:t xml:space="preserve">    Tag_already_defined,</w:t>
      </w:r>
    </w:p>
    <w:p w14:paraId="4F7FC548" w14:textId="77777777" w:rsidR="002538D4" w:rsidRPr="002538D4" w:rsidRDefault="002538D4" w:rsidP="002538D4">
      <w:pPr>
        <w:pStyle w:val="Code"/>
        <w:rPr>
          <w:highlight w:val="white"/>
        </w:rPr>
      </w:pPr>
      <w:r w:rsidRPr="002538D4">
        <w:rPr>
          <w:highlight w:val="white"/>
        </w:rPr>
        <w:t xml:space="preserve">    Tag_not_found,</w:t>
      </w:r>
    </w:p>
    <w:p w14:paraId="73C046D3" w14:textId="77777777" w:rsidR="002538D4" w:rsidRPr="002538D4" w:rsidRDefault="002538D4" w:rsidP="002538D4">
      <w:pPr>
        <w:pStyle w:val="Code"/>
        <w:rPr>
          <w:highlight w:val="white"/>
        </w:rPr>
      </w:pPr>
      <w:r w:rsidRPr="002538D4">
        <w:rPr>
          <w:highlight w:val="white"/>
        </w:rPr>
        <w:t xml:space="preserve">    Duplicate_symbol,</w:t>
      </w:r>
    </w:p>
    <w:p w14:paraId="326A0D88" w14:textId="77777777" w:rsidR="002538D4" w:rsidRPr="002538D4" w:rsidRDefault="002538D4" w:rsidP="002538D4">
      <w:pPr>
        <w:pStyle w:val="Code"/>
        <w:rPr>
          <w:highlight w:val="white"/>
        </w:rPr>
      </w:pPr>
      <w:r w:rsidRPr="002538D4">
        <w:rPr>
          <w:highlight w:val="white"/>
        </w:rPr>
        <w:t xml:space="preserve">    Unknown_enumeration,</w:t>
      </w:r>
    </w:p>
    <w:p w14:paraId="2995DE11" w14:textId="77777777" w:rsidR="002538D4" w:rsidRPr="002538D4" w:rsidRDefault="002538D4" w:rsidP="002538D4">
      <w:pPr>
        <w:pStyle w:val="Code"/>
        <w:rPr>
          <w:highlight w:val="white"/>
        </w:rPr>
      </w:pPr>
      <w:r w:rsidRPr="002538D4">
        <w:rPr>
          <w:highlight w:val="white"/>
        </w:rPr>
        <w:t xml:space="preserve">    Not_an_enumeration,</w:t>
      </w:r>
    </w:p>
    <w:p w14:paraId="75750CD6" w14:textId="77777777" w:rsidR="002538D4" w:rsidRPr="002538D4" w:rsidRDefault="002538D4" w:rsidP="002538D4">
      <w:pPr>
        <w:pStyle w:val="Code"/>
        <w:rPr>
          <w:highlight w:val="white"/>
        </w:rPr>
      </w:pPr>
      <w:r w:rsidRPr="002538D4">
        <w:rPr>
          <w:highlight w:val="white"/>
        </w:rPr>
        <w:t xml:space="preserve">    Different_return_type_in_function_redeclaration,</w:t>
      </w:r>
    </w:p>
    <w:p w14:paraId="267A65B4" w14:textId="77777777" w:rsidR="002538D4" w:rsidRPr="002538D4" w:rsidRDefault="002538D4" w:rsidP="002538D4">
      <w:pPr>
        <w:pStyle w:val="Code"/>
        <w:rPr>
          <w:highlight w:val="white"/>
        </w:rPr>
      </w:pPr>
      <w:r w:rsidRPr="002538D4">
        <w:rPr>
          <w:highlight w:val="white"/>
        </w:rPr>
        <w:t xml:space="preserve">    Mixing_ellipse_function_parameter_in_redeclaration,</w:t>
      </w:r>
    </w:p>
    <w:p w14:paraId="409C7CE3" w14:textId="77777777" w:rsidR="002538D4" w:rsidRPr="002538D4" w:rsidRDefault="002538D4" w:rsidP="002538D4">
      <w:pPr>
        <w:pStyle w:val="Code"/>
        <w:rPr>
          <w:highlight w:val="white"/>
        </w:rPr>
      </w:pPr>
      <w:r w:rsidRPr="002538D4">
        <w:rPr>
          <w:highlight w:val="white"/>
        </w:rPr>
        <w:t xml:space="preserve">    Different_parameter_lists_in_function_redeclaration,</w:t>
      </w:r>
    </w:p>
    <w:p w14:paraId="4E6FE9C7" w14:textId="77777777" w:rsidR="002538D4" w:rsidRPr="002538D4" w:rsidRDefault="002538D4" w:rsidP="002538D4">
      <w:pPr>
        <w:pStyle w:val="Code"/>
        <w:rPr>
          <w:highlight w:val="white"/>
        </w:rPr>
      </w:pPr>
      <w:r w:rsidRPr="002538D4">
        <w:rPr>
          <w:highlight w:val="white"/>
        </w:rPr>
        <w:t xml:space="preserve">    Functions_cannot_be_initialized,</w:t>
      </w:r>
    </w:p>
    <w:p w14:paraId="366864EA" w14:textId="77777777" w:rsidR="002538D4" w:rsidRPr="002538D4" w:rsidRDefault="002538D4" w:rsidP="002538D4">
      <w:pPr>
        <w:pStyle w:val="Code"/>
        <w:rPr>
          <w:highlight w:val="white"/>
        </w:rPr>
      </w:pPr>
      <w:r w:rsidRPr="002538D4">
        <w:rPr>
          <w:highlight w:val="white"/>
        </w:rPr>
        <w:t xml:space="preserve">    Typedef_cannot_be_initialized,</w:t>
      </w:r>
    </w:p>
    <w:p w14:paraId="5DF434E1" w14:textId="77777777" w:rsidR="002538D4" w:rsidRPr="002538D4" w:rsidRDefault="002538D4" w:rsidP="002538D4">
      <w:pPr>
        <w:pStyle w:val="Code"/>
        <w:rPr>
          <w:highlight w:val="white"/>
        </w:rPr>
      </w:pPr>
      <w:r w:rsidRPr="002538D4">
        <w:rPr>
          <w:highlight w:val="white"/>
        </w:rPr>
        <w:t xml:space="preserve">    Extern_cannot_be_initialized,</w:t>
      </w:r>
    </w:p>
    <w:p w14:paraId="7C9D8DB3" w14:textId="77777777" w:rsidR="002538D4" w:rsidRPr="002538D4" w:rsidRDefault="002538D4" w:rsidP="002538D4">
      <w:pPr>
        <w:pStyle w:val="Code"/>
        <w:rPr>
          <w:highlight w:val="white"/>
        </w:rPr>
      </w:pPr>
      <w:r w:rsidRPr="002538D4">
        <w:rPr>
          <w:highlight w:val="white"/>
        </w:rPr>
        <w:t xml:space="preserve">    Struct_or_union_field_cannot_be_initialized,</w:t>
      </w:r>
    </w:p>
    <w:p w14:paraId="435216CB" w14:textId="77777777" w:rsidR="002538D4" w:rsidRPr="002538D4" w:rsidRDefault="002538D4" w:rsidP="002538D4">
      <w:pPr>
        <w:pStyle w:val="Code"/>
        <w:rPr>
          <w:highlight w:val="white"/>
        </w:rPr>
      </w:pPr>
      <w:r w:rsidRPr="002538D4">
        <w:rPr>
          <w:highlight w:val="white"/>
        </w:rPr>
        <w:t xml:space="preserve">    Auto_or_register_storage_in_global_scope,</w:t>
      </w:r>
    </w:p>
    <w:p w14:paraId="3F4152DF" w14:textId="77777777" w:rsidR="002538D4" w:rsidRPr="002538D4" w:rsidRDefault="002538D4" w:rsidP="002538D4">
      <w:pPr>
        <w:pStyle w:val="Code"/>
        <w:rPr>
          <w:highlight w:val="white"/>
        </w:rPr>
      </w:pPr>
      <w:r w:rsidRPr="002538D4">
        <w:rPr>
          <w:highlight w:val="white"/>
        </w:rPr>
        <w:t xml:space="preserve">    Name_already_defined,</w:t>
      </w:r>
    </w:p>
    <w:p w14:paraId="481508C8" w14:textId="77777777" w:rsidR="002538D4" w:rsidRPr="002538D4" w:rsidRDefault="002538D4" w:rsidP="002538D4">
      <w:pPr>
        <w:pStyle w:val="Code"/>
        <w:rPr>
          <w:highlight w:val="white"/>
        </w:rPr>
      </w:pPr>
      <w:r w:rsidRPr="002538D4">
        <w:rPr>
          <w:highlight w:val="white"/>
        </w:rPr>
        <w:t xml:space="preserve">    Different_types_in_redeclaration,</w:t>
      </w:r>
    </w:p>
    <w:p w14:paraId="69FEBD57" w14:textId="77777777" w:rsidR="002538D4" w:rsidRPr="002538D4" w:rsidRDefault="002538D4" w:rsidP="002538D4">
      <w:pPr>
        <w:pStyle w:val="Code"/>
        <w:rPr>
          <w:highlight w:val="white"/>
        </w:rPr>
      </w:pPr>
      <w:r w:rsidRPr="002538D4">
        <w:rPr>
          <w:highlight w:val="white"/>
        </w:rPr>
        <w:t xml:space="preserve">    Invalid_tag_redeclaration,</w:t>
      </w:r>
    </w:p>
    <w:p w14:paraId="6CB2A6E4" w14:textId="77777777" w:rsidR="002538D4" w:rsidRPr="002538D4" w:rsidRDefault="002538D4" w:rsidP="002538D4">
      <w:pPr>
        <w:pStyle w:val="Code"/>
        <w:rPr>
          <w:highlight w:val="white"/>
        </w:rPr>
      </w:pPr>
      <w:r w:rsidRPr="002538D4">
        <w:rPr>
          <w:highlight w:val="white"/>
        </w:rPr>
        <w:t xml:space="preserve">    Case_without_switch,</w:t>
      </w:r>
    </w:p>
    <w:p w14:paraId="1CB97570" w14:textId="77777777" w:rsidR="002538D4" w:rsidRPr="002538D4" w:rsidRDefault="002538D4" w:rsidP="002538D4">
      <w:pPr>
        <w:pStyle w:val="Code"/>
        <w:rPr>
          <w:highlight w:val="white"/>
        </w:rPr>
      </w:pPr>
      <w:r w:rsidRPr="002538D4">
        <w:rPr>
          <w:highlight w:val="white"/>
        </w:rPr>
        <w:t xml:space="preserve">    Non__constant_case_value,</w:t>
      </w:r>
    </w:p>
    <w:p w14:paraId="11DAFFDD" w14:textId="77777777" w:rsidR="002538D4" w:rsidRPr="002538D4" w:rsidRDefault="002538D4" w:rsidP="002538D4">
      <w:pPr>
        <w:pStyle w:val="Code"/>
        <w:rPr>
          <w:highlight w:val="white"/>
        </w:rPr>
      </w:pPr>
      <w:r w:rsidRPr="002538D4">
        <w:rPr>
          <w:highlight w:val="white"/>
        </w:rPr>
        <w:t xml:space="preserve">    Repeated_case_value,</w:t>
      </w:r>
    </w:p>
    <w:p w14:paraId="19968147" w14:textId="77777777" w:rsidR="002538D4" w:rsidRPr="002538D4" w:rsidRDefault="002538D4" w:rsidP="002538D4">
      <w:pPr>
        <w:pStyle w:val="Code"/>
        <w:rPr>
          <w:highlight w:val="white"/>
        </w:rPr>
      </w:pPr>
      <w:r w:rsidRPr="002538D4">
        <w:rPr>
          <w:highlight w:val="white"/>
        </w:rPr>
        <w:t xml:space="preserve">    Default_without_switch,</w:t>
      </w:r>
    </w:p>
    <w:p w14:paraId="3DEA38EA" w14:textId="77777777" w:rsidR="002538D4" w:rsidRPr="002538D4" w:rsidRDefault="002538D4" w:rsidP="002538D4">
      <w:pPr>
        <w:pStyle w:val="Code"/>
        <w:rPr>
          <w:highlight w:val="white"/>
        </w:rPr>
      </w:pPr>
      <w:r w:rsidRPr="002538D4">
        <w:rPr>
          <w:highlight w:val="white"/>
        </w:rPr>
        <w:t xml:space="preserve">    Repeted_default,</w:t>
      </w:r>
    </w:p>
    <w:p w14:paraId="5D9644B8" w14:textId="77777777" w:rsidR="002538D4" w:rsidRPr="002538D4" w:rsidRDefault="002538D4" w:rsidP="002538D4">
      <w:pPr>
        <w:pStyle w:val="Code"/>
        <w:rPr>
          <w:highlight w:val="white"/>
        </w:rPr>
      </w:pPr>
      <w:r w:rsidRPr="002538D4">
        <w:rPr>
          <w:highlight w:val="white"/>
        </w:rPr>
        <w:t xml:space="preserve">    Break_without_switch____while____do____or____for,</w:t>
      </w:r>
    </w:p>
    <w:p w14:paraId="68D72D45" w14:textId="77777777" w:rsidR="002538D4" w:rsidRPr="002538D4" w:rsidRDefault="002538D4" w:rsidP="002538D4">
      <w:pPr>
        <w:pStyle w:val="Code"/>
        <w:rPr>
          <w:highlight w:val="white"/>
        </w:rPr>
      </w:pPr>
      <w:r w:rsidRPr="002538D4">
        <w:rPr>
          <w:highlight w:val="white"/>
        </w:rPr>
        <w:t xml:space="preserve">    Continue_without_while____do____or____for,</w:t>
      </w:r>
    </w:p>
    <w:p w14:paraId="21F09585" w14:textId="77777777" w:rsidR="002538D4" w:rsidRPr="002538D4" w:rsidRDefault="002538D4" w:rsidP="002538D4">
      <w:pPr>
        <w:pStyle w:val="Code"/>
        <w:rPr>
          <w:highlight w:val="white"/>
        </w:rPr>
      </w:pPr>
      <w:r w:rsidRPr="002538D4">
        <w:rPr>
          <w:highlight w:val="white"/>
        </w:rPr>
        <w:t xml:space="preserve">    Unnamed_function_definitializerion,</w:t>
      </w:r>
    </w:p>
    <w:p w14:paraId="25A4E6E9" w14:textId="77777777" w:rsidR="002538D4" w:rsidRPr="002538D4" w:rsidRDefault="002538D4" w:rsidP="002538D4">
      <w:pPr>
        <w:pStyle w:val="Code"/>
        <w:rPr>
          <w:highlight w:val="white"/>
        </w:rPr>
      </w:pPr>
      <w:r w:rsidRPr="002538D4">
        <w:rPr>
          <w:highlight w:val="white"/>
        </w:rPr>
        <w:t xml:space="preserve">    New_and_old_style_mixed_function_definitializerion,</w:t>
      </w:r>
    </w:p>
    <w:p w14:paraId="423B3915" w14:textId="77777777" w:rsidR="002538D4" w:rsidRPr="002538D4" w:rsidRDefault="002538D4" w:rsidP="002538D4">
      <w:pPr>
        <w:pStyle w:val="Code"/>
        <w:rPr>
          <w:highlight w:val="white"/>
        </w:rPr>
      </w:pPr>
      <w:r w:rsidRPr="002538D4">
        <w:rPr>
          <w:highlight w:val="white"/>
        </w:rPr>
        <w:t xml:space="preserve">    Non__integral_enum_value,</w:t>
      </w:r>
    </w:p>
    <w:p w14:paraId="7509BC8F" w14:textId="77777777" w:rsidR="002538D4" w:rsidRPr="002538D4" w:rsidRDefault="002538D4" w:rsidP="002538D4">
      <w:pPr>
        <w:pStyle w:val="Code"/>
        <w:rPr>
          <w:highlight w:val="white"/>
        </w:rPr>
      </w:pPr>
      <w:r w:rsidRPr="002538D4">
        <w:rPr>
          <w:highlight w:val="white"/>
        </w:rPr>
        <w:t xml:space="preserve">    Non__constant_enum_value,</w:t>
      </w:r>
    </w:p>
    <w:p w14:paraId="1193A34D" w14:textId="77777777" w:rsidR="002538D4" w:rsidRPr="002538D4" w:rsidRDefault="002538D4" w:rsidP="002538D4">
      <w:pPr>
        <w:pStyle w:val="Code"/>
        <w:rPr>
          <w:highlight w:val="white"/>
        </w:rPr>
      </w:pPr>
      <w:r w:rsidRPr="002538D4">
        <w:rPr>
          <w:highlight w:val="white"/>
        </w:rPr>
        <w:t xml:space="preserve">    Bitfields_only_allowed_on_structs,</w:t>
      </w:r>
    </w:p>
    <w:p w14:paraId="67EC836F" w14:textId="77777777" w:rsidR="002538D4" w:rsidRPr="002538D4" w:rsidRDefault="002538D4" w:rsidP="002538D4">
      <w:pPr>
        <w:pStyle w:val="Code"/>
        <w:rPr>
          <w:highlight w:val="white"/>
        </w:rPr>
      </w:pPr>
      <w:r w:rsidRPr="002538D4">
        <w:rPr>
          <w:highlight w:val="white"/>
        </w:rPr>
        <w:t xml:space="preserve">    Only_auto_or_register_storage_allowed_in_struct_or_union,</w:t>
      </w:r>
    </w:p>
    <w:p w14:paraId="777B1795" w14:textId="77777777" w:rsidR="002538D4" w:rsidRPr="002538D4" w:rsidRDefault="002538D4" w:rsidP="002538D4">
      <w:pPr>
        <w:pStyle w:val="Code"/>
        <w:rPr>
          <w:highlight w:val="white"/>
        </w:rPr>
      </w:pPr>
      <w:r w:rsidRPr="002538D4">
        <w:rPr>
          <w:highlight w:val="white"/>
        </w:rPr>
        <w:t xml:space="preserve">    Non__integral_bits_expression,</w:t>
      </w:r>
    </w:p>
    <w:p w14:paraId="48449C4D" w14:textId="77777777" w:rsidR="002538D4" w:rsidRPr="002538D4" w:rsidRDefault="002538D4" w:rsidP="002538D4">
      <w:pPr>
        <w:pStyle w:val="Code"/>
        <w:rPr>
          <w:highlight w:val="white"/>
        </w:rPr>
      </w:pPr>
      <w:r w:rsidRPr="002538D4">
        <w:rPr>
          <w:highlight w:val="white"/>
        </w:rPr>
        <w:t xml:space="preserve">    Bits_value_out_of_range,</w:t>
      </w:r>
    </w:p>
    <w:p w14:paraId="0B2D027A" w14:textId="77777777" w:rsidR="002538D4" w:rsidRPr="002538D4" w:rsidRDefault="002538D4" w:rsidP="002538D4">
      <w:pPr>
        <w:pStyle w:val="Code"/>
        <w:rPr>
          <w:highlight w:val="white"/>
        </w:rPr>
      </w:pPr>
      <w:r w:rsidRPr="002538D4">
        <w:rPr>
          <w:highlight w:val="white"/>
        </w:rPr>
        <w:t xml:space="preserve">    Non__positive_array_size,</w:t>
      </w:r>
    </w:p>
    <w:p w14:paraId="58C4C741" w14:textId="77777777" w:rsidR="002538D4" w:rsidRPr="002538D4" w:rsidRDefault="002538D4" w:rsidP="002538D4">
      <w:pPr>
        <w:pStyle w:val="Code"/>
        <w:rPr>
          <w:highlight w:val="white"/>
        </w:rPr>
      </w:pPr>
      <w:r w:rsidRPr="002538D4">
        <w:rPr>
          <w:highlight w:val="white"/>
        </w:rPr>
        <w:t xml:space="preserve">    Non__constant_expression,</w:t>
      </w:r>
    </w:p>
    <w:p w14:paraId="101CE6A7" w14:textId="77777777" w:rsidR="002538D4" w:rsidRPr="002538D4" w:rsidRDefault="002538D4" w:rsidP="002538D4">
      <w:pPr>
        <w:pStyle w:val="Code"/>
        <w:rPr>
          <w:highlight w:val="white"/>
        </w:rPr>
      </w:pPr>
      <w:r w:rsidRPr="002538D4">
        <w:rPr>
          <w:highlight w:val="white"/>
        </w:rPr>
        <w:t xml:space="preserve">    Not_constant_or_static_expression,</w:t>
      </w:r>
    </w:p>
    <w:p w14:paraId="3FC94692" w14:textId="77777777" w:rsidR="002538D4" w:rsidRPr="002538D4" w:rsidRDefault="002538D4" w:rsidP="002538D4">
      <w:pPr>
        <w:pStyle w:val="Code"/>
        <w:rPr>
          <w:highlight w:val="white"/>
        </w:rPr>
      </w:pPr>
      <w:r w:rsidRPr="002538D4">
        <w:rPr>
          <w:highlight w:val="white"/>
        </w:rPr>
        <w:lastRenderedPageBreak/>
        <w:t xml:space="preserve">    An_elliptic_function_must_have_at_least_one_parameter,</w:t>
      </w:r>
    </w:p>
    <w:p w14:paraId="27A527D5" w14:textId="77777777" w:rsidR="002538D4" w:rsidRPr="002538D4" w:rsidRDefault="002538D4" w:rsidP="002538D4">
      <w:pPr>
        <w:pStyle w:val="Code"/>
        <w:rPr>
          <w:highlight w:val="white"/>
        </w:rPr>
      </w:pPr>
      <w:r w:rsidRPr="002538D4">
        <w:rPr>
          <w:highlight w:val="white"/>
        </w:rPr>
        <w:t xml:space="preserve">    A_void_parameter_cannot_be_named,</w:t>
      </w:r>
    </w:p>
    <w:p w14:paraId="05F5D339" w14:textId="77777777" w:rsidR="002538D4" w:rsidRPr="002538D4" w:rsidRDefault="002538D4" w:rsidP="002538D4">
      <w:pPr>
        <w:pStyle w:val="Code"/>
        <w:rPr>
          <w:highlight w:val="white"/>
        </w:rPr>
      </w:pPr>
      <w:r w:rsidRPr="002538D4">
        <w:rPr>
          <w:highlight w:val="white"/>
        </w:rPr>
        <w:t xml:space="preserve">    An_elliptic_function_cannot_have_a_void_parameter,</w:t>
      </w:r>
    </w:p>
    <w:p w14:paraId="42B4F811" w14:textId="77777777" w:rsidR="002538D4" w:rsidRPr="002538D4" w:rsidRDefault="002538D4" w:rsidP="002538D4">
      <w:pPr>
        <w:pStyle w:val="Code"/>
        <w:rPr>
          <w:highlight w:val="white"/>
        </w:rPr>
      </w:pPr>
      <w:r w:rsidRPr="002538D4">
        <w:rPr>
          <w:highlight w:val="white"/>
        </w:rPr>
        <w:t xml:space="preserve">    Invalid_void_parameter,</w:t>
      </w:r>
    </w:p>
    <w:p w14:paraId="339D6D28" w14:textId="77777777" w:rsidR="002538D4" w:rsidRPr="002538D4" w:rsidRDefault="002538D4" w:rsidP="002538D4">
      <w:pPr>
        <w:pStyle w:val="Code"/>
        <w:rPr>
          <w:highlight w:val="white"/>
        </w:rPr>
      </w:pPr>
      <w:r w:rsidRPr="002538D4">
        <w:rPr>
          <w:highlight w:val="white"/>
        </w:rPr>
        <w:t xml:space="preserve">    Parameters_must_have_auto_or_register_storage,</w:t>
      </w:r>
    </w:p>
    <w:p w14:paraId="39716E39" w14:textId="77777777" w:rsidR="002538D4" w:rsidRPr="002538D4" w:rsidRDefault="002538D4" w:rsidP="002538D4">
      <w:pPr>
        <w:pStyle w:val="Code"/>
        <w:rPr>
          <w:highlight w:val="white"/>
        </w:rPr>
      </w:pPr>
      <w:r w:rsidRPr="002538D4">
        <w:rPr>
          <w:highlight w:val="white"/>
        </w:rPr>
        <w:t xml:space="preserve">    If___ifdef____or_ifndef_directive_without_matching_endif,</w:t>
      </w:r>
    </w:p>
    <w:p w14:paraId="4F9E609D" w14:textId="77777777" w:rsidR="002538D4" w:rsidRPr="002538D4" w:rsidRDefault="002538D4" w:rsidP="002538D4">
      <w:pPr>
        <w:pStyle w:val="Code"/>
        <w:rPr>
          <w:highlight w:val="white"/>
        </w:rPr>
      </w:pPr>
      <w:r w:rsidRPr="002538D4">
        <w:rPr>
          <w:highlight w:val="white"/>
        </w:rPr>
        <w:t xml:space="preserve">    Array_of_incomplete_type_not_allowed,</w:t>
      </w:r>
    </w:p>
    <w:p w14:paraId="09ED540F" w14:textId="77777777" w:rsidR="002538D4" w:rsidRPr="002538D4" w:rsidRDefault="002538D4" w:rsidP="002538D4">
      <w:pPr>
        <w:pStyle w:val="Code"/>
        <w:rPr>
          <w:highlight w:val="white"/>
        </w:rPr>
      </w:pPr>
      <w:r w:rsidRPr="002538D4">
        <w:rPr>
          <w:highlight w:val="white"/>
        </w:rPr>
        <w:t xml:space="preserve">    Array_of_function_not_allowed,</w:t>
      </w:r>
    </w:p>
    <w:p w14:paraId="70BE81F0" w14:textId="77777777" w:rsidR="002538D4" w:rsidRPr="002538D4" w:rsidRDefault="002538D4" w:rsidP="002538D4">
      <w:pPr>
        <w:pStyle w:val="Code"/>
        <w:rPr>
          <w:highlight w:val="white"/>
        </w:rPr>
      </w:pPr>
      <w:r w:rsidRPr="002538D4">
        <w:rPr>
          <w:highlight w:val="white"/>
        </w:rPr>
        <w:t xml:space="preserve">    Function_cannot_return_array,</w:t>
      </w:r>
    </w:p>
    <w:p w14:paraId="578BC0C2" w14:textId="77777777" w:rsidR="002538D4" w:rsidRPr="002538D4" w:rsidRDefault="002538D4" w:rsidP="002538D4">
      <w:pPr>
        <w:pStyle w:val="Code"/>
        <w:rPr>
          <w:highlight w:val="white"/>
        </w:rPr>
      </w:pPr>
      <w:r w:rsidRPr="002538D4">
        <w:rPr>
          <w:highlight w:val="white"/>
        </w:rPr>
        <w:t xml:space="preserve">    Function_cannot_return_function,</w:t>
      </w:r>
    </w:p>
    <w:p w14:paraId="276EB3F6" w14:textId="77777777" w:rsidR="002538D4" w:rsidRPr="002538D4" w:rsidRDefault="002538D4" w:rsidP="002538D4">
      <w:pPr>
        <w:pStyle w:val="Code"/>
        <w:rPr>
          <w:highlight w:val="white"/>
        </w:rPr>
      </w:pPr>
      <w:r w:rsidRPr="002538D4">
        <w:rPr>
          <w:highlight w:val="white"/>
        </w:rPr>
        <w:t xml:space="preserve">    Duplicate_name_in_parameter_list,</w:t>
      </w:r>
    </w:p>
    <w:p w14:paraId="5CFAA3E8" w14:textId="77777777" w:rsidR="002538D4" w:rsidRPr="002538D4" w:rsidRDefault="002538D4" w:rsidP="002538D4">
      <w:pPr>
        <w:pStyle w:val="Code"/>
        <w:rPr>
          <w:highlight w:val="white"/>
        </w:rPr>
      </w:pPr>
      <w:r w:rsidRPr="002538D4">
        <w:rPr>
          <w:highlight w:val="white"/>
        </w:rPr>
        <w:t xml:space="preserve">    Syntax_error,</w:t>
      </w:r>
    </w:p>
    <w:p w14:paraId="166ED652" w14:textId="77777777" w:rsidR="002538D4" w:rsidRPr="002538D4" w:rsidRDefault="002538D4" w:rsidP="002538D4">
      <w:pPr>
        <w:pStyle w:val="Code"/>
        <w:rPr>
          <w:highlight w:val="white"/>
        </w:rPr>
      </w:pPr>
      <w:r w:rsidRPr="002538D4">
        <w:rPr>
          <w:highlight w:val="white"/>
        </w:rPr>
        <w:t xml:space="preserve">    Invalid_octal_sequence,</w:t>
      </w:r>
    </w:p>
    <w:p w14:paraId="3520D5DE" w14:textId="77777777" w:rsidR="002538D4" w:rsidRPr="002538D4" w:rsidRDefault="002538D4" w:rsidP="002538D4">
      <w:pPr>
        <w:pStyle w:val="Code"/>
        <w:rPr>
          <w:highlight w:val="white"/>
        </w:rPr>
      </w:pPr>
      <w:r w:rsidRPr="002538D4">
        <w:rPr>
          <w:highlight w:val="white"/>
        </w:rPr>
        <w:t xml:space="preserve">    Invalid_char_sequence,</w:t>
      </w:r>
    </w:p>
    <w:p w14:paraId="47B96377" w14:textId="77777777" w:rsidR="002538D4" w:rsidRPr="002538D4" w:rsidRDefault="002538D4" w:rsidP="002538D4">
      <w:pPr>
        <w:pStyle w:val="Code"/>
        <w:rPr>
          <w:highlight w:val="white"/>
        </w:rPr>
      </w:pPr>
      <w:r w:rsidRPr="002538D4">
        <w:rPr>
          <w:highlight w:val="white"/>
        </w:rPr>
        <w:t xml:space="preserve">    Non__integral_expression,</w:t>
      </w:r>
    </w:p>
    <w:p w14:paraId="2E29A074" w14:textId="77777777" w:rsidR="002538D4" w:rsidRPr="002538D4" w:rsidRDefault="002538D4" w:rsidP="002538D4">
      <w:pPr>
        <w:pStyle w:val="Code"/>
        <w:rPr>
          <w:highlight w:val="white"/>
        </w:rPr>
      </w:pPr>
      <w:r w:rsidRPr="002538D4">
        <w:rPr>
          <w:highlight w:val="white"/>
        </w:rPr>
        <w:t xml:space="preserve">    Not_assignable,</w:t>
      </w:r>
    </w:p>
    <w:p w14:paraId="0DFD3BEA" w14:textId="77777777" w:rsidR="002538D4" w:rsidRPr="002538D4" w:rsidRDefault="002538D4" w:rsidP="002538D4">
      <w:pPr>
        <w:pStyle w:val="Code"/>
        <w:rPr>
          <w:highlight w:val="white"/>
        </w:rPr>
      </w:pPr>
      <w:r w:rsidRPr="002538D4">
        <w:rPr>
          <w:highlight w:val="white"/>
        </w:rPr>
        <w:t xml:space="preserve">    Invalid_type_in_bitwise_expression,</w:t>
      </w:r>
    </w:p>
    <w:p w14:paraId="46F03535" w14:textId="77777777" w:rsidR="002538D4" w:rsidRPr="002538D4" w:rsidRDefault="002538D4" w:rsidP="002538D4">
      <w:pPr>
        <w:pStyle w:val="Code"/>
        <w:rPr>
          <w:highlight w:val="white"/>
        </w:rPr>
      </w:pPr>
      <w:r w:rsidRPr="002538D4">
        <w:rPr>
          <w:highlight w:val="white"/>
        </w:rPr>
        <w:t xml:space="preserve">    Invalid_type_in_shift_expression,</w:t>
      </w:r>
    </w:p>
    <w:p w14:paraId="08360ABF" w14:textId="77777777" w:rsidR="002538D4" w:rsidRPr="002538D4" w:rsidRDefault="002538D4" w:rsidP="002538D4">
      <w:pPr>
        <w:pStyle w:val="Code"/>
        <w:rPr>
          <w:highlight w:val="white"/>
        </w:rPr>
      </w:pPr>
      <w:r w:rsidRPr="002538D4">
        <w:rPr>
          <w:highlight w:val="white"/>
        </w:rPr>
        <w:t xml:space="preserve">    Pointer_to_void,</w:t>
      </w:r>
    </w:p>
    <w:p w14:paraId="1C4708B9" w14:textId="77777777" w:rsidR="002538D4" w:rsidRPr="002538D4" w:rsidRDefault="002538D4" w:rsidP="002538D4">
      <w:pPr>
        <w:pStyle w:val="Code"/>
        <w:rPr>
          <w:highlight w:val="white"/>
        </w:rPr>
      </w:pPr>
      <w:r w:rsidRPr="002538D4">
        <w:rPr>
          <w:highlight w:val="white"/>
        </w:rPr>
        <w:t xml:space="preserve">    Invalid_type_in_expression,</w:t>
      </w:r>
    </w:p>
    <w:p w14:paraId="6C2651AF" w14:textId="77777777" w:rsidR="002538D4" w:rsidRPr="002538D4" w:rsidRDefault="002538D4" w:rsidP="002538D4">
      <w:pPr>
        <w:pStyle w:val="Code"/>
        <w:rPr>
          <w:highlight w:val="white"/>
        </w:rPr>
      </w:pPr>
      <w:r w:rsidRPr="002538D4">
        <w:rPr>
          <w:highlight w:val="white"/>
        </w:rPr>
        <w:t xml:space="preserve">    Invalid_types_in_addition_expression,</w:t>
      </w:r>
    </w:p>
    <w:p w14:paraId="1518946C" w14:textId="77777777" w:rsidR="002538D4" w:rsidRPr="002538D4" w:rsidRDefault="002538D4" w:rsidP="002538D4">
      <w:pPr>
        <w:pStyle w:val="Code"/>
        <w:rPr>
          <w:highlight w:val="white"/>
        </w:rPr>
      </w:pPr>
      <w:r w:rsidRPr="002538D4">
        <w:rPr>
          <w:highlight w:val="white"/>
        </w:rPr>
        <w:t xml:space="preserve">    Invalid_types_in_subtraction_expression,</w:t>
      </w:r>
    </w:p>
    <w:p w14:paraId="6B02B1CC" w14:textId="77777777" w:rsidR="002538D4" w:rsidRPr="002538D4" w:rsidRDefault="002538D4" w:rsidP="002538D4">
      <w:pPr>
        <w:pStyle w:val="Code"/>
        <w:rPr>
          <w:highlight w:val="white"/>
        </w:rPr>
      </w:pPr>
      <w:r w:rsidRPr="002538D4">
        <w:rPr>
          <w:highlight w:val="white"/>
        </w:rPr>
        <w:t xml:space="preserve">    Non__arithmetic_expression,</w:t>
      </w:r>
    </w:p>
    <w:p w14:paraId="616BD2A6" w14:textId="77777777" w:rsidR="002538D4" w:rsidRPr="002538D4" w:rsidRDefault="002538D4" w:rsidP="002538D4">
      <w:pPr>
        <w:pStyle w:val="Code"/>
        <w:rPr>
          <w:highlight w:val="white"/>
        </w:rPr>
      </w:pPr>
      <w:r w:rsidRPr="002538D4">
        <w:rPr>
          <w:highlight w:val="white"/>
        </w:rPr>
        <w:t xml:space="preserve">    Register_storage_not_allowed_in_sizof_expression,</w:t>
      </w:r>
    </w:p>
    <w:p w14:paraId="007D07BF" w14:textId="77777777" w:rsidR="002538D4" w:rsidRPr="002538D4" w:rsidRDefault="002538D4" w:rsidP="002538D4">
      <w:pPr>
        <w:pStyle w:val="Code"/>
        <w:rPr>
          <w:highlight w:val="white"/>
        </w:rPr>
      </w:pPr>
      <w:r w:rsidRPr="002538D4">
        <w:rPr>
          <w:highlight w:val="white"/>
        </w:rPr>
        <w:t xml:space="preserve">    Sizeof_applied_to_function_not_allowed,</w:t>
      </w:r>
    </w:p>
    <w:p w14:paraId="579ECAE8" w14:textId="77777777" w:rsidR="002538D4" w:rsidRPr="002538D4" w:rsidRDefault="002538D4" w:rsidP="002538D4">
      <w:pPr>
        <w:pStyle w:val="Code"/>
        <w:rPr>
          <w:highlight w:val="white"/>
        </w:rPr>
      </w:pPr>
      <w:r w:rsidRPr="002538D4">
        <w:rPr>
          <w:highlight w:val="white"/>
        </w:rPr>
        <w:t xml:space="preserve">    Sizeof_applied_to_bitfield_not_allowed,</w:t>
      </w:r>
    </w:p>
    <w:p w14:paraId="01DAF9AF" w14:textId="77777777" w:rsidR="002538D4" w:rsidRPr="002538D4" w:rsidRDefault="002538D4" w:rsidP="002538D4">
      <w:pPr>
        <w:pStyle w:val="Code"/>
        <w:rPr>
          <w:highlight w:val="white"/>
        </w:rPr>
      </w:pPr>
      <w:r w:rsidRPr="002538D4">
        <w:rPr>
          <w:highlight w:val="white"/>
        </w:rPr>
        <w:t xml:space="preserve">    Not_addressable,</w:t>
      </w:r>
    </w:p>
    <w:p w14:paraId="48A94D85" w14:textId="77777777" w:rsidR="002538D4" w:rsidRPr="002538D4" w:rsidRDefault="002538D4" w:rsidP="002538D4">
      <w:pPr>
        <w:pStyle w:val="Code"/>
        <w:rPr>
          <w:highlight w:val="white"/>
        </w:rPr>
      </w:pPr>
      <w:r w:rsidRPr="002538D4">
        <w:rPr>
          <w:highlight w:val="white"/>
        </w:rPr>
        <w:t xml:space="preserve">    Invalid_address_of_register_storage,</w:t>
      </w:r>
    </w:p>
    <w:p w14:paraId="220FC1D6" w14:textId="77777777" w:rsidR="002538D4" w:rsidRPr="002538D4" w:rsidRDefault="002538D4" w:rsidP="002538D4">
      <w:pPr>
        <w:pStyle w:val="Code"/>
        <w:rPr>
          <w:highlight w:val="white"/>
        </w:rPr>
      </w:pPr>
      <w:r w:rsidRPr="002538D4">
        <w:rPr>
          <w:highlight w:val="white"/>
        </w:rPr>
        <w:t xml:space="preserve">    Invalid_dereference_of_non__pointer,</w:t>
      </w:r>
    </w:p>
    <w:p w14:paraId="518BE30B" w14:textId="77777777" w:rsidR="002538D4" w:rsidRPr="002538D4" w:rsidRDefault="002538D4" w:rsidP="002538D4">
      <w:pPr>
        <w:pStyle w:val="Code"/>
        <w:rPr>
          <w:highlight w:val="white"/>
        </w:rPr>
      </w:pPr>
      <w:r w:rsidRPr="002538D4">
        <w:rPr>
          <w:highlight w:val="white"/>
        </w:rPr>
        <w:t xml:space="preserve">    Not_a_pointer_in_arrow_expression,</w:t>
      </w:r>
    </w:p>
    <w:p w14:paraId="7E91EE97" w14:textId="77777777" w:rsidR="002538D4" w:rsidRPr="002538D4" w:rsidRDefault="002538D4" w:rsidP="002538D4">
      <w:pPr>
        <w:pStyle w:val="Code"/>
        <w:rPr>
          <w:highlight w:val="white"/>
        </w:rPr>
      </w:pPr>
      <w:r w:rsidRPr="002538D4">
        <w:rPr>
          <w:highlight w:val="white"/>
        </w:rPr>
        <w:t xml:space="preserve">    Not_a_pointer_to_a_struct_or_union_in_arrow_expression,</w:t>
      </w:r>
    </w:p>
    <w:p w14:paraId="3F7B0FA4" w14:textId="77777777" w:rsidR="002538D4" w:rsidRPr="002538D4" w:rsidRDefault="002538D4" w:rsidP="002538D4">
      <w:pPr>
        <w:pStyle w:val="Code"/>
        <w:rPr>
          <w:highlight w:val="white"/>
        </w:rPr>
      </w:pPr>
      <w:r w:rsidRPr="002538D4">
        <w:rPr>
          <w:highlight w:val="white"/>
        </w:rPr>
        <w:t xml:space="preserve">    Unknown_member_in_arrow_expression,</w:t>
      </w:r>
    </w:p>
    <w:p w14:paraId="6F13D8EC" w14:textId="77777777" w:rsidR="002538D4" w:rsidRPr="002538D4" w:rsidRDefault="002538D4" w:rsidP="002538D4">
      <w:pPr>
        <w:pStyle w:val="Code"/>
        <w:rPr>
          <w:highlight w:val="white"/>
        </w:rPr>
      </w:pPr>
      <w:r w:rsidRPr="002538D4">
        <w:rPr>
          <w:highlight w:val="white"/>
        </w:rPr>
        <w:t xml:space="preserve">    Invalid_type_in_increment_expression,</w:t>
      </w:r>
    </w:p>
    <w:p w14:paraId="6775C779" w14:textId="77777777" w:rsidR="002538D4" w:rsidRPr="002538D4" w:rsidRDefault="002538D4" w:rsidP="002538D4">
      <w:pPr>
        <w:pStyle w:val="Code"/>
        <w:rPr>
          <w:highlight w:val="white"/>
        </w:rPr>
      </w:pPr>
      <w:r w:rsidRPr="002538D4">
        <w:rPr>
          <w:highlight w:val="white"/>
        </w:rPr>
        <w:t xml:space="preserve">    Not_a_struct_or_union_in_dot_expression,</w:t>
      </w:r>
    </w:p>
    <w:p w14:paraId="2C7262F8" w14:textId="77777777" w:rsidR="002538D4" w:rsidRPr="002538D4" w:rsidRDefault="002538D4" w:rsidP="002538D4">
      <w:pPr>
        <w:pStyle w:val="Code"/>
        <w:rPr>
          <w:highlight w:val="white"/>
        </w:rPr>
      </w:pPr>
      <w:r w:rsidRPr="002538D4">
        <w:rPr>
          <w:highlight w:val="white"/>
        </w:rPr>
        <w:t xml:space="preserve">    Unknown_member_in_dot_expression,</w:t>
      </w:r>
    </w:p>
    <w:p w14:paraId="3B4BA128" w14:textId="77777777" w:rsidR="002538D4" w:rsidRPr="002538D4" w:rsidRDefault="002538D4" w:rsidP="002538D4">
      <w:pPr>
        <w:pStyle w:val="Code"/>
        <w:rPr>
          <w:highlight w:val="white"/>
        </w:rPr>
      </w:pPr>
      <w:r w:rsidRPr="002538D4">
        <w:rPr>
          <w:highlight w:val="white"/>
        </w:rPr>
        <w:t xml:space="preserve">    Invalid_type_in_index_expression,</w:t>
      </w:r>
    </w:p>
    <w:p w14:paraId="5F7245EF" w14:textId="77777777" w:rsidR="002538D4" w:rsidRPr="002538D4" w:rsidRDefault="002538D4" w:rsidP="002538D4">
      <w:pPr>
        <w:pStyle w:val="Code"/>
        <w:rPr>
          <w:highlight w:val="white"/>
        </w:rPr>
      </w:pPr>
      <w:r w:rsidRPr="002538D4">
        <w:rPr>
          <w:highlight w:val="white"/>
        </w:rPr>
        <w:t xml:space="preserve">    Too_few_actual_parameters_in_function_call,</w:t>
      </w:r>
    </w:p>
    <w:p w14:paraId="3DF1C9D3" w14:textId="77777777" w:rsidR="002538D4" w:rsidRPr="002538D4" w:rsidRDefault="002538D4" w:rsidP="002538D4">
      <w:pPr>
        <w:pStyle w:val="Code"/>
        <w:rPr>
          <w:highlight w:val="white"/>
        </w:rPr>
      </w:pPr>
      <w:r w:rsidRPr="002538D4">
        <w:rPr>
          <w:highlight w:val="white"/>
        </w:rPr>
        <w:t xml:space="preserve">    Too_many_parameters_in_function_call,</w:t>
      </w:r>
    </w:p>
    <w:p w14:paraId="7FD881FC" w14:textId="77777777" w:rsidR="002538D4" w:rsidRPr="002538D4" w:rsidRDefault="002538D4" w:rsidP="002538D4">
      <w:pPr>
        <w:pStyle w:val="Code"/>
        <w:rPr>
          <w:highlight w:val="white"/>
        </w:rPr>
      </w:pPr>
      <w:r w:rsidRPr="002538D4">
        <w:rPr>
          <w:highlight w:val="white"/>
        </w:rPr>
        <w:t xml:space="preserve">    Unknown_name,</w:t>
      </w:r>
    </w:p>
    <w:p w14:paraId="2FFF94B0" w14:textId="77777777" w:rsidR="002538D4" w:rsidRPr="002538D4" w:rsidRDefault="002538D4" w:rsidP="002538D4">
      <w:pPr>
        <w:pStyle w:val="Code"/>
        <w:rPr>
          <w:highlight w:val="white"/>
        </w:rPr>
      </w:pPr>
      <w:r w:rsidRPr="002538D4">
        <w:rPr>
          <w:highlight w:val="white"/>
        </w:rPr>
        <w:t xml:space="preserve">    Unknown_name____assuming_function_returning_int,</w:t>
      </w:r>
    </w:p>
    <w:p w14:paraId="7AF7EC64" w14:textId="77777777" w:rsidR="002538D4" w:rsidRPr="002538D4" w:rsidRDefault="002538D4" w:rsidP="002538D4">
      <w:pPr>
        <w:pStyle w:val="Code"/>
        <w:rPr>
          <w:highlight w:val="white"/>
        </w:rPr>
      </w:pPr>
      <w:r w:rsidRPr="002538D4">
        <w:rPr>
          <w:highlight w:val="white"/>
        </w:rPr>
        <w:t xml:space="preserve">    Too_many_initializers,</w:t>
      </w:r>
    </w:p>
    <w:p w14:paraId="1434AAF9" w14:textId="77777777" w:rsidR="002538D4" w:rsidRPr="002538D4" w:rsidRDefault="002538D4" w:rsidP="002538D4">
      <w:pPr>
        <w:pStyle w:val="Code"/>
        <w:rPr>
          <w:highlight w:val="white"/>
        </w:rPr>
      </w:pPr>
      <w:r w:rsidRPr="002538D4">
        <w:rPr>
          <w:highlight w:val="white"/>
        </w:rPr>
        <w:t xml:space="preserve">    Duplicate_global_name,</w:t>
      </w:r>
    </w:p>
    <w:p w14:paraId="438FC2A3" w14:textId="77777777" w:rsidR="002538D4" w:rsidRPr="002538D4" w:rsidRDefault="002538D4" w:rsidP="002538D4">
      <w:pPr>
        <w:pStyle w:val="Code"/>
        <w:rPr>
          <w:highlight w:val="white"/>
        </w:rPr>
      </w:pPr>
      <w:r w:rsidRPr="002538D4">
        <w:rPr>
          <w:highlight w:val="white"/>
        </w:rPr>
        <w:t xml:space="preserve">    Missing_external_function,</w:t>
      </w:r>
    </w:p>
    <w:p w14:paraId="7D2AB92F" w14:textId="77777777" w:rsidR="002538D4" w:rsidRPr="002538D4" w:rsidRDefault="002538D4" w:rsidP="002538D4">
      <w:pPr>
        <w:pStyle w:val="Code"/>
        <w:rPr>
          <w:highlight w:val="white"/>
        </w:rPr>
      </w:pPr>
      <w:r w:rsidRPr="002538D4">
        <w:rPr>
          <w:highlight w:val="white"/>
        </w:rPr>
        <w:t xml:space="preserve">    Reached_the_end_of_a_non__void_function,</w:t>
      </w:r>
    </w:p>
    <w:p w14:paraId="6B0F3556" w14:textId="77777777" w:rsidR="002538D4" w:rsidRPr="002538D4" w:rsidRDefault="002538D4" w:rsidP="002538D4">
      <w:pPr>
        <w:pStyle w:val="Code"/>
        <w:rPr>
          <w:highlight w:val="white"/>
        </w:rPr>
      </w:pPr>
      <w:r w:rsidRPr="002538D4">
        <w:rPr>
          <w:highlight w:val="white"/>
        </w:rPr>
        <w:t xml:space="preserve">    Floating_stack_overflow,</w:t>
      </w:r>
    </w:p>
    <w:p w14:paraId="417E086C" w14:textId="77777777" w:rsidR="002538D4" w:rsidRPr="002538D4" w:rsidRDefault="002538D4" w:rsidP="002538D4">
      <w:pPr>
        <w:pStyle w:val="Code"/>
        <w:rPr>
          <w:highlight w:val="white"/>
        </w:rPr>
      </w:pPr>
      <w:r w:rsidRPr="002538D4">
        <w:rPr>
          <w:highlight w:val="white"/>
        </w:rPr>
        <w:t xml:space="preserve">    Unbalanced_if_and_endif_directive_structure,</w:t>
      </w:r>
    </w:p>
    <w:p w14:paraId="1B15EB88" w14:textId="77777777" w:rsidR="002538D4" w:rsidRPr="002538D4" w:rsidRDefault="002538D4" w:rsidP="002538D4">
      <w:pPr>
        <w:pStyle w:val="Code"/>
        <w:rPr>
          <w:highlight w:val="white"/>
        </w:rPr>
      </w:pPr>
      <w:r w:rsidRPr="002538D4">
        <w:rPr>
          <w:highlight w:val="white"/>
        </w:rPr>
        <w:t xml:space="preserve">    Invalid_line_number,</w:t>
      </w:r>
    </w:p>
    <w:p w14:paraId="32F98125" w14:textId="77777777" w:rsidR="002538D4" w:rsidRPr="002538D4" w:rsidRDefault="002538D4" w:rsidP="002538D4">
      <w:pPr>
        <w:pStyle w:val="Code"/>
        <w:rPr>
          <w:highlight w:val="white"/>
        </w:rPr>
      </w:pPr>
      <w:r w:rsidRPr="002538D4">
        <w:rPr>
          <w:highlight w:val="white"/>
        </w:rPr>
        <w:t xml:space="preserve">    Invalid_preprocessor_directive,</w:t>
      </w:r>
    </w:p>
    <w:p w14:paraId="28DC3FE2" w14:textId="77777777" w:rsidR="002538D4" w:rsidRPr="002538D4" w:rsidRDefault="002538D4" w:rsidP="002538D4">
      <w:pPr>
        <w:pStyle w:val="Code"/>
        <w:rPr>
          <w:highlight w:val="white"/>
        </w:rPr>
      </w:pPr>
      <w:r w:rsidRPr="002538D4">
        <w:rPr>
          <w:highlight w:val="white"/>
        </w:rPr>
        <w:t xml:space="preserve">    Repeted_include_statement,</w:t>
      </w:r>
    </w:p>
    <w:p w14:paraId="248B99F8" w14:textId="77777777" w:rsidR="002538D4" w:rsidRPr="002538D4" w:rsidRDefault="002538D4" w:rsidP="002538D4">
      <w:pPr>
        <w:pStyle w:val="Code"/>
        <w:rPr>
          <w:highlight w:val="white"/>
        </w:rPr>
      </w:pPr>
      <w:r w:rsidRPr="002538D4">
        <w:rPr>
          <w:highlight w:val="white"/>
        </w:rPr>
        <w:t xml:space="preserve">    Defined_twice,</w:t>
      </w:r>
    </w:p>
    <w:p w14:paraId="1A9E82E8" w14:textId="77777777" w:rsidR="002538D4" w:rsidRPr="002538D4" w:rsidRDefault="002538D4" w:rsidP="002538D4">
      <w:pPr>
        <w:pStyle w:val="Code"/>
        <w:rPr>
          <w:highlight w:val="white"/>
        </w:rPr>
      </w:pPr>
      <w:r w:rsidRPr="002538D4">
        <w:rPr>
          <w:highlight w:val="white"/>
        </w:rPr>
        <w:t xml:space="preserve">    Non__void_return_from_void_function,</w:t>
      </w:r>
    </w:p>
    <w:p w14:paraId="4E10C084" w14:textId="77777777" w:rsidR="002538D4" w:rsidRPr="002538D4" w:rsidRDefault="002538D4" w:rsidP="002538D4">
      <w:pPr>
        <w:pStyle w:val="Code"/>
        <w:rPr>
          <w:highlight w:val="white"/>
        </w:rPr>
      </w:pPr>
      <w:r w:rsidRPr="002538D4">
        <w:rPr>
          <w:highlight w:val="white"/>
        </w:rPr>
        <w:t xml:space="preserve">    Void_returned_from_non__void_function,</w:t>
      </w:r>
    </w:p>
    <w:p w14:paraId="73B677AB" w14:textId="77777777" w:rsidR="002538D4" w:rsidRPr="002538D4" w:rsidRDefault="002538D4" w:rsidP="002538D4">
      <w:pPr>
        <w:pStyle w:val="Code"/>
        <w:rPr>
          <w:highlight w:val="white"/>
        </w:rPr>
      </w:pPr>
      <w:r w:rsidRPr="002538D4">
        <w:rPr>
          <w:highlight w:val="white"/>
        </w:rPr>
        <w:t xml:space="preserve">    Invalid_define_directive,</w:t>
      </w:r>
    </w:p>
    <w:p w14:paraId="3A19D4A8" w14:textId="77777777" w:rsidR="002538D4" w:rsidRPr="002538D4" w:rsidRDefault="002538D4" w:rsidP="002538D4">
      <w:pPr>
        <w:pStyle w:val="Code"/>
        <w:rPr>
          <w:highlight w:val="white"/>
        </w:rPr>
      </w:pPr>
      <w:r w:rsidRPr="002538D4">
        <w:rPr>
          <w:highlight w:val="white"/>
        </w:rPr>
        <w:t xml:space="preserve">    Invalid_macro_definitializerion,</w:t>
      </w:r>
    </w:p>
    <w:p w14:paraId="0BFFFC7D" w14:textId="77777777" w:rsidR="002538D4" w:rsidRPr="002538D4" w:rsidRDefault="002538D4" w:rsidP="002538D4">
      <w:pPr>
        <w:pStyle w:val="Code"/>
        <w:rPr>
          <w:highlight w:val="white"/>
        </w:rPr>
      </w:pPr>
      <w:r w:rsidRPr="002538D4">
        <w:rPr>
          <w:highlight w:val="white"/>
        </w:rPr>
        <w:t xml:space="preserve">    Repeated_macro_parameter,</w:t>
      </w:r>
    </w:p>
    <w:p w14:paraId="7685F783" w14:textId="77777777" w:rsidR="002538D4" w:rsidRPr="002538D4" w:rsidRDefault="002538D4" w:rsidP="002538D4">
      <w:pPr>
        <w:pStyle w:val="Code"/>
        <w:rPr>
          <w:highlight w:val="white"/>
        </w:rPr>
      </w:pPr>
      <w:r w:rsidRPr="002538D4">
        <w:rPr>
          <w:highlight w:val="white"/>
        </w:rPr>
        <w:t xml:space="preserve">    Mixing_signed_and_unsigned_types,</w:t>
      </w:r>
    </w:p>
    <w:p w14:paraId="0C754DF6" w14:textId="77777777" w:rsidR="002538D4" w:rsidRPr="002538D4" w:rsidRDefault="002538D4" w:rsidP="002538D4">
      <w:pPr>
        <w:pStyle w:val="Code"/>
        <w:rPr>
          <w:highlight w:val="white"/>
        </w:rPr>
      </w:pPr>
      <w:r w:rsidRPr="002538D4">
        <w:rPr>
          <w:highlight w:val="white"/>
        </w:rPr>
        <w:t xml:space="preserve">    Invalid_macro_redefinitializerion,</w:t>
      </w:r>
    </w:p>
    <w:p w14:paraId="0B3C831A" w14:textId="77777777" w:rsidR="002538D4" w:rsidRPr="002538D4" w:rsidRDefault="002538D4" w:rsidP="002538D4">
      <w:pPr>
        <w:pStyle w:val="Code"/>
        <w:rPr>
          <w:highlight w:val="white"/>
        </w:rPr>
      </w:pPr>
      <w:r w:rsidRPr="002538D4">
        <w:rPr>
          <w:highlight w:val="white"/>
        </w:rPr>
        <w:lastRenderedPageBreak/>
        <w:t xml:space="preserve">    Invalid_undef_directive,</w:t>
      </w:r>
    </w:p>
    <w:p w14:paraId="2B7E40C8" w14:textId="77777777" w:rsidR="002538D4" w:rsidRPr="002538D4" w:rsidRDefault="002538D4" w:rsidP="002538D4">
      <w:pPr>
        <w:pStyle w:val="Code"/>
        <w:rPr>
          <w:highlight w:val="white"/>
        </w:rPr>
      </w:pPr>
      <w:r w:rsidRPr="002538D4">
        <w:rPr>
          <w:highlight w:val="white"/>
        </w:rPr>
        <w:t xml:space="preserve">    Macro_not_defined,</w:t>
      </w:r>
    </w:p>
    <w:p w14:paraId="2588054F" w14:textId="77777777" w:rsidR="002538D4" w:rsidRPr="002538D4" w:rsidRDefault="002538D4" w:rsidP="002538D4">
      <w:pPr>
        <w:pStyle w:val="Code"/>
        <w:rPr>
          <w:highlight w:val="white"/>
        </w:rPr>
      </w:pPr>
      <w:r w:rsidRPr="002538D4">
        <w:rPr>
          <w:highlight w:val="white"/>
        </w:rPr>
        <w:t xml:space="preserve">    Preprocessor_parser,</w:t>
      </w:r>
    </w:p>
    <w:p w14:paraId="6E407A91" w14:textId="77777777" w:rsidR="002538D4" w:rsidRPr="002538D4" w:rsidRDefault="002538D4" w:rsidP="002538D4">
      <w:pPr>
        <w:pStyle w:val="Code"/>
        <w:rPr>
          <w:highlight w:val="white"/>
        </w:rPr>
      </w:pPr>
      <w:r w:rsidRPr="002538D4">
        <w:rPr>
          <w:highlight w:val="white"/>
        </w:rPr>
        <w:t xml:space="preserve">    Elif_directive_without_preceeding_if____ifdef____or_ifndef_directive,</w:t>
      </w:r>
    </w:p>
    <w:p w14:paraId="3AAB08D5" w14:textId="77777777" w:rsidR="002538D4" w:rsidRPr="002538D4" w:rsidRDefault="002538D4" w:rsidP="002538D4">
      <w:pPr>
        <w:pStyle w:val="Code"/>
        <w:rPr>
          <w:highlight w:val="white"/>
        </w:rPr>
      </w:pPr>
      <w:r w:rsidRPr="002538D4">
        <w:rPr>
          <w:highlight w:val="white"/>
        </w:rPr>
        <w:t xml:space="preserve">    Elif_directive_following_else_directive,</w:t>
      </w:r>
    </w:p>
    <w:p w14:paraId="4E7EAC78" w14:textId="77777777" w:rsidR="002538D4" w:rsidRPr="002538D4" w:rsidRDefault="002538D4" w:rsidP="002538D4">
      <w:pPr>
        <w:pStyle w:val="Code"/>
        <w:rPr>
          <w:highlight w:val="white"/>
        </w:rPr>
      </w:pPr>
      <w:r w:rsidRPr="002538D4">
        <w:rPr>
          <w:highlight w:val="white"/>
        </w:rPr>
        <w:t xml:space="preserve">    Else_directive_without_preceeding_if____ifdef____or_ifndef_directive,</w:t>
      </w:r>
    </w:p>
    <w:p w14:paraId="6CAB504E" w14:textId="77777777" w:rsidR="002538D4" w:rsidRPr="002538D4" w:rsidRDefault="002538D4" w:rsidP="002538D4">
      <w:pPr>
        <w:pStyle w:val="Code"/>
        <w:rPr>
          <w:highlight w:val="white"/>
        </w:rPr>
      </w:pPr>
      <w:r w:rsidRPr="002538D4">
        <w:rPr>
          <w:highlight w:val="white"/>
        </w:rPr>
        <w:t xml:space="preserve">    Else_directive_after_else_directive,</w:t>
      </w:r>
    </w:p>
    <w:p w14:paraId="0334C2F1" w14:textId="77777777" w:rsidR="002538D4" w:rsidRPr="002538D4" w:rsidRDefault="002538D4" w:rsidP="002538D4">
      <w:pPr>
        <w:pStyle w:val="Code"/>
        <w:rPr>
          <w:highlight w:val="white"/>
        </w:rPr>
      </w:pPr>
      <w:r w:rsidRPr="002538D4">
        <w:rPr>
          <w:highlight w:val="white"/>
        </w:rPr>
        <w:t xml:space="preserve">    Endif_directive_without_preceeding_if____ifdef____or_ifndef_directive,</w:t>
      </w:r>
    </w:p>
    <w:p w14:paraId="1A273BBE" w14:textId="77777777" w:rsidR="002538D4" w:rsidRPr="002538D4" w:rsidRDefault="002538D4" w:rsidP="002538D4">
      <w:pPr>
        <w:pStyle w:val="Code"/>
        <w:rPr>
          <w:highlight w:val="white"/>
        </w:rPr>
      </w:pPr>
      <w:r w:rsidRPr="002538D4">
        <w:rPr>
          <w:highlight w:val="white"/>
        </w:rPr>
        <w:t xml:space="preserve">    Invalid_end_of_macro_call,</w:t>
      </w:r>
    </w:p>
    <w:p w14:paraId="6E2BB799" w14:textId="77777777" w:rsidR="002538D4" w:rsidRPr="002538D4" w:rsidRDefault="002538D4" w:rsidP="002538D4">
      <w:pPr>
        <w:pStyle w:val="Code"/>
        <w:rPr>
          <w:highlight w:val="white"/>
        </w:rPr>
      </w:pPr>
      <w:r w:rsidRPr="002538D4">
        <w:rPr>
          <w:highlight w:val="white"/>
        </w:rPr>
        <w:t xml:space="preserve">    Empty_macro_parameter,</w:t>
      </w:r>
    </w:p>
    <w:p w14:paraId="1E2F55AE" w14:textId="77777777" w:rsidR="002538D4" w:rsidRPr="002538D4" w:rsidRDefault="002538D4" w:rsidP="002538D4">
      <w:pPr>
        <w:pStyle w:val="Code"/>
        <w:rPr>
          <w:highlight w:val="white"/>
        </w:rPr>
      </w:pPr>
      <w:r w:rsidRPr="002538D4">
        <w:rPr>
          <w:highlight w:val="white"/>
        </w:rPr>
        <w:t xml:space="preserve">    Empty_macro_parameter_list,</w:t>
      </w:r>
    </w:p>
    <w:p w14:paraId="18F6B9AC" w14:textId="77777777" w:rsidR="002538D4" w:rsidRPr="002538D4" w:rsidRDefault="002538D4" w:rsidP="002538D4">
      <w:pPr>
        <w:pStyle w:val="Code"/>
        <w:rPr>
          <w:highlight w:val="white"/>
        </w:rPr>
      </w:pPr>
      <w:r w:rsidRPr="002538D4">
        <w:rPr>
          <w:highlight w:val="white"/>
        </w:rPr>
        <w:t xml:space="preserve">    Invalid_number_of_parameters_in_macro_call,</w:t>
      </w:r>
    </w:p>
    <w:p w14:paraId="4C3DBD92" w14:textId="77777777" w:rsidR="002538D4" w:rsidRPr="002538D4" w:rsidRDefault="002538D4" w:rsidP="002538D4">
      <w:pPr>
        <w:pStyle w:val="Code"/>
        <w:rPr>
          <w:highlight w:val="white"/>
        </w:rPr>
      </w:pPr>
      <w:r w:rsidRPr="002538D4">
        <w:rPr>
          <w:highlight w:val="white"/>
        </w:rPr>
        <w:t xml:space="preserve">    Unknown_character,</w:t>
      </w:r>
    </w:p>
    <w:p w14:paraId="779E6BD1" w14:textId="77777777" w:rsidR="002538D4" w:rsidRPr="002538D4" w:rsidRDefault="002538D4" w:rsidP="002538D4">
      <w:pPr>
        <w:pStyle w:val="Code"/>
        <w:rPr>
          <w:highlight w:val="white"/>
        </w:rPr>
      </w:pPr>
      <w:r w:rsidRPr="002538D4">
        <w:rPr>
          <w:highlight w:val="white"/>
        </w:rPr>
        <w:t xml:space="preserve">    Function_missing_in_linking,</w:t>
      </w:r>
    </w:p>
    <w:p w14:paraId="139B32B4" w14:textId="77777777" w:rsidR="002538D4" w:rsidRPr="002538D4" w:rsidRDefault="002538D4" w:rsidP="002538D4">
      <w:pPr>
        <w:pStyle w:val="Code"/>
        <w:rPr>
          <w:highlight w:val="white"/>
        </w:rPr>
      </w:pPr>
      <w:r w:rsidRPr="002538D4">
        <w:rPr>
          <w:highlight w:val="white"/>
        </w:rPr>
        <w:t xml:space="preserve">    Object_missing_in_linking,</w:t>
      </w:r>
    </w:p>
    <w:p w14:paraId="43F4EDF2" w14:textId="77777777" w:rsidR="002538D4" w:rsidRPr="002538D4" w:rsidRDefault="002538D4" w:rsidP="002538D4">
      <w:pPr>
        <w:pStyle w:val="Code"/>
        <w:rPr>
          <w:highlight w:val="white"/>
        </w:rPr>
      </w:pPr>
      <w:r w:rsidRPr="002538D4">
        <w:rPr>
          <w:highlight w:val="white"/>
        </w:rPr>
        <w:t xml:space="preserve">    Non__static_initializer,</w:t>
      </w:r>
    </w:p>
    <w:p w14:paraId="26592C7D" w14:textId="77777777" w:rsidR="002538D4" w:rsidRPr="002538D4" w:rsidRDefault="002538D4" w:rsidP="002538D4">
      <w:pPr>
        <w:pStyle w:val="Code"/>
        <w:rPr>
          <w:highlight w:val="white"/>
        </w:rPr>
      </w:pPr>
      <w:r w:rsidRPr="002538D4">
        <w:rPr>
          <w:highlight w:val="white"/>
        </w:rPr>
        <w:t xml:space="preserve">    Unnamed_parameter,</w:t>
      </w:r>
    </w:p>
    <w:p w14:paraId="460C8D81" w14:textId="77777777" w:rsidR="002538D4" w:rsidRPr="002538D4" w:rsidRDefault="002538D4" w:rsidP="002538D4">
      <w:pPr>
        <w:pStyle w:val="Code"/>
        <w:rPr>
          <w:highlight w:val="white"/>
        </w:rPr>
      </w:pPr>
      <w:r w:rsidRPr="002538D4">
        <w:rPr>
          <w:highlight w:val="white"/>
        </w:rPr>
        <w:t xml:space="preserve">    Unknown_register,</w:t>
      </w:r>
    </w:p>
    <w:p w14:paraId="6A9D5C63" w14:textId="77777777" w:rsidR="002538D4" w:rsidRPr="002538D4" w:rsidRDefault="002538D4" w:rsidP="002538D4">
      <w:pPr>
        <w:pStyle w:val="Code"/>
        <w:rPr>
          <w:highlight w:val="white"/>
        </w:rPr>
      </w:pPr>
      <w:r w:rsidRPr="002538D4">
        <w:rPr>
          <w:highlight w:val="white"/>
        </w:rPr>
        <w:t xml:space="preserve">    Extern_enumeration_item_cannot_be_initialized,</w:t>
      </w:r>
    </w:p>
    <w:p w14:paraId="31EE2998" w14:textId="77777777" w:rsidR="002538D4" w:rsidRPr="002538D4" w:rsidRDefault="002538D4" w:rsidP="002538D4">
      <w:pPr>
        <w:pStyle w:val="Code"/>
        <w:rPr>
          <w:highlight w:val="white"/>
        </w:rPr>
      </w:pPr>
      <w:r w:rsidRPr="002538D4">
        <w:rPr>
          <w:highlight w:val="white"/>
        </w:rPr>
        <w:t xml:space="preserve">    Only_array_struct_or_union_can_be_initialized_by_a_list,</w:t>
      </w:r>
    </w:p>
    <w:p w14:paraId="18BE67B7" w14:textId="77777777" w:rsidR="002538D4" w:rsidRPr="002538D4" w:rsidRDefault="002538D4" w:rsidP="002538D4">
      <w:pPr>
        <w:pStyle w:val="Code"/>
        <w:rPr>
          <w:highlight w:val="white"/>
        </w:rPr>
      </w:pPr>
      <w:r w:rsidRPr="002538D4">
        <w:rPr>
          <w:highlight w:val="white"/>
        </w:rPr>
        <w:t xml:space="preserve">    Unmatched_register_size,</w:t>
      </w:r>
    </w:p>
    <w:p w14:paraId="5B9D937F" w14:textId="77777777" w:rsidR="002538D4" w:rsidRPr="002538D4" w:rsidRDefault="002538D4" w:rsidP="002538D4">
      <w:pPr>
        <w:pStyle w:val="Code"/>
        <w:rPr>
          <w:highlight w:val="white"/>
        </w:rPr>
      </w:pPr>
      <w:r w:rsidRPr="002538D4">
        <w:rPr>
          <w:highlight w:val="white"/>
        </w:rPr>
        <w:t xml:space="preserve">    Value_overflow,</w:t>
      </w:r>
    </w:p>
    <w:p w14:paraId="47305BEF" w14:textId="77777777" w:rsidR="002538D4" w:rsidRPr="002538D4" w:rsidRDefault="002538D4" w:rsidP="002538D4">
      <w:pPr>
        <w:pStyle w:val="Code"/>
        <w:rPr>
          <w:highlight w:val="white"/>
        </w:rPr>
      </w:pPr>
      <w:r w:rsidRPr="002538D4">
        <w:rPr>
          <w:highlight w:val="white"/>
        </w:rPr>
        <w:t xml:space="preserve">    Invalid_expression,</w:t>
      </w:r>
    </w:p>
    <w:p w14:paraId="2543AFC6" w14:textId="77777777" w:rsidR="002538D4" w:rsidRPr="002538D4" w:rsidRDefault="002538D4" w:rsidP="002538D4">
      <w:pPr>
        <w:pStyle w:val="Code"/>
        <w:rPr>
          <w:highlight w:val="white"/>
        </w:rPr>
      </w:pPr>
      <w:r w:rsidRPr="002538D4">
        <w:rPr>
          <w:highlight w:val="white"/>
        </w:rPr>
        <w:t xml:space="preserve">    String_does_not_fit_in_array,</w:t>
      </w:r>
    </w:p>
    <w:p w14:paraId="30BB1180" w14:textId="77777777" w:rsidR="002538D4" w:rsidRPr="002538D4" w:rsidRDefault="002538D4" w:rsidP="002538D4">
      <w:pPr>
        <w:pStyle w:val="Code"/>
        <w:rPr>
          <w:highlight w:val="white"/>
        </w:rPr>
      </w:pPr>
      <w:r w:rsidRPr="002538D4">
        <w:rPr>
          <w:highlight w:val="white"/>
        </w:rPr>
        <w:t xml:space="preserve">    Only_auto_or_register_storage_allowed_in_parameter_declaration,</w:t>
      </w:r>
    </w:p>
    <w:p w14:paraId="139B3BC9" w14:textId="77777777" w:rsidR="002538D4" w:rsidRPr="002538D4" w:rsidRDefault="002538D4" w:rsidP="002538D4">
      <w:pPr>
        <w:pStyle w:val="Code"/>
        <w:rPr>
          <w:highlight w:val="white"/>
        </w:rPr>
      </w:pPr>
      <w:r w:rsidRPr="002538D4">
        <w:rPr>
          <w:highlight w:val="white"/>
        </w:rPr>
        <w:t xml:space="preserve">    Only_auto_or_register_storage_allowed_for_struct_or_union_scope,</w:t>
      </w:r>
    </w:p>
    <w:p w14:paraId="45515128" w14:textId="77777777" w:rsidR="002538D4" w:rsidRPr="002538D4" w:rsidRDefault="002538D4" w:rsidP="002538D4">
      <w:pPr>
        <w:pStyle w:val="Code"/>
        <w:rPr>
          <w:highlight w:val="white"/>
        </w:rPr>
      </w:pPr>
      <w:r w:rsidRPr="002538D4">
        <w:rPr>
          <w:highlight w:val="white"/>
        </w:rPr>
        <w:t xml:space="preserve">    Only_extern____static____or_typedef_storage_allowed_in_global_scope</w:t>
      </w:r>
    </w:p>
    <w:p w14:paraId="5BA33BC7" w14:textId="77777777" w:rsidR="002538D4" w:rsidRPr="002538D4" w:rsidRDefault="002538D4" w:rsidP="002538D4">
      <w:pPr>
        <w:pStyle w:val="Code"/>
        <w:rPr>
          <w:highlight w:val="white"/>
        </w:rPr>
      </w:pPr>
      <w:r w:rsidRPr="002538D4">
        <w:rPr>
          <w:highlight w:val="white"/>
        </w:rPr>
        <w:t xml:space="preserve">  };</w:t>
      </w:r>
    </w:p>
    <w:p w14:paraId="6AB2873B" w14:textId="147D7B07" w:rsidR="0092795B" w:rsidRPr="002538D4" w:rsidRDefault="002538D4" w:rsidP="002538D4">
      <w:pPr>
        <w:pStyle w:val="Code"/>
        <w:rPr>
          <w:highlight w:val="white"/>
        </w:rPr>
      </w:pPr>
      <w:r w:rsidRPr="002538D4">
        <w:rPr>
          <w:highlight w:val="white"/>
        </w:rPr>
        <w:t>}</w:t>
      </w:r>
    </w:p>
    <w:p w14:paraId="51F800A5" w14:textId="77777777" w:rsidR="005E7D2C" w:rsidRPr="00EC76D5" w:rsidRDefault="005E7D2C" w:rsidP="005E7D2C">
      <w:pPr>
        <w:pStyle w:val="Rubrik2"/>
      </w:pPr>
      <w:bookmarkStart w:id="500" w:name="_Toc53473654"/>
      <w:r w:rsidRPr="00EC76D5">
        <w:t>Container Classes</w:t>
      </w:r>
      <w:bookmarkEnd w:id="500"/>
    </w:p>
    <w:p w14:paraId="323D94FB" w14:textId="77777777" w:rsidR="005E7D2C" w:rsidRPr="00EC76D5" w:rsidRDefault="005E7D2C" w:rsidP="005E7D2C">
      <w:r>
        <w:t>C#</w:t>
      </w:r>
      <w:r w:rsidRPr="00EC76D5">
        <w:t xml:space="preserve"> has a large class library holding many container classes. However, there are no classes for ordered or unordered pairs, there is also no classes for triples or tuples.</w:t>
      </w:r>
    </w:p>
    <w:p w14:paraId="7F892F41" w14:textId="77777777" w:rsidR="005E7D2C" w:rsidRPr="00EC76D5" w:rsidRDefault="005E7D2C" w:rsidP="005E7D2C">
      <w:pPr>
        <w:pStyle w:val="Rubrik3"/>
      </w:pPr>
      <w:bookmarkStart w:id="501" w:name="_Toc53473655"/>
      <w:r w:rsidRPr="00EC76D5">
        <w:t>Ordered Pair</w:t>
      </w:r>
      <w:bookmarkEnd w:id="501"/>
    </w:p>
    <w:p w14:paraId="4CE6DB28" w14:textId="77777777" w:rsidR="005E7D2C" w:rsidRPr="00EC76D5" w:rsidRDefault="005E7D2C" w:rsidP="005E7D2C">
      <w:r w:rsidRPr="00EC76D5">
        <w:t xml:space="preserve">In the preprocessor (and in several other classes in the following chapters) we also need the auxiliary class </w:t>
      </w:r>
      <w:r w:rsidRPr="00EC76D5">
        <w:rPr>
          <w:rStyle w:val="CodeInText"/>
        </w:rPr>
        <w:t>Pair</w:t>
      </w:r>
      <w:r w:rsidRPr="00EC76D5">
        <w:t>.</w:t>
      </w:r>
    </w:p>
    <w:p w14:paraId="4F7261D3" w14:textId="77777777" w:rsidR="005E7D2C" w:rsidRPr="00EC76D5" w:rsidRDefault="005E7D2C" w:rsidP="005E7D2C">
      <w:pPr>
        <w:pStyle w:val="CodeHeader"/>
      </w:pPr>
      <w:proofErr w:type="spellStart"/>
      <w:r w:rsidRPr="00EC76D5">
        <w:t>Pair.</w:t>
      </w:r>
      <w:r>
        <w:t>cs</w:t>
      </w:r>
      <w:proofErr w:type="spellEnd"/>
    </w:p>
    <w:p w14:paraId="721FC2C0" w14:textId="77777777" w:rsidR="005E7D2C" w:rsidRPr="003C06B4" w:rsidRDefault="005E7D2C" w:rsidP="005E7D2C">
      <w:pPr>
        <w:pStyle w:val="Code"/>
        <w:rPr>
          <w:highlight w:val="white"/>
        </w:rPr>
      </w:pPr>
      <w:r w:rsidRPr="003C06B4">
        <w:rPr>
          <w:highlight w:val="white"/>
        </w:rPr>
        <w:t>namespace CCompiler {</w:t>
      </w:r>
    </w:p>
    <w:p w14:paraId="477F3D8E" w14:textId="77777777" w:rsidR="005E7D2C" w:rsidRPr="003C06B4" w:rsidRDefault="005E7D2C" w:rsidP="005E7D2C">
      <w:pPr>
        <w:pStyle w:val="Code"/>
        <w:rPr>
          <w:highlight w:val="white"/>
        </w:rPr>
      </w:pPr>
      <w:r w:rsidRPr="003C06B4">
        <w:rPr>
          <w:highlight w:val="white"/>
        </w:rPr>
        <w:t xml:space="preserve">  public class Pair&lt;FirstType,SecondType&gt; {</w:t>
      </w:r>
    </w:p>
    <w:p w14:paraId="77694986" w14:textId="77777777" w:rsidR="005E7D2C" w:rsidRPr="003C06B4" w:rsidRDefault="005E7D2C" w:rsidP="005E7D2C">
      <w:pPr>
        <w:pStyle w:val="Code"/>
        <w:rPr>
          <w:highlight w:val="white"/>
        </w:rPr>
      </w:pPr>
      <w:r w:rsidRPr="003C06B4">
        <w:rPr>
          <w:highlight w:val="white"/>
        </w:rPr>
        <w:t xml:space="preserve">    private FirstType m_first;</w:t>
      </w:r>
    </w:p>
    <w:p w14:paraId="1D368AD3" w14:textId="77777777" w:rsidR="005E7D2C" w:rsidRPr="003C06B4" w:rsidRDefault="005E7D2C" w:rsidP="005E7D2C">
      <w:pPr>
        <w:pStyle w:val="Code"/>
        <w:rPr>
          <w:highlight w:val="white"/>
        </w:rPr>
      </w:pPr>
      <w:r w:rsidRPr="003C06B4">
        <w:rPr>
          <w:highlight w:val="white"/>
        </w:rPr>
        <w:t xml:space="preserve">    private SecondType m_second;</w:t>
      </w:r>
    </w:p>
    <w:p w14:paraId="50787EEB" w14:textId="77777777" w:rsidR="005E7D2C" w:rsidRPr="003C06B4" w:rsidRDefault="005E7D2C" w:rsidP="005E7D2C">
      <w:pPr>
        <w:pStyle w:val="Code"/>
        <w:rPr>
          <w:highlight w:val="white"/>
        </w:rPr>
      </w:pPr>
    </w:p>
    <w:p w14:paraId="39A9D50A" w14:textId="77777777" w:rsidR="005E7D2C" w:rsidRPr="003C06B4" w:rsidRDefault="005E7D2C" w:rsidP="005E7D2C">
      <w:pPr>
        <w:pStyle w:val="Code"/>
        <w:rPr>
          <w:highlight w:val="white"/>
        </w:rPr>
      </w:pPr>
      <w:r w:rsidRPr="003C06B4">
        <w:rPr>
          <w:highlight w:val="white"/>
        </w:rPr>
        <w:t xml:space="preserve">    public Pair(FirstType first, SecondType second) {</w:t>
      </w:r>
    </w:p>
    <w:p w14:paraId="435EA80A" w14:textId="77777777" w:rsidR="005E7D2C" w:rsidRPr="003C06B4" w:rsidRDefault="005E7D2C" w:rsidP="005E7D2C">
      <w:pPr>
        <w:pStyle w:val="Code"/>
        <w:rPr>
          <w:highlight w:val="white"/>
        </w:rPr>
      </w:pPr>
      <w:r w:rsidRPr="003C06B4">
        <w:rPr>
          <w:highlight w:val="white"/>
        </w:rPr>
        <w:t xml:space="preserve">      m_first = first;</w:t>
      </w:r>
    </w:p>
    <w:p w14:paraId="21616572" w14:textId="77777777" w:rsidR="005E7D2C" w:rsidRPr="003C06B4" w:rsidRDefault="005E7D2C" w:rsidP="005E7D2C">
      <w:pPr>
        <w:pStyle w:val="Code"/>
        <w:rPr>
          <w:highlight w:val="white"/>
        </w:rPr>
      </w:pPr>
      <w:r w:rsidRPr="003C06B4">
        <w:rPr>
          <w:highlight w:val="white"/>
        </w:rPr>
        <w:t xml:space="preserve">      m_second = second;</w:t>
      </w:r>
    </w:p>
    <w:p w14:paraId="307D89C7" w14:textId="77777777" w:rsidR="005E7D2C" w:rsidRPr="003C06B4" w:rsidRDefault="005E7D2C" w:rsidP="005E7D2C">
      <w:pPr>
        <w:pStyle w:val="Code"/>
        <w:rPr>
          <w:highlight w:val="white"/>
        </w:rPr>
      </w:pPr>
      <w:r w:rsidRPr="003C06B4">
        <w:rPr>
          <w:highlight w:val="white"/>
        </w:rPr>
        <w:t xml:space="preserve">    }</w:t>
      </w:r>
    </w:p>
    <w:p w14:paraId="5B1B5615" w14:textId="77777777" w:rsidR="005E7D2C" w:rsidRPr="003C06B4" w:rsidRDefault="005E7D2C" w:rsidP="005E7D2C">
      <w:pPr>
        <w:pStyle w:val="Code"/>
        <w:rPr>
          <w:highlight w:val="white"/>
        </w:rPr>
      </w:pPr>
    </w:p>
    <w:p w14:paraId="42C245B6" w14:textId="77777777" w:rsidR="005E7D2C" w:rsidRPr="003C06B4" w:rsidRDefault="005E7D2C" w:rsidP="005E7D2C">
      <w:pPr>
        <w:pStyle w:val="Code"/>
        <w:rPr>
          <w:highlight w:val="white"/>
        </w:rPr>
      </w:pPr>
      <w:r w:rsidRPr="003C06B4">
        <w:rPr>
          <w:highlight w:val="white"/>
        </w:rPr>
        <w:t xml:space="preserve">    public FirstType First {</w:t>
      </w:r>
    </w:p>
    <w:p w14:paraId="31F9280A" w14:textId="77777777" w:rsidR="005E7D2C" w:rsidRPr="003C06B4" w:rsidRDefault="005E7D2C" w:rsidP="005E7D2C">
      <w:pPr>
        <w:pStyle w:val="Code"/>
        <w:rPr>
          <w:highlight w:val="white"/>
        </w:rPr>
      </w:pPr>
      <w:r w:rsidRPr="003C06B4">
        <w:rPr>
          <w:highlight w:val="white"/>
        </w:rPr>
        <w:t xml:space="preserve">      get { return m_first; }</w:t>
      </w:r>
    </w:p>
    <w:p w14:paraId="3E81E811" w14:textId="77777777" w:rsidR="005E7D2C" w:rsidRPr="003C06B4" w:rsidRDefault="005E7D2C" w:rsidP="005E7D2C">
      <w:pPr>
        <w:pStyle w:val="Code"/>
        <w:rPr>
          <w:highlight w:val="white"/>
        </w:rPr>
      </w:pPr>
      <w:r w:rsidRPr="003C06B4">
        <w:rPr>
          <w:highlight w:val="white"/>
        </w:rPr>
        <w:t xml:space="preserve">      set { m_first = value; }</w:t>
      </w:r>
    </w:p>
    <w:p w14:paraId="18B0A540" w14:textId="77777777" w:rsidR="005E7D2C" w:rsidRPr="003C06B4" w:rsidRDefault="005E7D2C" w:rsidP="005E7D2C">
      <w:pPr>
        <w:pStyle w:val="Code"/>
        <w:rPr>
          <w:highlight w:val="white"/>
        </w:rPr>
      </w:pPr>
      <w:r w:rsidRPr="003C06B4">
        <w:rPr>
          <w:highlight w:val="white"/>
        </w:rPr>
        <w:t xml:space="preserve">    }</w:t>
      </w:r>
    </w:p>
    <w:p w14:paraId="4BC05041" w14:textId="77777777" w:rsidR="005E7D2C" w:rsidRPr="003C06B4" w:rsidRDefault="005E7D2C" w:rsidP="005E7D2C">
      <w:pPr>
        <w:pStyle w:val="Code"/>
        <w:rPr>
          <w:highlight w:val="white"/>
        </w:rPr>
      </w:pPr>
    </w:p>
    <w:p w14:paraId="2BD3BCCF" w14:textId="77777777" w:rsidR="005E7D2C" w:rsidRPr="003C06B4" w:rsidRDefault="005E7D2C" w:rsidP="005E7D2C">
      <w:pPr>
        <w:pStyle w:val="Code"/>
        <w:rPr>
          <w:highlight w:val="white"/>
        </w:rPr>
      </w:pPr>
      <w:r w:rsidRPr="003C06B4">
        <w:rPr>
          <w:highlight w:val="white"/>
        </w:rPr>
        <w:lastRenderedPageBreak/>
        <w:t xml:space="preserve">    public SecondType Second {</w:t>
      </w:r>
    </w:p>
    <w:p w14:paraId="74FF19F4" w14:textId="77777777" w:rsidR="005E7D2C" w:rsidRPr="003C06B4" w:rsidRDefault="005E7D2C" w:rsidP="005E7D2C">
      <w:pPr>
        <w:pStyle w:val="Code"/>
        <w:rPr>
          <w:highlight w:val="white"/>
        </w:rPr>
      </w:pPr>
      <w:r w:rsidRPr="003C06B4">
        <w:rPr>
          <w:highlight w:val="white"/>
        </w:rPr>
        <w:t xml:space="preserve">      get { return m_second; }</w:t>
      </w:r>
    </w:p>
    <w:p w14:paraId="79938DCA" w14:textId="77777777" w:rsidR="005E7D2C" w:rsidRPr="003C06B4" w:rsidRDefault="005E7D2C" w:rsidP="005E7D2C">
      <w:pPr>
        <w:pStyle w:val="Code"/>
        <w:rPr>
          <w:highlight w:val="white"/>
        </w:rPr>
      </w:pPr>
      <w:r w:rsidRPr="003C06B4">
        <w:rPr>
          <w:highlight w:val="white"/>
        </w:rPr>
        <w:t xml:space="preserve">      set { m_second = value; }</w:t>
      </w:r>
    </w:p>
    <w:p w14:paraId="2CB36ACE" w14:textId="77777777" w:rsidR="005E7D2C" w:rsidRPr="003C06B4" w:rsidRDefault="005E7D2C" w:rsidP="005E7D2C">
      <w:pPr>
        <w:pStyle w:val="Code"/>
        <w:rPr>
          <w:highlight w:val="white"/>
        </w:rPr>
      </w:pPr>
      <w:r w:rsidRPr="003C06B4">
        <w:rPr>
          <w:highlight w:val="white"/>
        </w:rPr>
        <w:t xml:space="preserve">    }</w:t>
      </w:r>
    </w:p>
    <w:p w14:paraId="7A153461" w14:textId="77777777" w:rsidR="005E7D2C" w:rsidRPr="003C06B4" w:rsidRDefault="005E7D2C" w:rsidP="005E7D2C">
      <w:pPr>
        <w:pStyle w:val="Code"/>
        <w:rPr>
          <w:highlight w:val="white"/>
        </w:rPr>
      </w:pPr>
    </w:p>
    <w:p w14:paraId="1A875B63" w14:textId="77777777" w:rsidR="005E7D2C" w:rsidRPr="003C06B4" w:rsidRDefault="005E7D2C" w:rsidP="005E7D2C">
      <w:pPr>
        <w:pStyle w:val="Code"/>
        <w:rPr>
          <w:highlight w:val="white"/>
        </w:rPr>
      </w:pPr>
      <w:r w:rsidRPr="003C06B4">
        <w:rPr>
          <w:highlight w:val="white"/>
        </w:rPr>
        <w:t xml:space="preserve">    public override int GetHashCode() {</w:t>
      </w:r>
    </w:p>
    <w:p w14:paraId="55C9990A" w14:textId="77777777" w:rsidR="005E7D2C" w:rsidRPr="003C06B4" w:rsidRDefault="005E7D2C" w:rsidP="005E7D2C">
      <w:pPr>
        <w:pStyle w:val="Code"/>
        <w:rPr>
          <w:highlight w:val="white"/>
        </w:rPr>
      </w:pPr>
      <w:r w:rsidRPr="003C06B4">
        <w:rPr>
          <w:highlight w:val="white"/>
        </w:rPr>
        <w:t xml:space="preserve">      return m_first.GetHashCode() + m_second.GetHashCode();</w:t>
      </w:r>
    </w:p>
    <w:p w14:paraId="3200F7B0" w14:textId="77777777" w:rsidR="005E7D2C" w:rsidRPr="003C06B4" w:rsidRDefault="005E7D2C" w:rsidP="005E7D2C">
      <w:pPr>
        <w:pStyle w:val="Code"/>
        <w:rPr>
          <w:highlight w:val="white"/>
        </w:rPr>
      </w:pPr>
      <w:r w:rsidRPr="003C06B4">
        <w:rPr>
          <w:highlight w:val="white"/>
        </w:rPr>
        <w:t xml:space="preserve">    }</w:t>
      </w:r>
    </w:p>
    <w:p w14:paraId="6A2AF9B8" w14:textId="77777777" w:rsidR="005E7D2C" w:rsidRPr="003C06B4" w:rsidRDefault="005E7D2C" w:rsidP="005E7D2C">
      <w:pPr>
        <w:pStyle w:val="Code"/>
        <w:rPr>
          <w:highlight w:val="white"/>
        </w:rPr>
      </w:pPr>
    </w:p>
    <w:p w14:paraId="0DBAFF6F" w14:textId="77777777" w:rsidR="005E7D2C" w:rsidRPr="003C06B4" w:rsidRDefault="005E7D2C" w:rsidP="005E7D2C">
      <w:pPr>
        <w:pStyle w:val="Code"/>
        <w:rPr>
          <w:highlight w:val="white"/>
        </w:rPr>
      </w:pPr>
      <w:r w:rsidRPr="003C06B4">
        <w:rPr>
          <w:highlight w:val="white"/>
        </w:rPr>
        <w:t xml:space="preserve">    public override bool Equals(object obj) {</w:t>
      </w:r>
    </w:p>
    <w:p w14:paraId="59E5F4E7" w14:textId="77777777" w:rsidR="005E7D2C" w:rsidRPr="003C06B4" w:rsidRDefault="005E7D2C" w:rsidP="005E7D2C">
      <w:pPr>
        <w:pStyle w:val="Code"/>
        <w:rPr>
          <w:highlight w:val="white"/>
        </w:rPr>
      </w:pPr>
      <w:r w:rsidRPr="003C06B4">
        <w:rPr>
          <w:highlight w:val="white"/>
        </w:rPr>
        <w:t xml:space="preserve">      if (obj is Pair&lt;FirstType,SecondType&gt;) {</w:t>
      </w:r>
    </w:p>
    <w:p w14:paraId="65F128DE"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6FB9BC84" w14:textId="77777777" w:rsidR="005E7D2C" w:rsidRPr="003C06B4" w:rsidRDefault="005E7D2C" w:rsidP="005E7D2C">
      <w:pPr>
        <w:pStyle w:val="Code"/>
        <w:rPr>
          <w:highlight w:val="white"/>
        </w:rPr>
      </w:pPr>
      <w:r w:rsidRPr="003C06B4">
        <w:rPr>
          <w:highlight w:val="white"/>
        </w:rPr>
        <w:t xml:space="preserve">        return m_first.Equals(pair.m_first) &amp;&amp; m_second.Equals(m_second);</w:t>
      </w:r>
    </w:p>
    <w:p w14:paraId="4381F50F" w14:textId="77777777" w:rsidR="005E7D2C" w:rsidRPr="003C06B4" w:rsidRDefault="005E7D2C" w:rsidP="005E7D2C">
      <w:pPr>
        <w:pStyle w:val="Code"/>
        <w:rPr>
          <w:highlight w:val="white"/>
        </w:rPr>
      </w:pPr>
      <w:r w:rsidRPr="003C06B4">
        <w:rPr>
          <w:highlight w:val="white"/>
        </w:rPr>
        <w:t xml:space="preserve">      }</w:t>
      </w:r>
    </w:p>
    <w:p w14:paraId="6BA329DF" w14:textId="77777777" w:rsidR="005E7D2C" w:rsidRPr="003C06B4" w:rsidRDefault="005E7D2C" w:rsidP="005E7D2C">
      <w:pPr>
        <w:pStyle w:val="Code"/>
        <w:rPr>
          <w:highlight w:val="white"/>
        </w:rPr>
      </w:pPr>
      <w:r w:rsidRPr="003C06B4">
        <w:rPr>
          <w:highlight w:val="white"/>
        </w:rPr>
        <w:t xml:space="preserve">    </w:t>
      </w:r>
    </w:p>
    <w:p w14:paraId="6D8A3FA7" w14:textId="77777777" w:rsidR="005E7D2C" w:rsidRPr="003C06B4" w:rsidRDefault="005E7D2C" w:rsidP="005E7D2C">
      <w:pPr>
        <w:pStyle w:val="Code"/>
        <w:rPr>
          <w:highlight w:val="white"/>
        </w:rPr>
      </w:pPr>
      <w:r w:rsidRPr="003C06B4">
        <w:rPr>
          <w:highlight w:val="white"/>
        </w:rPr>
        <w:t xml:space="preserve">      return false;</w:t>
      </w:r>
    </w:p>
    <w:p w14:paraId="6BB8DC61" w14:textId="77777777" w:rsidR="005E7D2C" w:rsidRPr="003C06B4" w:rsidRDefault="005E7D2C" w:rsidP="005E7D2C">
      <w:pPr>
        <w:pStyle w:val="Code"/>
        <w:rPr>
          <w:highlight w:val="white"/>
        </w:rPr>
      </w:pPr>
      <w:r w:rsidRPr="003C06B4">
        <w:rPr>
          <w:highlight w:val="white"/>
        </w:rPr>
        <w:t xml:space="preserve">    }</w:t>
      </w:r>
    </w:p>
    <w:p w14:paraId="2DEB790A" w14:textId="77777777" w:rsidR="005E7D2C" w:rsidRPr="003C06B4" w:rsidRDefault="005E7D2C" w:rsidP="005E7D2C">
      <w:pPr>
        <w:pStyle w:val="Code"/>
        <w:rPr>
          <w:highlight w:val="white"/>
        </w:rPr>
      </w:pPr>
      <w:r w:rsidRPr="003C06B4">
        <w:rPr>
          <w:highlight w:val="white"/>
        </w:rPr>
        <w:t xml:space="preserve">  }</w:t>
      </w:r>
    </w:p>
    <w:p w14:paraId="3D8F3B97" w14:textId="77777777" w:rsidR="005E7D2C" w:rsidRPr="00EC76D5" w:rsidRDefault="005E7D2C" w:rsidP="005E7D2C">
      <w:pPr>
        <w:pStyle w:val="Code"/>
      </w:pPr>
      <w:r w:rsidRPr="003C06B4">
        <w:rPr>
          <w:highlight w:val="white"/>
        </w:rPr>
        <w:t>}</w:t>
      </w:r>
      <w:r w:rsidRPr="00EC76D5">
        <w:t>Unordered Pair</w:t>
      </w:r>
    </w:p>
    <w:p w14:paraId="3AEDEA38" w14:textId="77777777" w:rsidR="005E7D2C" w:rsidRPr="00EC76D5" w:rsidRDefault="005E7D2C" w:rsidP="005E7D2C">
      <w:r w:rsidRPr="006C216A">
        <w:rPr>
          <w:rStyle w:val="KeyWord0"/>
        </w:rPr>
        <w:t>UnorderedPair</w:t>
      </w:r>
      <w:r w:rsidRPr="006C216A">
        <w:t xml:space="preserve"> is a subclass of </w:t>
      </w:r>
      <w:r w:rsidRPr="006C216A">
        <w:rPr>
          <w:rStyle w:val="KeyWord0"/>
        </w:rPr>
        <w:t>Pair</w:t>
      </w:r>
      <w:r w:rsidRPr="006C216A">
        <w:t>, t</w:t>
      </w:r>
      <w:r w:rsidRPr="00EC76D5">
        <w:t>he difference is</w:t>
      </w:r>
      <w:r>
        <w:t xml:space="preserve"> that</w:t>
      </w:r>
      <w:r w:rsidRPr="00EC76D5">
        <w:t xml:space="preserve"> two </w:t>
      </w:r>
      <w:r>
        <w:t xml:space="preserve">unordered </w:t>
      </w:r>
      <w:r w:rsidRPr="00EC76D5">
        <w:t>pair</w:t>
      </w:r>
      <w:r>
        <w:t>s</w:t>
      </w:r>
      <w:r w:rsidRPr="00EC76D5">
        <w:t xml:space="preserve"> are considered equal even if their values are switched.</w:t>
      </w:r>
    </w:p>
    <w:p w14:paraId="543F426E" w14:textId="77777777" w:rsidR="005E7D2C" w:rsidRDefault="005E7D2C" w:rsidP="005E7D2C">
      <w:pPr>
        <w:pStyle w:val="CodeHeader"/>
      </w:pPr>
      <w:proofErr w:type="spellStart"/>
      <w:r w:rsidRPr="00EC76D5">
        <w:t>UnorderdPair.</w:t>
      </w:r>
      <w:r>
        <w:t>cs</w:t>
      </w:r>
      <w:proofErr w:type="spellEnd"/>
    </w:p>
    <w:p w14:paraId="19E458DE" w14:textId="77777777" w:rsidR="005E7D2C" w:rsidRPr="003C06B4" w:rsidRDefault="005E7D2C" w:rsidP="005E7D2C">
      <w:pPr>
        <w:pStyle w:val="Code"/>
        <w:rPr>
          <w:highlight w:val="white"/>
        </w:rPr>
      </w:pPr>
      <w:r w:rsidRPr="003C06B4">
        <w:rPr>
          <w:highlight w:val="white"/>
        </w:rPr>
        <w:t>namespace CCompiler {</w:t>
      </w:r>
    </w:p>
    <w:p w14:paraId="68320D7E" w14:textId="77777777" w:rsidR="005E7D2C" w:rsidRPr="003C06B4" w:rsidRDefault="005E7D2C" w:rsidP="005E7D2C">
      <w:pPr>
        <w:pStyle w:val="Code"/>
        <w:rPr>
          <w:highlight w:val="white"/>
        </w:rPr>
      </w:pPr>
      <w:r w:rsidRPr="003C06B4">
        <w:rPr>
          <w:highlight w:val="white"/>
        </w:rPr>
        <w:t xml:space="preserve">  public class UnorderedPair&lt;FirstType,SecondType&gt; :</w:t>
      </w:r>
    </w:p>
    <w:p w14:paraId="633C9A99" w14:textId="77777777" w:rsidR="005E7D2C" w:rsidRPr="003C06B4" w:rsidRDefault="005E7D2C" w:rsidP="005E7D2C">
      <w:pPr>
        <w:pStyle w:val="Code"/>
        <w:rPr>
          <w:highlight w:val="white"/>
        </w:rPr>
      </w:pPr>
      <w:r w:rsidRPr="003C06B4">
        <w:rPr>
          <w:highlight w:val="white"/>
        </w:rPr>
        <w:t xml:space="preserve">               Pair&lt;FirstType,SecondType&gt;{</w:t>
      </w:r>
    </w:p>
    <w:p w14:paraId="2703DB24" w14:textId="77777777" w:rsidR="005E7D2C" w:rsidRPr="003C06B4" w:rsidRDefault="005E7D2C" w:rsidP="005E7D2C">
      <w:pPr>
        <w:pStyle w:val="Code"/>
        <w:rPr>
          <w:highlight w:val="white"/>
        </w:rPr>
      </w:pPr>
      <w:r w:rsidRPr="003C06B4">
        <w:rPr>
          <w:highlight w:val="white"/>
        </w:rPr>
        <w:t xml:space="preserve">    public UnorderedPair(FirstType first, SecondType second)</w:t>
      </w:r>
    </w:p>
    <w:p w14:paraId="59FABBB5" w14:textId="77777777" w:rsidR="005E7D2C" w:rsidRPr="003C06B4" w:rsidRDefault="005E7D2C" w:rsidP="005E7D2C">
      <w:pPr>
        <w:pStyle w:val="Code"/>
        <w:rPr>
          <w:highlight w:val="white"/>
        </w:rPr>
      </w:pPr>
      <w:r w:rsidRPr="003C06B4">
        <w:rPr>
          <w:highlight w:val="white"/>
        </w:rPr>
        <w:t xml:space="preserve">     :base(first, second) {</w:t>
      </w:r>
    </w:p>
    <w:p w14:paraId="03000179" w14:textId="77777777" w:rsidR="005E7D2C" w:rsidRPr="003C06B4" w:rsidRDefault="005E7D2C" w:rsidP="005E7D2C">
      <w:pPr>
        <w:pStyle w:val="Code"/>
        <w:rPr>
          <w:highlight w:val="white"/>
        </w:rPr>
      </w:pPr>
      <w:r w:rsidRPr="003C06B4">
        <w:rPr>
          <w:highlight w:val="white"/>
        </w:rPr>
        <w:t xml:space="preserve">      // Empty.</w:t>
      </w:r>
    </w:p>
    <w:p w14:paraId="324535F5" w14:textId="77777777" w:rsidR="005E7D2C" w:rsidRPr="003C06B4" w:rsidRDefault="005E7D2C" w:rsidP="005E7D2C">
      <w:pPr>
        <w:pStyle w:val="Code"/>
        <w:rPr>
          <w:highlight w:val="white"/>
        </w:rPr>
      </w:pPr>
      <w:r w:rsidRPr="003C06B4">
        <w:rPr>
          <w:highlight w:val="white"/>
        </w:rPr>
        <w:t xml:space="preserve">    }</w:t>
      </w:r>
    </w:p>
    <w:p w14:paraId="2433B7EC" w14:textId="77777777" w:rsidR="005E7D2C" w:rsidRPr="003C06B4" w:rsidRDefault="005E7D2C" w:rsidP="005E7D2C">
      <w:pPr>
        <w:pStyle w:val="Code"/>
        <w:rPr>
          <w:highlight w:val="white"/>
        </w:rPr>
      </w:pPr>
    </w:p>
    <w:p w14:paraId="6F23A0E3" w14:textId="77777777" w:rsidR="005E7D2C" w:rsidRPr="003C06B4" w:rsidRDefault="005E7D2C" w:rsidP="005E7D2C">
      <w:pPr>
        <w:pStyle w:val="Code"/>
        <w:rPr>
          <w:highlight w:val="white"/>
        </w:rPr>
      </w:pPr>
      <w:r w:rsidRPr="003C06B4">
        <w:rPr>
          <w:highlight w:val="white"/>
        </w:rPr>
        <w:t xml:space="preserve">    public override int GetHashCode() {</w:t>
      </w:r>
    </w:p>
    <w:p w14:paraId="44E02198" w14:textId="77777777" w:rsidR="005E7D2C" w:rsidRPr="003C06B4" w:rsidRDefault="005E7D2C" w:rsidP="005E7D2C">
      <w:pPr>
        <w:pStyle w:val="Code"/>
        <w:rPr>
          <w:highlight w:val="white"/>
        </w:rPr>
      </w:pPr>
      <w:r w:rsidRPr="003C06B4">
        <w:rPr>
          <w:highlight w:val="white"/>
        </w:rPr>
        <w:t xml:space="preserve">      return base.GetHashCode();</w:t>
      </w:r>
    </w:p>
    <w:p w14:paraId="6575AB3E" w14:textId="77777777" w:rsidR="005E7D2C" w:rsidRPr="003C06B4" w:rsidRDefault="005E7D2C" w:rsidP="005E7D2C">
      <w:pPr>
        <w:pStyle w:val="Code"/>
        <w:rPr>
          <w:highlight w:val="white"/>
        </w:rPr>
      </w:pPr>
      <w:r w:rsidRPr="003C06B4">
        <w:rPr>
          <w:highlight w:val="white"/>
        </w:rPr>
        <w:t xml:space="preserve">    }</w:t>
      </w:r>
    </w:p>
    <w:p w14:paraId="6E37605B" w14:textId="77777777" w:rsidR="005E7D2C" w:rsidRPr="003C06B4" w:rsidRDefault="005E7D2C" w:rsidP="005E7D2C">
      <w:pPr>
        <w:pStyle w:val="Code"/>
        <w:rPr>
          <w:highlight w:val="white"/>
        </w:rPr>
      </w:pPr>
    </w:p>
    <w:p w14:paraId="5D788668" w14:textId="77777777" w:rsidR="005E7D2C" w:rsidRPr="003C06B4" w:rsidRDefault="005E7D2C" w:rsidP="005E7D2C">
      <w:pPr>
        <w:pStyle w:val="Code"/>
        <w:rPr>
          <w:highlight w:val="white"/>
        </w:rPr>
      </w:pPr>
      <w:r w:rsidRPr="003C06B4">
        <w:rPr>
          <w:highlight w:val="white"/>
        </w:rPr>
        <w:t xml:space="preserve">    public override bool Equals(object obj) {</w:t>
      </w:r>
    </w:p>
    <w:p w14:paraId="73C92DA7" w14:textId="77777777" w:rsidR="005E7D2C" w:rsidRPr="003C06B4" w:rsidRDefault="005E7D2C" w:rsidP="005E7D2C">
      <w:pPr>
        <w:pStyle w:val="Code"/>
        <w:rPr>
          <w:highlight w:val="white"/>
        </w:rPr>
      </w:pPr>
      <w:r w:rsidRPr="003C06B4">
        <w:rPr>
          <w:highlight w:val="white"/>
        </w:rPr>
        <w:t xml:space="preserve">      if (obj is UnorderedPair&lt;FirstType,SecondType&gt;) {</w:t>
      </w:r>
    </w:p>
    <w:p w14:paraId="07E952C3"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1D18B651" w14:textId="77777777" w:rsidR="005E7D2C" w:rsidRPr="003C06B4" w:rsidRDefault="005E7D2C" w:rsidP="005E7D2C">
      <w:pPr>
        <w:pStyle w:val="Code"/>
        <w:rPr>
          <w:highlight w:val="white"/>
        </w:rPr>
      </w:pPr>
      <w:r w:rsidRPr="003C06B4">
        <w:rPr>
          <w:highlight w:val="white"/>
        </w:rPr>
        <w:t xml:space="preserve">        return (First.Equals(pair.First) &amp;&amp; Second.Equals(pair.Second)) ||</w:t>
      </w:r>
    </w:p>
    <w:p w14:paraId="58171319" w14:textId="77777777" w:rsidR="005E7D2C" w:rsidRPr="003C06B4" w:rsidRDefault="005E7D2C" w:rsidP="005E7D2C">
      <w:pPr>
        <w:pStyle w:val="Code"/>
        <w:rPr>
          <w:highlight w:val="white"/>
        </w:rPr>
      </w:pPr>
      <w:r w:rsidRPr="003C06B4">
        <w:rPr>
          <w:highlight w:val="white"/>
        </w:rPr>
        <w:t xml:space="preserve">               (First.Equals(pair.Second) &amp;&amp; Second.Equals(pair.First));</w:t>
      </w:r>
    </w:p>
    <w:p w14:paraId="08447F7A" w14:textId="77777777" w:rsidR="005E7D2C" w:rsidRPr="003C06B4" w:rsidRDefault="005E7D2C" w:rsidP="005E7D2C">
      <w:pPr>
        <w:pStyle w:val="Code"/>
        <w:rPr>
          <w:highlight w:val="white"/>
        </w:rPr>
      </w:pPr>
      <w:r w:rsidRPr="003C06B4">
        <w:rPr>
          <w:highlight w:val="white"/>
        </w:rPr>
        <w:t xml:space="preserve">      }</w:t>
      </w:r>
    </w:p>
    <w:p w14:paraId="46DB132F" w14:textId="77777777" w:rsidR="005E7D2C" w:rsidRPr="003C06B4" w:rsidRDefault="005E7D2C" w:rsidP="005E7D2C">
      <w:pPr>
        <w:pStyle w:val="Code"/>
        <w:rPr>
          <w:highlight w:val="white"/>
        </w:rPr>
      </w:pPr>
      <w:r w:rsidRPr="003C06B4">
        <w:rPr>
          <w:highlight w:val="white"/>
        </w:rPr>
        <w:t xml:space="preserve">    </w:t>
      </w:r>
    </w:p>
    <w:p w14:paraId="5D7BBDD3" w14:textId="77777777" w:rsidR="005E7D2C" w:rsidRPr="003C06B4" w:rsidRDefault="005E7D2C" w:rsidP="005E7D2C">
      <w:pPr>
        <w:pStyle w:val="Code"/>
        <w:rPr>
          <w:highlight w:val="white"/>
        </w:rPr>
      </w:pPr>
      <w:r w:rsidRPr="003C06B4">
        <w:rPr>
          <w:highlight w:val="white"/>
        </w:rPr>
        <w:t xml:space="preserve">      return false;</w:t>
      </w:r>
    </w:p>
    <w:p w14:paraId="6F2E39FE" w14:textId="77777777" w:rsidR="005E7D2C" w:rsidRPr="003C06B4" w:rsidRDefault="005E7D2C" w:rsidP="005E7D2C">
      <w:pPr>
        <w:pStyle w:val="Code"/>
        <w:rPr>
          <w:highlight w:val="white"/>
        </w:rPr>
      </w:pPr>
      <w:r w:rsidRPr="003C06B4">
        <w:rPr>
          <w:highlight w:val="white"/>
        </w:rPr>
        <w:t xml:space="preserve">    }</w:t>
      </w:r>
    </w:p>
    <w:p w14:paraId="5B73A628" w14:textId="77777777" w:rsidR="005E7D2C" w:rsidRPr="003C06B4" w:rsidRDefault="005E7D2C" w:rsidP="005E7D2C">
      <w:pPr>
        <w:pStyle w:val="Code"/>
        <w:rPr>
          <w:highlight w:val="white"/>
        </w:rPr>
      </w:pPr>
      <w:r w:rsidRPr="003C06B4">
        <w:rPr>
          <w:highlight w:val="white"/>
        </w:rPr>
        <w:t xml:space="preserve">  }</w:t>
      </w:r>
    </w:p>
    <w:p w14:paraId="7EBA211F" w14:textId="77777777" w:rsidR="005E7D2C" w:rsidRPr="003C06B4" w:rsidRDefault="005E7D2C" w:rsidP="005E7D2C">
      <w:pPr>
        <w:pStyle w:val="Code"/>
        <w:rPr>
          <w:highlight w:val="white"/>
        </w:rPr>
      </w:pPr>
      <w:r w:rsidRPr="003C06B4">
        <w:rPr>
          <w:highlight w:val="white"/>
        </w:rPr>
        <w:t>}</w:t>
      </w:r>
    </w:p>
    <w:p w14:paraId="4595A53D" w14:textId="77777777" w:rsidR="005E7D2C" w:rsidRPr="00EC76D5" w:rsidRDefault="005E7D2C" w:rsidP="005E7D2C">
      <w:pPr>
        <w:pStyle w:val="Rubrik3"/>
      </w:pPr>
      <w:bookmarkStart w:id="502" w:name="_Toc53473656"/>
      <w:r w:rsidRPr="00EC76D5">
        <w:t>Triple</w:t>
      </w:r>
      <w:bookmarkEnd w:id="502"/>
    </w:p>
    <w:p w14:paraId="18F0DC1F" w14:textId="77777777" w:rsidR="005E7D2C" w:rsidRPr="00EC76D5" w:rsidRDefault="005E7D2C" w:rsidP="005E7D2C">
      <w:r w:rsidRPr="003D294F">
        <w:t xml:space="preserve">Moreover, we also need the class </w:t>
      </w:r>
      <w:r w:rsidRPr="003D294F">
        <w:rPr>
          <w:rStyle w:val="KeyWord0"/>
        </w:rPr>
        <w:t>Triple</w:t>
      </w:r>
      <w:r w:rsidRPr="003D294F">
        <w:t xml:space="preserve">, to hold three values. </w:t>
      </w:r>
      <w:r w:rsidRPr="003D294F">
        <w:rPr>
          <w:rStyle w:val="KeyWord0"/>
        </w:rPr>
        <w:t>Triple</w:t>
      </w:r>
      <w:r w:rsidRPr="003D294F">
        <w:t xml:space="preserve"> class is a direct sub class of </w:t>
      </w:r>
      <w:r w:rsidRPr="003D294F">
        <w:rPr>
          <w:rStyle w:val="KeyWord0"/>
        </w:rPr>
        <w:t>Pair</w:t>
      </w:r>
      <w:r w:rsidRPr="003D294F">
        <w:t xml:space="preserve">, it </w:t>
      </w:r>
      <w:r w:rsidRPr="00EC76D5">
        <w:t>only adds the third value.</w:t>
      </w:r>
    </w:p>
    <w:p w14:paraId="6B394542" w14:textId="77777777" w:rsidR="005E7D2C" w:rsidRDefault="005E7D2C" w:rsidP="005E7D2C">
      <w:pPr>
        <w:pStyle w:val="CodeListing"/>
      </w:pPr>
      <w:proofErr w:type="spellStart"/>
      <w:r w:rsidRPr="00EC76D5">
        <w:t>Triple.</w:t>
      </w:r>
      <w:r>
        <w:t>cs</w:t>
      </w:r>
      <w:proofErr w:type="spellEnd"/>
    </w:p>
    <w:p w14:paraId="0F22F76E" w14:textId="77777777" w:rsidR="005E7D2C" w:rsidRPr="003C06B4" w:rsidRDefault="005E7D2C" w:rsidP="005E7D2C">
      <w:pPr>
        <w:pStyle w:val="Code"/>
        <w:rPr>
          <w:highlight w:val="white"/>
        </w:rPr>
      </w:pPr>
      <w:r w:rsidRPr="003C06B4">
        <w:rPr>
          <w:highlight w:val="white"/>
        </w:rPr>
        <w:t>namespace CCompiler {</w:t>
      </w:r>
    </w:p>
    <w:p w14:paraId="4B7AF394" w14:textId="77777777" w:rsidR="005E7D2C" w:rsidRPr="003C06B4" w:rsidRDefault="005E7D2C" w:rsidP="005E7D2C">
      <w:pPr>
        <w:pStyle w:val="Code"/>
        <w:rPr>
          <w:highlight w:val="white"/>
        </w:rPr>
      </w:pPr>
      <w:r w:rsidRPr="003C06B4">
        <w:rPr>
          <w:highlight w:val="white"/>
        </w:rPr>
        <w:t xml:space="preserve">  public class Triple&lt;FirstType,SecondType,ThirdType&gt; :</w:t>
      </w:r>
    </w:p>
    <w:p w14:paraId="46DF4C95" w14:textId="77777777" w:rsidR="005E7D2C" w:rsidRPr="003C06B4" w:rsidRDefault="005E7D2C" w:rsidP="005E7D2C">
      <w:pPr>
        <w:pStyle w:val="Code"/>
        <w:rPr>
          <w:highlight w:val="white"/>
        </w:rPr>
      </w:pPr>
      <w:r w:rsidRPr="003C06B4">
        <w:rPr>
          <w:highlight w:val="white"/>
        </w:rPr>
        <w:t xml:space="preserve">               Pair&lt;FirstType,SecondType&gt; {</w:t>
      </w:r>
    </w:p>
    <w:p w14:paraId="7F89C578" w14:textId="77777777" w:rsidR="005E7D2C" w:rsidRPr="003C06B4" w:rsidRDefault="005E7D2C" w:rsidP="005E7D2C">
      <w:pPr>
        <w:pStyle w:val="Code"/>
        <w:rPr>
          <w:highlight w:val="white"/>
        </w:rPr>
      </w:pPr>
      <w:r w:rsidRPr="003C06B4">
        <w:rPr>
          <w:highlight w:val="white"/>
        </w:rPr>
        <w:lastRenderedPageBreak/>
        <w:t xml:space="preserve">    private ThirdType m_third;</w:t>
      </w:r>
    </w:p>
    <w:p w14:paraId="63698886" w14:textId="77777777" w:rsidR="005E7D2C" w:rsidRPr="003C06B4" w:rsidRDefault="005E7D2C" w:rsidP="005E7D2C">
      <w:pPr>
        <w:pStyle w:val="Code"/>
        <w:rPr>
          <w:highlight w:val="white"/>
        </w:rPr>
      </w:pPr>
    </w:p>
    <w:p w14:paraId="62A7674D" w14:textId="77777777" w:rsidR="005E7D2C" w:rsidRPr="003C06B4" w:rsidRDefault="005E7D2C" w:rsidP="005E7D2C">
      <w:pPr>
        <w:pStyle w:val="Code"/>
        <w:rPr>
          <w:highlight w:val="white"/>
        </w:rPr>
      </w:pPr>
      <w:r w:rsidRPr="003C06B4">
        <w:rPr>
          <w:highlight w:val="white"/>
        </w:rPr>
        <w:t xml:space="preserve">    public Triple(FirstType first, SecondType second, ThirdType third) </w:t>
      </w:r>
    </w:p>
    <w:p w14:paraId="4B32E105" w14:textId="77777777" w:rsidR="005E7D2C" w:rsidRPr="003C06B4" w:rsidRDefault="005E7D2C" w:rsidP="005E7D2C">
      <w:pPr>
        <w:pStyle w:val="Code"/>
        <w:rPr>
          <w:highlight w:val="white"/>
        </w:rPr>
      </w:pPr>
      <w:r w:rsidRPr="003C06B4">
        <w:rPr>
          <w:highlight w:val="white"/>
        </w:rPr>
        <w:t xml:space="preserve">     :base(first, second) {</w:t>
      </w:r>
    </w:p>
    <w:p w14:paraId="79EF53CE" w14:textId="77777777" w:rsidR="005E7D2C" w:rsidRPr="003C06B4" w:rsidRDefault="005E7D2C" w:rsidP="005E7D2C">
      <w:pPr>
        <w:pStyle w:val="Code"/>
        <w:rPr>
          <w:highlight w:val="white"/>
        </w:rPr>
      </w:pPr>
      <w:r w:rsidRPr="003C06B4">
        <w:rPr>
          <w:highlight w:val="white"/>
        </w:rPr>
        <w:t xml:space="preserve">      m_third = third;</w:t>
      </w:r>
    </w:p>
    <w:p w14:paraId="6D6F019D" w14:textId="77777777" w:rsidR="005E7D2C" w:rsidRPr="003C06B4" w:rsidRDefault="005E7D2C" w:rsidP="005E7D2C">
      <w:pPr>
        <w:pStyle w:val="Code"/>
        <w:rPr>
          <w:highlight w:val="white"/>
        </w:rPr>
      </w:pPr>
      <w:r w:rsidRPr="003C06B4">
        <w:rPr>
          <w:highlight w:val="white"/>
        </w:rPr>
        <w:t xml:space="preserve">    }</w:t>
      </w:r>
    </w:p>
    <w:p w14:paraId="569DE6EF" w14:textId="77777777" w:rsidR="005E7D2C" w:rsidRPr="003C06B4" w:rsidRDefault="005E7D2C" w:rsidP="005E7D2C">
      <w:pPr>
        <w:pStyle w:val="Code"/>
        <w:rPr>
          <w:highlight w:val="white"/>
        </w:rPr>
      </w:pPr>
      <w:r w:rsidRPr="003C06B4">
        <w:rPr>
          <w:highlight w:val="white"/>
        </w:rPr>
        <w:t xml:space="preserve">  </w:t>
      </w:r>
    </w:p>
    <w:p w14:paraId="02B14541" w14:textId="77777777" w:rsidR="005E7D2C" w:rsidRPr="003C06B4" w:rsidRDefault="005E7D2C" w:rsidP="005E7D2C">
      <w:pPr>
        <w:pStyle w:val="Code"/>
        <w:rPr>
          <w:highlight w:val="white"/>
        </w:rPr>
      </w:pPr>
      <w:r w:rsidRPr="003C06B4">
        <w:rPr>
          <w:highlight w:val="white"/>
        </w:rPr>
        <w:t xml:space="preserve">    public ThirdType Third {</w:t>
      </w:r>
    </w:p>
    <w:p w14:paraId="65BA8DB3" w14:textId="77777777" w:rsidR="005E7D2C" w:rsidRPr="003C06B4" w:rsidRDefault="005E7D2C" w:rsidP="005E7D2C">
      <w:pPr>
        <w:pStyle w:val="Code"/>
        <w:rPr>
          <w:highlight w:val="white"/>
        </w:rPr>
      </w:pPr>
      <w:r w:rsidRPr="003C06B4">
        <w:rPr>
          <w:highlight w:val="white"/>
        </w:rPr>
        <w:t xml:space="preserve">      get { return m_third; }</w:t>
      </w:r>
    </w:p>
    <w:p w14:paraId="40DB09FC" w14:textId="77777777" w:rsidR="005E7D2C" w:rsidRPr="003C06B4" w:rsidRDefault="005E7D2C" w:rsidP="005E7D2C">
      <w:pPr>
        <w:pStyle w:val="Code"/>
        <w:rPr>
          <w:highlight w:val="white"/>
        </w:rPr>
      </w:pPr>
      <w:r w:rsidRPr="003C06B4">
        <w:rPr>
          <w:highlight w:val="white"/>
        </w:rPr>
        <w:t xml:space="preserve">      set { m_third = value; }</w:t>
      </w:r>
    </w:p>
    <w:p w14:paraId="2E1ADFFD" w14:textId="77777777" w:rsidR="005E7D2C" w:rsidRPr="003C06B4" w:rsidRDefault="005E7D2C" w:rsidP="005E7D2C">
      <w:pPr>
        <w:pStyle w:val="Code"/>
        <w:rPr>
          <w:highlight w:val="white"/>
        </w:rPr>
      </w:pPr>
      <w:r w:rsidRPr="003C06B4">
        <w:rPr>
          <w:highlight w:val="white"/>
        </w:rPr>
        <w:t xml:space="preserve">    }</w:t>
      </w:r>
    </w:p>
    <w:p w14:paraId="580FC5C6" w14:textId="77777777" w:rsidR="005E7D2C" w:rsidRPr="003C06B4" w:rsidRDefault="005E7D2C" w:rsidP="005E7D2C">
      <w:pPr>
        <w:pStyle w:val="Code"/>
        <w:rPr>
          <w:highlight w:val="white"/>
        </w:rPr>
      </w:pPr>
      <w:r w:rsidRPr="003C06B4">
        <w:rPr>
          <w:highlight w:val="white"/>
        </w:rPr>
        <w:t xml:space="preserve">  </w:t>
      </w:r>
    </w:p>
    <w:p w14:paraId="7023271A" w14:textId="77777777" w:rsidR="005E7D2C" w:rsidRPr="003C06B4" w:rsidRDefault="005E7D2C" w:rsidP="005E7D2C">
      <w:pPr>
        <w:pStyle w:val="Code"/>
        <w:rPr>
          <w:highlight w:val="white"/>
        </w:rPr>
      </w:pPr>
      <w:r w:rsidRPr="003C06B4">
        <w:rPr>
          <w:highlight w:val="white"/>
        </w:rPr>
        <w:t xml:space="preserve">    public override int GetHashCode() {</w:t>
      </w:r>
    </w:p>
    <w:p w14:paraId="0F9FF90C" w14:textId="77777777" w:rsidR="005E7D2C" w:rsidRPr="003C06B4" w:rsidRDefault="005E7D2C" w:rsidP="005E7D2C">
      <w:pPr>
        <w:pStyle w:val="Code"/>
        <w:rPr>
          <w:highlight w:val="white"/>
        </w:rPr>
      </w:pPr>
      <w:r w:rsidRPr="003C06B4">
        <w:rPr>
          <w:highlight w:val="white"/>
        </w:rPr>
        <w:t xml:space="preserve">      return base.GetHashCode() + m_third.GetHashCode();</w:t>
      </w:r>
    </w:p>
    <w:p w14:paraId="07220AB8" w14:textId="77777777" w:rsidR="005E7D2C" w:rsidRPr="003C06B4" w:rsidRDefault="005E7D2C" w:rsidP="005E7D2C">
      <w:pPr>
        <w:pStyle w:val="Code"/>
        <w:rPr>
          <w:highlight w:val="white"/>
        </w:rPr>
      </w:pPr>
      <w:r w:rsidRPr="003C06B4">
        <w:rPr>
          <w:highlight w:val="white"/>
        </w:rPr>
        <w:t xml:space="preserve">    }</w:t>
      </w:r>
    </w:p>
    <w:p w14:paraId="4001E1A7" w14:textId="77777777" w:rsidR="005E7D2C" w:rsidRPr="003C06B4" w:rsidRDefault="005E7D2C" w:rsidP="005E7D2C">
      <w:pPr>
        <w:pStyle w:val="Code"/>
        <w:rPr>
          <w:highlight w:val="white"/>
        </w:rPr>
      </w:pPr>
    </w:p>
    <w:p w14:paraId="233A8EF9" w14:textId="77777777" w:rsidR="005E7D2C" w:rsidRPr="003C06B4" w:rsidRDefault="005E7D2C" w:rsidP="005E7D2C">
      <w:pPr>
        <w:pStyle w:val="Code"/>
        <w:rPr>
          <w:highlight w:val="white"/>
        </w:rPr>
      </w:pPr>
      <w:r w:rsidRPr="003C06B4">
        <w:rPr>
          <w:highlight w:val="white"/>
        </w:rPr>
        <w:t xml:space="preserve">    public override bool Equals(object obj) {</w:t>
      </w:r>
    </w:p>
    <w:p w14:paraId="188BAEFE" w14:textId="77777777" w:rsidR="005E7D2C" w:rsidRPr="003C06B4" w:rsidRDefault="005E7D2C" w:rsidP="005E7D2C">
      <w:pPr>
        <w:pStyle w:val="Code"/>
        <w:rPr>
          <w:highlight w:val="white"/>
        </w:rPr>
      </w:pPr>
      <w:r w:rsidRPr="003C06B4">
        <w:rPr>
          <w:highlight w:val="white"/>
        </w:rPr>
        <w:t xml:space="preserve">      if (obj is Triple&lt;FirstType,SecondType,ThirdType&gt;) {</w:t>
      </w:r>
    </w:p>
    <w:p w14:paraId="41C4F328" w14:textId="77777777" w:rsidR="005E7D2C" w:rsidRPr="003C06B4" w:rsidRDefault="005E7D2C" w:rsidP="005E7D2C">
      <w:pPr>
        <w:pStyle w:val="Code"/>
        <w:rPr>
          <w:highlight w:val="white"/>
        </w:rPr>
      </w:pPr>
      <w:r w:rsidRPr="003C06B4">
        <w:rPr>
          <w:highlight w:val="white"/>
        </w:rPr>
        <w:t xml:space="preserve">        Triple&lt;FirstType,SecondType,ThirdType&gt; triple =</w:t>
      </w:r>
    </w:p>
    <w:p w14:paraId="3BB117CE" w14:textId="77777777" w:rsidR="005E7D2C" w:rsidRPr="003C06B4" w:rsidRDefault="005E7D2C" w:rsidP="005E7D2C">
      <w:pPr>
        <w:pStyle w:val="Code"/>
        <w:rPr>
          <w:highlight w:val="white"/>
        </w:rPr>
      </w:pPr>
      <w:r w:rsidRPr="003C06B4">
        <w:rPr>
          <w:highlight w:val="white"/>
        </w:rPr>
        <w:t xml:space="preserve">          (Triple&lt;FirstType,SecondType,ThirdType&gt;) obj;</w:t>
      </w:r>
    </w:p>
    <w:p w14:paraId="13EAFE40" w14:textId="77777777" w:rsidR="005E7D2C" w:rsidRPr="003C06B4" w:rsidRDefault="005E7D2C" w:rsidP="005E7D2C">
      <w:pPr>
        <w:pStyle w:val="Code"/>
        <w:rPr>
          <w:highlight w:val="white"/>
        </w:rPr>
      </w:pPr>
      <w:r w:rsidRPr="003C06B4">
        <w:rPr>
          <w:highlight w:val="white"/>
        </w:rPr>
        <w:t xml:space="preserve">        return base.Equals(triple) &amp;&amp; m_third.Equals(triple.m_third);</w:t>
      </w:r>
    </w:p>
    <w:p w14:paraId="39288A82" w14:textId="77777777" w:rsidR="005E7D2C" w:rsidRPr="003C06B4" w:rsidRDefault="005E7D2C" w:rsidP="005E7D2C">
      <w:pPr>
        <w:pStyle w:val="Code"/>
        <w:rPr>
          <w:highlight w:val="white"/>
        </w:rPr>
      </w:pPr>
      <w:r w:rsidRPr="003C06B4">
        <w:rPr>
          <w:highlight w:val="white"/>
        </w:rPr>
        <w:t xml:space="preserve">      }</w:t>
      </w:r>
    </w:p>
    <w:p w14:paraId="63566BF9" w14:textId="77777777" w:rsidR="005E7D2C" w:rsidRPr="003C06B4" w:rsidRDefault="005E7D2C" w:rsidP="005E7D2C">
      <w:pPr>
        <w:pStyle w:val="Code"/>
        <w:rPr>
          <w:highlight w:val="white"/>
        </w:rPr>
      </w:pPr>
      <w:r w:rsidRPr="003C06B4">
        <w:rPr>
          <w:highlight w:val="white"/>
        </w:rPr>
        <w:t xml:space="preserve">    </w:t>
      </w:r>
    </w:p>
    <w:p w14:paraId="05792BFE" w14:textId="77777777" w:rsidR="005E7D2C" w:rsidRPr="003C06B4" w:rsidRDefault="005E7D2C" w:rsidP="005E7D2C">
      <w:pPr>
        <w:pStyle w:val="Code"/>
        <w:rPr>
          <w:highlight w:val="white"/>
        </w:rPr>
      </w:pPr>
      <w:r w:rsidRPr="003C06B4">
        <w:rPr>
          <w:highlight w:val="white"/>
        </w:rPr>
        <w:t xml:space="preserve">      return false;</w:t>
      </w:r>
    </w:p>
    <w:p w14:paraId="14995E68" w14:textId="77777777" w:rsidR="005E7D2C" w:rsidRPr="003C06B4" w:rsidRDefault="005E7D2C" w:rsidP="005E7D2C">
      <w:pPr>
        <w:pStyle w:val="Code"/>
        <w:rPr>
          <w:highlight w:val="white"/>
        </w:rPr>
      </w:pPr>
      <w:r w:rsidRPr="003C06B4">
        <w:rPr>
          <w:highlight w:val="white"/>
        </w:rPr>
        <w:t xml:space="preserve">    }</w:t>
      </w:r>
    </w:p>
    <w:p w14:paraId="5AC778EC" w14:textId="77777777" w:rsidR="005E7D2C" w:rsidRPr="003C06B4" w:rsidRDefault="005E7D2C" w:rsidP="005E7D2C">
      <w:pPr>
        <w:pStyle w:val="Code"/>
        <w:rPr>
          <w:highlight w:val="white"/>
        </w:rPr>
      </w:pPr>
      <w:r w:rsidRPr="003C06B4">
        <w:rPr>
          <w:highlight w:val="white"/>
        </w:rPr>
        <w:t xml:space="preserve">  }</w:t>
      </w:r>
    </w:p>
    <w:p w14:paraId="3176D7F7" w14:textId="77777777" w:rsidR="005E7D2C" w:rsidRPr="003C06B4" w:rsidRDefault="005E7D2C" w:rsidP="005E7D2C">
      <w:pPr>
        <w:pStyle w:val="Code"/>
      </w:pPr>
      <w:r w:rsidRPr="003C06B4">
        <w:rPr>
          <w:highlight w:val="white"/>
        </w:rPr>
        <w:t>}</w:t>
      </w:r>
    </w:p>
    <w:p w14:paraId="3747FD97" w14:textId="77777777" w:rsidR="005E7D2C" w:rsidRPr="00EC76D5" w:rsidRDefault="005E7D2C" w:rsidP="005E7D2C">
      <w:pPr>
        <w:pStyle w:val="Rubrik2"/>
      </w:pPr>
      <w:bookmarkStart w:id="503" w:name="_Toc53473657"/>
      <w:r w:rsidRPr="00EC76D5">
        <w:t>Graph</w:t>
      </w:r>
      <w:bookmarkEnd w:id="503"/>
    </w:p>
    <w:p w14:paraId="5FD8620B" w14:textId="77777777" w:rsidR="005E7D2C" w:rsidRPr="00EC76D5" w:rsidRDefault="005E7D2C" w:rsidP="005E7D2C">
      <w:r w:rsidRPr="00EC76D5">
        <w:t>Graph implements a general unordered graph. It holds of set of vertices and a set of edges.</w:t>
      </w:r>
    </w:p>
    <w:p w14:paraId="0B36382F" w14:textId="77777777" w:rsidR="005E7D2C" w:rsidRPr="00EC76D5" w:rsidRDefault="005E7D2C" w:rsidP="005E7D2C">
      <w:pPr>
        <w:pStyle w:val="CodeHeader"/>
      </w:pPr>
      <w:proofErr w:type="spellStart"/>
      <w:r w:rsidRPr="00EC76D5">
        <w:t>Graph.</w:t>
      </w:r>
      <w:r>
        <w:t>cs</w:t>
      </w:r>
      <w:proofErr w:type="spellEnd"/>
    </w:p>
    <w:p w14:paraId="3A16240A" w14:textId="77777777" w:rsidR="005E7D2C" w:rsidRPr="00E622DD" w:rsidRDefault="005E7D2C" w:rsidP="005E7D2C">
      <w:pPr>
        <w:pStyle w:val="Code"/>
        <w:rPr>
          <w:highlight w:val="white"/>
        </w:rPr>
      </w:pPr>
      <w:r w:rsidRPr="00E622DD">
        <w:rPr>
          <w:highlight w:val="white"/>
        </w:rPr>
        <w:t>using System.Collections.Generic;</w:t>
      </w:r>
    </w:p>
    <w:p w14:paraId="7E71599D" w14:textId="77777777" w:rsidR="005E7D2C" w:rsidRPr="00E622DD" w:rsidRDefault="005E7D2C" w:rsidP="005E7D2C">
      <w:pPr>
        <w:pStyle w:val="Code"/>
        <w:rPr>
          <w:highlight w:val="white"/>
        </w:rPr>
      </w:pPr>
    </w:p>
    <w:p w14:paraId="5D87CEE6" w14:textId="77777777" w:rsidR="005E7D2C" w:rsidRPr="00E622DD" w:rsidRDefault="005E7D2C" w:rsidP="005E7D2C">
      <w:pPr>
        <w:pStyle w:val="Code"/>
        <w:rPr>
          <w:highlight w:val="white"/>
        </w:rPr>
      </w:pPr>
      <w:r w:rsidRPr="00E622DD">
        <w:rPr>
          <w:highlight w:val="white"/>
        </w:rPr>
        <w:t>namespace CCompiler {</w:t>
      </w:r>
    </w:p>
    <w:p w14:paraId="3E1938ED" w14:textId="77777777" w:rsidR="005E7D2C" w:rsidRPr="00E622DD" w:rsidRDefault="005E7D2C" w:rsidP="005E7D2C">
      <w:pPr>
        <w:pStyle w:val="Code"/>
        <w:rPr>
          <w:highlight w:val="white"/>
        </w:rPr>
      </w:pPr>
      <w:r w:rsidRPr="00E622DD">
        <w:rPr>
          <w:highlight w:val="white"/>
        </w:rPr>
        <w:t xml:space="preserve">  public class Graph&lt;VertexType&gt; {</w:t>
      </w:r>
    </w:p>
    <w:p w14:paraId="68A9C119" w14:textId="77777777" w:rsidR="005E7D2C" w:rsidRPr="00E622DD" w:rsidRDefault="005E7D2C" w:rsidP="005E7D2C">
      <w:pPr>
        <w:pStyle w:val="Code"/>
        <w:rPr>
          <w:highlight w:val="white"/>
        </w:rPr>
      </w:pPr>
      <w:r w:rsidRPr="00E622DD">
        <w:rPr>
          <w:highlight w:val="white"/>
        </w:rPr>
        <w:t xml:space="preserve">    private ISet&lt;VertexType&gt; m_vertexSet;</w:t>
      </w:r>
    </w:p>
    <w:p w14:paraId="5361D697" w14:textId="77777777" w:rsidR="005E7D2C" w:rsidRPr="00E622DD" w:rsidRDefault="005E7D2C" w:rsidP="005E7D2C">
      <w:pPr>
        <w:pStyle w:val="Code"/>
        <w:rPr>
          <w:highlight w:val="white"/>
        </w:rPr>
      </w:pPr>
      <w:r w:rsidRPr="00E622DD">
        <w:rPr>
          <w:highlight w:val="white"/>
        </w:rPr>
        <w:t xml:space="preserve">    private ISet&lt;UnorderedPair&lt;VertexType,VertexType&gt;&gt; m_edgeSet;</w:t>
      </w:r>
    </w:p>
    <w:p w14:paraId="6B723805" w14:textId="77777777" w:rsidR="005E7D2C" w:rsidRPr="00E622DD" w:rsidRDefault="005E7D2C" w:rsidP="005E7D2C">
      <w:pPr>
        <w:pStyle w:val="Code"/>
        <w:rPr>
          <w:highlight w:val="white"/>
        </w:rPr>
      </w:pPr>
    </w:p>
    <w:p w14:paraId="17DBF781" w14:textId="77777777" w:rsidR="005E7D2C" w:rsidRPr="00E622DD" w:rsidRDefault="005E7D2C" w:rsidP="005E7D2C">
      <w:pPr>
        <w:pStyle w:val="Code"/>
        <w:rPr>
          <w:highlight w:val="white"/>
        </w:rPr>
      </w:pPr>
      <w:r w:rsidRPr="00E622DD">
        <w:rPr>
          <w:highlight w:val="white"/>
        </w:rPr>
        <w:t xml:space="preserve">    public Graph() {</w:t>
      </w:r>
    </w:p>
    <w:p w14:paraId="6CB2C1B0" w14:textId="77777777" w:rsidR="005E7D2C" w:rsidRPr="00E622DD" w:rsidRDefault="005E7D2C" w:rsidP="005E7D2C">
      <w:pPr>
        <w:pStyle w:val="Code"/>
        <w:rPr>
          <w:highlight w:val="white"/>
        </w:rPr>
      </w:pPr>
      <w:r w:rsidRPr="00E622DD">
        <w:rPr>
          <w:highlight w:val="white"/>
        </w:rPr>
        <w:t xml:space="preserve">      m_vertexSet = new HashSet&lt;VertexType&gt;();</w:t>
      </w:r>
    </w:p>
    <w:p w14:paraId="20BD7520"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F430D97" w14:textId="77777777" w:rsidR="005E7D2C" w:rsidRPr="00E622DD" w:rsidRDefault="005E7D2C" w:rsidP="005E7D2C">
      <w:pPr>
        <w:pStyle w:val="Code"/>
        <w:rPr>
          <w:highlight w:val="white"/>
        </w:rPr>
      </w:pPr>
      <w:r w:rsidRPr="00E622DD">
        <w:rPr>
          <w:highlight w:val="white"/>
        </w:rPr>
        <w:t xml:space="preserve">    }</w:t>
      </w:r>
    </w:p>
    <w:p w14:paraId="6A6D1FD6" w14:textId="77777777" w:rsidR="005E7D2C" w:rsidRPr="00E622DD" w:rsidRDefault="005E7D2C" w:rsidP="005E7D2C">
      <w:pPr>
        <w:pStyle w:val="Code"/>
        <w:rPr>
          <w:highlight w:val="white"/>
        </w:rPr>
      </w:pPr>
      <w:r w:rsidRPr="00E622DD">
        <w:rPr>
          <w:highlight w:val="white"/>
        </w:rPr>
        <w:t xml:space="preserve">  </w:t>
      </w:r>
    </w:p>
    <w:p w14:paraId="776B479B" w14:textId="77777777" w:rsidR="005E7D2C" w:rsidRPr="00E622DD" w:rsidRDefault="005E7D2C" w:rsidP="005E7D2C">
      <w:pPr>
        <w:pStyle w:val="Code"/>
        <w:rPr>
          <w:highlight w:val="white"/>
        </w:rPr>
      </w:pPr>
      <w:r w:rsidRPr="00E622DD">
        <w:rPr>
          <w:highlight w:val="white"/>
        </w:rPr>
        <w:t xml:space="preserve">    public Graph(ISet&lt;VertexType&gt; vertexSet) {</w:t>
      </w:r>
    </w:p>
    <w:p w14:paraId="69A6F09B" w14:textId="77777777" w:rsidR="005E7D2C" w:rsidRPr="00E622DD" w:rsidRDefault="005E7D2C" w:rsidP="005E7D2C">
      <w:pPr>
        <w:pStyle w:val="Code"/>
        <w:rPr>
          <w:highlight w:val="white"/>
        </w:rPr>
      </w:pPr>
      <w:r w:rsidRPr="00E622DD">
        <w:rPr>
          <w:highlight w:val="white"/>
        </w:rPr>
        <w:t xml:space="preserve">      m_vertexSet = vertexSet;</w:t>
      </w:r>
    </w:p>
    <w:p w14:paraId="44694858"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609303D" w14:textId="77777777" w:rsidR="005E7D2C" w:rsidRPr="00E622DD" w:rsidRDefault="005E7D2C" w:rsidP="005E7D2C">
      <w:pPr>
        <w:pStyle w:val="Code"/>
        <w:rPr>
          <w:highlight w:val="white"/>
        </w:rPr>
      </w:pPr>
      <w:r w:rsidRPr="00E622DD">
        <w:rPr>
          <w:highlight w:val="white"/>
        </w:rPr>
        <w:t xml:space="preserve">    }</w:t>
      </w:r>
    </w:p>
    <w:p w14:paraId="798C4695" w14:textId="77777777" w:rsidR="005E7D2C" w:rsidRPr="00E622DD" w:rsidRDefault="005E7D2C" w:rsidP="005E7D2C">
      <w:pPr>
        <w:pStyle w:val="Code"/>
        <w:rPr>
          <w:highlight w:val="white"/>
        </w:rPr>
      </w:pPr>
    </w:p>
    <w:p w14:paraId="157CCBB3" w14:textId="77777777" w:rsidR="005E7D2C" w:rsidRPr="00E622DD" w:rsidRDefault="005E7D2C" w:rsidP="005E7D2C">
      <w:pPr>
        <w:pStyle w:val="Code"/>
        <w:rPr>
          <w:highlight w:val="white"/>
        </w:rPr>
      </w:pPr>
      <w:r w:rsidRPr="00E622DD">
        <w:rPr>
          <w:highlight w:val="white"/>
        </w:rPr>
        <w:t xml:space="preserve">    public Graph(ISet&lt;VertexType&gt; vertexSet,</w:t>
      </w:r>
    </w:p>
    <w:p w14:paraId="6F9F5862" w14:textId="77777777" w:rsidR="005E7D2C" w:rsidRPr="00E622DD" w:rsidRDefault="005E7D2C" w:rsidP="005E7D2C">
      <w:pPr>
        <w:pStyle w:val="Code"/>
        <w:rPr>
          <w:highlight w:val="white"/>
        </w:rPr>
      </w:pPr>
      <w:r w:rsidRPr="00E622DD">
        <w:rPr>
          <w:highlight w:val="white"/>
        </w:rPr>
        <w:t xml:space="preserve">                 ISet&lt;UnorderedPair&lt;VertexType,VertexType&gt;&gt; edgeSet) {</w:t>
      </w:r>
    </w:p>
    <w:p w14:paraId="4F0E96F2" w14:textId="77777777" w:rsidR="005E7D2C" w:rsidRPr="00E622DD" w:rsidRDefault="005E7D2C" w:rsidP="005E7D2C">
      <w:pPr>
        <w:pStyle w:val="Code"/>
        <w:rPr>
          <w:highlight w:val="white"/>
        </w:rPr>
      </w:pPr>
      <w:r w:rsidRPr="00E622DD">
        <w:rPr>
          <w:highlight w:val="white"/>
        </w:rPr>
        <w:t xml:space="preserve">      m_vertexSet = vertexSet;</w:t>
      </w:r>
    </w:p>
    <w:p w14:paraId="7DC198C1" w14:textId="77777777" w:rsidR="005E7D2C" w:rsidRPr="00E622DD" w:rsidRDefault="005E7D2C" w:rsidP="005E7D2C">
      <w:pPr>
        <w:pStyle w:val="Code"/>
        <w:rPr>
          <w:highlight w:val="white"/>
        </w:rPr>
      </w:pPr>
      <w:r w:rsidRPr="00E622DD">
        <w:rPr>
          <w:highlight w:val="white"/>
        </w:rPr>
        <w:t xml:space="preserve">      m_edgeSet = edgeSet;</w:t>
      </w:r>
    </w:p>
    <w:p w14:paraId="070E11F6" w14:textId="77777777" w:rsidR="005E7D2C" w:rsidRPr="00E622DD" w:rsidRDefault="005E7D2C" w:rsidP="005E7D2C">
      <w:pPr>
        <w:pStyle w:val="Code"/>
        <w:rPr>
          <w:highlight w:val="white"/>
        </w:rPr>
      </w:pPr>
      <w:r w:rsidRPr="00E622DD">
        <w:rPr>
          <w:highlight w:val="white"/>
        </w:rPr>
        <w:t xml:space="preserve">    }</w:t>
      </w:r>
    </w:p>
    <w:p w14:paraId="41D3C8EF" w14:textId="77777777" w:rsidR="005E7D2C" w:rsidRPr="00E622DD" w:rsidRDefault="005E7D2C" w:rsidP="005E7D2C">
      <w:pPr>
        <w:pStyle w:val="Code"/>
        <w:rPr>
          <w:highlight w:val="white"/>
        </w:rPr>
      </w:pPr>
    </w:p>
    <w:p w14:paraId="74D045FF" w14:textId="77777777" w:rsidR="005E7D2C" w:rsidRPr="00E622DD" w:rsidRDefault="005E7D2C" w:rsidP="005E7D2C">
      <w:pPr>
        <w:pStyle w:val="Code"/>
        <w:rPr>
          <w:highlight w:val="white"/>
        </w:rPr>
      </w:pPr>
      <w:r w:rsidRPr="00E622DD">
        <w:rPr>
          <w:highlight w:val="white"/>
        </w:rPr>
        <w:t xml:space="preserve">    public ISet&lt;VertexType&gt; VertexSet {</w:t>
      </w:r>
    </w:p>
    <w:p w14:paraId="751A4B48" w14:textId="77777777" w:rsidR="005E7D2C" w:rsidRPr="00E622DD" w:rsidRDefault="005E7D2C" w:rsidP="005E7D2C">
      <w:pPr>
        <w:pStyle w:val="Code"/>
        <w:rPr>
          <w:highlight w:val="white"/>
        </w:rPr>
      </w:pPr>
      <w:r w:rsidRPr="00E622DD">
        <w:rPr>
          <w:highlight w:val="white"/>
        </w:rPr>
        <w:lastRenderedPageBreak/>
        <w:t xml:space="preserve">      get { return m_vertexSet; }</w:t>
      </w:r>
    </w:p>
    <w:p w14:paraId="0CC70EE8" w14:textId="77777777" w:rsidR="005E7D2C" w:rsidRPr="00E622DD" w:rsidRDefault="005E7D2C" w:rsidP="005E7D2C">
      <w:pPr>
        <w:pStyle w:val="Code"/>
        <w:rPr>
          <w:highlight w:val="white"/>
        </w:rPr>
      </w:pPr>
      <w:r w:rsidRPr="00E622DD">
        <w:rPr>
          <w:highlight w:val="white"/>
        </w:rPr>
        <w:t xml:space="preserve">    }</w:t>
      </w:r>
    </w:p>
    <w:p w14:paraId="4B939699" w14:textId="77777777" w:rsidR="005E7D2C" w:rsidRPr="00E622DD" w:rsidRDefault="005E7D2C" w:rsidP="005E7D2C">
      <w:pPr>
        <w:pStyle w:val="Code"/>
        <w:rPr>
          <w:highlight w:val="white"/>
        </w:rPr>
      </w:pPr>
      <w:r w:rsidRPr="00E622DD">
        <w:rPr>
          <w:highlight w:val="white"/>
        </w:rPr>
        <w:t xml:space="preserve">  </w:t>
      </w:r>
    </w:p>
    <w:p w14:paraId="78054DE3" w14:textId="77777777" w:rsidR="005E7D2C" w:rsidRPr="00E622DD" w:rsidRDefault="005E7D2C" w:rsidP="005E7D2C">
      <w:pPr>
        <w:pStyle w:val="Code"/>
        <w:rPr>
          <w:highlight w:val="white"/>
        </w:rPr>
      </w:pPr>
      <w:r w:rsidRPr="00E622DD">
        <w:rPr>
          <w:highlight w:val="white"/>
        </w:rPr>
        <w:t xml:space="preserve">    public ISet&lt;UnorderedPair&lt;VertexType,VertexType&gt;&gt; EdgeSet {</w:t>
      </w:r>
    </w:p>
    <w:p w14:paraId="7E89E34A" w14:textId="77777777" w:rsidR="005E7D2C" w:rsidRPr="00E622DD" w:rsidRDefault="005E7D2C" w:rsidP="005E7D2C">
      <w:pPr>
        <w:pStyle w:val="Code"/>
        <w:rPr>
          <w:highlight w:val="white"/>
        </w:rPr>
      </w:pPr>
      <w:r w:rsidRPr="00E622DD">
        <w:rPr>
          <w:highlight w:val="white"/>
        </w:rPr>
        <w:t xml:space="preserve">      get { return m_edgeSet; }</w:t>
      </w:r>
    </w:p>
    <w:p w14:paraId="0AE18865" w14:textId="77777777" w:rsidR="005E7D2C" w:rsidRPr="00E622DD" w:rsidRDefault="005E7D2C" w:rsidP="005E7D2C">
      <w:pPr>
        <w:pStyle w:val="Code"/>
        <w:rPr>
          <w:highlight w:val="white"/>
        </w:rPr>
      </w:pPr>
      <w:r w:rsidRPr="00E622DD">
        <w:rPr>
          <w:highlight w:val="white"/>
        </w:rPr>
        <w:t xml:space="preserve">    }</w:t>
      </w:r>
    </w:p>
    <w:p w14:paraId="093A3D92" w14:textId="77777777" w:rsidR="005E7D2C" w:rsidRPr="00EC76D5" w:rsidRDefault="005E7D2C" w:rsidP="005E7D2C">
      <w:r w:rsidRPr="00EC76D5">
        <w:t xml:space="preserve">The </w:t>
      </w:r>
      <w:proofErr w:type="spellStart"/>
      <w:r w:rsidRPr="00EC76D5">
        <w:rPr>
          <w:rStyle w:val="CodeInText"/>
        </w:rPr>
        <w:t>neighbourSet</w:t>
      </w:r>
      <w:proofErr w:type="spellEnd"/>
      <w:r w:rsidRPr="00EC76D5">
        <w:t xml:space="preserve"> method goes through all edges and add each found neighbor to the vertex.</w:t>
      </w:r>
    </w:p>
    <w:p w14:paraId="1A58CA55" w14:textId="77777777" w:rsidR="005E7D2C" w:rsidRPr="00E622DD" w:rsidRDefault="005E7D2C" w:rsidP="005E7D2C">
      <w:pPr>
        <w:pStyle w:val="Code"/>
        <w:rPr>
          <w:highlight w:val="white"/>
        </w:rPr>
      </w:pPr>
      <w:r w:rsidRPr="00E622DD">
        <w:rPr>
          <w:highlight w:val="white"/>
        </w:rPr>
        <w:t xml:space="preserve">    public ISet&lt;VertexType&gt; GetNeighbourSet(VertexType vertex) {</w:t>
      </w:r>
    </w:p>
    <w:p w14:paraId="5B56CC82" w14:textId="77777777" w:rsidR="005E7D2C" w:rsidRPr="00E622DD" w:rsidRDefault="005E7D2C" w:rsidP="005E7D2C">
      <w:pPr>
        <w:pStyle w:val="Code"/>
        <w:rPr>
          <w:highlight w:val="white"/>
        </w:rPr>
      </w:pPr>
      <w:r w:rsidRPr="00E622DD">
        <w:rPr>
          <w:highlight w:val="white"/>
        </w:rPr>
        <w:t xml:space="preserve">      ISet&lt;VertexType&gt; neighbourSet = new HashSet&lt;VertexType&gt;();</w:t>
      </w:r>
    </w:p>
    <w:p w14:paraId="2BF088D2" w14:textId="77777777" w:rsidR="005E7D2C" w:rsidRPr="00E622DD" w:rsidRDefault="005E7D2C" w:rsidP="005E7D2C">
      <w:pPr>
        <w:pStyle w:val="Code"/>
        <w:rPr>
          <w:highlight w:val="white"/>
        </w:rPr>
      </w:pPr>
      <w:r w:rsidRPr="00E622DD">
        <w:rPr>
          <w:highlight w:val="white"/>
        </w:rPr>
        <w:t xml:space="preserve">    </w:t>
      </w:r>
    </w:p>
    <w:p w14:paraId="45BDA1DA" w14:textId="77777777" w:rsidR="005E7D2C" w:rsidRPr="00E622DD" w:rsidRDefault="005E7D2C" w:rsidP="005E7D2C">
      <w:pPr>
        <w:pStyle w:val="Code"/>
        <w:rPr>
          <w:highlight w:val="white"/>
        </w:rPr>
      </w:pPr>
      <w:r w:rsidRPr="00E622DD">
        <w:rPr>
          <w:highlight w:val="white"/>
        </w:rPr>
        <w:t xml:space="preserve">      foreach (UnorderedPair&lt;VertexType,VertexType&gt; edge in m_edgeSet) {</w:t>
      </w:r>
    </w:p>
    <w:p w14:paraId="16F6FF91" w14:textId="77777777" w:rsidR="005E7D2C" w:rsidRPr="00E622DD" w:rsidRDefault="005E7D2C" w:rsidP="005E7D2C">
      <w:pPr>
        <w:pStyle w:val="Code"/>
        <w:rPr>
          <w:highlight w:val="white"/>
        </w:rPr>
      </w:pPr>
      <w:r w:rsidRPr="00E622DD">
        <w:rPr>
          <w:highlight w:val="white"/>
        </w:rPr>
        <w:t xml:space="preserve">        if (edge.First.Equals(vertex)) {</w:t>
      </w:r>
    </w:p>
    <w:p w14:paraId="1CB70936" w14:textId="77777777" w:rsidR="005E7D2C" w:rsidRPr="00E622DD" w:rsidRDefault="005E7D2C" w:rsidP="005E7D2C">
      <w:pPr>
        <w:pStyle w:val="Code"/>
        <w:rPr>
          <w:highlight w:val="white"/>
        </w:rPr>
      </w:pPr>
      <w:r w:rsidRPr="00E622DD">
        <w:rPr>
          <w:highlight w:val="white"/>
        </w:rPr>
        <w:t xml:space="preserve">          neighbourSet.Add(edge.Second);</w:t>
      </w:r>
    </w:p>
    <w:p w14:paraId="34E9248D" w14:textId="77777777" w:rsidR="005E7D2C" w:rsidRPr="00E622DD" w:rsidRDefault="005E7D2C" w:rsidP="005E7D2C">
      <w:pPr>
        <w:pStyle w:val="Code"/>
        <w:rPr>
          <w:highlight w:val="white"/>
        </w:rPr>
      </w:pPr>
      <w:r w:rsidRPr="00E622DD">
        <w:rPr>
          <w:highlight w:val="white"/>
        </w:rPr>
        <w:t xml:space="preserve">        }</w:t>
      </w:r>
    </w:p>
    <w:p w14:paraId="6F2BF715" w14:textId="77777777" w:rsidR="005E7D2C" w:rsidRPr="00E622DD" w:rsidRDefault="005E7D2C" w:rsidP="005E7D2C">
      <w:pPr>
        <w:pStyle w:val="Code"/>
        <w:rPr>
          <w:highlight w:val="white"/>
        </w:rPr>
      </w:pPr>
      <w:r w:rsidRPr="00E622DD">
        <w:rPr>
          <w:highlight w:val="white"/>
        </w:rPr>
        <w:t xml:space="preserve">      </w:t>
      </w:r>
    </w:p>
    <w:p w14:paraId="04B2D3DF" w14:textId="77777777" w:rsidR="005E7D2C" w:rsidRPr="00E622DD" w:rsidRDefault="005E7D2C" w:rsidP="005E7D2C">
      <w:pPr>
        <w:pStyle w:val="Code"/>
        <w:rPr>
          <w:highlight w:val="white"/>
        </w:rPr>
      </w:pPr>
      <w:r w:rsidRPr="00E622DD">
        <w:rPr>
          <w:highlight w:val="white"/>
        </w:rPr>
        <w:t xml:space="preserve">        if (edge.Second.Equals(vertex)) {</w:t>
      </w:r>
    </w:p>
    <w:p w14:paraId="5B76D393" w14:textId="77777777" w:rsidR="005E7D2C" w:rsidRPr="00E622DD" w:rsidRDefault="005E7D2C" w:rsidP="005E7D2C">
      <w:pPr>
        <w:pStyle w:val="Code"/>
        <w:rPr>
          <w:highlight w:val="white"/>
        </w:rPr>
      </w:pPr>
      <w:r w:rsidRPr="00E622DD">
        <w:rPr>
          <w:highlight w:val="white"/>
        </w:rPr>
        <w:t xml:space="preserve">          neighbourSet.Add(edge.First);</w:t>
      </w:r>
    </w:p>
    <w:p w14:paraId="789F85C4" w14:textId="77777777" w:rsidR="005E7D2C" w:rsidRPr="00E622DD" w:rsidRDefault="005E7D2C" w:rsidP="005E7D2C">
      <w:pPr>
        <w:pStyle w:val="Code"/>
        <w:rPr>
          <w:highlight w:val="white"/>
        </w:rPr>
      </w:pPr>
      <w:r w:rsidRPr="00E622DD">
        <w:rPr>
          <w:highlight w:val="white"/>
        </w:rPr>
        <w:t xml:space="preserve">        }      </w:t>
      </w:r>
    </w:p>
    <w:p w14:paraId="1ADBA877" w14:textId="77777777" w:rsidR="005E7D2C" w:rsidRPr="00E622DD" w:rsidRDefault="005E7D2C" w:rsidP="005E7D2C">
      <w:pPr>
        <w:pStyle w:val="Code"/>
        <w:rPr>
          <w:highlight w:val="white"/>
        </w:rPr>
      </w:pPr>
      <w:r w:rsidRPr="00E622DD">
        <w:rPr>
          <w:highlight w:val="white"/>
        </w:rPr>
        <w:t xml:space="preserve">      }</w:t>
      </w:r>
    </w:p>
    <w:p w14:paraId="77DAA53C" w14:textId="77777777" w:rsidR="005E7D2C" w:rsidRPr="00E622DD" w:rsidRDefault="005E7D2C" w:rsidP="005E7D2C">
      <w:pPr>
        <w:pStyle w:val="Code"/>
        <w:rPr>
          <w:highlight w:val="white"/>
        </w:rPr>
      </w:pPr>
      <w:r w:rsidRPr="00E622DD">
        <w:rPr>
          <w:highlight w:val="white"/>
        </w:rPr>
        <w:t xml:space="preserve">    </w:t>
      </w:r>
    </w:p>
    <w:p w14:paraId="1A01DDFE" w14:textId="77777777" w:rsidR="005E7D2C" w:rsidRPr="00E622DD" w:rsidRDefault="005E7D2C" w:rsidP="005E7D2C">
      <w:pPr>
        <w:pStyle w:val="Code"/>
        <w:rPr>
          <w:highlight w:val="white"/>
        </w:rPr>
      </w:pPr>
      <w:r w:rsidRPr="00E622DD">
        <w:rPr>
          <w:highlight w:val="white"/>
        </w:rPr>
        <w:t xml:space="preserve">      return neighbourSet;</w:t>
      </w:r>
    </w:p>
    <w:p w14:paraId="54AE2207" w14:textId="77777777" w:rsidR="005E7D2C" w:rsidRPr="00E622DD" w:rsidRDefault="005E7D2C" w:rsidP="005E7D2C">
      <w:pPr>
        <w:pStyle w:val="Code"/>
        <w:rPr>
          <w:highlight w:val="white"/>
        </w:rPr>
      </w:pPr>
      <w:r w:rsidRPr="00E622DD">
        <w:rPr>
          <w:highlight w:val="white"/>
        </w:rPr>
        <w:t xml:space="preserve">    }</w:t>
      </w:r>
    </w:p>
    <w:p w14:paraId="375C4EB2" w14:textId="77777777" w:rsidR="005E7D2C" w:rsidRPr="00EC76D5" w:rsidRDefault="005E7D2C" w:rsidP="005E7D2C">
      <w:pPr>
        <w:pStyle w:val="Rubrik3"/>
      </w:pPr>
      <w:bookmarkStart w:id="504" w:name="_Toc53473658"/>
      <w:r w:rsidRPr="00EC76D5">
        <w:t>Addition and Removal of Vertices and Edges</w:t>
      </w:r>
      <w:bookmarkEnd w:id="504"/>
    </w:p>
    <w:p w14:paraId="6B43C892" w14:textId="77777777" w:rsidR="005E7D2C" w:rsidRPr="00536BFB" w:rsidRDefault="005E7D2C" w:rsidP="005E7D2C">
      <w:pPr>
        <w:pStyle w:val="Code"/>
        <w:rPr>
          <w:highlight w:val="white"/>
        </w:rPr>
      </w:pPr>
      <w:r w:rsidRPr="00536BFB">
        <w:rPr>
          <w:highlight w:val="white"/>
        </w:rPr>
        <w:t xml:space="preserve">    public void AddVertex(VertexType vertex) {</w:t>
      </w:r>
    </w:p>
    <w:p w14:paraId="227274F0" w14:textId="77777777" w:rsidR="005E7D2C" w:rsidRPr="00536BFB" w:rsidRDefault="005E7D2C" w:rsidP="005E7D2C">
      <w:pPr>
        <w:pStyle w:val="Code"/>
        <w:rPr>
          <w:highlight w:val="white"/>
        </w:rPr>
      </w:pPr>
      <w:r w:rsidRPr="00536BFB">
        <w:rPr>
          <w:highlight w:val="white"/>
        </w:rPr>
        <w:t xml:space="preserve">      m_vertexSet.Add(vertex);</w:t>
      </w:r>
    </w:p>
    <w:p w14:paraId="1BFCE43F" w14:textId="77777777" w:rsidR="005E7D2C" w:rsidRPr="00536BFB" w:rsidRDefault="005E7D2C" w:rsidP="005E7D2C">
      <w:pPr>
        <w:pStyle w:val="Code"/>
        <w:rPr>
          <w:highlight w:val="white"/>
        </w:rPr>
      </w:pPr>
      <w:r w:rsidRPr="00536BFB">
        <w:rPr>
          <w:highlight w:val="white"/>
        </w:rPr>
        <w:t xml:space="preserve">    }</w:t>
      </w:r>
    </w:p>
    <w:p w14:paraId="4FCCFC2F" w14:textId="77777777" w:rsidR="005E7D2C" w:rsidRPr="001C5937" w:rsidRDefault="005E7D2C" w:rsidP="005E7D2C">
      <w:pPr>
        <w:pStyle w:val="Code"/>
        <w:rPr>
          <w:highlight w:val="white"/>
        </w:rPr>
      </w:pPr>
    </w:p>
    <w:p w14:paraId="05F372DE" w14:textId="77777777" w:rsidR="005E7D2C" w:rsidRPr="001C5937" w:rsidRDefault="005E7D2C" w:rsidP="005E7D2C">
      <w:pPr>
        <w:pStyle w:val="Code"/>
        <w:rPr>
          <w:highlight w:val="white"/>
        </w:rPr>
      </w:pPr>
      <w:r w:rsidRPr="001C5937">
        <w:rPr>
          <w:highlight w:val="white"/>
        </w:rPr>
        <w:t xml:space="preserve">    public void EraseVertex(VertexType vertex) {</w:t>
      </w:r>
    </w:p>
    <w:p w14:paraId="678A4F51" w14:textId="77777777" w:rsidR="005E7D2C" w:rsidRPr="001C5937" w:rsidRDefault="005E7D2C" w:rsidP="005E7D2C">
      <w:pPr>
        <w:pStyle w:val="Code"/>
        <w:rPr>
          <w:highlight w:val="white"/>
        </w:rPr>
      </w:pPr>
      <w:r w:rsidRPr="001C5937">
        <w:rPr>
          <w:highlight w:val="white"/>
        </w:rPr>
        <w:t xml:space="preserve">      ISet&lt;UnorderedPair&lt;VertexType,VertexType&gt;&gt; edgeSetCopy =</w:t>
      </w:r>
    </w:p>
    <w:p w14:paraId="4011B7C2" w14:textId="77777777" w:rsidR="005E7D2C" w:rsidRPr="001C5937" w:rsidRDefault="005E7D2C" w:rsidP="005E7D2C">
      <w:pPr>
        <w:pStyle w:val="Code"/>
        <w:rPr>
          <w:highlight w:val="white"/>
        </w:rPr>
      </w:pPr>
      <w:r w:rsidRPr="001C5937">
        <w:rPr>
          <w:highlight w:val="white"/>
        </w:rPr>
        <w:t xml:space="preserve">        new HashSet&lt;UnorderedPair&lt;VertexType,VertexType&gt;&gt;(m_edgeSet);</w:t>
      </w:r>
    </w:p>
    <w:p w14:paraId="02C36572" w14:textId="77777777" w:rsidR="005E7D2C" w:rsidRPr="001C5937" w:rsidRDefault="005E7D2C" w:rsidP="005E7D2C">
      <w:pPr>
        <w:pStyle w:val="Code"/>
        <w:rPr>
          <w:highlight w:val="white"/>
        </w:rPr>
      </w:pPr>
    </w:p>
    <w:p w14:paraId="1D178355" w14:textId="77777777" w:rsidR="005E7D2C" w:rsidRPr="001C5937" w:rsidRDefault="005E7D2C" w:rsidP="005E7D2C">
      <w:pPr>
        <w:pStyle w:val="Code"/>
        <w:rPr>
          <w:highlight w:val="white"/>
        </w:rPr>
      </w:pPr>
      <w:r w:rsidRPr="001C5937">
        <w:rPr>
          <w:highlight w:val="white"/>
        </w:rPr>
        <w:t xml:space="preserve">      foreach (UnorderedPair&lt;VertexType,VertexType&gt; edge in edgeSetCopy) {</w:t>
      </w:r>
    </w:p>
    <w:p w14:paraId="2A162135" w14:textId="77777777" w:rsidR="005E7D2C" w:rsidRPr="001C5937" w:rsidRDefault="005E7D2C" w:rsidP="005E7D2C">
      <w:pPr>
        <w:pStyle w:val="Code"/>
        <w:rPr>
          <w:highlight w:val="white"/>
        </w:rPr>
      </w:pPr>
      <w:r w:rsidRPr="001C5937">
        <w:rPr>
          <w:highlight w:val="white"/>
        </w:rPr>
        <w:t xml:space="preserve">        if ((vertex.Equals(edge.First)) || (vertex.Equals(edge.Second))) {</w:t>
      </w:r>
    </w:p>
    <w:p w14:paraId="2E04CA1E" w14:textId="77777777" w:rsidR="005E7D2C" w:rsidRPr="001C5937" w:rsidRDefault="005E7D2C" w:rsidP="005E7D2C">
      <w:pPr>
        <w:pStyle w:val="Code"/>
        <w:rPr>
          <w:highlight w:val="white"/>
        </w:rPr>
      </w:pPr>
      <w:r w:rsidRPr="001C5937">
        <w:rPr>
          <w:highlight w:val="white"/>
        </w:rPr>
        <w:t xml:space="preserve">          m_edgeSet.Remove(edge);</w:t>
      </w:r>
    </w:p>
    <w:p w14:paraId="08CAAEE7" w14:textId="77777777" w:rsidR="005E7D2C" w:rsidRPr="001C5937" w:rsidRDefault="005E7D2C" w:rsidP="005E7D2C">
      <w:pPr>
        <w:pStyle w:val="Code"/>
        <w:rPr>
          <w:highlight w:val="white"/>
        </w:rPr>
      </w:pPr>
      <w:r w:rsidRPr="001C5937">
        <w:rPr>
          <w:highlight w:val="white"/>
        </w:rPr>
        <w:t xml:space="preserve">        }</w:t>
      </w:r>
    </w:p>
    <w:p w14:paraId="62A48AC4" w14:textId="77777777" w:rsidR="005E7D2C" w:rsidRPr="001C5937" w:rsidRDefault="005E7D2C" w:rsidP="005E7D2C">
      <w:pPr>
        <w:pStyle w:val="Code"/>
        <w:rPr>
          <w:highlight w:val="white"/>
        </w:rPr>
      </w:pPr>
      <w:r w:rsidRPr="001C5937">
        <w:rPr>
          <w:highlight w:val="white"/>
        </w:rPr>
        <w:t xml:space="preserve">      }</w:t>
      </w:r>
    </w:p>
    <w:p w14:paraId="5D6C598B" w14:textId="77777777" w:rsidR="005E7D2C" w:rsidRPr="001C5937" w:rsidRDefault="005E7D2C" w:rsidP="005E7D2C">
      <w:pPr>
        <w:pStyle w:val="Code"/>
        <w:rPr>
          <w:highlight w:val="white"/>
        </w:rPr>
      </w:pPr>
    </w:p>
    <w:p w14:paraId="20B40942" w14:textId="77777777" w:rsidR="005E7D2C" w:rsidRPr="001C5937" w:rsidRDefault="005E7D2C" w:rsidP="005E7D2C">
      <w:pPr>
        <w:pStyle w:val="Code"/>
        <w:rPr>
          <w:highlight w:val="white"/>
        </w:rPr>
      </w:pPr>
      <w:r w:rsidRPr="001C5937">
        <w:rPr>
          <w:highlight w:val="white"/>
        </w:rPr>
        <w:t xml:space="preserve">      m_vertexSet.Remove(vertex);</w:t>
      </w:r>
    </w:p>
    <w:p w14:paraId="35D3E1B3" w14:textId="77777777" w:rsidR="005E7D2C" w:rsidRPr="001C5937" w:rsidRDefault="005E7D2C" w:rsidP="005E7D2C">
      <w:pPr>
        <w:pStyle w:val="Code"/>
        <w:rPr>
          <w:highlight w:val="white"/>
        </w:rPr>
      </w:pPr>
      <w:r w:rsidRPr="001C5937">
        <w:rPr>
          <w:highlight w:val="white"/>
        </w:rPr>
        <w:t xml:space="preserve">    }</w:t>
      </w:r>
    </w:p>
    <w:p w14:paraId="1C8656C3" w14:textId="77777777" w:rsidR="005E7D2C" w:rsidRPr="001C5937" w:rsidRDefault="005E7D2C" w:rsidP="005E7D2C">
      <w:pPr>
        <w:pStyle w:val="Code"/>
        <w:rPr>
          <w:highlight w:val="white"/>
        </w:rPr>
      </w:pPr>
    </w:p>
    <w:p w14:paraId="68BB3C4C" w14:textId="77777777" w:rsidR="005E7D2C" w:rsidRDefault="005E7D2C" w:rsidP="005E7D2C">
      <w:pPr>
        <w:pStyle w:val="Code"/>
        <w:rPr>
          <w:highlight w:val="white"/>
        </w:rPr>
      </w:pPr>
      <w:r w:rsidRPr="00F0683D">
        <w:rPr>
          <w:highlight w:val="white"/>
        </w:rPr>
        <w:t xml:space="preserve">    public void AddEdge(VertexType vertex1, VertexType vertex2) {</w:t>
      </w:r>
    </w:p>
    <w:p w14:paraId="7205180F" w14:textId="77777777" w:rsidR="005E7D2C" w:rsidRDefault="005E7D2C" w:rsidP="005E7D2C">
      <w:pPr>
        <w:pStyle w:val="Code"/>
        <w:rPr>
          <w:highlight w:val="white"/>
        </w:rPr>
      </w:pPr>
      <w:r>
        <w:rPr>
          <w:highlight w:val="white"/>
        </w:rPr>
        <w:t xml:space="preserve">      UnorderedPair&lt;VertexType,VertexType&gt; edge =</w:t>
      </w:r>
    </w:p>
    <w:p w14:paraId="4878D93B"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5F3287EB" w14:textId="77777777" w:rsidR="005E7D2C" w:rsidRPr="00F0683D" w:rsidRDefault="005E7D2C" w:rsidP="005E7D2C">
      <w:pPr>
        <w:pStyle w:val="Code"/>
        <w:rPr>
          <w:highlight w:val="white"/>
        </w:rPr>
      </w:pPr>
      <w:r w:rsidRPr="00F0683D">
        <w:rPr>
          <w:highlight w:val="white"/>
        </w:rPr>
        <w:t xml:space="preserve">      m_edgeSet.Add(</w:t>
      </w:r>
      <w:r>
        <w:rPr>
          <w:highlight w:val="white"/>
        </w:rPr>
        <w:t>edge</w:t>
      </w:r>
      <w:r w:rsidRPr="00F0683D">
        <w:rPr>
          <w:highlight w:val="white"/>
        </w:rPr>
        <w:t>);</w:t>
      </w:r>
    </w:p>
    <w:p w14:paraId="30953A42" w14:textId="77777777" w:rsidR="005E7D2C" w:rsidRPr="00F0683D" w:rsidRDefault="005E7D2C" w:rsidP="005E7D2C">
      <w:pPr>
        <w:pStyle w:val="Code"/>
        <w:rPr>
          <w:highlight w:val="white"/>
        </w:rPr>
      </w:pPr>
      <w:r w:rsidRPr="00F0683D">
        <w:rPr>
          <w:highlight w:val="white"/>
        </w:rPr>
        <w:t xml:space="preserve">    }</w:t>
      </w:r>
    </w:p>
    <w:p w14:paraId="67E8C16D" w14:textId="77777777" w:rsidR="005E7D2C" w:rsidRDefault="005E7D2C" w:rsidP="005E7D2C">
      <w:pPr>
        <w:pStyle w:val="Code"/>
        <w:rPr>
          <w:highlight w:val="white"/>
        </w:rPr>
      </w:pPr>
    </w:p>
    <w:p w14:paraId="67516F6D" w14:textId="77777777" w:rsidR="005E7D2C" w:rsidRPr="00F0683D" w:rsidRDefault="005E7D2C" w:rsidP="005E7D2C">
      <w:pPr>
        <w:pStyle w:val="Code"/>
        <w:rPr>
          <w:highlight w:val="white"/>
        </w:rPr>
      </w:pPr>
      <w:r w:rsidRPr="00F0683D">
        <w:rPr>
          <w:highlight w:val="white"/>
        </w:rPr>
        <w:t xml:space="preserve">    public void EraseEdge(VertexType vertex1, VertexType vertex2) {</w:t>
      </w:r>
    </w:p>
    <w:p w14:paraId="3A2C99F7" w14:textId="77777777" w:rsidR="005E7D2C" w:rsidRDefault="005E7D2C" w:rsidP="005E7D2C">
      <w:pPr>
        <w:pStyle w:val="Code"/>
        <w:rPr>
          <w:highlight w:val="white"/>
        </w:rPr>
      </w:pPr>
      <w:r>
        <w:rPr>
          <w:highlight w:val="white"/>
        </w:rPr>
        <w:t xml:space="preserve">      UnorderedPair&lt;VertexType,VertexType&gt; edge =</w:t>
      </w:r>
    </w:p>
    <w:p w14:paraId="5C1B6BC0"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2301887B" w14:textId="77777777" w:rsidR="005E7D2C" w:rsidRPr="00F0683D" w:rsidRDefault="005E7D2C" w:rsidP="005E7D2C">
      <w:pPr>
        <w:pStyle w:val="Code"/>
        <w:rPr>
          <w:highlight w:val="white"/>
        </w:rPr>
      </w:pPr>
      <w:r w:rsidRPr="00F0683D">
        <w:rPr>
          <w:highlight w:val="white"/>
        </w:rPr>
        <w:t xml:space="preserve">      m_edgeSet.Remove(</w:t>
      </w:r>
      <w:r>
        <w:rPr>
          <w:highlight w:val="white"/>
        </w:rPr>
        <w:t>edge);</w:t>
      </w:r>
    </w:p>
    <w:p w14:paraId="0CDDA776" w14:textId="77777777" w:rsidR="005E7D2C" w:rsidRPr="00F0683D" w:rsidRDefault="005E7D2C" w:rsidP="005E7D2C">
      <w:pPr>
        <w:pStyle w:val="Code"/>
        <w:rPr>
          <w:highlight w:val="white"/>
        </w:rPr>
      </w:pPr>
      <w:r w:rsidRPr="00F0683D">
        <w:rPr>
          <w:highlight w:val="white"/>
        </w:rPr>
        <w:t xml:space="preserve">    }</w:t>
      </w:r>
    </w:p>
    <w:p w14:paraId="2E6E0600" w14:textId="77777777" w:rsidR="005E7D2C" w:rsidRPr="00EC76D5" w:rsidRDefault="005E7D2C" w:rsidP="005E7D2C">
      <w:pPr>
        <w:pStyle w:val="Rubrik3"/>
      </w:pPr>
      <w:bookmarkStart w:id="505" w:name="_Toc53473659"/>
      <w:r w:rsidRPr="00EC76D5">
        <w:lastRenderedPageBreak/>
        <w:t>Graph Partition</w:t>
      </w:r>
      <w:bookmarkEnd w:id="505"/>
    </w:p>
    <w:p w14:paraId="4DE90750" w14:textId="77777777" w:rsidR="005E7D2C" w:rsidRPr="00EC76D5" w:rsidRDefault="005E7D2C" w:rsidP="005E7D2C">
      <w:r w:rsidRPr="00EC76D5">
        <w:t xml:space="preserve">The method </w:t>
      </w:r>
      <w:proofErr w:type="spellStart"/>
      <w:r w:rsidRPr="00EC76D5">
        <w:rPr>
          <w:rStyle w:val="CodeInText"/>
        </w:rPr>
        <w:t>partitionate</w:t>
      </w:r>
      <w:proofErr w:type="spellEnd"/>
      <w:r w:rsidRPr="00EC76D5">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536BFB" w:rsidRDefault="005E7D2C" w:rsidP="005E7D2C">
      <w:pPr>
        <w:pStyle w:val="Code"/>
        <w:rPr>
          <w:highlight w:val="white"/>
        </w:rPr>
      </w:pPr>
      <w:r w:rsidRPr="00536BFB">
        <w:rPr>
          <w:highlight w:val="white"/>
        </w:rPr>
        <w:t xml:space="preserve">    public ISet&lt;Graph&lt;VertexType&gt;&gt; Split() {</w:t>
      </w:r>
    </w:p>
    <w:p w14:paraId="15118A73" w14:textId="77777777" w:rsidR="005E7D2C" w:rsidRPr="00536BFB" w:rsidRDefault="005E7D2C" w:rsidP="005E7D2C">
      <w:pPr>
        <w:pStyle w:val="Code"/>
        <w:rPr>
          <w:highlight w:val="white"/>
        </w:rPr>
      </w:pPr>
      <w:r w:rsidRPr="00536BFB">
        <w:rPr>
          <w:highlight w:val="white"/>
        </w:rPr>
        <w:t xml:space="preserve">      ISet&lt;ISet&lt;VertexType&gt;&gt; subgraphSet = new HashSet&lt;ISet&lt;VertexType&gt;&gt;();</w:t>
      </w:r>
    </w:p>
    <w:p w14:paraId="5CF92987" w14:textId="77777777" w:rsidR="005E7D2C" w:rsidRPr="00536BFB" w:rsidRDefault="005E7D2C" w:rsidP="005E7D2C">
      <w:pPr>
        <w:pStyle w:val="Code"/>
        <w:rPr>
          <w:highlight w:val="white"/>
        </w:rPr>
      </w:pPr>
    </w:p>
    <w:p w14:paraId="5DBB1262" w14:textId="77777777" w:rsidR="005E7D2C" w:rsidRPr="00536BFB" w:rsidRDefault="005E7D2C" w:rsidP="005E7D2C">
      <w:pPr>
        <w:pStyle w:val="Code"/>
        <w:rPr>
          <w:highlight w:val="white"/>
        </w:rPr>
      </w:pPr>
      <w:r w:rsidRPr="00536BFB">
        <w:rPr>
          <w:highlight w:val="white"/>
        </w:rPr>
        <w:t xml:space="preserve">      foreach (VertexType vertex in m_vertexSet) {</w:t>
      </w:r>
    </w:p>
    <w:p w14:paraId="6CBD1A7B" w14:textId="77777777" w:rsidR="005E7D2C" w:rsidRPr="00536BFB" w:rsidRDefault="005E7D2C" w:rsidP="005E7D2C">
      <w:pPr>
        <w:pStyle w:val="Code"/>
        <w:rPr>
          <w:highlight w:val="white"/>
        </w:rPr>
      </w:pPr>
      <w:r w:rsidRPr="00536BFB">
        <w:rPr>
          <w:highlight w:val="white"/>
        </w:rPr>
        <w:t xml:space="preserve">        ISet&lt;VertexType&gt; vertexSet = new HashSet&lt;VertexType&gt;();</w:t>
      </w:r>
    </w:p>
    <w:p w14:paraId="2DADDB91" w14:textId="77777777" w:rsidR="005E7D2C" w:rsidRPr="00536BFB" w:rsidRDefault="005E7D2C" w:rsidP="005E7D2C">
      <w:pPr>
        <w:pStyle w:val="Code"/>
        <w:rPr>
          <w:highlight w:val="white"/>
        </w:rPr>
      </w:pPr>
      <w:r w:rsidRPr="00536BFB">
        <w:rPr>
          <w:highlight w:val="white"/>
        </w:rPr>
        <w:t xml:space="preserve">        DeepSearch(vertex, vertexSet);</w:t>
      </w:r>
    </w:p>
    <w:p w14:paraId="01CD1F53" w14:textId="77777777" w:rsidR="005E7D2C" w:rsidRPr="00536BFB" w:rsidRDefault="005E7D2C" w:rsidP="005E7D2C">
      <w:pPr>
        <w:pStyle w:val="Code"/>
        <w:rPr>
          <w:highlight w:val="white"/>
        </w:rPr>
      </w:pPr>
      <w:r w:rsidRPr="00536BFB">
        <w:rPr>
          <w:highlight w:val="white"/>
        </w:rPr>
        <w:t xml:space="preserve">        subgraphSet.Add(vertexSet);</w:t>
      </w:r>
    </w:p>
    <w:p w14:paraId="353757DE" w14:textId="77777777" w:rsidR="005E7D2C" w:rsidRPr="00536BFB" w:rsidRDefault="005E7D2C" w:rsidP="005E7D2C">
      <w:pPr>
        <w:pStyle w:val="Code"/>
        <w:rPr>
          <w:highlight w:val="white"/>
        </w:rPr>
      </w:pPr>
      <w:r w:rsidRPr="00536BFB">
        <w:rPr>
          <w:highlight w:val="white"/>
        </w:rPr>
        <w:t xml:space="preserve">      }</w:t>
      </w:r>
    </w:p>
    <w:p w14:paraId="2732B9A4" w14:textId="77777777" w:rsidR="005E7D2C" w:rsidRPr="00536BFB" w:rsidRDefault="005E7D2C" w:rsidP="005E7D2C">
      <w:pPr>
        <w:pStyle w:val="Code"/>
        <w:rPr>
          <w:highlight w:val="white"/>
        </w:rPr>
      </w:pPr>
    </w:p>
    <w:p w14:paraId="600898D3" w14:textId="77777777" w:rsidR="005E7D2C" w:rsidRPr="00536BFB" w:rsidRDefault="005E7D2C" w:rsidP="005E7D2C">
      <w:pPr>
        <w:pStyle w:val="Code"/>
        <w:rPr>
          <w:highlight w:val="white"/>
        </w:rPr>
      </w:pPr>
      <w:r w:rsidRPr="00536BFB">
        <w:rPr>
          <w:highlight w:val="white"/>
        </w:rPr>
        <w:t xml:space="preserve">      ISet&lt;Graph&lt;VertexType&gt;&gt; graphSet = new HashSet&lt;Graph&lt;VertexType&gt;&gt;();</w:t>
      </w:r>
    </w:p>
    <w:p w14:paraId="44DBC519" w14:textId="77777777" w:rsidR="005E7D2C" w:rsidRPr="00536BFB" w:rsidRDefault="005E7D2C" w:rsidP="005E7D2C">
      <w:pPr>
        <w:pStyle w:val="Code"/>
        <w:rPr>
          <w:highlight w:val="white"/>
        </w:rPr>
      </w:pPr>
      <w:r w:rsidRPr="00536BFB">
        <w:rPr>
          <w:highlight w:val="white"/>
        </w:rPr>
        <w:t xml:space="preserve">      foreach (ISet&lt;VertexType&gt; vertexSet in subgraphSet) {</w:t>
      </w:r>
    </w:p>
    <w:p w14:paraId="3E251FE2" w14:textId="77777777" w:rsidR="005E7D2C" w:rsidRPr="00536BFB" w:rsidRDefault="005E7D2C" w:rsidP="005E7D2C">
      <w:pPr>
        <w:pStyle w:val="Code"/>
        <w:rPr>
          <w:highlight w:val="white"/>
        </w:rPr>
      </w:pPr>
      <w:r w:rsidRPr="00536BFB">
        <w:rPr>
          <w:highlight w:val="white"/>
        </w:rPr>
        <w:t xml:space="preserve">        graphSet.Add(InducedSubGraph(vertexSet));</w:t>
      </w:r>
    </w:p>
    <w:p w14:paraId="3144E5BD" w14:textId="77777777" w:rsidR="005E7D2C" w:rsidRPr="00536BFB" w:rsidRDefault="005E7D2C" w:rsidP="005E7D2C">
      <w:pPr>
        <w:pStyle w:val="Code"/>
        <w:rPr>
          <w:highlight w:val="white"/>
        </w:rPr>
      </w:pPr>
      <w:r w:rsidRPr="00536BFB">
        <w:rPr>
          <w:highlight w:val="white"/>
        </w:rPr>
        <w:t xml:space="preserve">      }</w:t>
      </w:r>
    </w:p>
    <w:p w14:paraId="3B2E45D3" w14:textId="77777777" w:rsidR="005E7D2C" w:rsidRPr="00536BFB" w:rsidRDefault="005E7D2C" w:rsidP="005E7D2C">
      <w:pPr>
        <w:pStyle w:val="Code"/>
        <w:rPr>
          <w:highlight w:val="white"/>
        </w:rPr>
      </w:pPr>
    </w:p>
    <w:p w14:paraId="79397209" w14:textId="77777777" w:rsidR="005E7D2C" w:rsidRPr="00536BFB" w:rsidRDefault="005E7D2C" w:rsidP="005E7D2C">
      <w:pPr>
        <w:pStyle w:val="Code"/>
        <w:rPr>
          <w:highlight w:val="white"/>
        </w:rPr>
      </w:pPr>
      <w:r w:rsidRPr="00536BFB">
        <w:rPr>
          <w:highlight w:val="white"/>
        </w:rPr>
        <w:t xml:space="preserve">      return graphSet;</w:t>
      </w:r>
    </w:p>
    <w:p w14:paraId="2BD8C0ED" w14:textId="77777777" w:rsidR="005E7D2C" w:rsidRPr="00536BFB" w:rsidRDefault="005E7D2C" w:rsidP="005E7D2C">
      <w:pPr>
        <w:pStyle w:val="Code"/>
        <w:rPr>
          <w:highlight w:val="white"/>
        </w:rPr>
      </w:pPr>
      <w:r w:rsidRPr="00536BFB">
        <w:rPr>
          <w:highlight w:val="white"/>
        </w:rPr>
        <w:t xml:space="preserve">    }</w:t>
      </w:r>
    </w:p>
    <w:p w14:paraId="356E0F1A" w14:textId="77777777" w:rsidR="005E7D2C" w:rsidRPr="00EC76D5" w:rsidRDefault="005E7D2C" w:rsidP="005E7D2C">
      <w:r w:rsidRPr="00EC76D5">
        <w:t xml:space="preserve">The </w:t>
      </w:r>
      <w:proofErr w:type="spellStart"/>
      <w:r>
        <w:rPr>
          <w:rStyle w:val="CodeInText"/>
        </w:rPr>
        <w:t>DeepFirstSearch</w:t>
      </w:r>
      <w:proofErr w:type="spellEnd"/>
      <w:r w:rsidRPr="00EC76D5">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536BFB" w:rsidRDefault="005E7D2C" w:rsidP="005E7D2C">
      <w:pPr>
        <w:pStyle w:val="Code"/>
        <w:rPr>
          <w:highlight w:val="white"/>
        </w:rPr>
      </w:pPr>
      <w:r w:rsidRPr="00536BFB">
        <w:rPr>
          <w:highlight w:val="white"/>
        </w:rPr>
        <w:t xml:space="preserve">    private void DeepSearch(VertexType vertex, ISet&lt;VertexType&gt; resultSet) {</w:t>
      </w:r>
    </w:p>
    <w:p w14:paraId="50FE57F6" w14:textId="77777777" w:rsidR="005E7D2C" w:rsidRPr="00536BFB" w:rsidRDefault="005E7D2C" w:rsidP="005E7D2C">
      <w:pPr>
        <w:pStyle w:val="Code"/>
        <w:rPr>
          <w:highlight w:val="white"/>
        </w:rPr>
      </w:pPr>
      <w:r w:rsidRPr="00536BFB">
        <w:rPr>
          <w:highlight w:val="white"/>
        </w:rPr>
        <w:t xml:space="preserve">      if (!resultSet.Contains(vertex)) {</w:t>
      </w:r>
    </w:p>
    <w:p w14:paraId="48814924" w14:textId="77777777" w:rsidR="005E7D2C" w:rsidRPr="00536BFB" w:rsidRDefault="005E7D2C" w:rsidP="005E7D2C">
      <w:pPr>
        <w:pStyle w:val="Code"/>
        <w:rPr>
          <w:highlight w:val="white"/>
        </w:rPr>
      </w:pPr>
      <w:r w:rsidRPr="00536BFB">
        <w:rPr>
          <w:highlight w:val="white"/>
        </w:rPr>
        <w:t xml:space="preserve">        resultSet.Add(vertex);</w:t>
      </w:r>
    </w:p>
    <w:p w14:paraId="22DFBC94" w14:textId="77777777" w:rsidR="005E7D2C" w:rsidRPr="00536BFB" w:rsidRDefault="005E7D2C" w:rsidP="005E7D2C">
      <w:pPr>
        <w:pStyle w:val="Code"/>
        <w:rPr>
          <w:highlight w:val="white"/>
        </w:rPr>
      </w:pPr>
      <w:r w:rsidRPr="00536BFB">
        <w:rPr>
          <w:highlight w:val="white"/>
        </w:rPr>
        <w:t xml:space="preserve">        ISet&lt;VertexType&gt; neighbourSet = GetNeighbourSet(vertex);</w:t>
      </w:r>
    </w:p>
    <w:p w14:paraId="7C522CB7" w14:textId="77777777" w:rsidR="005E7D2C" w:rsidRPr="00536BFB" w:rsidRDefault="005E7D2C" w:rsidP="005E7D2C">
      <w:pPr>
        <w:pStyle w:val="Code"/>
        <w:rPr>
          <w:highlight w:val="white"/>
        </w:rPr>
      </w:pPr>
      <w:r w:rsidRPr="00536BFB">
        <w:rPr>
          <w:highlight w:val="white"/>
        </w:rPr>
        <w:t xml:space="preserve">        </w:t>
      </w:r>
    </w:p>
    <w:p w14:paraId="778A5619" w14:textId="77777777" w:rsidR="005E7D2C" w:rsidRPr="00536BFB" w:rsidRDefault="005E7D2C" w:rsidP="005E7D2C">
      <w:pPr>
        <w:pStyle w:val="Code"/>
        <w:rPr>
          <w:highlight w:val="white"/>
        </w:rPr>
      </w:pPr>
      <w:r w:rsidRPr="00536BFB">
        <w:rPr>
          <w:highlight w:val="white"/>
        </w:rPr>
        <w:t xml:space="preserve">        foreach (VertexType neighbour in neighbourSet) {</w:t>
      </w:r>
    </w:p>
    <w:p w14:paraId="1115F366" w14:textId="77777777" w:rsidR="005E7D2C" w:rsidRPr="00536BFB" w:rsidRDefault="005E7D2C" w:rsidP="005E7D2C">
      <w:pPr>
        <w:pStyle w:val="Code"/>
        <w:rPr>
          <w:highlight w:val="white"/>
        </w:rPr>
      </w:pPr>
      <w:r w:rsidRPr="00536BFB">
        <w:rPr>
          <w:highlight w:val="white"/>
        </w:rPr>
        <w:t xml:space="preserve">          DeepSearch(neighbour, resultSet);</w:t>
      </w:r>
    </w:p>
    <w:p w14:paraId="12273C57" w14:textId="77777777" w:rsidR="005E7D2C" w:rsidRPr="00536BFB" w:rsidRDefault="005E7D2C" w:rsidP="005E7D2C">
      <w:pPr>
        <w:pStyle w:val="Code"/>
        <w:rPr>
          <w:highlight w:val="white"/>
        </w:rPr>
      </w:pPr>
      <w:r w:rsidRPr="00536BFB">
        <w:rPr>
          <w:highlight w:val="white"/>
        </w:rPr>
        <w:t xml:space="preserve">        }</w:t>
      </w:r>
    </w:p>
    <w:p w14:paraId="0642967F" w14:textId="77777777" w:rsidR="005E7D2C" w:rsidRPr="00536BFB" w:rsidRDefault="005E7D2C" w:rsidP="005E7D2C">
      <w:pPr>
        <w:pStyle w:val="Code"/>
        <w:rPr>
          <w:highlight w:val="white"/>
        </w:rPr>
      </w:pPr>
      <w:r w:rsidRPr="00536BFB">
        <w:rPr>
          <w:highlight w:val="white"/>
        </w:rPr>
        <w:t xml:space="preserve">      }</w:t>
      </w:r>
    </w:p>
    <w:p w14:paraId="43944527" w14:textId="77777777" w:rsidR="005E7D2C" w:rsidRPr="00536BFB" w:rsidRDefault="005E7D2C" w:rsidP="005E7D2C">
      <w:pPr>
        <w:pStyle w:val="Code"/>
        <w:rPr>
          <w:highlight w:val="white"/>
        </w:rPr>
      </w:pPr>
      <w:r w:rsidRPr="00536BFB">
        <w:rPr>
          <w:highlight w:val="white"/>
        </w:rPr>
        <w:t xml:space="preserve">    }</w:t>
      </w:r>
    </w:p>
    <w:p w14:paraId="2A2DB9CB" w14:textId="77777777" w:rsidR="005E7D2C" w:rsidRPr="00EC76D5" w:rsidRDefault="005E7D2C" w:rsidP="005E7D2C">
      <w:r w:rsidRPr="00EC76D5">
        <w:t xml:space="preserve">The </w:t>
      </w:r>
      <w:proofErr w:type="spellStart"/>
      <w:r w:rsidRPr="00EC76D5">
        <w:rPr>
          <w:rStyle w:val="CodeInText"/>
        </w:rPr>
        <w:t>generateSubGraph</w:t>
      </w:r>
      <w:proofErr w:type="spellEnd"/>
      <w:r w:rsidRPr="00EC76D5">
        <w:t xml:space="preserve"> method goes through the edge set and add all edges which both end vertices are members of the vertex set.</w:t>
      </w:r>
    </w:p>
    <w:p w14:paraId="373D654E" w14:textId="77777777" w:rsidR="005E7D2C" w:rsidRPr="00536BFB" w:rsidRDefault="005E7D2C" w:rsidP="005E7D2C">
      <w:pPr>
        <w:pStyle w:val="Code"/>
        <w:rPr>
          <w:highlight w:val="white"/>
        </w:rPr>
      </w:pPr>
      <w:r w:rsidRPr="00536BFB">
        <w:rPr>
          <w:highlight w:val="white"/>
        </w:rPr>
        <w:t xml:space="preserve">    private Graph&lt;VertexType&gt; InducedSubGraph(ISet&lt;VertexType&gt; vertexSet) {</w:t>
      </w:r>
    </w:p>
    <w:p w14:paraId="496442E4" w14:textId="77777777" w:rsidR="005E7D2C" w:rsidRDefault="005E7D2C" w:rsidP="005E7D2C">
      <w:pPr>
        <w:pStyle w:val="Code"/>
        <w:rPr>
          <w:highlight w:val="white"/>
        </w:rPr>
      </w:pPr>
      <w:r w:rsidRPr="00536BFB">
        <w:rPr>
          <w:highlight w:val="white"/>
        </w:rPr>
        <w:t xml:space="preserve">      ISet&lt;UnorderedPair&lt;VertexType,VertexType&gt;&gt; resultEdgeSet =</w:t>
      </w:r>
    </w:p>
    <w:p w14:paraId="266711B3" w14:textId="77777777" w:rsidR="005E7D2C" w:rsidRPr="00536BFB" w:rsidRDefault="005E7D2C" w:rsidP="005E7D2C">
      <w:pPr>
        <w:pStyle w:val="Code"/>
        <w:rPr>
          <w:highlight w:val="white"/>
        </w:rPr>
      </w:pPr>
      <w:r>
        <w:rPr>
          <w:highlight w:val="white"/>
        </w:rPr>
        <w:t xml:space="preserve">       </w:t>
      </w:r>
      <w:r w:rsidRPr="00536BFB">
        <w:rPr>
          <w:highlight w:val="white"/>
        </w:rPr>
        <w:t xml:space="preserve"> new HashSet&lt;UnorderedPair&lt;VertexType,VertexType&gt;&gt;();</w:t>
      </w:r>
    </w:p>
    <w:p w14:paraId="5B1ED6F1" w14:textId="77777777" w:rsidR="005E7D2C" w:rsidRPr="00536BFB" w:rsidRDefault="005E7D2C" w:rsidP="005E7D2C">
      <w:pPr>
        <w:pStyle w:val="Code"/>
        <w:rPr>
          <w:highlight w:val="white"/>
        </w:rPr>
      </w:pPr>
      <w:r w:rsidRPr="00536BFB">
        <w:rPr>
          <w:highlight w:val="white"/>
        </w:rPr>
        <w:t xml:space="preserve">   </w:t>
      </w:r>
    </w:p>
    <w:p w14:paraId="4928D05D" w14:textId="77777777" w:rsidR="005E7D2C" w:rsidRPr="00536BFB" w:rsidRDefault="005E7D2C" w:rsidP="005E7D2C">
      <w:pPr>
        <w:pStyle w:val="Code"/>
        <w:rPr>
          <w:highlight w:val="white"/>
        </w:rPr>
      </w:pPr>
      <w:r w:rsidRPr="00536BFB">
        <w:rPr>
          <w:highlight w:val="white"/>
        </w:rPr>
        <w:t xml:space="preserve">      foreach (UnorderedPair&lt;VertexType,VertexType&gt; edge in m_edgeSet) {</w:t>
      </w:r>
    </w:p>
    <w:p w14:paraId="3DCE6071" w14:textId="77777777" w:rsidR="005E7D2C" w:rsidRPr="00536BFB" w:rsidRDefault="005E7D2C" w:rsidP="005E7D2C">
      <w:pPr>
        <w:pStyle w:val="Code"/>
        <w:rPr>
          <w:highlight w:val="white"/>
        </w:rPr>
      </w:pPr>
      <w:r w:rsidRPr="00536BFB">
        <w:rPr>
          <w:highlight w:val="white"/>
        </w:rPr>
        <w:t xml:space="preserve">        if (vertexSet.Contains(edge.First) &amp;&amp;</w:t>
      </w:r>
    </w:p>
    <w:p w14:paraId="3156B508" w14:textId="77777777" w:rsidR="005E7D2C" w:rsidRPr="00536BFB" w:rsidRDefault="005E7D2C" w:rsidP="005E7D2C">
      <w:pPr>
        <w:pStyle w:val="Code"/>
        <w:rPr>
          <w:highlight w:val="white"/>
        </w:rPr>
      </w:pPr>
      <w:r w:rsidRPr="00536BFB">
        <w:rPr>
          <w:highlight w:val="white"/>
        </w:rPr>
        <w:t xml:space="preserve">            vertexSet.Contains(edge.Second)) {</w:t>
      </w:r>
    </w:p>
    <w:p w14:paraId="666BAF8C" w14:textId="77777777" w:rsidR="005E7D2C" w:rsidRPr="00536BFB" w:rsidRDefault="005E7D2C" w:rsidP="005E7D2C">
      <w:pPr>
        <w:pStyle w:val="Code"/>
        <w:rPr>
          <w:highlight w:val="white"/>
        </w:rPr>
      </w:pPr>
      <w:r w:rsidRPr="00536BFB">
        <w:rPr>
          <w:highlight w:val="white"/>
        </w:rPr>
        <w:t xml:space="preserve">          resultEdgeSet.Add(edge);</w:t>
      </w:r>
    </w:p>
    <w:p w14:paraId="4C3A7E2D" w14:textId="77777777" w:rsidR="005E7D2C" w:rsidRPr="00536BFB" w:rsidRDefault="005E7D2C" w:rsidP="005E7D2C">
      <w:pPr>
        <w:pStyle w:val="Code"/>
        <w:rPr>
          <w:highlight w:val="white"/>
        </w:rPr>
      </w:pPr>
      <w:r w:rsidRPr="00536BFB">
        <w:rPr>
          <w:highlight w:val="white"/>
        </w:rPr>
        <w:t xml:space="preserve">        }</w:t>
      </w:r>
    </w:p>
    <w:p w14:paraId="7B0768E6" w14:textId="77777777" w:rsidR="005E7D2C" w:rsidRPr="00536BFB" w:rsidRDefault="005E7D2C" w:rsidP="005E7D2C">
      <w:pPr>
        <w:pStyle w:val="Code"/>
        <w:rPr>
          <w:highlight w:val="white"/>
        </w:rPr>
      </w:pPr>
      <w:r w:rsidRPr="00536BFB">
        <w:rPr>
          <w:highlight w:val="white"/>
        </w:rPr>
        <w:t xml:space="preserve">      }</w:t>
      </w:r>
    </w:p>
    <w:p w14:paraId="6650369D" w14:textId="77777777" w:rsidR="005E7D2C" w:rsidRPr="00536BFB" w:rsidRDefault="005E7D2C" w:rsidP="005E7D2C">
      <w:pPr>
        <w:pStyle w:val="Code"/>
        <w:rPr>
          <w:highlight w:val="white"/>
        </w:rPr>
      </w:pPr>
      <w:r w:rsidRPr="00536BFB">
        <w:rPr>
          <w:highlight w:val="white"/>
        </w:rPr>
        <w:t xml:space="preserve">   </w:t>
      </w:r>
    </w:p>
    <w:p w14:paraId="2E4C1701" w14:textId="77777777" w:rsidR="005E7D2C" w:rsidRPr="00536BFB" w:rsidRDefault="005E7D2C" w:rsidP="005E7D2C">
      <w:pPr>
        <w:pStyle w:val="Code"/>
        <w:rPr>
          <w:highlight w:val="white"/>
        </w:rPr>
      </w:pPr>
      <w:r w:rsidRPr="00536BFB">
        <w:rPr>
          <w:highlight w:val="white"/>
        </w:rPr>
        <w:t xml:space="preserve">      return (new Graph&lt;VertexType&gt;(vertexSet, resultEdgeSet));</w:t>
      </w:r>
    </w:p>
    <w:p w14:paraId="381B3F68" w14:textId="77777777" w:rsidR="005E7D2C" w:rsidRPr="00536BFB" w:rsidRDefault="005E7D2C" w:rsidP="005E7D2C">
      <w:pPr>
        <w:pStyle w:val="Code"/>
        <w:rPr>
          <w:highlight w:val="white"/>
        </w:rPr>
      </w:pPr>
      <w:r w:rsidRPr="00536BFB">
        <w:rPr>
          <w:highlight w:val="white"/>
        </w:rPr>
        <w:t xml:space="preserve">    } </w:t>
      </w:r>
    </w:p>
    <w:p w14:paraId="085C3B8C" w14:textId="77777777" w:rsidR="005E7D2C" w:rsidRPr="00536BFB" w:rsidRDefault="005E7D2C" w:rsidP="005E7D2C">
      <w:pPr>
        <w:pStyle w:val="Code"/>
        <w:rPr>
          <w:highlight w:val="white"/>
        </w:rPr>
      </w:pPr>
      <w:r w:rsidRPr="00536BFB">
        <w:rPr>
          <w:highlight w:val="white"/>
        </w:rPr>
        <w:t xml:space="preserve">  }</w:t>
      </w:r>
    </w:p>
    <w:p w14:paraId="55651744" w14:textId="77777777" w:rsidR="005E7D2C" w:rsidRDefault="005E7D2C" w:rsidP="005E7D2C">
      <w:pPr>
        <w:pStyle w:val="Code"/>
      </w:pPr>
      <w:r w:rsidRPr="00536BFB">
        <w:rPr>
          <w:highlight w:val="white"/>
        </w:rPr>
        <w:t>}</w:t>
      </w:r>
    </w:p>
    <w:p w14:paraId="223A6864" w14:textId="77777777" w:rsidR="005E7D2C" w:rsidRDefault="005E7D2C" w:rsidP="005E7D2C">
      <w:pPr>
        <w:pStyle w:val="Rubrik2"/>
      </w:pPr>
      <w:bookmarkStart w:id="506" w:name="_Toc53473660"/>
      <w:proofErr w:type="spellStart"/>
      <w:r>
        <w:lastRenderedPageBreak/>
        <w:t>ListSet</w:t>
      </w:r>
      <w:proofErr w:type="spellEnd"/>
      <w:r>
        <w:t xml:space="preserve"> and </w:t>
      </w:r>
      <w:proofErr w:type="spellStart"/>
      <w:r>
        <w:t>ListMap</w:t>
      </w:r>
      <w:bookmarkEnd w:id="506"/>
      <w:proofErr w:type="spellEnd"/>
    </w:p>
    <w:p w14:paraId="35C39241" w14:textId="77777777" w:rsidR="005E7D2C" w:rsidRDefault="005E7D2C" w:rsidP="005E7D2C">
      <w:pPr>
        <w:rPr>
          <w:highlight w:val="white"/>
        </w:rPr>
      </w:pPr>
      <w:r>
        <w:rPr>
          <w:highlight w:val="white"/>
        </w:rPr>
        <w:t xml:space="preserve">The </w:t>
      </w:r>
      <w:r w:rsidRPr="00174A5F">
        <w:rPr>
          <w:rStyle w:val="KeyWord0"/>
          <w:highlight w:val="white"/>
        </w:rPr>
        <w:t>ListSet</w:t>
      </w:r>
      <w:r>
        <w:rPr>
          <w:highlight w:val="white"/>
        </w:rPr>
        <w:t xml:space="preserve"> class implements the </w:t>
      </w:r>
      <w:r w:rsidRPr="0038775A">
        <w:rPr>
          <w:rStyle w:val="KeyWord0"/>
          <w:highlight w:val="white"/>
        </w:rPr>
        <w:t>ISet</w:t>
      </w:r>
      <w:r>
        <w:rPr>
          <w:highlight w:val="white"/>
        </w:rPr>
        <w:t xml:space="preserve"> interface with the set as a simple list. The whole point with this implementation is that the values shall be stored in the order they are added. Therefore, the values are not ordered in the set, which make the </w:t>
      </w:r>
      <w:r w:rsidRPr="00C427F3">
        <w:rPr>
          <w:rStyle w:val="KeyWord0"/>
          <w:highlight w:val="white"/>
        </w:rPr>
        <w:t>Contains</w:t>
      </w:r>
      <w:r>
        <w:rPr>
          <w:highlight w:val="white"/>
        </w:rPr>
        <w:t xml:space="preserve">, </w:t>
      </w:r>
      <w:r w:rsidRPr="00C427F3">
        <w:rPr>
          <w:rStyle w:val="KeyWord0"/>
          <w:highlight w:val="white"/>
        </w:rPr>
        <w:t>IntersectWith</w:t>
      </w:r>
      <w:r>
        <w:rPr>
          <w:highlight w:val="white"/>
        </w:rPr>
        <w:t xml:space="preserve">, </w:t>
      </w:r>
      <w:r w:rsidRPr="00C427F3">
        <w:rPr>
          <w:rStyle w:val="KeyWord0"/>
          <w:highlight w:val="white"/>
        </w:rPr>
        <w:t>UnionWith</w:t>
      </w:r>
      <w:r>
        <w:rPr>
          <w:highlight w:val="white"/>
        </w:rPr>
        <w:t xml:space="preserve">, </w:t>
      </w:r>
      <w:r w:rsidRPr="00C427F3">
        <w:rPr>
          <w:rStyle w:val="KeyWord0"/>
          <w:highlight w:val="white"/>
        </w:rPr>
        <w:t>ExceptWith</w:t>
      </w:r>
      <w:r>
        <w:rPr>
          <w:highlight w:val="white"/>
        </w:rPr>
        <w:t xml:space="preserve">, and </w:t>
      </w:r>
      <w:r w:rsidRPr="00C427F3">
        <w:rPr>
          <w:rStyle w:val="KeyWord0"/>
          <w:highlight w:val="white"/>
        </w:rPr>
        <w:t>SymmetricExceptWith</w:t>
      </w:r>
      <w:r w:rsidRPr="00C427F3">
        <w:rPr>
          <w:highlight w:val="white"/>
        </w:rPr>
        <w:t xml:space="preserve"> </w:t>
      </w:r>
      <w:r>
        <w:rPr>
          <w:highlight w:val="white"/>
        </w:rPr>
        <w:t xml:space="preserve">(the union minus the intersection) </w:t>
      </w:r>
      <w:r w:rsidRPr="00C427F3">
        <w:rPr>
          <w:highlight w:val="white"/>
        </w:rPr>
        <w:t>ineffective.</w:t>
      </w:r>
      <w:r>
        <w:rPr>
          <w:highlight w:val="white"/>
        </w:rPr>
        <w:t xml:space="preserve"> </w:t>
      </w:r>
    </w:p>
    <w:p w14:paraId="2ACE9DDB" w14:textId="77777777" w:rsidR="005E7D2C" w:rsidRDefault="005E7D2C" w:rsidP="005E7D2C">
      <w:pPr>
        <w:pStyle w:val="CodeListing"/>
        <w:rPr>
          <w:highlight w:val="white"/>
        </w:rPr>
      </w:pPr>
      <w:proofErr w:type="spellStart"/>
      <w:r>
        <w:rPr>
          <w:highlight w:val="white"/>
        </w:rPr>
        <w:t>ListSet.cs</w:t>
      </w:r>
      <w:proofErr w:type="spellEnd"/>
    </w:p>
    <w:p w14:paraId="538AB705" w14:textId="77777777" w:rsidR="005E7D2C" w:rsidRPr="00C75C7E" w:rsidRDefault="005E7D2C" w:rsidP="005E7D2C">
      <w:pPr>
        <w:pStyle w:val="Code"/>
        <w:rPr>
          <w:highlight w:val="white"/>
        </w:rPr>
      </w:pPr>
      <w:r w:rsidRPr="00C75C7E">
        <w:rPr>
          <w:highlight w:val="white"/>
        </w:rPr>
        <w:t>using System.Text;</w:t>
      </w:r>
    </w:p>
    <w:p w14:paraId="0B9C1A34" w14:textId="77777777" w:rsidR="005E7D2C" w:rsidRPr="00C75C7E" w:rsidRDefault="005E7D2C" w:rsidP="005E7D2C">
      <w:pPr>
        <w:pStyle w:val="Code"/>
        <w:rPr>
          <w:highlight w:val="white"/>
        </w:rPr>
      </w:pPr>
      <w:r w:rsidRPr="00C75C7E">
        <w:rPr>
          <w:highlight w:val="white"/>
        </w:rPr>
        <w:t>using System.Collections;</w:t>
      </w:r>
    </w:p>
    <w:p w14:paraId="7EA5F921" w14:textId="77777777" w:rsidR="005E7D2C" w:rsidRPr="00C75C7E" w:rsidRDefault="005E7D2C" w:rsidP="005E7D2C">
      <w:pPr>
        <w:pStyle w:val="Code"/>
        <w:rPr>
          <w:highlight w:val="white"/>
        </w:rPr>
      </w:pPr>
      <w:r w:rsidRPr="00C75C7E">
        <w:rPr>
          <w:highlight w:val="white"/>
        </w:rPr>
        <w:t>using System.Collections.Generic;</w:t>
      </w:r>
    </w:p>
    <w:p w14:paraId="405368B1" w14:textId="77777777" w:rsidR="005E7D2C" w:rsidRPr="00C75C7E" w:rsidRDefault="005E7D2C" w:rsidP="005E7D2C">
      <w:pPr>
        <w:pStyle w:val="Code"/>
        <w:rPr>
          <w:highlight w:val="white"/>
        </w:rPr>
      </w:pPr>
    </w:p>
    <w:p w14:paraId="5AE411F6" w14:textId="77777777" w:rsidR="005E7D2C" w:rsidRPr="00C75C7E" w:rsidRDefault="005E7D2C" w:rsidP="005E7D2C">
      <w:pPr>
        <w:pStyle w:val="Code"/>
        <w:rPr>
          <w:highlight w:val="white"/>
        </w:rPr>
      </w:pPr>
      <w:r w:rsidRPr="00C75C7E">
        <w:rPr>
          <w:highlight w:val="white"/>
        </w:rPr>
        <w:t>namespace CCompiler {</w:t>
      </w:r>
    </w:p>
    <w:p w14:paraId="7A91E507" w14:textId="77777777" w:rsidR="005E7D2C" w:rsidRPr="00C75C7E" w:rsidRDefault="005E7D2C" w:rsidP="005E7D2C">
      <w:pPr>
        <w:pStyle w:val="Code"/>
        <w:rPr>
          <w:highlight w:val="white"/>
        </w:rPr>
      </w:pPr>
      <w:r w:rsidRPr="00C75C7E">
        <w:rPr>
          <w:highlight w:val="white"/>
        </w:rPr>
        <w:t xml:space="preserve">  public class ListSet&lt;SetType&gt; : ISet&lt;SetType&gt; {</w:t>
      </w:r>
    </w:p>
    <w:p w14:paraId="4A0C3581" w14:textId="77777777" w:rsidR="005E7D2C" w:rsidRPr="00C75C7E" w:rsidRDefault="005E7D2C" w:rsidP="005E7D2C">
      <w:pPr>
        <w:pStyle w:val="Code"/>
        <w:rPr>
          <w:highlight w:val="white"/>
        </w:rPr>
      </w:pPr>
      <w:r w:rsidRPr="00C75C7E">
        <w:rPr>
          <w:highlight w:val="white"/>
        </w:rPr>
        <w:t xml:space="preserve">    private List&lt;SetType&gt; m_list = new List&lt;SetType&gt;();</w:t>
      </w:r>
    </w:p>
    <w:p w14:paraId="516D685C" w14:textId="77777777" w:rsidR="005E7D2C" w:rsidRPr="00C75C7E" w:rsidRDefault="005E7D2C" w:rsidP="005E7D2C">
      <w:pPr>
        <w:pStyle w:val="Code"/>
        <w:rPr>
          <w:highlight w:val="white"/>
        </w:rPr>
      </w:pPr>
    </w:p>
    <w:p w14:paraId="6D496ABC" w14:textId="77777777" w:rsidR="005E7D2C" w:rsidRPr="00C75C7E" w:rsidRDefault="005E7D2C" w:rsidP="005E7D2C">
      <w:pPr>
        <w:pStyle w:val="Code"/>
        <w:rPr>
          <w:highlight w:val="white"/>
        </w:rPr>
      </w:pPr>
      <w:r w:rsidRPr="00C75C7E">
        <w:rPr>
          <w:highlight w:val="white"/>
        </w:rPr>
        <w:t xml:space="preserve">    public ListSet() {</w:t>
      </w:r>
    </w:p>
    <w:p w14:paraId="34909BEB" w14:textId="77777777" w:rsidR="005E7D2C" w:rsidRPr="00C75C7E" w:rsidRDefault="005E7D2C" w:rsidP="005E7D2C">
      <w:pPr>
        <w:pStyle w:val="Code"/>
        <w:rPr>
          <w:highlight w:val="white"/>
        </w:rPr>
      </w:pPr>
      <w:r w:rsidRPr="00C75C7E">
        <w:rPr>
          <w:highlight w:val="white"/>
        </w:rPr>
        <w:t xml:space="preserve">      // Empty.</w:t>
      </w:r>
    </w:p>
    <w:p w14:paraId="2ABA5652" w14:textId="77777777" w:rsidR="005E7D2C" w:rsidRPr="00C75C7E" w:rsidRDefault="005E7D2C" w:rsidP="005E7D2C">
      <w:pPr>
        <w:pStyle w:val="Code"/>
        <w:rPr>
          <w:highlight w:val="white"/>
        </w:rPr>
      </w:pPr>
      <w:r w:rsidRPr="00C75C7E">
        <w:rPr>
          <w:highlight w:val="white"/>
        </w:rPr>
        <w:t xml:space="preserve">    }</w:t>
      </w:r>
    </w:p>
    <w:p w14:paraId="498E5A5C" w14:textId="77777777" w:rsidR="005E7D2C" w:rsidRPr="00C75C7E" w:rsidRDefault="005E7D2C" w:rsidP="005E7D2C">
      <w:pPr>
        <w:pStyle w:val="Code"/>
        <w:rPr>
          <w:highlight w:val="white"/>
        </w:rPr>
      </w:pPr>
    </w:p>
    <w:p w14:paraId="752D5BB4" w14:textId="77777777" w:rsidR="005E7D2C" w:rsidRPr="00C75C7E" w:rsidRDefault="005E7D2C" w:rsidP="005E7D2C">
      <w:pPr>
        <w:pStyle w:val="Code"/>
        <w:rPr>
          <w:highlight w:val="white"/>
        </w:rPr>
      </w:pPr>
      <w:r w:rsidRPr="00C75C7E">
        <w:rPr>
          <w:highlight w:val="white"/>
        </w:rPr>
        <w:t xml:space="preserve">    public int Count {</w:t>
      </w:r>
    </w:p>
    <w:p w14:paraId="6823F1E3" w14:textId="77777777" w:rsidR="005E7D2C" w:rsidRPr="00C75C7E" w:rsidRDefault="005E7D2C" w:rsidP="005E7D2C">
      <w:pPr>
        <w:pStyle w:val="Code"/>
        <w:rPr>
          <w:highlight w:val="white"/>
        </w:rPr>
      </w:pPr>
      <w:r w:rsidRPr="00C75C7E">
        <w:rPr>
          <w:highlight w:val="white"/>
        </w:rPr>
        <w:t xml:space="preserve">      get { return m_list.Count; }</w:t>
      </w:r>
    </w:p>
    <w:p w14:paraId="46038814" w14:textId="77777777" w:rsidR="005E7D2C" w:rsidRPr="00C75C7E" w:rsidRDefault="005E7D2C" w:rsidP="005E7D2C">
      <w:pPr>
        <w:pStyle w:val="Code"/>
        <w:rPr>
          <w:highlight w:val="white"/>
        </w:rPr>
      </w:pPr>
      <w:r w:rsidRPr="00C75C7E">
        <w:rPr>
          <w:highlight w:val="white"/>
        </w:rPr>
        <w:t xml:space="preserve">    }</w:t>
      </w:r>
    </w:p>
    <w:p w14:paraId="10882F5A" w14:textId="77777777" w:rsidR="005E7D2C" w:rsidRPr="00C75C7E" w:rsidRDefault="005E7D2C" w:rsidP="005E7D2C">
      <w:pPr>
        <w:pStyle w:val="Code"/>
        <w:rPr>
          <w:highlight w:val="white"/>
        </w:rPr>
      </w:pPr>
    </w:p>
    <w:p w14:paraId="538D3921" w14:textId="77777777" w:rsidR="005E7D2C" w:rsidRPr="00C75C7E" w:rsidRDefault="005E7D2C" w:rsidP="005E7D2C">
      <w:pPr>
        <w:pStyle w:val="Code"/>
        <w:rPr>
          <w:highlight w:val="white"/>
        </w:rPr>
      </w:pPr>
      <w:r w:rsidRPr="00C75C7E">
        <w:rPr>
          <w:highlight w:val="white"/>
        </w:rPr>
        <w:t xml:space="preserve">    public bool IsReadOnly {</w:t>
      </w:r>
    </w:p>
    <w:p w14:paraId="6BD591FC" w14:textId="77777777" w:rsidR="005E7D2C" w:rsidRPr="00C75C7E" w:rsidRDefault="005E7D2C" w:rsidP="005E7D2C">
      <w:pPr>
        <w:pStyle w:val="Code"/>
        <w:rPr>
          <w:highlight w:val="white"/>
        </w:rPr>
      </w:pPr>
      <w:r w:rsidRPr="00C75C7E">
        <w:rPr>
          <w:highlight w:val="white"/>
        </w:rPr>
        <w:t xml:space="preserve">      get { return false; }</w:t>
      </w:r>
    </w:p>
    <w:p w14:paraId="7B4E5912" w14:textId="77777777" w:rsidR="005E7D2C" w:rsidRPr="00C75C7E" w:rsidRDefault="005E7D2C" w:rsidP="005E7D2C">
      <w:pPr>
        <w:pStyle w:val="Code"/>
        <w:rPr>
          <w:highlight w:val="white"/>
        </w:rPr>
      </w:pPr>
      <w:r w:rsidRPr="00C75C7E">
        <w:rPr>
          <w:highlight w:val="white"/>
        </w:rPr>
        <w:t xml:space="preserve">    }</w:t>
      </w:r>
    </w:p>
    <w:p w14:paraId="07BBF05E" w14:textId="77777777" w:rsidR="005E7D2C" w:rsidRPr="00C75C7E" w:rsidRDefault="005E7D2C" w:rsidP="005E7D2C">
      <w:pPr>
        <w:pStyle w:val="Code"/>
        <w:rPr>
          <w:highlight w:val="white"/>
        </w:rPr>
      </w:pPr>
    </w:p>
    <w:p w14:paraId="5000FE1F" w14:textId="77777777" w:rsidR="005E7D2C" w:rsidRPr="00C75C7E" w:rsidRDefault="005E7D2C" w:rsidP="005E7D2C">
      <w:pPr>
        <w:pStyle w:val="Code"/>
        <w:rPr>
          <w:highlight w:val="white"/>
        </w:rPr>
      </w:pPr>
      <w:r w:rsidRPr="00C75C7E">
        <w:rPr>
          <w:highlight w:val="white"/>
        </w:rPr>
        <w:t xml:space="preserve">    public ListSet(SetType value) {</w:t>
      </w:r>
    </w:p>
    <w:p w14:paraId="5121B909" w14:textId="77777777" w:rsidR="005E7D2C" w:rsidRPr="00C75C7E" w:rsidRDefault="005E7D2C" w:rsidP="005E7D2C">
      <w:pPr>
        <w:pStyle w:val="Code"/>
        <w:rPr>
          <w:highlight w:val="white"/>
        </w:rPr>
      </w:pPr>
      <w:r w:rsidRPr="00C75C7E">
        <w:rPr>
          <w:highlight w:val="white"/>
        </w:rPr>
        <w:t xml:space="preserve">      m_list.Add(value);</w:t>
      </w:r>
    </w:p>
    <w:p w14:paraId="15C47CF1" w14:textId="77777777" w:rsidR="005E7D2C" w:rsidRPr="00C75C7E" w:rsidRDefault="005E7D2C" w:rsidP="005E7D2C">
      <w:pPr>
        <w:pStyle w:val="Code"/>
        <w:rPr>
          <w:highlight w:val="white"/>
        </w:rPr>
      </w:pPr>
      <w:r w:rsidRPr="00C75C7E">
        <w:rPr>
          <w:highlight w:val="white"/>
        </w:rPr>
        <w:t xml:space="preserve">    }</w:t>
      </w:r>
    </w:p>
    <w:p w14:paraId="2DF9E7E4" w14:textId="77777777" w:rsidR="005E7D2C" w:rsidRPr="00C75C7E" w:rsidRDefault="005E7D2C" w:rsidP="005E7D2C">
      <w:pPr>
        <w:pStyle w:val="Code"/>
        <w:rPr>
          <w:highlight w:val="white"/>
        </w:rPr>
      </w:pPr>
      <w:r w:rsidRPr="00C75C7E">
        <w:rPr>
          <w:highlight w:val="white"/>
        </w:rPr>
        <w:t xml:space="preserve">  </w:t>
      </w:r>
    </w:p>
    <w:p w14:paraId="6741F476" w14:textId="77777777" w:rsidR="005E7D2C" w:rsidRPr="00C75C7E" w:rsidRDefault="005E7D2C" w:rsidP="005E7D2C">
      <w:pPr>
        <w:pStyle w:val="Code"/>
        <w:rPr>
          <w:highlight w:val="white"/>
        </w:rPr>
      </w:pPr>
      <w:r w:rsidRPr="00C75C7E">
        <w:rPr>
          <w:highlight w:val="white"/>
        </w:rPr>
        <w:t xml:space="preserve">    public ListSet(SetType[] array) {</w:t>
      </w:r>
    </w:p>
    <w:p w14:paraId="684C3C84" w14:textId="77777777" w:rsidR="005E7D2C" w:rsidRPr="00C75C7E" w:rsidRDefault="005E7D2C" w:rsidP="005E7D2C">
      <w:pPr>
        <w:pStyle w:val="Code"/>
        <w:rPr>
          <w:highlight w:val="white"/>
        </w:rPr>
      </w:pPr>
      <w:r w:rsidRPr="00C75C7E">
        <w:rPr>
          <w:highlight w:val="white"/>
        </w:rPr>
        <w:t xml:space="preserve">      m_list.AddRange(array);</w:t>
      </w:r>
    </w:p>
    <w:p w14:paraId="4FBA7223" w14:textId="77777777" w:rsidR="005E7D2C" w:rsidRPr="00C75C7E" w:rsidRDefault="005E7D2C" w:rsidP="005E7D2C">
      <w:pPr>
        <w:pStyle w:val="Code"/>
        <w:rPr>
          <w:highlight w:val="white"/>
        </w:rPr>
      </w:pPr>
      <w:r w:rsidRPr="00C75C7E">
        <w:rPr>
          <w:highlight w:val="white"/>
        </w:rPr>
        <w:t xml:space="preserve">    }</w:t>
      </w:r>
    </w:p>
    <w:p w14:paraId="3EB98EEB" w14:textId="77777777" w:rsidR="005E7D2C" w:rsidRPr="00C75C7E" w:rsidRDefault="005E7D2C" w:rsidP="005E7D2C">
      <w:pPr>
        <w:pStyle w:val="Code"/>
        <w:rPr>
          <w:highlight w:val="white"/>
        </w:rPr>
      </w:pPr>
    </w:p>
    <w:p w14:paraId="6FAC9DEB" w14:textId="77777777" w:rsidR="005E7D2C" w:rsidRPr="00C75C7E" w:rsidRDefault="005E7D2C" w:rsidP="005E7D2C">
      <w:pPr>
        <w:pStyle w:val="Code"/>
        <w:rPr>
          <w:highlight w:val="white"/>
        </w:rPr>
      </w:pPr>
      <w:r w:rsidRPr="00C75C7E">
        <w:rPr>
          <w:highlight w:val="white"/>
        </w:rPr>
        <w:t xml:space="preserve">    public ListSet(IEnumerable&lt;SetType&gt; enumerable) {</w:t>
      </w:r>
    </w:p>
    <w:p w14:paraId="4C332453" w14:textId="77777777" w:rsidR="005E7D2C" w:rsidRPr="00C75C7E" w:rsidRDefault="005E7D2C" w:rsidP="005E7D2C">
      <w:pPr>
        <w:pStyle w:val="Code"/>
        <w:rPr>
          <w:highlight w:val="white"/>
        </w:rPr>
      </w:pPr>
      <w:r w:rsidRPr="00C75C7E">
        <w:rPr>
          <w:highlight w:val="white"/>
        </w:rPr>
        <w:t xml:space="preserve">      m_list.AddRange(enumerable);</w:t>
      </w:r>
    </w:p>
    <w:p w14:paraId="610569FA" w14:textId="77777777" w:rsidR="005E7D2C" w:rsidRPr="00C75C7E" w:rsidRDefault="005E7D2C" w:rsidP="005E7D2C">
      <w:pPr>
        <w:pStyle w:val="Code"/>
        <w:rPr>
          <w:highlight w:val="white"/>
        </w:rPr>
      </w:pPr>
      <w:r w:rsidRPr="00C75C7E">
        <w:rPr>
          <w:highlight w:val="white"/>
        </w:rPr>
        <w:t xml:space="preserve">    }</w:t>
      </w:r>
    </w:p>
    <w:p w14:paraId="27BF9641" w14:textId="77777777" w:rsidR="005E7D2C" w:rsidRPr="00C75C7E" w:rsidRDefault="005E7D2C" w:rsidP="005E7D2C">
      <w:pPr>
        <w:pStyle w:val="Code"/>
        <w:rPr>
          <w:highlight w:val="white"/>
        </w:rPr>
      </w:pPr>
    </w:p>
    <w:p w14:paraId="7BF40DCE" w14:textId="77777777" w:rsidR="005E7D2C" w:rsidRPr="00C75C7E" w:rsidRDefault="005E7D2C" w:rsidP="005E7D2C">
      <w:pPr>
        <w:pStyle w:val="Code"/>
        <w:rPr>
          <w:highlight w:val="white"/>
        </w:rPr>
      </w:pPr>
      <w:r w:rsidRPr="00C75C7E">
        <w:rPr>
          <w:highlight w:val="white"/>
        </w:rPr>
        <w:t xml:space="preserve">    public void CopyTo(SetType[] array, int index) {</w:t>
      </w:r>
    </w:p>
    <w:p w14:paraId="5CC2A201" w14:textId="77777777" w:rsidR="005E7D2C" w:rsidRPr="00C75C7E" w:rsidRDefault="005E7D2C" w:rsidP="005E7D2C">
      <w:pPr>
        <w:pStyle w:val="Code"/>
        <w:rPr>
          <w:highlight w:val="white"/>
        </w:rPr>
      </w:pPr>
      <w:r w:rsidRPr="00C75C7E">
        <w:rPr>
          <w:highlight w:val="white"/>
        </w:rPr>
        <w:t xml:space="preserve">      foreach (SetType value in m_list) {</w:t>
      </w:r>
    </w:p>
    <w:p w14:paraId="31CDD81B" w14:textId="77777777" w:rsidR="005E7D2C" w:rsidRPr="00C75C7E" w:rsidRDefault="005E7D2C" w:rsidP="005E7D2C">
      <w:pPr>
        <w:pStyle w:val="Code"/>
        <w:rPr>
          <w:highlight w:val="white"/>
        </w:rPr>
      </w:pPr>
      <w:r w:rsidRPr="00C75C7E">
        <w:rPr>
          <w:highlight w:val="white"/>
        </w:rPr>
        <w:t xml:space="preserve">        array[index++] = value;</w:t>
      </w:r>
    </w:p>
    <w:p w14:paraId="40E8522F" w14:textId="77777777" w:rsidR="005E7D2C" w:rsidRPr="00C75C7E" w:rsidRDefault="005E7D2C" w:rsidP="005E7D2C">
      <w:pPr>
        <w:pStyle w:val="Code"/>
        <w:rPr>
          <w:highlight w:val="white"/>
        </w:rPr>
      </w:pPr>
      <w:r w:rsidRPr="00C75C7E">
        <w:rPr>
          <w:highlight w:val="white"/>
        </w:rPr>
        <w:t xml:space="preserve">      }</w:t>
      </w:r>
    </w:p>
    <w:p w14:paraId="2BA5AEC4" w14:textId="77777777" w:rsidR="005E7D2C" w:rsidRPr="00C75C7E" w:rsidRDefault="005E7D2C" w:rsidP="005E7D2C">
      <w:pPr>
        <w:pStyle w:val="Code"/>
        <w:rPr>
          <w:highlight w:val="white"/>
        </w:rPr>
      </w:pPr>
      <w:r w:rsidRPr="00C75C7E">
        <w:rPr>
          <w:highlight w:val="white"/>
        </w:rPr>
        <w:t xml:space="preserve">    }</w:t>
      </w:r>
    </w:p>
    <w:p w14:paraId="0E2E58F1" w14:textId="77777777" w:rsidR="005E7D2C" w:rsidRPr="00C75C7E" w:rsidRDefault="005E7D2C" w:rsidP="005E7D2C">
      <w:pPr>
        <w:pStyle w:val="Code"/>
        <w:rPr>
          <w:highlight w:val="white"/>
        </w:rPr>
      </w:pPr>
    </w:p>
    <w:p w14:paraId="2316D0D2" w14:textId="77777777" w:rsidR="005E7D2C" w:rsidRPr="00C75C7E" w:rsidRDefault="005E7D2C" w:rsidP="005E7D2C">
      <w:pPr>
        <w:pStyle w:val="Code"/>
        <w:rPr>
          <w:highlight w:val="white"/>
        </w:rPr>
      </w:pPr>
      <w:r w:rsidRPr="00C75C7E">
        <w:rPr>
          <w:highlight w:val="white"/>
        </w:rPr>
        <w:t xml:space="preserve">    public void Clear() {</w:t>
      </w:r>
    </w:p>
    <w:p w14:paraId="3D55D5C4" w14:textId="77777777" w:rsidR="005E7D2C" w:rsidRPr="00C75C7E" w:rsidRDefault="005E7D2C" w:rsidP="005E7D2C">
      <w:pPr>
        <w:pStyle w:val="Code"/>
        <w:rPr>
          <w:highlight w:val="white"/>
        </w:rPr>
      </w:pPr>
      <w:r w:rsidRPr="00C75C7E">
        <w:rPr>
          <w:highlight w:val="white"/>
        </w:rPr>
        <w:t xml:space="preserve">      m_list.Clear();</w:t>
      </w:r>
    </w:p>
    <w:p w14:paraId="20F69300" w14:textId="77777777" w:rsidR="005E7D2C" w:rsidRPr="00C75C7E" w:rsidRDefault="005E7D2C" w:rsidP="005E7D2C">
      <w:pPr>
        <w:pStyle w:val="Code"/>
        <w:rPr>
          <w:highlight w:val="white"/>
        </w:rPr>
      </w:pPr>
      <w:r w:rsidRPr="00C75C7E">
        <w:rPr>
          <w:highlight w:val="white"/>
        </w:rPr>
        <w:t xml:space="preserve">    }</w:t>
      </w:r>
    </w:p>
    <w:p w14:paraId="2E7235D3" w14:textId="77777777" w:rsidR="005E7D2C" w:rsidRPr="00C75C7E" w:rsidRDefault="005E7D2C" w:rsidP="005E7D2C">
      <w:pPr>
        <w:pStyle w:val="Code"/>
        <w:rPr>
          <w:highlight w:val="white"/>
        </w:rPr>
      </w:pPr>
      <w:r w:rsidRPr="00C75C7E">
        <w:rPr>
          <w:highlight w:val="white"/>
        </w:rPr>
        <w:t xml:space="preserve">        </w:t>
      </w:r>
    </w:p>
    <w:p w14:paraId="6E87BCC9" w14:textId="77777777" w:rsidR="005E7D2C" w:rsidRPr="00C75C7E" w:rsidRDefault="005E7D2C" w:rsidP="005E7D2C">
      <w:pPr>
        <w:pStyle w:val="Code"/>
        <w:rPr>
          <w:highlight w:val="white"/>
        </w:rPr>
      </w:pPr>
      <w:r w:rsidRPr="00C75C7E">
        <w:rPr>
          <w:highlight w:val="white"/>
        </w:rPr>
        <w:t xml:space="preserve">    public bool Contains(SetType value) {</w:t>
      </w:r>
    </w:p>
    <w:p w14:paraId="686262C1" w14:textId="77777777" w:rsidR="005E7D2C" w:rsidRPr="00C75C7E" w:rsidRDefault="005E7D2C" w:rsidP="005E7D2C">
      <w:pPr>
        <w:pStyle w:val="Code"/>
        <w:rPr>
          <w:highlight w:val="white"/>
        </w:rPr>
      </w:pPr>
      <w:r w:rsidRPr="00C75C7E">
        <w:rPr>
          <w:highlight w:val="white"/>
        </w:rPr>
        <w:t xml:space="preserve">      return m_list.Contains(value);</w:t>
      </w:r>
    </w:p>
    <w:p w14:paraId="21736A25" w14:textId="77777777" w:rsidR="005E7D2C" w:rsidRPr="00C75C7E" w:rsidRDefault="005E7D2C" w:rsidP="005E7D2C">
      <w:pPr>
        <w:pStyle w:val="Code"/>
        <w:rPr>
          <w:highlight w:val="white"/>
        </w:rPr>
      </w:pPr>
      <w:r w:rsidRPr="00C75C7E">
        <w:rPr>
          <w:highlight w:val="white"/>
        </w:rPr>
        <w:t xml:space="preserve">    }</w:t>
      </w:r>
    </w:p>
    <w:p w14:paraId="63BBD3B9" w14:textId="77777777" w:rsidR="005E7D2C" w:rsidRPr="00C75C7E" w:rsidRDefault="005E7D2C" w:rsidP="005E7D2C">
      <w:pPr>
        <w:pStyle w:val="Code"/>
        <w:rPr>
          <w:highlight w:val="white"/>
        </w:rPr>
      </w:pPr>
    </w:p>
    <w:p w14:paraId="37B64895" w14:textId="77777777" w:rsidR="005E7D2C" w:rsidRPr="00C75C7E" w:rsidRDefault="005E7D2C" w:rsidP="005E7D2C">
      <w:pPr>
        <w:pStyle w:val="Code"/>
        <w:rPr>
          <w:highlight w:val="white"/>
        </w:rPr>
      </w:pPr>
      <w:r w:rsidRPr="00C75C7E">
        <w:rPr>
          <w:highlight w:val="white"/>
        </w:rPr>
        <w:t xml:space="preserve">    void ICollection&lt;SetType&gt;.Add(SetType value) {</w:t>
      </w:r>
    </w:p>
    <w:p w14:paraId="670B56F1" w14:textId="77777777" w:rsidR="005E7D2C" w:rsidRPr="00C75C7E" w:rsidRDefault="005E7D2C" w:rsidP="005E7D2C">
      <w:pPr>
        <w:pStyle w:val="Code"/>
        <w:rPr>
          <w:highlight w:val="white"/>
        </w:rPr>
      </w:pPr>
      <w:r w:rsidRPr="00C75C7E">
        <w:rPr>
          <w:highlight w:val="white"/>
        </w:rPr>
        <w:lastRenderedPageBreak/>
        <w:t xml:space="preserve">      if (!m_list.Contains(value)) {</w:t>
      </w:r>
    </w:p>
    <w:p w14:paraId="39133B16" w14:textId="77777777" w:rsidR="005E7D2C" w:rsidRPr="00C75C7E" w:rsidRDefault="005E7D2C" w:rsidP="005E7D2C">
      <w:pPr>
        <w:pStyle w:val="Code"/>
        <w:rPr>
          <w:highlight w:val="white"/>
        </w:rPr>
      </w:pPr>
      <w:r w:rsidRPr="00C75C7E">
        <w:rPr>
          <w:highlight w:val="white"/>
        </w:rPr>
        <w:t xml:space="preserve">        m_list.Add(value);</w:t>
      </w:r>
    </w:p>
    <w:p w14:paraId="31CE852C" w14:textId="77777777" w:rsidR="005E7D2C" w:rsidRPr="00C75C7E" w:rsidRDefault="005E7D2C" w:rsidP="005E7D2C">
      <w:pPr>
        <w:pStyle w:val="Code"/>
        <w:rPr>
          <w:highlight w:val="white"/>
        </w:rPr>
      </w:pPr>
      <w:r w:rsidRPr="00C75C7E">
        <w:rPr>
          <w:highlight w:val="white"/>
        </w:rPr>
        <w:t xml:space="preserve">      }</w:t>
      </w:r>
    </w:p>
    <w:p w14:paraId="5AD7BC14" w14:textId="77777777" w:rsidR="005E7D2C" w:rsidRPr="00C75C7E" w:rsidRDefault="005E7D2C" w:rsidP="005E7D2C">
      <w:pPr>
        <w:pStyle w:val="Code"/>
        <w:rPr>
          <w:highlight w:val="white"/>
        </w:rPr>
      </w:pPr>
      <w:r w:rsidRPr="00C75C7E">
        <w:rPr>
          <w:highlight w:val="white"/>
        </w:rPr>
        <w:t xml:space="preserve">    }</w:t>
      </w:r>
    </w:p>
    <w:p w14:paraId="215735F7" w14:textId="77777777" w:rsidR="005E7D2C" w:rsidRPr="00C75C7E" w:rsidRDefault="005E7D2C" w:rsidP="005E7D2C">
      <w:pPr>
        <w:pStyle w:val="Code"/>
        <w:rPr>
          <w:highlight w:val="white"/>
        </w:rPr>
      </w:pPr>
    </w:p>
    <w:p w14:paraId="29BE1162" w14:textId="77777777" w:rsidR="005E7D2C" w:rsidRPr="00C75C7E" w:rsidRDefault="005E7D2C" w:rsidP="005E7D2C">
      <w:pPr>
        <w:pStyle w:val="Code"/>
        <w:rPr>
          <w:highlight w:val="white"/>
        </w:rPr>
      </w:pPr>
      <w:r w:rsidRPr="00C75C7E">
        <w:rPr>
          <w:highlight w:val="white"/>
        </w:rPr>
        <w:t xml:space="preserve">    bool ISet&lt;SetType&gt;.Add(SetType value) {</w:t>
      </w:r>
    </w:p>
    <w:p w14:paraId="7BADAF78" w14:textId="77777777" w:rsidR="005E7D2C" w:rsidRPr="00C75C7E" w:rsidRDefault="005E7D2C" w:rsidP="005E7D2C">
      <w:pPr>
        <w:pStyle w:val="Code"/>
        <w:rPr>
          <w:highlight w:val="white"/>
        </w:rPr>
      </w:pPr>
      <w:r w:rsidRPr="00C75C7E">
        <w:rPr>
          <w:highlight w:val="white"/>
        </w:rPr>
        <w:t xml:space="preserve">      if (!m_list.Contains(value)) {</w:t>
      </w:r>
    </w:p>
    <w:p w14:paraId="51318AC0" w14:textId="77777777" w:rsidR="005E7D2C" w:rsidRPr="00C75C7E" w:rsidRDefault="005E7D2C" w:rsidP="005E7D2C">
      <w:pPr>
        <w:pStyle w:val="Code"/>
        <w:rPr>
          <w:highlight w:val="white"/>
        </w:rPr>
      </w:pPr>
      <w:r w:rsidRPr="00C75C7E">
        <w:rPr>
          <w:highlight w:val="white"/>
        </w:rPr>
        <w:t xml:space="preserve">        m_list.Add(value);</w:t>
      </w:r>
    </w:p>
    <w:p w14:paraId="74A4C0D6" w14:textId="77777777" w:rsidR="005E7D2C" w:rsidRPr="00C75C7E" w:rsidRDefault="005E7D2C" w:rsidP="005E7D2C">
      <w:pPr>
        <w:pStyle w:val="Code"/>
        <w:rPr>
          <w:highlight w:val="white"/>
        </w:rPr>
      </w:pPr>
      <w:r w:rsidRPr="00C75C7E">
        <w:rPr>
          <w:highlight w:val="white"/>
        </w:rPr>
        <w:t xml:space="preserve">        return true;</w:t>
      </w:r>
    </w:p>
    <w:p w14:paraId="6F86D0D1" w14:textId="77777777" w:rsidR="005E7D2C" w:rsidRPr="00C75C7E" w:rsidRDefault="005E7D2C" w:rsidP="005E7D2C">
      <w:pPr>
        <w:pStyle w:val="Code"/>
        <w:rPr>
          <w:highlight w:val="white"/>
        </w:rPr>
      </w:pPr>
      <w:r w:rsidRPr="00C75C7E">
        <w:rPr>
          <w:highlight w:val="white"/>
        </w:rPr>
        <w:t xml:space="preserve">      }</w:t>
      </w:r>
    </w:p>
    <w:p w14:paraId="2205E487" w14:textId="77777777" w:rsidR="005E7D2C" w:rsidRPr="00C75C7E" w:rsidRDefault="005E7D2C" w:rsidP="005E7D2C">
      <w:pPr>
        <w:pStyle w:val="Code"/>
        <w:rPr>
          <w:highlight w:val="white"/>
        </w:rPr>
      </w:pPr>
    </w:p>
    <w:p w14:paraId="571CD998" w14:textId="77777777" w:rsidR="005E7D2C" w:rsidRPr="00C75C7E" w:rsidRDefault="005E7D2C" w:rsidP="005E7D2C">
      <w:pPr>
        <w:pStyle w:val="Code"/>
        <w:rPr>
          <w:highlight w:val="white"/>
        </w:rPr>
      </w:pPr>
      <w:r w:rsidRPr="00C75C7E">
        <w:rPr>
          <w:highlight w:val="white"/>
        </w:rPr>
        <w:t xml:space="preserve">      return false;</w:t>
      </w:r>
    </w:p>
    <w:p w14:paraId="08D49229" w14:textId="77777777" w:rsidR="005E7D2C" w:rsidRPr="00C75C7E" w:rsidRDefault="005E7D2C" w:rsidP="005E7D2C">
      <w:pPr>
        <w:pStyle w:val="Code"/>
        <w:rPr>
          <w:highlight w:val="white"/>
        </w:rPr>
      </w:pPr>
      <w:r w:rsidRPr="00C75C7E">
        <w:rPr>
          <w:highlight w:val="white"/>
        </w:rPr>
        <w:t xml:space="preserve">    }</w:t>
      </w:r>
    </w:p>
    <w:p w14:paraId="5DF7DE9F" w14:textId="77777777" w:rsidR="005E7D2C" w:rsidRPr="00C75C7E" w:rsidRDefault="005E7D2C" w:rsidP="005E7D2C">
      <w:pPr>
        <w:pStyle w:val="Code"/>
        <w:rPr>
          <w:highlight w:val="white"/>
        </w:rPr>
      </w:pPr>
    </w:p>
    <w:p w14:paraId="09246EA7" w14:textId="77777777" w:rsidR="005E7D2C" w:rsidRPr="00C75C7E" w:rsidRDefault="005E7D2C" w:rsidP="005E7D2C">
      <w:pPr>
        <w:pStyle w:val="Code"/>
        <w:rPr>
          <w:highlight w:val="white"/>
        </w:rPr>
      </w:pPr>
      <w:r w:rsidRPr="00C75C7E">
        <w:rPr>
          <w:highlight w:val="white"/>
        </w:rPr>
        <w:t xml:space="preserve">    public bool Remove(SetType value) {</w:t>
      </w:r>
    </w:p>
    <w:p w14:paraId="55B5BDEE" w14:textId="77777777" w:rsidR="005E7D2C" w:rsidRPr="00C75C7E" w:rsidRDefault="005E7D2C" w:rsidP="005E7D2C">
      <w:pPr>
        <w:pStyle w:val="Code"/>
        <w:rPr>
          <w:highlight w:val="white"/>
        </w:rPr>
      </w:pPr>
      <w:r w:rsidRPr="00C75C7E">
        <w:rPr>
          <w:highlight w:val="white"/>
        </w:rPr>
        <w:t xml:space="preserve">      if (m_list.Contains(value)) {</w:t>
      </w:r>
    </w:p>
    <w:p w14:paraId="38443551" w14:textId="77777777" w:rsidR="005E7D2C" w:rsidRPr="00C75C7E" w:rsidRDefault="005E7D2C" w:rsidP="005E7D2C">
      <w:pPr>
        <w:pStyle w:val="Code"/>
        <w:rPr>
          <w:highlight w:val="white"/>
        </w:rPr>
      </w:pPr>
      <w:r w:rsidRPr="00C75C7E">
        <w:rPr>
          <w:highlight w:val="white"/>
        </w:rPr>
        <w:t xml:space="preserve">        m_list.Remove(value);</w:t>
      </w:r>
    </w:p>
    <w:p w14:paraId="2BBE46CF" w14:textId="77777777" w:rsidR="005E7D2C" w:rsidRPr="00C75C7E" w:rsidRDefault="005E7D2C" w:rsidP="005E7D2C">
      <w:pPr>
        <w:pStyle w:val="Code"/>
        <w:rPr>
          <w:highlight w:val="white"/>
        </w:rPr>
      </w:pPr>
      <w:r w:rsidRPr="00C75C7E">
        <w:rPr>
          <w:highlight w:val="white"/>
        </w:rPr>
        <w:t xml:space="preserve">        return true;</w:t>
      </w:r>
    </w:p>
    <w:p w14:paraId="3DAF39A2" w14:textId="77777777" w:rsidR="005E7D2C" w:rsidRPr="00C75C7E" w:rsidRDefault="005E7D2C" w:rsidP="005E7D2C">
      <w:pPr>
        <w:pStyle w:val="Code"/>
        <w:rPr>
          <w:highlight w:val="white"/>
        </w:rPr>
      </w:pPr>
      <w:r w:rsidRPr="00C75C7E">
        <w:rPr>
          <w:highlight w:val="white"/>
        </w:rPr>
        <w:t xml:space="preserve">      }</w:t>
      </w:r>
    </w:p>
    <w:p w14:paraId="0642CBCE" w14:textId="77777777" w:rsidR="005E7D2C" w:rsidRPr="00C75C7E" w:rsidRDefault="005E7D2C" w:rsidP="005E7D2C">
      <w:pPr>
        <w:pStyle w:val="Code"/>
        <w:rPr>
          <w:highlight w:val="white"/>
        </w:rPr>
      </w:pPr>
    </w:p>
    <w:p w14:paraId="4B914A0B" w14:textId="77777777" w:rsidR="005E7D2C" w:rsidRPr="00C75C7E" w:rsidRDefault="005E7D2C" w:rsidP="005E7D2C">
      <w:pPr>
        <w:pStyle w:val="Code"/>
        <w:rPr>
          <w:highlight w:val="white"/>
        </w:rPr>
      </w:pPr>
      <w:r w:rsidRPr="00C75C7E">
        <w:rPr>
          <w:highlight w:val="white"/>
        </w:rPr>
        <w:t xml:space="preserve">      return false;</w:t>
      </w:r>
    </w:p>
    <w:p w14:paraId="1FD26848" w14:textId="77777777" w:rsidR="005E7D2C" w:rsidRPr="00C75C7E" w:rsidRDefault="005E7D2C" w:rsidP="005E7D2C">
      <w:pPr>
        <w:pStyle w:val="Code"/>
        <w:rPr>
          <w:highlight w:val="white"/>
        </w:rPr>
      </w:pPr>
      <w:r w:rsidRPr="00C75C7E">
        <w:rPr>
          <w:highlight w:val="white"/>
        </w:rPr>
        <w:t xml:space="preserve">    }</w:t>
      </w:r>
    </w:p>
    <w:p w14:paraId="65F7554A" w14:textId="77777777" w:rsidR="005E7D2C" w:rsidRPr="00C75C7E" w:rsidRDefault="005E7D2C" w:rsidP="005E7D2C">
      <w:pPr>
        <w:pStyle w:val="Code"/>
        <w:rPr>
          <w:highlight w:val="white"/>
        </w:rPr>
      </w:pPr>
    </w:p>
    <w:p w14:paraId="5C8FEE7E" w14:textId="77777777" w:rsidR="005E7D2C" w:rsidRPr="00C75C7E" w:rsidRDefault="005E7D2C" w:rsidP="005E7D2C">
      <w:pPr>
        <w:pStyle w:val="Code"/>
        <w:rPr>
          <w:highlight w:val="white"/>
        </w:rPr>
      </w:pPr>
      <w:r w:rsidRPr="00C75C7E">
        <w:rPr>
          <w:highlight w:val="white"/>
        </w:rPr>
        <w:t xml:space="preserve">    IEnumerator IEnumerable.GetEnumerator() {</w:t>
      </w:r>
    </w:p>
    <w:p w14:paraId="18BD4638"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303BA225" w14:textId="77777777" w:rsidR="005E7D2C" w:rsidRPr="00C75C7E" w:rsidRDefault="005E7D2C" w:rsidP="005E7D2C">
      <w:pPr>
        <w:pStyle w:val="Code"/>
        <w:rPr>
          <w:highlight w:val="white"/>
        </w:rPr>
      </w:pPr>
      <w:r w:rsidRPr="00C75C7E">
        <w:rPr>
          <w:highlight w:val="white"/>
        </w:rPr>
        <w:t xml:space="preserve">    }</w:t>
      </w:r>
    </w:p>
    <w:p w14:paraId="7AC82A13" w14:textId="77777777" w:rsidR="005E7D2C" w:rsidRPr="00C75C7E" w:rsidRDefault="005E7D2C" w:rsidP="005E7D2C">
      <w:pPr>
        <w:pStyle w:val="Code"/>
        <w:rPr>
          <w:highlight w:val="white"/>
        </w:rPr>
      </w:pPr>
    </w:p>
    <w:p w14:paraId="6C03036D" w14:textId="77777777" w:rsidR="005E7D2C" w:rsidRPr="00C75C7E" w:rsidRDefault="005E7D2C" w:rsidP="005E7D2C">
      <w:pPr>
        <w:pStyle w:val="Code"/>
        <w:rPr>
          <w:highlight w:val="white"/>
        </w:rPr>
      </w:pPr>
      <w:r w:rsidRPr="00C75C7E">
        <w:rPr>
          <w:highlight w:val="white"/>
        </w:rPr>
        <w:t xml:space="preserve">    IEnumerator&lt;SetType&gt; IEnumerable&lt;SetType&gt;.GetEnumerator() {</w:t>
      </w:r>
    </w:p>
    <w:p w14:paraId="4AA7556C"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1084EE93" w14:textId="77777777" w:rsidR="005E7D2C" w:rsidRPr="00C75C7E" w:rsidRDefault="005E7D2C" w:rsidP="005E7D2C">
      <w:pPr>
        <w:pStyle w:val="Code"/>
        <w:rPr>
          <w:highlight w:val="white"/>
        </w:rPr>
      </w:pPr>
      <w:r w:rsidRPr="00C75C7E">
        <w:rPr>
          <w:highlight w:val="white"/>
        </w:rPr>
        <w:t xml:space="preserve">    }</w:t>
      </w:r>
    </w:p>
    <w:p w14:paraId="56C124D0" w14:textId="77777777" w:rsidR="005E7D2C" w:rsidRPr="00C75C7E" w:rsidRDefault="005E7D2C" w:rsidP="005E7D2C">
      <w:pPr>
        <w:pStyle w:val="Code"/>
        <w:rPr>
          <w:highlight w:val="white"/>
        </w:rPr>
      </w:pPr>
    </w:p>
    <w:p w14:paraId="4AAE2E3B" w14:textId="77777777" w:rsidR="005E7D2C" w:rsidRPr="00C75C7E" w:rsidRDefault="005E7D2C" w:rsidP="005E7D2C">
      <w:pPr>
        <w:pStyle w:val="Code"/>
        <w:rPr>
          <w:highlight w:val="white"/>
        </w:rPr>
      </w:pPr>
      <w:r w:rsidRPr="00C75C7E">
        <w:rPr>
          <w:highlight w:val="white"/>
        </w:rPr>
        <w:t xml:space="preserve">    public void IntersectWith(IEnumerable&lt;SetType&gt; enumerable) {</w:t>
      </w:r>
    </w:p>
    <w:p w14:paraId="1730722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3897875A" w14:textId="77777777" w:rsidR="005E7D2C" w:rsidRPr="00C75C7E" w:rsidRDefault="005E7D2C" w:rsidP="005E7D2C">
      <w:pPr>
        <w:pStyle w:val="Code"/>
        <w:rPr>
          <w:highlight w:val="white"/>
        </w:rPr>
      </w:pPr>
    </w:p>
    <w:p w14:paraId="28304AFC" w14:textId="77777777" w:rsidR="005E7D2C" w:rsidRPr="00C75C7E" w:rsidRDefault="005E7D2C" w:rsidP="005E7D2C">
      <w:pPr>
        <w:pStyle w:val="Code"/>
        <w:rPr>
          <w:highlight w:val="white"/>
        </w:rPr>
      </w:pPr>
      <w:r w:rsidRPr="00C75C7E">
        <w:rPr>
          <w:highlight w:val="white"/>
        </w:rPr>
        <w:t xml:space="preserve">      foreach (SetType value in enumerable) {</w:t>
      </w:r>
    </w:p>
    <w:p w14:paraId="5FB95D5E" w14:textId="77777777" w:rsidR="005E7D2C" w:rsidRPr="00C75C7E" w:rsidRDefault="005E7D2C" w:rsidP="005E7D2C">
      <w:pPr>
        <w:pStyle w:val="Code"/>
        <w:rPr>
          <w:highlight w:val="white"/>
        </w:rPr>
      </w:pPr>
      <w:r w:rsidRPr="00C75C7E">
        <w:rPr>
          <w:highlight w:val="white"/>
        </w:rPr>
        <w:t xml:space="preserve">        if (m_list.Contains(value)) {</w:t>
      </w:r>
    </w:p>
    <w:p w14:paraId="653FC559" w14:textId="77777777" w:rsidR="005E7D2C" w:rsidRPr="00C75C7E" w:rsidRDefault="005E7D2C" w:rsidP="005E7D2C">
      <w:pPr>
        <w:pStyle w:val="Code"/>
        <w:rPr>
          <w:highlight w:val="white"/>
        </w:rPr>
      </w:pPr>
      <w:r w:rsidRPr="00C75C7E">
        <w:rPr>
          <w:highlight w:val="white"/>
        </w:rPr>
        <w:t xml:space="preserve">          result.Add(value);</w:t>
      </w:r>
    </w:p>
    <w:p w14:paraId="5A82DE3E" w14:textId="77777777" w:rsidR="005E7D2C" w:rsidRPr="00C75C7E" w:rsidRDefault="005E7D2C" w:rsidP="005E7D2C">
      <w:pPr>
        <w:pStyle w:val="Code"/>
        <w:rPr>
          <w:highlight w:val="white"/>
        </w:rPr>
      </w:pPr>
      <w:r w:rsidRPr="00C75C7E">
        <w:rPr>
          <w:highlight w:val="white"/>
        </w:rPr>
        <w:t xml:space="preserve">        }</w:t>
      </w:r>
    </w:p>
    <w:p w14:paraId="6994D47A" w14:textId="77777777" w:rsidR="005E7D2C" w:rsidRPr="00C75C7E" w:rsidRDefault="005E7D2C" w:rsidP="005E7D2C">
      <w:pPr>
        <w:pStyle w:val="Code"/>
        <w:rPr>
          <w:highlight w:val="white"/>
        </w:rPr>
      </w:pPr>
      <w:r w:rsidRPr="00C75C7E">
        <w:rPr>
          <w:highlight w:val="white"/>
        </w:rPr>
        <w:t xml:space="preserve">      }</w:t>
      </w:r>
    </w:p>
    <w:p w14:paraId="0DA83200" w14:textId="77777777" w:rsidR="005E7D2C" w:rsidRPr="00C75C7E" w:rsidRDefault="005E7D2C" w:rsidP="005E7D2C">
      <w:pPr>
        <w:pStyle w:val="Code"/>
        <w:rPr>
          <w:highlight w:val="white"/>
        </w:rPr>
      </w:pPr>
    </w:p>
    <w:p w14:paraId="0892F023" w14:textId="77777777" w:rsidR="005E7D2C" w:rsidRPr="00C75C7E" w:rsidRDefault="005E7D2C" w:rsidP="005E7D2C">
      <w:pPr>
        <w:pStyle w:val="Code"/>
        <w:rPr>
          <w:highlight w:val="white"/>
        </w:rPr>
      </w:pPr>
      <w:r w:rsidRPr="00C75C7E">
        <w:rPr>
          <w:highlight w:val="white"/>
        </w:rPr>
        <w:t xml:space="preserve">      m_list = result;</w:t>
      </w:r>
    </w:p>
    <w:p w14:paraId="081322CB" w14:textId="77777777" w:rsidR="005E7D2C" w:rsidRPr="00C75C7E" w:rsidRDefault="005E7D2C" w:rsidP="005E7D2C">
      <w:pPr>
        <w:pStyle w:val="Code"/>
        <w:rPr>
          <w:highlight w:val="white"/>
        </w:rPr>
      </w:pPr>
      <w:r w:rsidRPr="00C75C7E">
        <w:rPr>
          <w:highlight w:val="white"/>
        </w:rPr>
        <w:t xml:space="preserve">    }</w:t>
      </w:r>
    </w:p>
    <w:p w14:paraId="612A8270" w14:textId="77777777" w:rsidR="005E7D2C" w:rsidRPr="00C75C7E" w:rsidRDefault="005E7D2C" w:rsidP="005E7D2C">
      <w:pPr>
        <w:pStyle w:val="Code"/>
        <w:rPr>
          <w:highlight w:val="white"/>
        </w:rPr>
      </w:pPr>
    </w:p>
    <w:p w14:paraId="36DAE179" w14:textId="77777777" w:rsidR="005E7D2C" w:rsidRPr="00C75C7E" w:rsidRDefault="005E7D2C" w:rsidP="005E7D2C">
      <w:pPr>
        <w:pStyle w:val="Code"/>
        <w:rPr>
          <w:highlight w:val="white"/>
        </w:rPr>
      </w:pPr>
      <w:r w:rsidRPr="00C75C7E">
        <w:rPr>
          <w:highlight w:val="white"/>
        </w:rPr>
        <w:t xml:space="preserve">    public void UnionWith(IEnumerable&lt;SetType&gt; enumerable) {</w:t>
      </w:r>
    </w:p>
    <w:p w14:paraId="0608B02F" w14:textId="77777777" w:rsidR="005E7D2C" w:rsidRPr="00C75C7E" w:rsidRDefault="005E7D2C" w:rsidP="005E7D2C">
      <w:pPr>
        <w:pStyle w:val="Code"/>
        <w:rPr>
          <w:highlight w:val="white"/>
        </w:rPr>
      </w:pPr>
      <w:r w:rsidRPr="00C75C7E">
        <w:rPr>
          <w:highlight w:val="white"/>
        </w:rPr>
        <w:t xml:space="preserve">      foreach (SetType value in enumerable) {</w:t>
      </w:r>
    </w:p>
    <w:p w14:paraId="165BAAA8" w14:textId="77777777" w:rsidR="005E7D2C" w:rsidRPr="00C75C7E" w:rsidRDefault="005E7D2C" w:rsidP="005E7D2C">
      <w:pPr>
        <w:pStyle w:val="Code"/>
        <w:rPr>
          <w:highlight w:val="white"/>
        </w:rPr>
      </w:pPr>
      <w:r w:rsidRPr="00C75C7E">
        <w:rPr>
          <w:highlight w:val="white"/>
        </w:rPr>
        <w:t xml:space="preserve">        if (!m_list.Contains(value)) {</w:t>
      </w:r>
    </w:p>
    <w:p w14:paraId="55AEAF9E" w14:textId="77777777" w:rsidR="005E7D2C" w:rsidRPr="00C75C7E" w:rsidRDefault="005E7D2C" w:rsidP="005E7D2C">
      <w:pPr>
        <w:pStyle w:val="Code"/>
        <w:rPr>
          <w:highlight w:val="white"/>
        </w:rPr>
      </w:pPr>
      <w:r w:rsidRPr="00C75C7E">
        <w:rPr>
          <w:highlight w:val="white"/>
        </w:rPr>
        <w:t xml:space="preserve">          m_list.Add(value);</w:t>
      </w:r>
    </w:p>
    <w:p w14:paraId="29943045" w14:textId="77777777" w:rsidR="005E7D2C" w:rsidRPr="00C75C7E" w:rsidRDefault="005E7D2C" w:rsidP="005E7D2C">
      <w:pPr>
        <w:pStyle w:val="Code"/>
        <w:rPr>
          <w:highlight w:val="white"/>
        </w:rPr>
      </w:pPr>
      <w:r w:rsidRPr="00C75C7E">
        <w:rPr>
          <w:highlight w:val="white"/>
        </w:rPr>
        <w:t xml:space="preserve">        }</w:t>
      </w:r>
    </w:p>
    <w:p w14:paraId="350C81D0" w14:textId="77777777" w:rsidR="005E7D2C" w:rsidRPr="00C75C7E" w:rsidRDefault="005E7D2C" w:rsidP="005E7D2C">
      <w:pPr>
        <w:pStyle w:val="Code"/>
        <w:rPr>
          <w:highlight w:val="white"/>
        </w:rPr>
      </w:pPr>
      <w:r w:rsidRPr="00C75C7E">
        <w:rPr>
          <w:highlight w:val="white"/>
        </w:rPr>
        <w:t xml:space="preserve">      }</w:t>
      </w:r>
    </w:p>
    <w:p w14:paraId="3BDCCBA0" w14:textId="77777777" w:rsidR="005E7D2C" w:rsidRPr="00C75C7E" w:rsidRDefault="005E7D2C" w:rsidP="005E7D2C">
      <w:pPr>
        <w:pStyle w:val="Code"/>
        <w:rPr>
          <w:highlight w:val="white"/>
        </w:rPr>
      </w:pPr>
      <w:r w:rsidRPr="00C75C7E">
        <w:rPr>
          <w:highlight w:val="white"/>
        </w:rPr>
        <w:t xml:space="preserve">    }</w:t>
      </w:r>
    </w:p>
    <w:p w14:paraId="207C8268" w14:textId="77777777" w:rsidR="005E7D2C" w:rsidRPr="00C75C7E" w:rsidRDefault="005E7D2C" w:rsidP="005E7D2C">
      <w:pPr>
        <w:pStyle w:val="Code"/>
        <w:rPr>
          <w:highlight w:val="white"/>
        </w:rPr>
      </w:pPr>
    </w:p>
    <w:p w14:paraId="63A39BFB" w14:textId="77777777" w:rsidR="005E7D2C" w:rsidRPr="00C75C7E" w:rsidRDefault="005E7D2C" w:rsidP="005E7D2C">
      <w:pPr>
        <w:pStyle w:val="Code"/>
        <w:rPr>
          <w:highlight w:val="white"/>
        </w:rPr>
      </w:pPr>
      <w:r w:rsidRPr="00C75C7E">
        <w:rPr>
          <w:highlight w:val="white"/>
        </w:rPr>
        <w:t xml:space="preserve">    public void ExceptWith(IEnumerable&lt;SetType&gt; enumerable) {</w:t>
      </w:r>
    </w:p>
    <w:p w14:paraId="16A3E1F9" w14:textId="77777777" w:rsidR="005E7D2C" w:rsidRPr="00C75C7E" w:rsidRDefault="005E7D2C" w:rsidP="005E7D2C">
      <w:pPr>
        <w:pStyle w:val="Code"/>
        <w:rPr>
          <w:highlight w:val="white"/>
        </w:rPr>
      </w:pPr>
      <w:r w:rsidRPr="00C75C7E">
        <w:rPr>
          <w:highlight w:val="white"/>
        </w:rPr>
        <w:t xml:space="preserve">      foreach (SetType value in enumerable) {</w:t>
      </w:r>
    </w:p>
    <w:p w14:paraId="2820D59D" w14:textId="77777777" w:rsidR="005E7D2C" w:rsidRPr="00C75C7E" w:rsidRDefault="005E7D2C" w:rsidP="005E7D2C">
      <w:pPr>
        <w:pStyle w:val="Code"/>
        <w:rPr>
          <w:highlight w:val="white"/>
        </w:rPr>
      </w:pPr>
      <w:r w:rsidRPr="00C75C7E">
        <w:rPr>
          <w:highlight w:val="white"/>
        </w:rPr>
        <w:t xml:space="preserve">        if (m_list.Contains(value)) {</w:t>
      </w:r>
    </w:p>
    <w:p w14:paraId="0EAFBECE" w14:textId="77777777" w:rsidR="005E7D2C" w:rsidRPr="00C75C7E" w:rsidRDefault="005E7D2C" w:rsidP="005E7D2C">
      <w:pPr>
        <w:pStyle w:val="Code"/>
        <w:rPr>
          <w:highlight w:val="white"/>
        </w:rPr>
      </w:pPr>
      <w:r w:rsidRPr="00C75C7E">
        <w:rPr>
          <w:highlight w:val="white"/>
        </w:rPr>
        <w:t xml:space="preserve">          m_list.Remove(value);</w:t>
      </w:r>
    </w:p>
    <w:p w14:paraId="0737A55A" w14:textId="77777777" w:rsidR="005E7D2C" w:rsidRPr="00C75C7E" w:rsidRDefault="005E7D2C" w:rsidP="005E7D2C">
      <w:pPr>
        <w:pStyle w:val="Code"/>
        <w:rPr>
          <w:highlight w:val="white"/>
        </w:rPr>
      </w:pPr>
      <w:r w:rsidRPr="00C75C7E">
        <w:rPr>
          <w:highlight w:val="white"/>
        </w:rPr>
        <w:t xml:space="preserve">        }</w:t>
      </w:r>
    </w:p>
    <w:p w14:paraId="7CCF303A" w14:textId="77777777" w:rsidR="005E7D2C" w:rsidRPr="00C75C7E" w:rsidRDefault="005E7D2C" w:rsidP="005E7D2C">
      <w:pPr>
        <w:pStyle w:val="Code"/>
        <w:rPr>
          <w:highlight w:val="white"/>
        </w:rPr>
      </w:pPr>
      <w:r w:rsidRPr="00C75C7E">
        <w:rPr>
          <w:highlight w:val="white"/>
        </w:rPr>
        <w:t xml:space="preserve">      }</w:t>
      </w:r>
    </w:p>
    <w:p w14:paraId="337A2CAA" w14:textId="77777777" w:rsidR="005E7D2C" w:rsidRPr="00C75C7E" w:rsidRDefault="005E7D2C" w:rsidP="005E7D2C">
      <w:pPr>
        <w:pStyle w:val="Code"/>
        <w:rPr>
          <w:highlight w:val="white"/>
        </w:rPr>
      </w:pPr>
      <w:r w:rsidRPr="00C75C7E">
        <w:rPr>
          <w:highlight w:val="white"/>
        </w:rPr>
        <w:lastRenderedPageBreak/>
        <w:t xml:space="preserve">    }</w:t>
      </w:r>
    </w:p>
    <w:p w14:paraId="71103884" w14:textId="77777777" w:rsidR="005E7D2C" w:rsidRPr="00C75C7E" w:rsidRDefault="005E7D2C" w:rsidP="005E7D2C">
      <w:pPr>
        <w:pStyle w:val="Code"/>
        <w:rPr>
          <w:highlight w:val="white"/>
        </w:rPr>
      </w:pPr>
    </w:p>
    <w:p w14:paraId="16551A17" w14:textId="77777777" w:rsidR="005E7D2C" w:rsidRPr="00C75C7E" w:rsidRDefault="005E7D2C" w:rsidP="005E7D2C">
      <w:pPr>
        <w:pStyle w:val="Code"/>
        <w:rPr>
          <w:highlight w:val="white"/>
        </w:rPr>
      </w:pPr>
      <w:r w:rsidRPr="00C75C7E">
        <w:rPr>
          <w:highlight w:val="white"/>
        </w:rPr>
        <w:t xml:space="preserve">    public void SymmetricExceptWith(IEnumerable&lt;SetType&gt; enumerable) {</w:t>
      </w:r>
    </w:p>
    <w:p w14:paraId="59D69AD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18FE92E1" w14:textId="77777777" w:rsidR="005E7D2C" w:rsidRPr="00C75C7E" w:rsidRDefault="005E7D2C" w:rsidP="005E7D2C">
      <w:pPr>
        <w:pStyle w:val="Code"/>
        <w:rPr>
          <w:highlight w:val="white"/>
        </w:rPr>
      </w:pPr>
      <w:r w:rsidRPr="00C75C7E">
        <w:rPr>
          <w:highlight w:val="white"/>
        </w:rPr>
        <w:t xml:space="preserve">      foreach (SetType value in enumerable) {</w:t>
      </w:r>
    </w:p>
    <w:p w14:paraId="79558FBC" w14:textId="77777777" w:rsidR="005E7D2C" w:rsidRPr="00C75C7E" w:rsidRDefault="005E7D2C" w:rsidP="005E7D2C">
      <w:pPr>
        <w:pStyle w:val="Code"/>
        <w:rPr>
          <w:highlight w:val="white"/>
        </w:rPr>
      </w:pPr>
      <w:r w:rsidRPr="00C75C7E">
        <w:rPr>
          <w:highlight w:val="white"/>
        </w:rPr>
        <w:t xml:space="preserve">        if (!m_list.Contains(value)) {</w:t>
      </w:r>
    </w:p>
    <w:p w14:paraId="627822DF" w14:textId="77777777" w:rsidR="005E7D2C" w:rsidRPr="00C75C7E" w:rsidRDefault="005E7D2C" w:rsidP="005E7D2C">
      <w:pPr>
        <w:pStyle w:val="Code"/>
        <w:rPr>
          <w:highlight w:val="white"/>
        </w:rPr>
      </w:pPr>
      <w:r w:rsidRPr="00C75C7E">
        <w:rPr>
          <w:highlight w:val="white"/>
        </w:rPr>
        <w:t xml:space="preserve">          result.Add(value);</w:t>
      </w:r>
    </w:p>
    <w:p w14:paraId="35DE9D5A" w14:textId="77777777" w:rsidR="005E7D2C" w:rsidRPr="00C75C7E" w:rsidRDefault="005E7D2C" w:rsidP="005E7D2C">
      <w:pPr>
        <w:pStyle w:val="Code"/>
        <w:rPr>
          <w:highlight w:val="white"/>
        </w:rPr>
      </w:pPr>
      <w:r w:rsidRPr="00C75C7E">
        <w:rPr>
          <w:highlight w:val="white"/>
        </w:rPr>
        <w:t xml:space="preserve">        }</w:t>
      </w:r>
    </w:p>
    <w:p w14:paraId="38476574" w14:textId="77777777" w:rsidR="005E7D2C" w:rsidRPr="00C75C7E" w:rsidRDefault="005E7D2C" w:rsidP="005E7D2C">
      <w:pPr>
        <w:pStyle w:val="Code"/>
        <w:rPr>
          <w:highlight w:val="white"/>
        </w:rPr>
      </w:pPr>
      <w:r w:rsidRPr="00C75C7E">
        <w:rPr>
          <w:highlight w:val="white"/>
        </w:rPr>
        <w:t xml:space="preserve">      }</w:t>
      </w:r>
    </w:p>
    <w:p w14:paraId="260BF23A" w14:textId="77777777" w:rsidR="005E7D2C" w:rsidRPr="00C75C7E" w:rsidRDefault="005E7D2C" w:rsidP="005E7D2C">
      <w:pPr>
        <w:pStyle w:val="Code"/>
        <w:rPr>
          <w:highlight w:val="white"/>
        </w:rPr>
      </w:pPr>
    </w:p>
    <w:p w14:paraId="335861CE"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60ACE14B" w14:textId="77777777" w:rsidR="005E7D2C" w:rsidRPr="00C75C7E" w:rsidRDefault="005E7D2C" w:rsidP="005E7D2C">
      <w:pPr>
        <w:pStyle w:val="Code"/>
        <w:rPr>
          <w:highlight w:val="white"/>
        </w:rPr>
      </w:pPr>
      <w:r w:rsidRPr="00C75C7E">
        <w:rPr>
          <w:highlight w:val="white"/>
        </w:rPr>
        <w:t xml:space="preserve">      foreach (SetType value in m_list) {</w:t>
      </w:r>
    </w:p>
    <w:p w14:paraId="634BE2B2" w14:textId="77777777" w:rsidR="005E7D2C" w:rsidRPr="00C75C7E" w:rsidRDefault="005E7D2C" w:rsidP="005E7D2C">
      <w:pPr>
        <w:pStyle w:val="Code"/>
        <w:rPr>
          <w:highlight w:val="white"/>
        </w:rPr>
      </w:pPr>
      <w:r w:rsidRPr="00C75C7E">
        <w:rPr>
          <w:highlight w:val="white"/>
        </w:rPr>
        <w:t xml:space="preserve">        if (!collection.Contains(value)) {</w:t>
      </w:r>
    </w:p>
    <w:p w14:paraId="7144A871" w14:textId="77777777" w:rsidR="005E7D2C" w:rsidRPr="00C75C7E" w:rsidRDefault="005E7D2C" w:rsidP="005E7D2C">
      <w:pPr>
        <w:pStyle w:val="Code"/>
        <w:rPr>
          <w:highlight w:val="white"/>
        </w:rPr>
      </w:pPr>
      <w:r w:rsidRPr="00C75C7E">
        <w:rPr>
          <w:highlight w:val="white"/>
        </w:rPr>
        <w:t xml:space="preserve">          result.Add(value);</w:t>
      </w:r>
    </w:p>
    <w:p w14:paraId="71FEF8D3" w14:textId="77777777" w:rsidR="005E7D2C" w:rsidRPr="00C75C7E" w:rsidRDefault="005E7D2C" w:rsidP="005E7D2C">
      <w:pPr>
        <w:pStyle w:val="Code"/>
        <w:rPr>
          <w:highlight w:val="white"/>
        </w:rPr>
      </w:pPr>
      <w:r w:rsidRPr="00C75C7E">
        <w:rPr>
          <w:highlight w:val="white"/>
        </w:rPr>
        <w:t xml:space="preserve">        }</w:t>
      </w:r>
    </w:p>
    <w:p w14:paraId="5D9CA791" w14:textId="77777777" w:rsidR="005E7D2C" w:rsidRPr="00C75C7E" w:rsidRDefault="005E7D2C" w:rsidP="005E7D2C">
      <w:pPr>
        <w:pStyle w:val="Code"/>
        <w:rPr>
          <w:highlight w:val="white"/>
        </w:rPr>
      </w:pPr>
      <w:r w:rsidRPr="00C75C7E">
        <w:rPr>
          <w:highlight w:val="white"/>
        </w:rPr>
        <w:t xml:space="preserve">      }</w:t>
      </w:r>
    </w:p>
    <w:p w14:paraId="5DD55BB0" w14:textId="77777777" w:rsidR="005E7D2C" w:rsidRPr="00C75C7E" w:rsidRDefault="005E7D2C" w:rsidP="005E7D2C">
      <w:pPr>
        <w:pStyle w:val="Code"/>
        <w:rPr>
          <w:highlight w:val="white"/>
        </w:rPr>
      </w:pPr>
    </w:p>
    <w:p w14:paraId="5D2B4BFF" w14:textId="77777777" w:rsidR="005E7D2C" w:rsidRPr="00C75C7E" w:rsidRDefault="005E7D2C" w:rsidP="005E7D2C">
      <w:pPr>
        <w:pStyle w:val="Code"/>
        <w:rPr>
          <w:highlight w:val="white"/>
        </w:rPr>
      </w:pPr>
      <w:r w:rsidRPr="00C75C7E">
        <w:rPr>
          <w:highlight w:val="white"/>
        </w:rPr>
        <w:t xml:space="preserve">      m_list = result;</w:t>
      </w:r>
    </w:p>
    <w:p w14:paraId="610F6667" w14:textId="77777777" w:rsidR="005E7D2C" w:rsidRPr="00C75C7E" w:rsidRDefault="005E7D2C" w:rsidP="005E7D2C">
      <w:pPr>
        <w:pStyle w:val="Code"/>
        <w:rPr>
          <w:highlight w:val="white"/>
        </w:rPr>
      </w:pPr>
      <w:r w:rsidRPr="00C75C7E">
        <w:rPr>
          <w:highlight w:val="white"/>
        </w:rPr>
        <w:t xml:space="preserve">    }</w:t>
      </w:r>
    </w:p>
    <w:p w14:paraId="26D8656C" w14:textId="77777777" w:rsidR="005E7D2C" w:rsidRPr="00C75C7E" w:rsidRDefault="005E7D2C" w:rsidP="005E7D2C">
      <w:pPr>
        <w:pStyle w:val="Code"/>
        <w:rPr>
          <w:highlight w:val="white"/>
        </w:rPr>
      </w:pPr>
    </w:p>
    <w:p w14:paraId="56B79834" w14:textId="77777777" w:rsidR="005E7D2C" w:rsidRPr="00C75C7E" w:rsidRDefault="005E7D2C" w:rsidP="005E7D2C">
      <w:pPr>
        <w:pStyle w:val="Code"/>
        <w:rPr>
          <w:highlight w:val="white"/>
        </w:rPr>
      </w:pPr>
      <w:r w:rsidRPr="00C75C7E">
        <w:rPr>
          <w:highlight w:val="white"/>
        </w:rPr>
        <w:t xml:space="preserve">    public bool IsSubsetOf(IEnumerable&lt;SetType&gt; enumerable) {</w:t>
      </w:r>
    </w:p>
    <w:p w14:paraId="5C56F707"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0F4FB637" w14:textId="77777777" w:rsidR="005E7D2C" w:rsidRPr="00C75C7E" w:rsidRDefault="005E7D2C" w:rsidP="005E7D2C">
      <w:pPr>
        <w:pStyle w:val="Code"/>
        <w:rPr>
          <w:highlight w:val="white"/>
        </w:rPr>
      </w:pPr>
    </w:p>
    <w:p w14:paraId="000E1A53" w14:textId="77777777" w:rsidR="005E7D2C" w:rsidRPr="00C75C7E" w:rsidRDefault="005E7D2C" w:rsidP="005E7D2C">
      <w:pPr>
        <w:pStyle w:val="Code"/>
        <w:rPr>
          <w:highlight w:val="white"/>
        </w:rPr>
      </w:pPr>
      <w:r w:rsidRPr="00C75C7E">
        <w:rPr>
          <w:highlight w:val="white"/>
        </w:rPr>
        <w:t xml:space="preserve">      foreach (SetType value in m_list) {</w:t>
      </w:r>
    </w:p>
    <w:p w14:paraId="38149A6D" w14:textId="77777777" w:rsidR="005E7D2C" w:rsidRPr="00C75C7E" w:rsidRDefault="005E7D2C" w:rsidP="005E7D2C">
      <w:pPr>
        <w:pStyle w:val="Code"/>
        <w:rPr>
          <w:highlight w:val="white"/>
        </w:rPr>
      </w:pPr>
      <w:r w:rsidRPr="00C75C7E">
        <w:rPr>
          <w:highlight w:val="white"/>
        </w:rPr>
        <w:t xml:space="preserve">        if (!collection.Contains(value)) {</w:t>
      </w:r>
    </w:p>
    <w:p w14:paraId="09750AE3" w14:textId="77777777" w:rsidR="005E7D2C" w:rsidRPr="00C75C7E" w:rsidRDefault="005E7D2C" w:rsidP="005E7D2C">
      <w:pPr>
        <w:pStyle w:val="Code"/>
        <w:rPr>
          <w:highlight w:val="white"/>
        </w:rPr>
      </w:pPr>
      <w:r w:rsidRPr="00C75C7E">
        <w:rPr>
          <w:highlight w:val="white"/>
        </w:rPr>
        <w:t xml:space="preserve">          return false;</w:t>
      </w:r>
    </w:p>
    <w:p w14:paraId="6A2F6BEC" w14:textId="77777777" w:rsidR="005E7D2C" w:rsidRPr="00C75C7E" w:rsidRDefault="005E7D2C" w:rsidP="005E7D2C">
      <w:pPr>
        <w:pStyle w:val="Code"/>
        <w:rPr>
          <w:highlight w:val="white"/>
        </w:rPr>
      </w:pPr>
      <w:r w:rsidRPr="00C75C7E">
        <w:rPr>
          <w:highlight w:val="white"/>
        </w:rPr>
        <w:t xml:space="preserve">        }</w:t>
      </w:r>
    </w:p>
    <w:p w14:paraId="384C252F" w14:textId="77777777" w:rsidR="005E7D2C" w:rsidRPr="00C75C7E" w:rsidRDefault="005E7D2C" w:rsidP="005E7D2C">
      <w:pPr>
        <w:pStyle w:val="Code"/>
        <w:rPr>
          <w:highlight w:val="white"/>
        </w:rPr>
      </w:pPr>
      <w:r w:rsidRPr="00C75C7E">
        <w:rPr>
          <w:highlight w:val="white"/>
        </w:rPr>
        <w:t xml:space="preserve">      }</w:t>
      </w:r>
    </w:p>
    <w:p w14:paraId="5C3B5DDB" w14:textId="77777777" w:rsidR="005E7D2C" w:rsidRPr="00C75C7E" w:rsidRDefault="005E7D2C" w:rsidP="005E7D2C">
      <w:pPr>
        <w:pStyle w:val="Code"/>
        <w:rPr>
          <w:highlight w:val="white"/>
        </w:rPr>
      </w:pPr>
    </w:p>
    <w:p w14:paraId="6C8C75F8" w14:textId="77777777" w:rsidR="005E7D2C" w:rsidRPr="00C75C7E" w:rsidRDefault="005E7D2C" w:rsidP="005E7D2C">
      <w:pPr>
        <w:pStyle w:val="Code"/>
        <w:rPr>
          <w:highlight w:val="white"/>
        </w:rPr>
      </w:pPr>
      <w:r w:rsidRPr="00C75C7E">
        <w:rPr>
          <w:highlight w:val="white"/>
        </w:rPr>
        <w:t xml:space="preserve">      return true;</w:t>
      </w:r>
    </w:p>
    <w:p w14:paraId="63969C02" w14:textId="77777777" w:rsidR="005E7D2C" w:rsidRPr="00C75C7E" w:rsidRDefault="005E7D2C" w:rsidP="005E7D2C">
      <w:pPr>
        <w:pStyle w:val="Code"/>
        <w:rPr>
          <w:highlight w:val="white"/>
        </w:rPr>
      </w:pPr>
      <w:r w:rsidRPr="00C75C7E">
        <w:rPr>
          <w:highlight w:val="white"/>
        </w:rPr>
        <w:t xml:space="preserve">    }</w:t>
      </w:r>
    </w:p>
    <w:p w14:paraId="23EBEEBE" w14:textId="77777777" w:rsidR="005E7D2C" w:rsidRPr="00C75C7E" w:rsidRDefault="005E7D2C" w:rsidP="005E7D2C">
      <w:pPr>
        <w:pStyle w:val="Code"/>
        <w:rPr>
          <w:highlight w:val="white"/>
        </w:rPr>
      </w:pPr>
    </w:p>
    <w:p w14:paraId="2D32A5B9" w14:textId="77777777" w:rsidR="005E7D2C" w:rsidRPr="00C75C7E" w:rsidRDefault="005E7D2C" w:rsidP="005E7D2C">
      <w:pPr>
        <w:pStyle w:val="Code"/>
        <w:rPr>
          <w:highlight w:val="white"/>
        </w:rPr>
      </w:pPr>
      <w:r w:rsidRPr="00C75C7E">
        <w:rPr>
          <w:highlight w:val="white"/>
        </w:rPr>
        <w:t xml:space="preserve">    public bool IsSupersetOf(IEnumerable&lt;SetType&gt; enumerable) {</w:t>
      </w:r>
    </w:p>
    <w:p w14:paraId="0B0C749D" w14:textId="77777777" w:rsidR="005E7D2C" w:rsidRPr="00C75C7E" w:rsidRDefault="005E7D2C" w:rsidP="005E7D2C">
      <w:pPr>
        <w:pStyle w:val="Code"/>
        <w:rPr>
          <w:highlight w:val="white"/>
        </w:rPr>
      </w:pPr>
      <w:r w:rsidRPr="00C75C7E">
        <w:rPr>
          <w:highlight w:val="white"/>
        </w:rPr>
        <w:t xml:space="preserve">      foreach (SetType value in enumerable) {</w:t>
      </w:r>
    </w:p>
    <w:p w14:paraId="77E26CAB" w14:textId="77777777" w:rsidR="005E7D2C" w:rsidRPr="00C75C7E" w:rsidRDefault="005E7D2C" w:rsidP="005E7D2C">
      <w:pPr>
        <w:pStyle w:val="Code"/>
        <w:rPr>
          <w:highlight w:val="white"/>
        </w:rPr>
      </w:pPr>
      <w:r w:rsidRPr="00C75C7E">
        <w:rPr>
          <w:highlight w:val="white"/>
        </w:rPr>
        <w:t xml:space="preserve">        if (!m_list.Contains(value)) {</w:t>
      </w:r>
    </w:p>
    <w:p w14:paraId="446FE0D2" w14:textId="77777777" w:rsidR="005E7D2C" w:rsidRPr="00C75C7E" w:rsidRDefault="005E7D2C" w:rsidP="005E7D2C">
      <w:pPr>
        <w:pStyle w:val="Code"/>
        <w:rPr>
          <w:highlight w:val="white"/>
        </w:rPr>
      </w:pPr>
      <w:r w:rsidRPr="00C75C7E">
        <w:rPr>
          <w:highlight w:val="white"/>
        </w:rPr>
        <w:t xml:space="preserve">          return false;</w:t>
      </w:r>
    </w:p>
    <w:p w14:paraId="1310A625" w14:textId="77777777" w:rsidR="005E7D2C" w:rsidRPr="00C75C7E" w:rsidRDefault="005E7D2C" w:rsidP="005E7D2C">
      <w:pPr>
        <w:pStyle w:val="Code"/>
        <w:rPr>
          <w:highlight w:val="white"/>
        </w:rPr>
      </w:pPr>
      <w:r w:rsidRPr="00C75C7E">
        <w:rPr>
          <w:highlight w:val="white"/>
        </w:rPr>
        <w:t xml:space="preserve">        }</w:t>
      </w:r>
    </w:p>
    <w:p w14:paraId="00C2825B" w14:textId="77777777" w:rsidR="005E7D2C" w:rsidRPr="00C75C7E" w:rsidRDefault="005E7D2C" w:rsidP="005E7D2C">
      <w:pPr>
        <w:pStyle w:val="Code"/>
        <w:rPr>
          <w:highlight w:val="white"/>
        </w:rPr>
      </w:pPr>
      <w:r w:rsidRPr="00C75C7E">
        <w:rPr>
          <w:highlight w:val="white"/>
        </w:rPr>
        <w:t xml:space="preserve">      }</w:t>
      </w:r>
    </w:p>
    <w:p w14:paraId="410F9747" w14:textId="77777777" w:rsidR="005E7D2C" w:rsidRPr="00C75C7E" w:rsidRDefault="005E7D2C" w:rsidP="005E7D2C">
      <w:pPr>
        <w:pStyle w:val="Code"/>
        <w:rPr>
          <w:highlight w:val="white"/>
        </w:rPr>
      </w:pPr>
    </w:p>
    <w:p w14:paraId="0E2B5DCE" w14:textId="77777777" w:rsidR="005E7D2C" w:rsidRPr="00C75C7E" w:rsidRDefault="005E7D2C" w:rsidP="005E7D2C">
      <w:pPr>
        <w:pStyle w:val="Code"/>
        <w:rPr>
          <w:highlight w:val="white"/>
        </w:rPr>
      </w:pPr>
      <w:r w:rsidRPr="00C75C7E">
        <w:rPr>
          <w:highlight w:val="white"/>
        </w:rPr>
        <w:t xml:space="preserve">      return true;</w:t>
      </w:r>
    </w:p>
    <w:p w14:paraId="30BA7311" w14:textId="77777777" w:rsidR="005E7D2C" w:rsidRPr="00C75C7E" w:rsidRDefault="005E7D2C" w:rsidP="005E7D2C">
      <w:pPr>
        <w:pStyle w:val="Code"/>
        <w:rPr>
          <w:highlight w:val="white"/>
        </w:rPr>
      </w:pPr>
      <w:r w:rsidRPr="00C75C7E">
        <w:rPr>
          <w:highlight w:val="white"/>
        </w:rPr>
        <w:t xml:space="preserve">    }</w:t>
      </w:r>
    </w:p>
    <w:p w14:paraId="7BDD14BC" w14:textId="77777777" w:rsidR="005E7D2C" w:rsidRPr="00C75C7E" w:rsidRDefault="005E7D2C" w:rsidP="005E7D2C">
      <w:pPr>
        <w:pStyle w:val="Code"/>
        <w:rPr>
          <w:highlight w:val="white"/>
        </w:rPr>
      </w:pPr>
    </w:p>
    <w:p w14:paraId="6B716E06" w14:textId="77777777" w:rsidR="005E7D2C" w:rsidRPr="00C75C7E" w:rsidRDefault="005E7D2C" w:rsidP="005E7D2C">
      <w:pPr>
        <w:pStyle w:val="Code"/>
        <w:rPr>
          <w:highlight w:val="white"/>
        </w:rPr>
      </w:pPr>
      <w:r w:rsidRPr="00C75C7E">
        <w:rPr>
          <w:highlight w:val="white"/>
        </w:rPr>
        <w:t xml:space="preserve">    public bool IsProperSubsetOf(IEnumerable&lt;SetType&gt; enumerable) {</w:t>
      </w:r>
    </w:p>
    <w:p w14:paraId="7996D496" w14:textId="77777777" w:rsidR="005E7D2C" w:rsidRPr="00C75C7E" w:rsidRDefault="005E7D2C" w:rsidP="005E7D2C">
      <w:pPr>
        <w:pStyle w:val="Code"/>
        <w:rPr>
          <w:highlight w:val="white"/>
        </w:rPr>
      </w:pPr>
      <w:r w:rsidRPr="00C75C7E">
        <w:rPr>
          <w:highlight w:val="white"/>
        </w:rPr>
        <w:t xml:space="preserve">      return IsSubsetOf(enumerable) &amp;&amp; !Equals(enumerable);</w:t>
      </w:r>
    </w:p>
    <w:p w14:paraId="2A667ACD" w14:textId="77777777" w:rsidR="005E7D2C" w:rsidRPr="00C75C7E" w:rsidRDefault="005E7D2C" w:rsidP="005E7D2C">
      <w:pPr>
        <w:pStyle w:val="Code"/>
        <w:rPr>
          <w:highlight w:val="white"/>
        </w:rPr>
      </w:pPr>
      <w:r w:rsidRPr="00C75C7E">
        <w:rPr>
          <w:highlight w:val="white"/>
        </w:rPr>
        <w:t xml:space="preserve">    }</w:t>
      </w:r>
    </w:p>
    <w:p w14:paraId="3881CB23" w14:textId="77777777" w:rsidR="005E7D2C" w:rsidRPr="00C75C7E" w:rsidRDefault="005E7D2C" w:rsidP="005E7D2C">
      <w:pPr>
        <w:pStyle w:val="Code"/>
        <w:rPr>
          <w:highlight w:val="white"/>
        </w:rPr>
      </w:pPr>
    </w:p>
    <w:p w14:paraId="665ACE30" w14:textId="77777777" w:rsidR="005E7D2C" w:rsidRPr="00C75C7E" w:rsidRDefault="005E7D2C" w:rsidP="005E7D2C">
      <w:pPr>
        <w:pStyle w:val="Code"/>
        <w:rPr>
          <w:highlight w:val="white"/>
        </w:rPr>
      </w:pPr>
      <w:r w:rsidRPr="00C75C7E">
        <w:rPr>
          <w:highlight w:val="white"/>
        </w:rPr>
        <w:t xml:space="preserve">    public bool IsProperSupersetOf(IEnumerable&lt;SetType&gt; enumerable) {</w:t>
      </w:r>
    </w:p>
    <w:p w14:paraId="44A4E46C" w14:textId="77777777" w:rsidR="005E7D2C" w:rsidRPr="00C75C7E" w:rsidRDefault="005E7D2C" w:rsidP="005E7D2C">
      <w:pPr>
        <w:pStyle w:val="Code"/>
        <w:rPr>
          <w:highlight w:val="white"/>
        </w:rPr>
      </w:pPr>
      <w:r w:rsidRPr="00C75C7E">
        <w:rPr>
          <w:highlight w:val="white"/>
        </w:rPr>
        <w:t xml:space="preserve">      return IsSupersetOf(enumerable) &amp;&amp; !Equals(enumerable);</w:t>
      </w:r>
    </w:p>
    <w:p w14:paraId="04DBED09" w14:textId="77777777" w:rsidR="005E7D2C" w:rsidRPr="00C75C7E" w:rsidRDefault="005E7D2C" w:rsidP="005E7D2C">
      <w:pPr>
        <w:pStyle w:val="Code"/>
        <w:rPr>
          <w:highlight w:val="white"/>
        </w:rPr>
      </w:pPr>
      <w:r w:rsidRPr="00C75C7E">
        <w:rPr>
          <w:highlight w:val="white"/>
        </w:rPr>
        <w:t xml:space="preserve">    }</w:t>
      </w:r>
    </w:p>
    <w:p w14:paraId="04213808" w14:textId="77777777" w:rsidR="005E7D2C" w:rsidRPr="00C75C7E" w:rsidRDefault="005E7D2C" w:rsidP="005E7D2C">
      <w:pPr>
        <w:pStyle w:val="Code"/>
        <w:rPr>
          <w:highlight w:val="white"/>
        </w:rPr>
      </w:pPr>
    </w:p>
    <w:p w14:paraId="096F4282" w14:textId="77777777" w:rsidR="005E7D2C" w:rsidRPr="00C75C7E" w:rsidRDefault="005E7D2C" w:rsidP="005E7D2C">
      <w:pPr>
        <w:pStyle w:val="Code"/>
        <w:rPr>
          <w:highlight w:val="white"/>
        </w:rPr>
      </w:pPr>
      <w:r w:rsidRPr="00C75C7E">
        <w:rPr>
          <w:highlight w:val="white"/>
        </w:rPr>
        <w:t xml:space="preserve">    public bool Overlaps(IEnumerable&lt;SetType&gt; enumerable) {</w:t>
      </w:r>
    </w:p>
    <w:p w14:paraId="0C57202A" w14:textId="77777777" w:rsidR="005E7D2C" w:rsidRPr="00C75C7E" w:rsidRDefault="005E7D2C" w:rsidP="005E7D2C">
      <w:pPr>
        <w:pStyle w:val="Code"/>
        <w:rPr>
          <w:highlight w:val="white"/>
        </w:rPr>
      </w:pPr>
      <w:r w:rsidRPr="00C75C7E">
        <w:rPr>
          <w:highlight w:val="white"/>
        </w:rPr>
        <w:t xml:space="preserve">      foreach (SetType value in enumerable) {</w:t>
      </w:r>
    </w:p>
    <w:p w14:paraId="0579A1CF" w14:textId="77777777" w:rsidR="005E7D2C" w:rsidRPr="00C75C7E" w:rsidRDefault="005E7D2C" w:rsidP="005E7D2C">
      <w:pPr>
        <w:pStyle w:val="Code"/>
        <w:rPr>
          <w:highlight w:val="white"/>
        </w:rPr>
      </w:pPr>
      <w:r w:rsidRPr="00C75C7E">
        <w:rPr>
          <w:highlight w:val="white"/>
        </w:rPr>
        <w:t xml:space="preserve">        if (m_list.Contains(value)) {</w:t>
      </w:r>
    </w:p>
    <w:p w14:paraId="26413EAB" w14:textId="77777777" w:rsidR="005E7D2C" w:rsidRPr="00C75C7E" w:rsidRDefault="005E7D2C" w:rsidP="005E7D2C">
      <w:pPr>
        <w:pStyle w:val="Code"/>
        <w:rPr>
          <w:highlight w:val="white"/>
        </w:rPr>
      </w:pPr>
      <w:r w:rsidRPr="00C75C7E">
        <w:rPr>
          <w:highlight w:val="white"/>
        </w:rPr>
        <w:t xml:space="preserve">          return true;</w:t>
      </w:r>
    </w:p>
    <w:p w14:paraId="300DF000" w14:textId="77777777" w:rsidR="005E7D2C" w:rsidRPr="00C75C7E" w:rsidRDefault="005E7D2C" w:rsidP="005E7D2C">
      <w:pPr>
        <w:pStyle w:val="Code"/>
        <w:rPr>
          <w:highlight w:val="white"/>
        </w:rPr>
      </w:pPr>
      <w:r w:rsidRPr="00C75C7E">
        <w:rPr>
          <w:highlight w:val="white"/>
        </w:rPr>
        <w:t xml:space="preserve">        }</w:t>
      </w:r>
    </w:p>
    <w:p w14:paraId="21BD0D96" w14:textId="77777777" w:rsidR="005E7D2C" w:rsidRPr="00C75C7E" w:rsidRDefault="005E7D2C" w:rsidP="005E7D2C">
      <w:pPr>
        <w:pStyle w:val="Code"/>
        <w:rPr>
          <w:highlight w:val="white"/>
        </w:rPr>
      </w:pPr>
      <w:r w:rsidRPr="00C75C7E">
        <w:rPr>
          <w:highlight w:val="white"/>
        </w:rPr>
        <w:t xml:space="preserve">      }</w:t>
      </w:r>
    </w:p>
    <w:p w14:paraId="6CBF084F" w14:textId="77777777" w:rsidR="005E7D2C" w:rsidRPr="00C75C7E" w:rsidRDefault="005E7D2C" w:rsidP="005E7D2C">
      <w:pPr>
        <w:pStyle w:val="Code"/>
        <w:rPr>
          <w:highlight w:val="white"/>
        </w:rPr>
      </w:pPr>
    </w:p>
    <w:p w14:paraId="77AEB036" w14:textId="77777777" w:rsidR="005E7D2C" w:rsidRPr="00C75C7E" w:rsidRDefault="005E7D2C" w:rsidP="005E7D2C">
      <w:pPr>
        <w:pStyle w:val="Code"/>
        <w:rPr>
          <w:highlight w:val="white"/>
        </w:rPr>
      </w:pPr>
      <w:r w:rsidRPr="00C75C7E">
        <w:rPr>
          <w:highlight w:val="white"/>
        </w:rPr>
        <w:lastRenderedPageBreak/>
        <w:t xml:space="preserve">      return false;</w:t>
      </w:r>
    </w:p>
    <w:p w14:paraId="03AB0F04" w14:textId="77777777" w:rsidR="005E7D2C" w:rsidRPr="00C75C7E" w:rsidRDefault="005E7D2C" w:rsidP="005E7D2C">
      <w:pPr>
        <w:pStyle w:val="Code"/>
        <w:rPr>
          <w:highlight w:val="white"/>
        </w:rPr>
      </w:pPr>
      <w:r w:rsidRPr="00C75C7E">
        <w:rPr>
          <w:highlight w:val="white"/>
        </w:rPr>
        <w:t xml:space="preserve">    }</w:t>
      </w:r>
    </w:p>
    <w:p w14:paraId="546BC89F" w14:textId="77777777" w:rsidR="005E7D2C" w:rsidRPr="00C75C7E" w:rsidRDefault="005E7D2C" w:rsidP="005E7D2C">
      <w:pPr>
        <w:pStyle w:val="Code"/>
        <w:rPr>
          <w:highlight w:val="white"/>
        </w:rPr>
      </w:pPr>
    </w:p>
    <w:p w14:paraId="45FC5022" w14:textId="77777777" w:rsidR="005E7D2C" w:rsidRPr="00C75C7E" w:rsidRDefault="005E7D2C" w:rsidP="005E7D2C">
      <w:pPr>
        <w:pStyle w:val="Code"/>
        <w:rPr>
          <w:highlight w:val="white"/>
        </w:rPr>
      </w:pPr>
      <w:r w:rsidRPr="00C75C7E">
        <w:rPr>
          <w:highlight w:val="white"/>
        </w:rPr>
        <w:t xml:space="preserve">    public bool SetEquals(IEnumerable&lt;SetType&gt; enumerable) {</w:t>
      </w:r>
    </w:p>
    <w:p w14:paraId="7B9AF00E" w14:textId="77777777" w:rsidR="005E7D2C" w:rsidRPr="00C75C7E" w:rsidRDefault="005E7D2C" w:rsidP="005E7D2C">
      <w:pPr>
        <w:pStyle w:val="Code"/>
        <w:rPr>
          <w:highlight w:val="white"/>
        </w:rPr>
      </w:pPr>
      <w:r w:rsidRPr="00C75C7E">
        <w:rPr>
          <w:highlight w:val="white"/>
        </w:rPr>
        <w:t xml:space="preserve">      int count = 0;</w:t>
      </w:r>
    </w:p>
    <w:p w14:paraId="01F842C6" w14:textId="77777777" w:rsidR="005E7D2C" w:rsidRPr="00C75C7E" w:rsidRDefault="005E7D2C" w:rsidP="005E7D2C">
      <w:pPr>
        <w:pStyle w:val="Code"/>
        <w:rPr>
          <w:highlight w:val="white"/>
        </w:rPr>
      </w:pPr>
    </w:p>
    <w:p w14:paraId="2C2658CF" w14:textId="77777777" w:rsidR="005E7D2C" w:rsidRPr="00C75C7E" w:rsidRDefault="005E7D2C" w:rsidP="005E7D2C">
      <w:pPr>
        <w:pStyle w:val="Code"/>
        <w:rPr>
          <w:highlight w:val="white"/>
        </w:rPr>
      </w:pPr>
      <w:r w:rsidRPr="00C75C7E">
        <w:rPr>
          <w:highlight w:val="white"/>
        </w:rPr>
        <w:t xml:space="preserve">      foreach (SetType value in enumerable) {</w:t>
      </w:r>
    </w:p>
    <w:p w14:paraId="5629BD7D" w14:textId="77777777" w:rsidR="005E7D2C" w:rsidRPr="00C75C7E" w:rsidRDefault="005E7D2C" w:rsidP="005E7D2C">
      <w:pPr>
        <w:pStyle w:val="Code"/>
        <w:rPr>
          <w:highlight w:val="white"/>
        </w:rPr>
      </w:pPr>
      <w:r w:rsidRPr="00C75C7E">
        <w:rPr>
          <w:highlight w:val="white"/>
        </w:rPr>
        <w:t xml:space="preserve">        if (!m_list.Contains(value)) {</w:t>
      </w:r>
    </w:p>
    <w:p w14:paraId="1A574F69" w14:textId="77777777" w:rsidR="005E7D2C" w:rsidRPr="00C75C7E" w:rsidRDefault="005E7D2C" w:rsidP="005E7D2C">
      <w:pPr>
        <w:pStyle w:val="Code"/>
        <w:rPr>
          <w:highlight w:val="white"/>
        </w:rPr>
      </w:pPr>
      <w:r w:rsidRPr="00C75C7E">
        <w:rPr>
          <w:highlight w:val="white"/>
        </w:rPr>
        <w:t xml:space="preserve">          return false;</w:t>
      </w:r>
    </w:p>
    <w:p w14:paraId="228E314F" w14:textId="77777777" w:rsidR="005E7D2C" w:rsidRPr="00C75C7E" w:rsidRDefault="005E7D2C" w:rsidP="005E7D2C">
      <w:pPr>
        <w:pStyle w:val="Code"/>
        <w:rPr>
          <w:highlight w:val="white"/>
        </w:rPr>
      </w:pPr>
      <w:r w:rsidRPr="00C75C7E">
        <w:rPr>
          <w:highlight w:val="white"/>
        </w:rPr>
        <w:t xml:space="preserve">        }</w:t>
      </w:r>
    </w:p>
    <w:p w14:paraId="44066616" w14:textId="77777777" w:rsidR="005E7D2C" w:rsidRPr="00C75C7E" w:rsidRDefault="005E7D2C" w:rsidP="005E7D2C">
      <w:pPr>
        <w:pStyle w:val="Code"/>
        <w:rPr>
          <w:highlight w:val="white"/>
        </w:rPr>
      </w:pPr>
    </w:p>
    <w:p w14:paraId="44873149" w14:textId="77777777" w:rsidR="005E7D2C" w:rsidRPr="00C75C7E" w:rsidRDefault="005E7D2C" w:rsidP="005E7D2C">
      <w:pPr>
        <w:pStyle w:val="Code"/>
        <w:rPr>
          <w:highlight w:val="white"/>
        </w:rPr>
      </w:pPr>
      <w:r w:rsidRPr="00C75C7E">
        <w:rPr>
          <w:highlight w:val="white"/>
        </w:rPr>
        <w:t xml:space="preserve">        ++count;</w:t>
      </w:r>
    </w:p>
    <w:p w14:paraId="117A8873" w14:textId="77777777" w:rsidR="005E7D2C" w:rsidRPr="00C75C7E" w:rsidRDefault="005E7D2C" w:rsidP="005E7D2C">
      <w:pPr>
        <w:pStyle w:val="Code"/>
        <w:rPr>
          <w:highlight w:val="white"/>
        </w:rPr>
      </w:pPr>
      <w:r w:rsidRPr="00C75C7E">
        <w:rPr>
          <w:highlight w:val="white"/>
        </w:rPr>
        <w:t xml:space="preserve">      }</w:t>
      </w:r>
    </w:p>
    <w:p w14:paraId="24D16FD5" w14:textId="77777777" w:rsidR="005E7D2C" w:rsidRPr="00C75C7E" w:rsidRDefault="005E7D2C" w:rsidP="005E7D2C">
      <w:pPr>
        <w:pStyle w:val="Code"/>
        <w:rPr>
          <w:highlight w:val="white"/>
        </w:rPr>
      </w:pPr>
    </w:p>
    <w:p w14:paraId="11BBFFDF" w14:textId="77777777" w:rsidR="005E7D2C" w:rsidRPr="00C75C7E" w:rsidRDefault="005E7D2C" w:rsidP="005E7D2C">
      <w:pPr>
        <w:pStyle w:val="Code"/>
        <w:rPr>
          <w:highlight w:val="white"/>
        </w:rPr>
      </w:pPr>
      <w:r w:rsidRPr="00C75C7E">
        <w:rPr>
          <w:highlight w:val="white"/>
        </w:rPr>
        <w:t xml:space="preserve">      return (count == m_list.Count);</w:t>
      </w:r>
    </w:p>
    <w:p w14:paraId="7453B80B" w14:textId="77777777" w:rsidR="005E7D2C" w:rsidRPr="00C75C7E" w:rsidRDefault="005E7D2C" w:rsidP="005E7D2C">
      <w:pPr>
        <w:pStyle w:val="Code"/>
        <w:rPr>
          <w:highlight w:val="white"/>
        </w:rPr>
      </w:pPr>
      <w:r w:rsidRPr="00C75C7E">
        <w:rPr>
          <w:highlight w:val="white"/>
        </w:rPr>
        <w:t xml:space="preserve">    }</w:t>
      </w:r>
    </w:p>
    <w:p w14:paraId="4AC87A60" w14:textId="77777777" w:rsidR="005E7D2C" w:rsidRPr="00C75C7E" w:rsidRDefault="005E7D2C" w:rsidP="005E7D2C">
      <w:pPr>
        <w:pStyle w:val="Code"/>
        <w:rPr>
          <w:highlight w:val="white"/>
        </w:rPr>
      </w:pPr>
    </w:p>
    <w:p w14:paraId="080BA2CC" w14:textId="77777777" w:rsidR="005E7D2C" w:rsidRPr="00C75C7E" w:rsidRDefault="005E7D2C" w:rsidP="005E7D2C">
      <w:pPr>
        <w:pStyle w:val="Code"/>
        <w:rPr>
          <w:highlight w:val="white"/>
        </w:rPr>
      </w:pPr>
      <w:r w:rsidRPr="00C75C7E">
        <w:rPr>
          <w:highlight w:val="white"/>
        </w:rPr>
        <w:t xml:space="preserve">    public override int GetHashCode() {</w:t>
      </w:r>
    </w:p>
    <w:p w14:paraId="4171317E" w14:textId="77777777" w:rsidR="005E7D2C" w:rsidRPr="00C75C7E" w:rsidRDefault="005E7D2C" w:rsidP="005E7D2C">
      <w:pPr>
        <w:pStyle w:val="Code"/>
        <w:rPr>
          <w:highlight w:val="white"/>
        </w:rPr>
      </w:pPr>
      <w:r w:rsidRPr="00C75C7E">
        <w:rPr>
          <w:highlight w:val="white"/>
        </w:rPr>
        <w:t xml:space="preserve">      return base.GetHashCode();</w:t>
      </w:r>
    </w:p>
    <w:p w14:paraId="2E849042" w14:textId="77777777" w:rsidR="005E7D2C" w:rsidRPr="00C75C7E" w:rsidRDefault="005E7D2C" w:rsidP="005E7D2C">
      <w:pPr>
        <w:pStyle w:val="Code"/>
        <w:rPr>
          <w:highlight w:val="white"/>
        </w:rPr>
      </w:pPr>
      <w:r w:rsidRPr="00C75C7E">
        <w:rPr>
          <w:highlight w:val="white"/>
        </w:rPr>
        <w:t xml:space="preserve">    }</w:t>
      </w:r>
    </w:p>
    <w:p w14:paraId="2E9EF384" w14:textId="77777777" w:rsidR="005E7D2C" w:rsidRPr="00C75C7E" w:rsidRDefault="005E7D2C" w:rsidP="005E7D2C">
      <w:pPr>
        <w:pStyle w:val="Code"/>
        <w:rPr>
          <w:highlight w:val="white"/>
        </w:rPr>
      </w:pPr>
    </w:p>
    <w:p w14:paraId="22F0E9FE" w14:textId="77777777" w:rsidR="005E7D2C" w:rsidRPr="00C75C7E" w:rsidRDefault="005E7D2C" w:rsidP="005E7D2C">
      <w:pPr>
        <w:pStyle w:val="Code"/>
        <w:rPr>
          <w:highlight w:val="white"/>
        </w:rPr>
      </w:pPr>
      <w:r w:rsidRPr="00C75C7E">
        <w:rPr>
          <w:highlight w:val="white"/>
        </w:rPr>
        <w:t xml:space="preserve">    public override bool Equals(object obj) {</w:t>
      </w:r>
    </w:p>
    <w:p w14:paraId="0F4D835A" w14:textId="77777777" w:rsidR="005E7D2C" w:rsidRPr="00C75C7E" w:rsidRDefault="005E7D2C" w:rsidP="005E7D2C">
      <w:pPr>
        <w:pStyle w:val="Code"/>
        <w:rPr>
          <w:highlight w:val="white"/>
        </w:rPr>
      </w:pPr>
      <w:r w:rsidRPr="00C75C7E">
        <w:rPr>
          <w:highlight w:val="white"/>
        </w:rPr>
        <w:t xml:space="preserve">      if (obj is IEnumerable&lt;SetType&gt;) {</w:t>
      </w:r>
    </w:p>
    <w:p w14:paraId="2BB4D183" w14:textId="77777777" w:rsidR="005E7D2C" w:rsidRPr="00C75C7E" w:rsidRDefault="005E7D2C" w:rsidP="005E7D2C">
      <w:pPr>
        <w:pStyle w:val="Code"/>
        <w:rPr>
          <w:highlight w:val="white"/>
        </w:rPr>
      </w:pPr>
      <w:r w:rsidRPr="00C75C7E">
        <w:rPr>
          <w:highlight w:val="white"/>
        </w:rPr>
        <w:t xml:space="preserve">        IEnumerable&lt;SetType&gt; enumerable = (IEnumerable&lt;SetType&gt;) obj;</w:t>
      </w:r>
    </w:p>
    <w:p w14:paraId="52D662CF" w14:textId="77777777" w:rsidR="005E7D2C" w:rsidRPr="00C75C7E" w:rsidRDefault="005E7D2C" w:rsidP="005E7D2C">
      <w:pPr>
        <w:pStyle w:val="Code"/>
        <w:rPr>
          <w:highlight w:val="white"/>
        </w:rPr>
      </w:pPr>
      <w:r w:rsidRPr="00C75C7E">
        <w:rPr>
          <w:highlight w:val="white"/>
        </w:rPr>
        <w:t xml:space="preserve">        return SetEquals(enumerable);</w:t>
      </w:r>
    </w:p>
    <w:p w14:paraId="05997F56" w14:textId="77777777" w:rsidR="005E7D2C" w:rsidRPr="00C75C7E" w:rsidRDefault="005E7D2C" w:rsidP="005E7D2C">
      <w:pPr>
        <w:pStyle w:val="Code"/>
        <w:rPr>
          <w:highlight w:val="white"/>
        </w:rPr>
      </w:pPr>
      <w:r w:rsidRPr="00C75C7E">
        <w:rPr>
          <w:highlight w:val="white"/>
        </w:rPr>
        <w:t xml:space="preserve">      }</w:t>
      </w:r>
    </w:p>
    <w:p w14:paraId="6CB6BB70" w14:textId="77777777" w:rsidR="005E7D2C" w:rsidRPr="00C75C7E" w:rsidRDefault="005E7D2C" w:rsidP="005E7D2C">
      <w:pPr>
        <w:pStyle w:val="Code"/>
        <w:rPr>
          <w:highlight w:val="white"/>
        </w:rPr>
      </w:pPr>
    </w:p>
    <w:p w14:paraId="3941B68B" w14:textId="77777777" w:rsidR="005E7D2C" w:rsidRPr="00C75C7E" w:rsidRDefault="005E7D2C" w:rsidP="005E7D2C">
      <w:pPr>
        <w:pStyle w:val="Code"/>
        <w:rPr>
          <w:highlight w:val="white"/>
        </w:rPr>
      </w:pPr>
      <w:r w:rsidRPr="00C75C7E">
        <w:rPr>
          <w:highlight w:val="white"/>
        </w:rPr>
        <w:t xml:space="preserve">      return false;</w:t>
      </w:r>
    </w:p>
    <w:p w14:paraId="2904B9E8" w14:textId="77777777" w:rsidR="005E7D2C" w:rsidRPr="00C75C7E" w:rsidRDefault="005E7D2C" w:rsidP="005E7D2C">
      <w:pPr>
        <w:pStyle w:val="Code"/>
        <w:rPr>
          <w:highlight w:val="white"/>
        </w:rPr>
      </w:pPr>
      <w:r w:rsidRPr="00C75C7E">
        <w:rPr>
          <w:highlight w:val="white"/>
        </w:rPr>
        <w:t xml:space="preserve">    }</w:t>
      </w:r>
    </w:p>
    <w:p w14:paraId="355CB0BB" w14:textId="77777777" w:rsidR="005E7D2C" w:rsidRPr="00C75C7E" w:rsidRDefault="005E7D2C" w:rsidP="005E7D2C">
      <w:pPr>
        <w:pStyle w:val="Code"/>
        <w:rPr>
          <w:highlight w:val="white"/>
        </w:rPr>
      </w:pPr>
      <w:r w:rsidRPr="00C75C7E">
        <w:rPr>
          <w:highlight w:val="white"/>
        </w:rPr>
        <w:t xml:space="preserve">  }</w:t>
      </w:r>
    </w:p>
    <w:p w14:paraId="3FF4B94B" w14:textId="77777777" w:rsidR="005E7D2C" w:rsidRPr="00C75C7E" w:rsidRDefault="005E7D2C" w:rsidP="005E7D2C">
      <w:pPr>
        <w:pStyle w:val="Code"/>
        <w:rPr>
          <w:highlight w:val="white"/>
        </w:rPr>
      </w:pPr>
      <w:r w:rsidRPr="00C75C7E">
        <w:rPr>
          <w:highlight w:val="white"/>
        </w:rPr>
        <w:t>}</w:t>
      </w:r>
    </w:p>
    <w:p w14:paraId="2A755767" w14:textId="77777777" w:rsidR="005E7D2C" w:rsidRDefault="005E7D2C" w:rsidP="005E7D2C">
      <w:pPr>
        <w:pStyle w:val="CodeHeader"/>
        <w:rPr>
          <w:lang w:val="sv-SE"/>
        </w:rPr>
      </w:pPr>
      <w:proofErr w:type="spellStart"/>
      <w:r>
        <w:rPr>
          <w:highlight w:val="white"/>
          <w:lang w:val="sv-SE"/>
        </w:rPr>
        <w:t>ListSetEnumerator</w:t>
      </w:r>
      <w:r>
        <w:rPr>
          <w:lang w:val="sv-SE"/>
        </w:rPr>
        <w:t>.cs</w:t>
      </w:r>
      <w:proofErr w:type="spellEnd"/>
    </w:p>
    <w:p w14:paraId="72A6C622" w14:textId="77777777" w:rsidR="005E7D2C" w:rsidRPr="00555A91" w:rsidRDefault="005E7D2C" w:rsidP="005E7D2C">
      <w:pPr>
        <w:pStyle w:val="Code"/>
        <w:rPr>
          <w:highlight w:val="white"/>
        </w:rPr>
      </w:pPr>
      <w:r w:rsidRPr="00555A91">
        <w:rPr>
          <w:highlight w:val="white"/>
        </w:rPr>
        <w:t>using System;</w:t>
      </w:r>
    </w:p>
    <w:p w14:paraId="030BFDA4" w14:textId="77777777" w:rsidR="005E7D2C" w:rsidRPr="00555A91" w:rsidRDefault="005E7D2C" w:rsidP="005E7D2C">
      <w:pPr>
        <w:pStyle w:val="Code"/>
        <w:rPr>
          <w:highlight w:val="white"/>
        </w:rPr>
      </w:pPr>
      <w:r w:rsidRPr="00555A91">
        <w:rPr>
          <w:highlight w:val="white"/>
        </w:rPr>
        <w:t>using System.Collections;</w:t>
      </w:r>
    </w:p>
    <w:p w14:paraId="7E0E36A5" w14:textId="77777777" w:rsidR="005E7D2C" w:rsidRPr="00555A91" w:rsidRDefault="005E7D2C" w:rsidP="005E7D2C">
      <w:pPr>
        <w:pStyle w:val="Code"/>
        <w:rPr>
          <w:highlight w:val="white"/>
        </w:rPr>
      </w:pPr>
      <w:r w:rsidRPr="00555A91">
        <w:rPr>
          <w:highlight w:val="white"/>
        </w:rPr>
        <w:t>using System.Collections.Generic;</w:t>
      </w:r>
    </w:p>
    <w:p w14:paraId="02534F62" w14:textId="77777777" w:rsidR="005E7D2C" w:rsidRPr="00555A91" w:rsidRDefault="005E7D2C" w:rsidP="005E7D2C">
      <w:pPr>
        <w:pStyle w:val="Code"/>
        <w:rPr>
          <w:highlight w:val="white"/>
        </w:rPr>
      </w:pPr>
    </w:p>
    <w:p w14:paraId="51191B52" w14:textId="77777777" w:rsidR="005E7D2C" w:rsidRPr="00555A91" w:rsidRDefault="005E7D2C" w:rsidP="005E7D2C">
      <w:pPr>
        <w:pStyle w:val="Code"/>
        <w:rPr>
          <w:highlight w:val="white"/>
        </w:rPr>
      </w:pPr>
      <w:r w:rsidRPr="00555A91">
        <w:rPr>
          <w:highlight w:val="white"/>
        </w:rPr>
        <w:t>namespace CCompiler {</w:t>
      </w:r>
    </w:p>
    <w:p w14:paraId="4B3A05E3" w14:textId="77777777" w:rsidR="005E7D2C" w:rsidRPr="00555A91" w:rsidRDefault="005E7D2C" w:rsidP="005E7D2C">
      <w:pPr>
        <w:pStyle w:val="Code"/>
        <w:rPr>
          <w:highlight w:val="white"/>
        </w:rPr>
      </w:pPr>
      <w:r w:rsidRPr="00555A91">
        <w:rPr>
          <w:highlight w:val="white"/>
        </w:rPr>
        <w:t xml:space="preserve">  class ListSetEnumerator&lt;SetType&gt; : IEnumerator&lt;SetType&gt; {</w:t>
      </w:r>
    </w:p>
    <w:p w14:paraId="0C00B1EE" w14:textId="77777777" w:rsidR="005E7D2C" w:rsidRPr="00555A91" w:rsidRDefault="005E7D2C" w:rsidP="005E7D2C">
      <w:pPr>
        <w:pStyle w:val="Code"/>
        <w:rPr>
          <w:highlight w:val="white"/>
        </w:rPr>
      </w:pPr>
      <w:r w:rsidRPr="00555A91">
        <w:rPr>
          <w:highlight w:val="white"/>
        </w:rPr>
        <w:t xml:space="preserve">    private int m_index = -1;</w:t>
      </w:r>
    </w:p>
    <w:p w14:paraId="11B6B07C" w14:textId="77777777" w:rsidR="005E7D2C" w:rsidRPr="00555A91" w:rsidRDefault="005E7D2C" w:rsidP="005E7D2C">
      <w:pPr>
        <w:pStyle w:val="Code"/>
        <w:rPr>
          <w:highlight w:val="white"/>
        </w:rPr>
      </w:pPr>
      <w:r w:rsidRPr="00555A91">
        <w:rPr>
          <w:highlight w:val="white"/>
        </w:rPr>
        <w:t xml:space="preserve">    private List&lt;SetType&gt; m_list;</w:t>
      </w:r>
    </w:p>
    <w:p w14:paraId="289D414A" w14:textId="77777777" w:rsidR="005E7D2C" w:rsidRPr="00555A91" w:rsidRDefault="005E7D2C" w:rsidP="005E7D2C">
      <w:pPr>
        <w:pStyle w:val="Code"/>
        <w:rPr>
          <w:highlight w:val="white"/>
        </w:rPr>
      </w:pPr>
    </w:p>
    <w:p w14:paraId="33DE8F39" w14:textId="77777777" w:rsidR="005E7D2C" w:rsidRPr="00555A91" w:rsidRDefault="005E7D2C" w:rsidP="005E7D2C">
      <w:pPr>
        <w:pStyle w:val="Code"/>
        <w:rPr>
          <w:highlight w:val="white"/>
        </w:rPr>
      </w:pPr>
      <w:r w:rsidRPr="00555A91">
        <w:rPr>
          <w:highlight w:val="white"/>
        </w:rPr>
        <w:t xml:space="preserve">    public ListSetEnumerator(List&lt;SetType&gt; list) {</w:t>
      </w:r>
    </w:p>
    <w:p w14:paraId="7C29414A" w14:textId="77777777" w:rsidR="005E7D2C" w:rsidRPr="00555A91" w:rsidRDefault="005E7D2C" w:rsidP="005E7D2C">
      <w:pPr>
        <w:pStyle w:val="Code"/>
        <w:rPr>
          <w:highlight w:val="white"/>
        </w:rPr>
      </w:pPr>
      <w:r w:rsidRPr="00555A91">
        <w:rPr>
          <w:highlight w:val="white"/>
        </w:rPr>
        <w:t xml:space="preserve">      m_list = list;</w:t>
      </w:r>
    </w:p>
    <w:p w14:paraId="55BAADF1" w14:textId="77777777" w:rsidR="005E7D2C" w:rsidRPr="00555A91" w:rsidRDefault="005E7D2C" w:rsidP="005E7D2C">
      <w:pPr>
        <w:pStyle w:val="Code"/>
        <w:rPr>
          <w:highlight w:val="white"/>
        </w:rPr>
      </w:pPr>
      <w:r w:rsidRPr="00555A91">
        <w:rPr>
          <w:highlight w:val="white"/>
        </w:rPr>
        <w:t xml:space="preserve">    }</w:t>
      </w:r>
    </w:p>
    <w:p w14:paraId="75AFCC57" w14:textId="77777777" w:rsidR="005E7D2C" w:rsidRPr="00555A91" w:rsidRDefault="005E7D2C" w:rsidP="005E7D2C">
      <w:pPr>
        <w:pStyle w:val="Code"/>
        <w:rPr>
          <w:highlight w:val="white"/>
        </w:rPr>
      </w:pPr>
    </w:p>
    <w:p w14:paraId="743F24FB" w14:textId="77777777" w:rsidR="005E7D2C" w:rsidRPr="00555A91" w:rsidRDefault="005E7D2C" w:rsidP="005E7D2C">
      <w:pPr>
        <w:pStyle w:val="Code"/>
        <w:rPr>
          <w:highlight w:val="white"/>
        </w:rPr>
      </w:pPr>
      <w:r w:rsidRPr="00555A91">
        <w:rPr>
          <w:highlight w:val="white"/>
        </w:rPr>
        <w:t xml:space="preserve">    public bool MoveNext() {</w:t>
      </w:r>
    </w:p>
    <w:p w14:paraId="357AA94B" w14:textId="77777777" w:rsidR="005E7D2C" w:rsidRPr="00555A91" w:rsidRDefault="005E7D2C" w:rsidP="005E7D2C">
      <w:pPr>
        <w:pStyle w:val="Code"/>
        <w:rPr>
          <w:highlight w:val="white"/>
        </w:rPr>
      </w:pPr>
      <w:r w:rsidRPr="00555A91">
        <w:rPr>
          <w:highlight w:val="white"/>
        </w:rPr>
        <w:t xml:space="preserve">      ++m_index;</w:t>
      </w:r>
    </w:p>
    <w:p w14:paraId="3DBD82AE" w14:textId="77777777" w:rsidR="005E7D2C" w:rsidRPr="00555A91" w:rsidRDefault="005E7D2C" w:rsidP="005E7D2C">
      <w:pPr>
        <w:pStyle w:val="Code"/>
        <w:rPr>
          <w:highlight w:val="white"/>
        </w:rPr>
      </w:pPr>
      <w:r w:rsidRPr="00555A91">
        <w:rPr>
          <w:highlight w:val="white"/>
        </w:rPr>
        <w:t xml:space="preserve">      return (m_index &lt; m_list.Count);</w:t>
      </w:r>
    </w:p>
    <w:p w14:paraId="2A4B1E49" w14:textId="77777777" w:rsidR="005E7D2C" w:rsidRPr="00555A91" w:rsidRDefault="005E7D2C" w:rsidP="005E7D2C">
      <w:pPr>
        <w:pStyle w:val="Code"/>
        <w:rPr>
          <w:highlight w:val="white"/>
        </w:rPr>
      </w:pPr>
      <w:r w:rsidRPr="00555A91">
        <w:rPr>
          <w:highlight w:val="white"/>
        </w:rPr>
        <w:t xml:space="preserve">    }</w:t>
      </w:r>
    </w:p>
    <w:p w14:paraId="1ED59E87" w14:textId="77777777" w:rsidR="005E7D2C" w:rsidRPr="00555A91" w:rsidRDefault="005E7D2C" w:rsidP="005E7D2C">
      <w:pPr>
        <w:pStyle w:val="Code"/>
        <w:rPr>
          <w:highlight w:val="white"/>
        </w:rPr>
      </w:pPr>
    </w:p>
    <w:p w14:paraId="042F69E1" w14:textId="77777777" w:rsidR="005E7D2C" w:rsidRPr="00555A91" w:rsidRDefault="005E7D2C" w:rsidP="005E7D2C">
      <w:pPr>
        <w:pStyle w:val="Code"/>
        <w:rPr>
          <w:highlight w:val="white"/>
        </w:rPr>
      </w:pPr>
      <w:r w:rsidRPr="00555A91">
        <w:rPr>
          <w:highlight w:val="white"/>
        </w:rPr>
        <w:t xml:space="preserve">    public void Reset() {</w:t>
      </w:r>
    </w:p>
    <w:p w14:paraId="29FD7F22" w14:textId="77777777" w:rsidR="005E7D2C" w:rsidRPr="00555A91" w:rsidRDefault="005E7D2C" w:rsidP="005E7D2C">
      <w:pPr>
        <w:pStyle w:val="Code"/>
        <w:rPr>
          <w:highlight w:val="white"/>
        </w:rPr>
      </w:pPr>
      <w:r w:rsidRPr="00555A91">
        <w:rPr>
          <w:highlight w:val="white"/>
        </w:rPr>
        <w:t xml:space="preserve">      m_index = 0;</w:t>
      </w:r>
    </w:p>
    <w:p w14:paraId="7D02FD23" w14:textId="77777777" w:rsidR="005E7D2C" w:rsidRPr="00555A91" w:rsidRDefault="005E7D2C" w:rsidP="005E7D2C">
      <w:pPr>
        <w:pStyle w:val="Code"/>
        <w:rPr>
          <w:highlight w:val="white"/>
        </w:rPr>
      </w:pPr>
      <w:r w:rsidRPr="00555A91">
        <w:rPr>
          <w:highlight w:val="white"/>
        </w:rPr>
        <w:t xml:space="preserve">    }</w:t>
      </w:r>
    </w:p>
    <w:p w14:paraId="76B613FC" w14:textId="77777777" w:rsidR="005E7D2C" w:rsidRPr="00555A91" w:rsidRDefault="005E7D2C" w:rsidP="005E7D2C">
      <w:pPr>
        <w:pStyle w:val="Code"/>
        <w:rPr>
          <w:highlight w:val="white"/>
        </w:rPr>
      </w:pPr>
    </w:p>
    <w:p w14:paraId="42299685" w14:textId="77777777" w:rsidR="005E7D2C" w:rsidRPr="00555A91" w:rsidRDefault="005E7D2C" w:rsidP="005E7D2C">
      <w:pPr>
        <w:pStyle w:val="Code"/>
        <w:rPr>
          <w:highlight w:val="white"/>
        </w:rPr>
      </w:pPr>
      <w:r w:rsidRPr="00555A91">
        <w:rPr>
          <w:highlight w:val="white"/>
        </w:rPr>
        <w:t xml:space="preserve">    SetType IEnumerator&lt;SetType&gt;.Current {</w:t>
      </w:r>
    </w:p>
    <w:p w14:paraId="50803C6A" w14:textId="77777777" w:rsidR="005E7D2C" w:rsidRPr="00555A91" w:rsidRDefault="005E7D2C" w:rsidP="005E7D2C">
      <w:pPr>
        <w:pStyle w:val="Code"/>
        <w:rPr>
          <w:highlight w:val="white"/>
        </w:rPr>
      </w:pPr>
      <w:r w:rsidRPr="00555A91">
        <w:rPr>
          <w:highlight w:val="white"/>
        </w:rPr>
        <w:t xml:space="preserve">      get {</w:t>
      </w:r>
    </w:p>
    <w:p w14:paraId="629A8F03" w14:textId="77777777" w:rsidR="005E7D2C" w:rsidRPr="00555A91" w:rsidRDefault="005E7D2C" w:rsidP="005E7D2C">
      <w:pPr>
        <w:pStyle w:val="Code"/>
        <w:rPr>
          <w:highlight w:val="white"/>
        </w:rPr>
      </w:pPr>
      <w:r w:rsidRPr="00555A91">
        <w:rPr>
          <w:highlight w:val="white"/>
        </w:rPr>
        <w:lastRenderedPageBreak/>
        <w:t xml:space="preserve">        if (m_index &lt; m_list.Count) {</w:t>
      </w:r>
    </w:p>
    <w:p w14:paraId="5E6D647E" w14:textId="77777777" w:rsidR="005E7D2C" w:rsidRPr="00555A91" w:rsidRDefault="005E7D2C" w:rsidP="005E7D2C">
      <w:pPr>
        <w:pStyle w:val="Code"/>
        <w:rPr>
          <w:highlight w:val="white"/>
        </w:rPr>
      </w:pPr>
      <w:r w:rsidRPr="00555A91">
        <w:rPr>
          <w:highlight w:val="white"/>
        </w:rPr>
        <w:t xml:space="preserve">          return m_list[m_index];</w:t>
      </w:r>
    </w:p>
    <w:p w14:paraId="25B52006" w14:textId="77777777" w:rsidR="005E7D2C" w:rsidRPr="00555A91" w:rsidRDefault="005E7D2C" w:rsidP="005E7D2C">
      <w:pPr>
        <w:pStyle w:val="Code"/>
        <w:rPr>
          <w:highlight w:val="white"/>
        </w:rPr>
      </w:pPr>
      <w:r w:rsidRPr="00555A91">
        <w:rPr>
          <w:highlight w:val="white"/>
        </w:rPr>
        <w:t xml:space="preserve">        }</w:t>
      </w:r>
    </w:p>
    <w:p w14:paraId="309A4F63" w14:textId="77777777" w:rsidR="005E7D2C" w:rsidRPr="00555A91" w:rsidRDefault="005E7D2C" w:rsidP="005E7D2C">
      <w:pPr>
        <w:pStyle w:val="Code"/>
        <w:rPr>
          <w:highlight w:val="white"/>
        </w:rPr>
      </w:pPr>
      <w:r w:rsidRPr="00555A91">
        <w:rPr>
          <w:highlight w:val="white"/>
        </w:rPr>
        <w:t xml:space="preserve">        else {</w:t>
      </w:r>
    </w:p>
    <w:p w14:paraId="2AE44E33" w14:textId="77777777" w:rsidR="005E7D2C" w:rsidRPr="00555A91" w:rsidRDefault="005E7D2C" w:rsidP="005E7D2C">
      <w:pPr>
        <w:pStyle w:val="Code"/>
        <w:rPr>
          <w:highlight w:val="white"/>
        </w:rPr>
      </w:pPr>
      <w:r w:rsidRPr="00555A91">
        <w:rPr>
          <w:highlight w:val="white"/>
        </w:rPr>
        <w:t xml:space="preserve">          throw (new InvalidOperationException());</w:t>
      </w:r>
    </w:p>
    <w:p w14:paraId="1398CE13" w14:textId="77777777" w:rsidR="005E7D2C" w:rsidRPr="00555A91" w:rsidRDefault="005E7D2C" w:rsidP="005E7D2C">
      <w:pPr>
        <w:pStyle w:val="Code"/>
        <w:rPr>
          <w:highlight w:val="white"/>
        </w:rPr>
      </w:pPr>
      <w:r w:rsidRPr="00555A91">
        <w:rPr>
          <w:highlight w:val="white"/>
        </w:rPr>
        <w:t xml:space="preserve">        }</w:t>
      </w:r>
    </w:p>
    <w:p w14:paraId="682676AE" w14:textId="77777777" w:rsidR="005E7D2C" w:rsidRPr="00555A91" w:rsidRDefault="005E7D2C" w:rsidP="005E7D2C">
      <w:pPr>
        <w:pStyle w:val="Code"/>
        <w:rPr>
          <w:highlight w:val="white"/>
        </w:rPr>
      </w:pPr>
      <w:r w:rsidRPr="00555A91">
        <w:rPr>
          <w:highlight w:val="white"/>
        </w:rPr>
        <w:t xml:space="preserve">      }</w:t>
      </w:r>
    </w:p>
    <w:p w14:paraId="26A3F1DD" w14:textId="77777777" w:rsidR="005E7D2C" w:rsidRPr="00555A91" w:rsidRDefault="005E7D2C" w:rsidP="005E7D2C">
      <w:pPr>
        <w:pStyle w:val="Code"/>
        <w:rPr>
          <w:highlight w:val="white"/>
        </w:rPr>
      </w:pPr>
      <w:r w:rsidRPr="00555A91">
        <w:rPr>
          <w:highlight w:val="white"/>
        </w:rPr>
        <w:t xml:space="preserve">    }</w:t>
      </w:r>
    </w:p>
    <w:p w14:paraId="7A828067" w14:textId="77777777" w:rsidR="005E7D2C" w:rsidRPr="00555A91" w:rsidRDefault="005E7D2C" w:rsidP="005E7D2C">
      <w:pPr>
        <w:pStyle w:val="Code"/>
        <w:rPr>
          <w:highlight w:val="white"/>
        </w:rPr>
      </w:pPr>
    </w:p>
    <w:p w14:paraId="7B84D671" w14:textId="77777777" w:rsidR="005E7D2C" w:rsidRPr="00555A91" w:rsidRDefault="005E7D2C" w:rsidP="005E7D2C">
      <w:pPr>
        <w:pStyle w:val="Code"/>
        <w:rPr>
          <w:highlight w:val="white"/>
        </w:rPr>
      </w:pPr>
      <w:r w:rsidRPr="00555A91">
        <w:rPr>
          <w:highlight w:val="white"/>
        </w:rPr>
        <w:t xml:space="preserve">    object IEnumerator.Current {</w:t>
      </w:r>
    </w:p>
    <w:p w14:paraId="3223A3F7" w14:textId="77777777" w:rsidR="005E7D2C" w:rsidRPr="00555A91" w:rsidRDefault="005E7D2C" w:rsidP="005E7D2C">
      <w:pPr>
        <w:pStyle w:val="Code"/>
        <w:rPr>
          <w:highlight w:val="white"/>
        </w:rPr>
      </w:pPr>
      <w:r w:rsidRPr="00555A91">
        <w:rPr>
          <w:highlight w:val="white"/>
        </w:rPr>
        <w:t xml:space="preserve">      get {</w:t>
      </w:r>
    </w:p>
    <w:p w14:paraId="1C55F866" w14:textId="77777777" w:rsidR="005E7D2C" w:rsidRPr="00555A91" w:rsidRDefault="005E7D2C" w:rsidP="005E7D2C">
      <w:pPr>
        <w:pStyle w:val="Code"/>
        <w:rPr>
          <w:highlight w:val="white"/>
        </w:rPr>
      </w:pPr>
      <w:r w:rsidRPr="00555A91">
        <w:rPr>
          <w:highlight w:val="white"/>
        </w:rPr>
        <w:t xml:space="preserve">        if (m_index &lt; m_list.Count) {</w:t>
      </w:r>
    </w:p>
    <w:p w14:paraId="29272757" w14:textId="77777777" w:rsidR="005E7D2C" w:rsidRPr="00555A91" w:rsidRDefault="005E7D2C" w:rsidP="005E7D2C">
      <w:pPr>
        <w:pStyle w:val="Code"/>
        <w:rPr>
          <w:highlight w:val="white"/>
        </w:rPr>
      </w:pPr>
      <w:r w:rsidRPr="00555A91">
        <w:rPr>
          <w:highlight w:val="white"/>
        </w:rPr>
        <w:t xml:space="preserve">          return m_list[m_index];</w:t>
      </w:r>
    </w:p>
    <w:p w14:paraId="5E1CF69E" w14:textId="77777777" w:rsidR="005E7D2C" w:rsidRPr="00555A91" w:rsidRDefault="005E7D2C" w:rsidP="005E7D2C">
      <w:pPr>
        <w:pStyle w:val="Code"/>
        <w:rPr>
          <w:highlight w:val="white"/>
        </w:rPr>
      </w:pPr>
      <w:r w:rsidRPr="00555A91">
        <w:rPr>
          <w:highlight w:val="white"/>
        </w:rPr>
        <w:t xml:space="preserve">        }</w:t>
      </w:r>
    </w:p>
    <w:p w14:paraId="182DE637" w14:textId="77777777" w:rsidR="005E7D2C" w:rsidRPr="00555A91" w:rsidRDefault="005E7D2C" w:rsidP="005E7D2C">
      <w:pPr>
        <w:pStyle w:val="Code"/>
        <w:rPr>
          <w:highlight w:val="white"/>
        </w:rPr>
      </w:pPr>
      <w:r w:rsidRPr="00555A91">
        <w:rPr>
          <w:highlight w:val="white"/>
        </w:rPr>
        <w:t xml:space="preserve">        else {</w:t>
      </w:r>
    </w:p>
    <w:p w14:paraId="33E58527" w14:textId="77777777" w:rsidR="005E7D2C" w:rsidRPr="00555A91" w:rsidRDefault="005E7D2C" w:rsidP="005E7D2C">
      <w:pPr>
        <w:pStyle w:val="Code"/>
        <w:rPr>
          <w:highlight w:val="white"/>
        </w:rPr>
      </w:pPr>
      <w:r w:rsidRPr="00555A91">
        <w:rPr>
          <w:highlight w:val="white"/>
        </w:rPr>
        <w:t xml:space="preserve">          throw (new InvalidOperationException());</w:t>
      </w:r>
    </w:p>
    <w:p w14:paraId="0731F35A" w14:textId="77777777" w:rsidR="005E7D2C" w:rsidRPr="00555A91" w:rsidRDefault="005E7D2C" w:rsidP="005E7D2C">
      <w:pPr>
        <w:pStyle w:val="Code"/>
        <w:rPr>
          <w:highlight w:val="white"/>
        </w:rPr>
      </w:pPr>
      <w:r w:rsidRPr="00555A91">
        <w:rPr>
          <w:highlight w:val="white"/>
        </w:rPr>
        <w:t xml:space="preserve">        }</w:t>
      </w:r>
    </w:p>
    <w:p w14:paraId="2251706E" w14:textId="77777777" w:rsidR="005E7D2C" w:rsidRPr="00555A91" w:rsidRDefault="005E7D2C" w:rsidP="005E7D2C">
      <w:pPr>
        <w:pStyle w:val="Code"/>
        <w:rPr>
          <w:highlight w:val="white"/>
        </w:rPr>
      </w:pPr>
      <w:r w:rsidRPr="00555A91">
        <w:rPr>
          <w:highlight w:val="white"/>
        </w:rPr>
        <w:t xml:space="preserve">      }</w:t>
      </w:r>
    </w:p>
    <w:p w14:paraId="2952F04C" w14:textId="77777777" w:rsidR="005E7D2C" w:rsidRPr="00555A91" w:rsidRDefault="005E7D2C" w:rsidP="005E7D2C">
      <w:pPr>
        <w:pStyle w:val="Code"/>
        <w:rPr>
          <w:highlight w:val="white"/>
        </w:rPr>
      </w:pPr>
      <w:r w:rsidRPr="00555A91">
        <w:rPr>
          <w:highlight w:val="white"/>
        </w:rPr>
        <w:t xml:space="preserve">    }</w:t>
      </w:r>
    </w:p>
    <w:p w14:paraId="6DD96042" w14:textId="77777777" w:rsidR="005E7D2C" w:rsidRPr="00555A91" w:rsidRDefault="005E7D2C" w:rsidP="005E7D2C">
      <w:pPr>
        <w:pStyle w:val="Code"/>
        <w:rPr>
          <w:highlight w:val="white"/>
        </w:rPr>
      </w:pPr>
    </w:p>
    <w:p w14:paraId="474EBD36" w14:textId="77777777" w:rsidR="005E7D2C" w:rsidRPr="00555A91" w:rsidRDefault="005E7D2C" w:rsidP="005E7D2C">
      <w:pPr>
        <w:pStyle w:val="Code"/>
        <w:rPr>
          <w:highlight w:val="white"/>
        </w:rPr>
      </w:pPr>
      <w:r w:rsidRPr="00555A91">
        <w:rPr>
          <w:highlight w:val="white"/>
        </w:rPr>
        <w:t xml:space="preserve">    public void Dispose() {</w:t>
      </w:r>
    </w:p>
    <w:p w14:paraId="32BD9690" w14:textId="77777777" w:rsidR="005E7D2C" w:rsidRPr="00555A91" w:rsidRDefault="005E7D2C" w:rsidP="005E7D2C">
      <w:pPr>
        <w:pStyle w:val="Code"/>
        <w:rPr>
          <w:highlight w:val="white"/>
        </w:rPr>
      </w:pPr>
      <w:r w:rsidRPr="00555A91">
        <w:rPr>
          <w:highlight w:val="white"/>
        </w:rPr>
        <w:t xml:space="preserve">      // Empty.</w:t>
      </w:r>
    </w:p>
    <w:p w14:paraId="2E45D2E7" w14:textId="77777777" w:rsidR="005E7D2C" w:rsidRPr="00555A91" w:rsidRDefault="005E7D2C" w:rsidP="005E7D2C">
      <w:pPr>
        <w:pStyle w:val="Code"/>
        <w:rPr>
          <w:highlight w:val="white"/>
        </w:rPr>
      </w:pPr>
      <w:r w:rsidRPr="00555A91">
        <w:rPr>
          <w:highlight w:val="white"/>
        </w:rPr>
        <w:t xml:space="preserve">    }</w:t>
      </w:r>
    </w:p>
    <w:p w14:paraId="47B8B16C" w14:textId="77777777" w:rsidR="005E7D2C" w:rsidRPr="00555A91" w:rsidRDefault="005E7D2C" w:rsidP="005E7D2C">
      <w:pPr>
        <w:pStyle w:val="Code"/>
        <w:rPr>
          <w:highlight w:val="white"/>
        </w:rPr>
      </w:pPr>
      <w:r w:rsidRPr="00555A91">
        <w:rPr>
          <w:highlight w:val="white"/>
        </w:rPr>
        <w:t xml:space="preserve">  }</w:t>
      </w:r>
    </w:p>
    <w:p w14:paraId="137B5D58" w14:textId="77777777" w:rsidR="005E7D2C" w:rsidRDefault="005E7D2C" w:rsidP="005E7D2C">
      <w:pPr>
        <w:pStyle w:val="Code"/>
      </w:pPr>
      <w:r w:rsidRPr="00555A91">
        <w:rPr>
          <w:highlight w:val="white"/>
        </w:rPr>
        <w:t>}</w:t>
      </w:r>
    </w:p>
    <w:p w14:paraId="7EB8BC07" w14:textId="77777777" w:rsidR="005E7D2C" w:rsidRDefault="005E7D2C" w:rsidP="005E7D2C">
      <w:pPr>
        <w:rPr>
          <w:highlight w:val="white"/>
        </w:rPr>
      </w:pPr>
      <w:r>
        <w:rPr>
          <w:highlight w:val="white"/>
        </w:rPr>
        <w:t xml:space="preserve">The </w:t>
      </w:r>
      <w:r w:rsidRPr="00174A5F">
        <w:rPr>
          <w:rStyle w:val="KeyWord0"/>
          <w:highlight w:val="white"/>
        </w:rPr>
        <w:t>List</w:t>
      </w:r>
      <w:r>
        <w:rPr>
          <w:rStyle w:val="KeyWord0"/>
          <w:highlight w:val="white"/>
        </w:rPr>
        <w:t>Map</w:t>
      </w:r>
      <w:r>
        <w:rPr>
          <w:highlight w:val="white"/>
        </w:rPr>
        <w:t xml:space="preserve"> class implements the </w:t>
      </w:r>
      <w:r w:rsidRPr="000A4ECD">
        <w:rPr>
          <w:rStyle w:val="KeyWord0"/>
          <w:highlight w:val="white"/>
        </w:rPr>
        <w:t>IDictionary</w:t>
      </w:r>
      <w:r>
        <w:rPr>
          <w:highlight w:val="white"/>
        </w:rPr>
        <w:t xml:space="preserve"> interface. The keys and value of the map are stored as pairs in a list.</w:t>
      </w:r>
    </w:p>
    <w:p w14:paraId="10124830" w14:textId="77777777" w:rsidR="005E7D2C" w:rsidRDefault="005E7D2C" w:rsidP="005E7D2C">
      <w:pPr>
        <w:pStyle w:val="CodeHeader"/>
      </w:pPr>
      <w:proofErr w:type="spellStart"/>
      <w:r>
        <w:t>ListMap.cs</w:t>
      </w:r>
      <w:proofErr w:type="spellEnd"/>
    </w:p>
    <w:p w14:paraId="286825CB" w14:textId="77777777" w:rsidR="005E7D2C" w:rsidRPr="00D04CD0" w:rsidRDefault="005E7D2C" w:rsidP="005E7D2C">
      <w:pPr>
        <w:pStyle w:val="Code"/>
        <w:rPr>
          <w:highlight w:val="white"/>
        </w:rPr>
      </w:pPr>
      <w:r w:rsidRPr="00D04CD0">
        <w:rPr>
          <w:highlight w:val="white"/>
        </w:rPr>
        <w:t>using System;</w:t>
      </w:r>
    </w:p>
    <w:p w14:paraId="3E7E93BE" w14:textId="77777777" w:rsidR="005E7D2C" w:rsidRPr="00D04CD0" w:rsidRDefault="005E7D2C" w:rsidP="005E7D2C">
      <w:pPr>
        <w:pStyle w:val="Code"/>
        <w:rPr>
          <w:highlight w:val="white"/>
        </w:rPr>
      </w:pPr>
      <w:r w:rsidRPr="00D04CD0">
        <w:rPr>
          <w:highlight w:val="white"/>
        </w:rPr>
        <w:t>using System.Text;</w:t>
      </w:r>
    </w:p>
    <w:p w14:paraId="18F6C64E" w14:textId="77777777" w:rsidR="005E7D2C" w:rsidRPr="00D04CD0" w:rsidRDefault="005E7D2C" w:rsidP="005E7D2C">
      <w:pPr>
        <w:pStyle w:val="Code"/>
        <w:rPr>
          <w:highlight w:val="white"/>
        </w:rPr>
      </w:pPr>
      <w:r w:rsidRPr="00D04CD0">
        <w:rPr>
          <w:highlight w:val="white"/>
        </w:rPr>
        <w:t>using System.Collections;</w:t>
      </w:r>
    </w:p>
    <w:p w14:paraId="4E224F7D" w14:textId="77777777" w:rsidR="005E7D2C" w:rsidRPr="00D04CD0" w:rsidRDefault="005E7D2C" w:rsidP="005E7D2C">
      <w:pPr>
        <w:pStyle w:val="Code"/>
        <w:rPr>
          <w:highlight w:val="white"/>
        </w:rPr>
      </w:pPr>
      <w:r w:rsidRPr="00D04CD0">
        <w:rPr>
          <w:highlight w:val="white"/>
        </w:rPr>
        <w:t>using System.Collections.Generic;</w:t>
      </w:r>
    </w:p>
    <w:p w14:paraId="15504E3F" w14:textId="77777777" w:rsidR="005E7D2C" w:rsidRPr="00D04CD0" w:rsidRDefault="005E7D2C" w:rsidP="005E7D2C">
      <w:pPr>
        <w:pStyle w:val="Code"/>
        <w:rPr>
          <w:highlight w:val="white"/>
        </w:rPr>
      </w:pPr>
    </w:p>
    <w:p w14:paraId="44D68693" w14:textId="77777777" w:rsidR="005E7D2C" w:rsidRPr="00D04CD0" w:rsidRDefault="005E7D2C" w:rsidP="005E7D2C">
      <w:pPr>
        <w:pStyle w:val="Code"/>
        <w:rPr>
          <w:highlight w:val="white"/>
        </w:rPr>
      </w:pPr>
      <w:r w:rsidRPr="00D04CD0">
        <w:rPr>
          <w:highlight w:val="white"/>
        </w:rPr>
        <w:t>namespace CCompiler {</w:t>
      </w:r>
    </w:p>
    <w:p w14:paraId="74F59E60" w14:textId="77777777" w:rsidR="005E7D2C" w:rsidRPr="00D04CD0" w:rsidRDefault="005E7D2C" w:rsidP="005E7D2C">
      <w:pPr>
        <w:pStyle w:val="Code"/>
        <w:rPr>
          <w:highlight w:val="white"/>
        </w:rPr>
      </w:pPr>
      <w:r w:rsidRPr="00D04CD0">
        <w:rPr>
          <w:highlight w:val="white"/>
        </w:rPr>
        <w:t xml:space="preserve">  public class ListMap&lt;KeyType,ValueType&gt; :</w:t>
      </w:r>
    </w:p>
    <w:p w14:paraId="0DC9B513" w14:textId="77777777" w:rsidR="005E7D2C" w:rsidRPr="00D04CD0" w:rsidRDefault="005E7D2C" w:rsidP="005E7D2C">
      <w:pPr>
        <w:pStyle w:val="Code"/>
        <w:rPr>
          <w:highlight w:val="white"/>
        </w:rPr>
      </w:pPr>
      <w:r w:rsidRPr="00D04CD0">
        <w:rPr>
          <w:highlight w:val="white"/>
        </w:rPr>
        <w:t xml:space="preserve">               IDictionary&lt;KeyType,ValueType&gt; {</w:t>
      </w:r>
    </w:p>
    <w:p w14:paraId="0E345879" w14:textId="77777777" w:rsidR="005E7D2C" w:rsidRPr="00D04CD0" w:rsidRDefault="005E7D2C" w:rsidP="005E7D2C">
      <w:pPr>
        <w:pStyle w:val="Code"/>
        <w:rPr>
          <w:highlight w:val="white"/>
        </w:rPr>
      </w:pPr>
      <w:r w:rsidRPr="00D04CD0">
        <w:rPr>
          <w:highlight w:val="white"/>
        </w:rPr>
        <w:t xml:space="preserve">    private List&lt;KeyValuePair&lt;KeyType,ValueType&gt;&gt; m_list =</w:t>
      </w:r>
    </w:p>
    <w:p w14:paraId="0932C0C6" w14:textId="77777777" w:rsidR="005E7D2C" w:rsidRPr="00D04CD0" w:rsidRDefault="005E7D2C" w:rsidP="005E7D2C">
      <w:pPr>
        <w:pStyle w:val="Code"/>
        <w:rPr>
          <w:highlight w:val="white"/>
        </w:rPr>
      </w:pPr>
      <w:r w:rsidRPr="00D04CD0">
        <w:rPr>
          <w:highlight w:val="white"/>
        </w:rPr>
        <w:t xml:space="preserve">      new List&lt;KeyValuePair&lt;KeyType,ValueType&gt;&gt;();</w:t>
      </w:r>
    </w:p>
    <w:p w14:paraId="7B1A22D9" w14:textId="77777777" w:rsidR="005E7D2C" w:rsidRPr="00D04CD0" w:rsidRDefault="005E7D2C" w:rsidP="005E7D2C">
      <w:pPr>
        <w:pStyle w:val="Code"/>
        <w:rPr>
          <w:highlight w:val="white"/>
        </w:rPr>
      </w:pPr>
    </w:p>
    <w:p w14:paraId="34B7E481" w14:textId="77777777" w:rsidR="005E7D2C" w:rsidRPr="00D04CD0" w:rsidRDefault="005E7D2C" w:rsidP="005E7D2C">
      <w:pPr>
        <w:pStyle w:val="Code"/>
        <w:rPr>
          <w:highlight w:val="white"/>
        </w:rPr>
      </w:pPr>
      <w:r w:rsidRPr="00D04CD0">
        <w:rPr>
          <w:highlight w:val="white"/>
        </w:rPr>
        <w:t xml:space="preserve">    public int Count {</w:t>
      </w:r>
    </w:p>
    <w:p w14:paraId="0DC60481" w14:textId="77777777" w:rsidR="005E7D2C" w:rsidRPr="00D04CD0" w:rsidRDefault="005E7D2C" w:rsidP="005E7D2C">
      <w:pPr>
        <w:pStyle w:val="Code"/>
        <w:rPr>
          <w:highlight w:val="white"/>
        </w:rPr>
      </w:pPr>
      <w:r w:rsidRPr="00D04CD0">
        <w:rPr>
          <w:highlight w:val="white"/>
        </w:rPr>
        <w:t xml:space="preserve">      get { return m_list.Count; }</w:t>
      </w:r>
    </w:p>
    <w:p w14:paraId="00A781F6" w14:textId="77777777" w:rsidR="005E7D2C" w:rsidRPr="00D04CD0" w:rsidRDefault="005E7D2C" w:rsidP="005E7D2C">
      <w:pPr>
        <w:pStyle w:val="Code"/>
        <w:rPr>
          <w:highlight w:val="white"/>
        </w:rPr>
      </w:pPr>
      <w:r w:rsidRPr="00D04CD0">
        <w:rPr>
          <w:highlight w:val="white"/>
        </w:rPr>
        <w:t xml:space="preserve">    }</w:t>
      </w:r>
    </w:p>
    <w:p w14:paraId="35317D94" w14:textId="77777777" w:rsidR="005E7D2C" w:rsidRPr="00D04CD0" w:rsidRDefault="005E7D2C" w:rsidP="005E7D2C">
      <w:pPr>
        <w:pStyle w:val="Code"/>
        <w:rPr>
          <w:highlight w:val="white"/>
        </w:rPr>
      </w:pPr>
    </w:p>
    <w:p w14:paraId="46AB6DFC" w14:textId="77777777" w:rsidR="005E7D2C" w:rsidRPr="00D04CD0" w:rsidRDefault="005E7D2C" w:rsidP="005E7D2C">
      <w:pPr>
        <w:pStyle w:val="Code"/>
        <w:rPr>
          <w:highlight w:val="white"/>
        </w:rPr>
      </w:pPr>
      <w:r w:rsidRPr="00D04CD0">
        <w:rPr>
          <w:highlight w:val="white"/>
        </w:rPr>
        <w:t xml:space="preserve">    public void Clear() {</w:t>
      </w:r>
    </w:p>
    <w:p w14:paraId="39A72C02" w14:textId="77777777" w:rsidR="005E7D2C" w:rsidRPr="00D04CD0" w:rsidRDefault="005E7D2C" w:rsidP="005E7D2C">
      <w:pPr>
        <w:pStyle w:val="Code"/>
        <w:rPr>
          <w:highlight w:val="white"/>
        </w:rPr>
      </w:pPr>
      <w:r w:rsidRPr="00D04CD0">
        <w:rPr>
          <w:highlight w:val="white"/>
        </w:rPr>
        <w:t xml:space="preserve">      m_list.Clear();</w:t>
      </w:r>
    </w:p>
    <w:p w14:paraId="5D502796" w14:textId="77777777" w:rsidR="005E7D2C" w:rsidRPr="00D04CD0" w:rsidRDefault="005E7D2C" w:rsidP="005E7D2C">
      <w:pPr>
        <w:pStyle w:val="Code"/>
        <w:rPr>
          <w:highlight w:val="white"/>
        </w:rPr>
      </w:pPr>
      <w:r w:rsidRPr="00D04CD0">
        <w:rPr>
          <w:highlight w:val="white"/>
        </w:rPr>
        <w:t xml:space="preserve">    }</w:t>
      </w:r>
    </w:p>
    <w:p w14:paraId="670B7DAE" w14:textId="77777777" w:rsidR="005E7D2C" w:rsidRPr="00D04CD0" w:rsidRDefault="005E7D2C" w:rsidP="005E7D2C">
      <w:pPr>
        <w:pStyle w:val="Code"/>
        <w:rPr>
          <w:highlight w:val="white"/>
        </w:rPr>
      </w:pPr>
    </w:p>
    <w:p w14:paraId="3EE17465" w14:textId="77777777" w:rsidR="005E7D2C" w:rsidRPr="00D04CD0" w:rsidRDefault="005E7D2C" w:rsidP="005E7D2C">
      <w:pPr>
        <w:pStyle w:val="Code"/>
        <w:rPr>
          <w:highlight w:val="white"/>
        </w:rPr>
      </w:pPr>
      <w:r w:rsidRPr="00D04CD0">
        <w:rPr>
          <w:highlight w:val="white"/>
        </w:rPr>
        <w:t xml:space="preserve">    public bool IsReadOnly {</w:t>
      </w:r>
    </w:p>
    <w:p w14:paraId="6A3B2E04" w14:textId="77777777" w:rsidR="005E7D2C" w:rsidRPr="00D04CD0" w:rsidRDefault="005E7D2C" w:rsidP="005E7D2C">
      <w:pPr>
        <w:pStyle w:val="Code"/>
        <w:rPr>
          <w:highlight w:val="white"/>
        </w:rPr>
      </w:pPr>
      <w:r w:rsidRPr="00D04CD0">
        <w:rPr>
          <w:highlight w:val="white"/>
        </w:rPr>
        <w:t xml:space="preserve">      get { return false; }</w:t>
      </w:r>
    </w:p>
    <w:p w14:paraId="7B613BCC" w14:textId="77777777" w:rsidR="005E7D2C" w:rsidRPr="00D04CD0" w:rsidRDefault="005E7D2C" w:rsidP="005E7D2C">
      <w:pPr>
        <w:pStyle w:val="Code"/>
        <w:rPr>
          <w:highlight w:val="white"/>
        </w:rPr>
      </w:pPr>
      <w:r w:rsidRPr="00D04CD0">
        <w:rPr>
          <w:highlight w:val="white"/>
        </w:rPr>
        <w:t xml:space="preserve">    }</w:t>
      </w:r>
    </w:p>
    <w:p w14:paraId="5C3FF3F9" w14:textId="77777777" w:rsidR="005E7D2C" w:rsidRPr="00D04CD0" w:rsidRDefault="005E7D2C" w:rsidP="005E7D2C">
      <w:pPr>
        <w:pStyle w:val="Code"/>
        <w:rPr>
          <w:highlight w:val="white"/>
        </w:rPr>
      </w:pPr>
    </w:p>
    <w:p w14:paraId="1C7F82D5" w14:textId="77777777" w:rsidR="005E7D2C" w:rsidRPr="00D04CD0" w:rsidRDefault="005E7D2C" w:rsidP="005E7D2C">
      <w:pPr>
        <w:pStyle w:val="Code"/>
        <w:rPr>
          <w:highlight w:val="white"/>
        </w:rPr>
      </w:pPr>
      <w:r w:rsidRPr="00D04CD0">
        <w:rPr>
          <w:highlight w:val="white"/>
        </w:rPr>
        <w:t xml:space="preserve">    public ValueType this[KeyType key] {</w:t>
      </w:r>
    </w:p>
    <w:p w14:paraId="62CAE404" w14:textId="77777777" w:rsidR="005E7D2C" w:rsidRPr="00D04CD0" w:rsidRDefault="005E7D2C" w:rsidP="005E7D2C">
      <w:pPr>
        <w:pStyle w:val="Code"/>
        <w:rPr>
          <w:highlight w:val="white"/>
        </w:rPr>
      </w:pPr>
      <w:r w:rsidRPr="00D04CD0">
        <w:rPr>
          <w:highlight w:val="white"/>
        </w:rPr>
        <w:t xml:space="preserve">      get {</w:t>
      </w:r>
    </w:p>
    <w:p w14:paraId="1C9A67F7" w14:textId="77777777" w:rsidR="005E7D2C" w:rsidRPr="00D04CD0" w:rsidRDefault="005E7D2C" w:rsidP="005E7D2C">
      <w:pPr>
        <w:pStyle w:val="Code"/>
        <w:rPr>
          <w:highlight w:val="white"/>
        </w:rPr>
      </w:pPr>
      <w:r w:rsidRPr="00D04CD0">
        <w:rPr>
          <w:highlight w:val="white"/>
        </w:rPr>
        <w:t xml:space="preserve">        if (key == null) {</w:t>
      </w:r>
    </w:p>
    <w:p w14:paraId="6A932188" w14:textId="77777777" w:rsidR="005E7D2C" w:rsidRPr="00D04CD0" w:rsidRDefault="005E7D2C" w:rsidP="005E7D2C">
      <w:pPr>
        <w:pStyle w:val="Code"/>
        <w:rPr>
          <w:highlight w:val="white"/>
        </w:rPr>
      </w:pPr>
      <w:r w:rsidRPr="00D04CD0">
        <w:rPr>
          <w:highlight w:val="white"/>
        </w:rPr>
        <w:t xml:space="preserve">          throw (new ArgumentNullException());</w:t>
      </w:r>
    </w:p>
    <w:p w14:paraId="297A3E17" w14:textId="77777777" w:rsidR="005E7D2C" w:rsidRPr="00D04CD0" w:rsidRDefault="005E7D2C" w:rsidP="005E7D2C">
      <w:pPr>
        <w:pStyle w:val="Code"/>
        <w:rPr>
          <w:highlight w:val="white"/>
        </w:rPr>
      </w:pPr>
      <w:r w:rsidRPr="00D04CD0">
        <w:rPr>
          <w:highlight w:val="white"/>
        </w:rPr>
        <w:lastRenderedPageBreak/>
        <w:t xml:space="preserve">        }</w:t>
      </w:r>
    </w:p>
    <w:p w14:paraId="51ACD078" w14:textId="77777777" w:rsidR="005E7D2C" w:rsidRPr="00D04CD0" w:rsidRDefault="005E7D2C" w:rsidP="005E7D2C">
      <w:pPr>
        <w:pStyle w:val="Code"/>
        <w:rPr>
          <w:highlight w:val="white"/>
        </w:rPr>
      </w:pPr>
    </w:p>
    <w:p w14:paraId="6DC67CCF" w14:textId="77777777" w:rsidR="005E7D2C" w:rsidRPr="00D04CD0" w:rsidRDefault="005E7D2C" w:rsidP="005E7D2C">
      <w:pPr>
        <w:pStyle w:val="Code"/>
        <w:rPr>
          <w:highlight w:val="white"/>
        </w:rPr>
      </w:pPr>
      <w:r w:rsidRPr="00D04CD0">
        <w:rPr>
          <w:highlight w:val="white"/>
        </w:rPr>
        <w:t xml:space="preserve">        ValueType value;</w:t>
      </w:r>
    </w:p>
    <w:p w14:paraId="72AEFCA5" w14:textId="77777777" w:rsidR="005E7D2C" w:rsidRPr="00D04CD0" w:rsidRDefault="005E7D2C" w:rsidP="005E7D2C">
      <w:pPr>
        <w:pStyle w:val="Code"/>
        <w:rPr>
          <w:highlight w:val="white"/>
        </w:rPr>
      </w:pPr>
    </w:p>
    <w:p w14:paraId="3E1F3210" w14:textId="77777777" w:rsidR="005E7D2C" w:rsidRPr="00D04CD0" w:rsidRDefault="005E7D2C" w:rsidP="005E7D2C">
      <w:pPr>
        <w:pStyle w:val="Code"/>
        <w:rPr>
          <w:highlight w:val="white"/>
        </w:rPr>
      </w:pPr>
      <w:r w:rsidRPr="00D04CD0">
        <w:rPr>
          <w:highlight w:val="white"/>
        </w:rPr>
        <w:t xml:space="preserve">        if (TryGetValue(key, out value)) {</w:t>
      </w:r>
    </w:p>
    <w:p w14:paraId="4DD06DD9" w14:textId="77777777" w:rsidR="005E7D2C" w:rsidRPr="00D04CD0" w:rsidRDefault="005E7D2C" w:rsidP="005E7D2C">
      <w:pPr>
        <w:pStyle w:val="Code"/>
        <w:rPr>
          <w:highlight w:val="white"/>
        </w:rPr>
      </w:pPr>
      <w:r w:rsidRPr="00D04CD0">
        <w:rPr>
          <w:highlight w:val="white"/>
        </w:rPr>
        <w:t xml:space="preserve">          return value;</w:t>
      </w:r>
    </w:p>
    <w:p w14:paraId="5012F619" w14:textId="77777777" w:rsidR="005E7D2C" w:rsidRPr="00D04CD0" w:rsidRDefault="005E7D2C" w:rsidP="005E7D2C">
      <w:pPr>
        <w:pStyle w:val="Code"/>
        <w:rPr>
          <w:highlight w:val="white"/>
        </w:rPr>
      </w:pPr>
      <w:r w:rsidRPr="00D04CD0">
        <w:rPr>
          <w:highlight w:val="white"/>
        </w:rPr>
        <w:t xml:space="preserve">        }</w:t>
      </w:r>
    </w:p>
    <w:p w14:paraId="0277F5E0" w14:textId="77777777" w:rsidR="005E7D2C" w:rsidRPr="00D04CD0" w:rsidRDefault="005E7D2C" w:rsidP="005E7D2C">
      <w:pPr>
        <w:pStyle w:val="Code"/>
        <w:rPr>
          <w:highlight w:val="white"/>
        </w:rPr>
      </w:pPr>
      <w:r w:rsidRPr="00D04CD0">
        <w:rPr>
          <w:highlight w:val="white"/>
        </w:rPr>
        <w:t xml:space="preserve">        else {</w:t>
      </w:r>
    </w:p>
    <w:p w14:paraId="4F204F37" w14:textId="77777777" w:rsidR="005E7D2C" w:rsidRPr="00D04CD0" w:rsidRDefault="005E7D2C" w:rsidP="005E7D2C">
      <w:pPr>
        <w:pStyle w:val="Code"/>
        <w:rPr>
          <w:highlight w:val="white"/>
        </w:rPr>
      </w:pPr>
      <w:r w:rsidRPr="00D04CD0">
        <w:rPr>
          <w:highlight w:val="white"/>
        </w:rPr>
        <w:t xml:space="preserve">          throw (new InvalidOperationException());</w:t>
      </w:r>
    </w:p>
    <w:p w14:paraId="258BDDB5" w14:textId="77777777" w:rsidR="005E7D2C" w:rsidRPr="00D04CD0" w:rsidRDefault="005E7D2C" w:rsidP="005E7D2C">
      <w:pPr>
        <w:pStyle w:val="Code"/>
        <w:rPr>
          <w:highlight w:val="white"/>
        </w:rPr>
      </w:pPr>
      <w:r w:rsidRPr="00D04CD0">
        <w:rPr>
          <w:highlight w:val="white"/>
        </w:rPr>
        <w:t xml:space="preserve">        }</w:t>
      </w:r>
    </w:p>
    <w:p w14:paraId="01C52261" w14:textId="77777777" w:rsidR="005E7D2C" w:rsidRPr="00D04CD0" w:rsidRDefault="005E7D2C" w:rsidP="005E7D2C">
      <w:pPr>
        <w:pStyle w:val="Code"/>
        <w:rPr>
          <w:highlight w:val="white"/>
        </w:rPr>
      </w:pPr>
      <w:r w:rsidRPr="00D04CD0">
        <w:rPr>
          <w:highlight w:val="white"/>
        </w:rPr>
        <w:t xml:space="preserve">      }</w:t>
      </w:r>
    </w:p>
    <w:p w14:paraId="02C48A81" w14:textId="77777777" w:rsidR="005E7D2C" w:rsidRPr="00D04CD0" w:rsidRDefault="005E7D2C" w:rsidP="005E7D2C">
      <w:pPr>
        <w:pStyle w:val="Code"/>
        <w:rPr>
          <w:highlight w:val="white"/>
        </w:rPr>
      </w:pPr>
    </w:p>
    <w:p w14:paraId="4902313C" w14:textId="77777777" w:rsidR="005E7D2C" w:rsidRPr="00D04CD0" w:rsidRDefault="005E7D2C" w:rsidP="005E7D2C">
      <w:pPr>
        <w:pStyle w:val="Code"/>
        <w:rPr>
          <w:highlight w:val="white"/>
        </w:rPr>
      </w:pPr>
      <w:r w:rsidRPr="00D04CD0">
        <w:rPr>
          <w:highlight w:val="white"/>
        </w:rPr>
        <w:t xml:space="preserve">      set {</w:t>
      </w:r>
    </w:p>
    <w:p w14:paraId="7427A860" w14:textId="77777777" w:rsidR="005E7D2C" w:rsidRPr="00D04CD0" w:rsidRDefault="005E7D2C" w:rsidP="005E7D2C">
      <w:pPr>
        <w:pStyle w:val="Code"/>
        <w:rPr>
          <w:highlight w:val="white"/>
        </w:rPr>
      </w:pPr>
      <w:r w:rsidRPr="00D04CD0">
        <w:rPr>
          <w:highlight w:val="white"/>
        </w:rPr>
        <w:t xml:space="preserve">        if (ContainsKey(key)) {</w:t>
      </w:r>
    </w:p>
    <w:p w14:paraId="30735E6A" w14:textId="77777777" w:rsidR="005E7D2C" w:rsidRPr="00D04CD0" w:rsidRDefault="005E7D2C" w:rsidP="005E7D2C">
      <w:pPr>
        <w:pStyle w:val="Code"/>
        <w:rPr>
          <w:highlight w:val="white"/>
        </w:rPr>
      </w:pPr>
      <w:r w:rsidRPr="00D04CD0">
        <w:rPr>
          <w:highlight w:val="white"/>
        </w:rPr>
        <w:t xml:space="preserve">          Remove(key);</w:t>
      </w:r>
    </w:p>
    <w:p w14:paraId="54F9E5F1" w14:textId="77777777" w:rsidR="005E7D2C" w:rsidRPr="00D04CD0" w:rsidRDefault="005E7D2C" w:rsidP="005E7D2C">
      <w:pPr>
        <w:pStyle w:val="Code"/>
        <w:rPr>
          <w:highlight w:val="white"/>
        </w:rPr>
      </w:pPr>
      <w:r w:rsidRPr="00D04CD0">
        <w:rPr>
          <w:highlight w:val="white"/>
        </w:rPr>
        <w:t xml:space="preserve">        }</w:t>
      </w:r>
    </w:p>
    <w:p w14:paraId="11F73BCD" w14:textId="77777777" w:rsidR="005E7D2C" w:rsidRPr="00D04CD0" w:rsidRDefault="005E7D2C" w:rsidP="005E7D2C">
      <w:pPr>
        <w:pStyle w:val="Code"/>
        <w:rPr>
          <w:highlight w:val="white"/>
        </w:rPr>
      </w:pPr>
    </w:p>
    <w:p w14:paraId="54BDD481" w14:textId="77777777" w:rsidR="005E7D2C" w:rsidRPr="00D04CD0" w:rsidRDefault="005E7D2C" w:rsidP="005E7D2C">
      <w:pPr>
        <w:pStyle w:val="Code"/>
        <w:rPr>
          <w:highlight w:val="white"/>
        </w:rPr>
      </w:pPr>
      <w:r w:rsidRPr="00D04CD0">
        <w:rPr>
          <w:highlight w:val="white"/>
        </w:rPr>
        <w:t xml:space="preserve">        m_list.Add(new KeyValuePair&lt;KeyType,ValueType&gt;(key, value));</w:t>
      </w:r>
    </w:p>
    <w:p w14:paraId="118E3913" w14:textId="77777777" w:rsidR="005E7D2C" w:rsidRPr="00D04CD0" w:rsidRDefault="005E7D2C" w:rsidP="005E7D2C">
      <w:pPr>
        <w:pStyle w:val="Code"/>
        <w:rPr>
          <w:highlight w:val="white"/>
        </w:rPr>
      </w:pPr>
      <w:r w:rsidRPr="00D04CD0">
        <w:rPr>
          <w:highlight w:val="white"/>
        </w:rPr>
        <w:t xml:space="preserve">      }</w:t>
      </w:r>
    </w:p>
    <w:p w14:paraId="18304A13" w14:textId="77777777" w:rsidR="005E7D2C" w:rsidRPr="00D04CD0" w:rsidRDefault="005E7D2C" w:rsidP="005E7D2C">
      <w:pPr>
        <w:pStyle w:val="Code"/>
        <w:rPr>
          <w:highlight w:val="white"/>
        </w:rPr>
      </w:pPr>
      <w:r w:rsidRPr="00D04CD0">
        <w:rPr>
          <w:highlight w:val="white"/>
        </w:rPr>
        <w:t xml:space="preserve">    }</w:t>
      </w:r>
    </w:p>
    <w:p w14:paraId="0F9668E9" w14:textId="77777777" w:rsidR="005E7D2C" w:rsidRPr="00D04CD0" w:rsidRDefault="005E7D2C" w:rsidP="005E7D2C">
      <w:pPr>
        <w:pStyle w:val="Code"/>
        <w:rPr>
          <w:highlight w:val="white"/>
        </w:rPr>
      </w:pPr>
    </w:p>
    <w:p w14:paraId="18437A5B" w14:textId="77777777" w:rsidR="005E7D2C" w:rsidRPr="00D04CD0" w:rsidRDefault="005E7D2C" w:rsidP="005E7D2C">
      <w:pPr>
        <w:pStyle w:val="Code"/>
        <w:rPr>
          <w:highlight w:val="white"/>
        </w:rPr>
      </w:pPr>
      <w:r w:rsidRPr="00D04CD0">
        <w:rPr>
          <w:highlight w:val="white"/>
        </w:rPr>
        <w:t xml:space="preserve">    public ICollection&lt;KeyType&gt; Keys {</w:t>
      </w:r>
    </w:p>
    <w:p w14:paraId="6FB9A203" w14:textId="77777777" w:rsidR="005E7D2C" w:rsidRPr="00D04CD0" w:rsidRDefault="005E7D2C" w:rsidP="005E7D2C">
      <w:pPr>
        <w:pStyle w:val="Code"/>
        <w:rPr>
          <w:highlight w:val="white"/>
        </w:rPr>
      </w:pPr>
      <w:r w:rsidRPr="00D04CD0">
        <w:rPr>
          <w:highlight w:val="white"/>
        </w:rPr>
        <w:t xml:space="preserve">      get {</w:t>
      </w:r>
    </w:p>
    <w:p w14:paraId="3F894CB1" w14:textId="77777777" w:rsidR="005E7D2C" w:rsidRPr="00D04CD0" w:rsidRDefault="005E7D2C" w:rsidP="005E7D2C">
      <w:pPr>
        <w:pStyle w:val="Code"/>
        <w:rPr>
          <w:highlight w:val="white"/>
        </w:rPr>
      </w:pPr>
      <w:r w:rsidRPr="00D04CD0">
        <w:rPr>
          <w:highlight w:val="white"/>
        </w:rPr>
        <w:t xml:space="preserve">        ICollection&lt;KeyType&gt; collection = new ListSet&lt;KeyType&gt;();</w:t>
      </w:r>
    </w:p>
    <w:p w14:paraId="11500908" w14:textId="77777777" w:rsidR="005E7D2C" w:rsidRPr="00D04CD0" w:rsidRDefault="005E7D2C" w:rsidP="005E7D2C">
      <w:pPr>
        <w:pStyle w:val="Code"/>
        <w:rPr>
          <w:highlight w:val="white"/>
        </w:rPr>
      </w:pPr>
    </w:p>
    <w:p w14:paraId="46772C81"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64F33E55" w14:textId="77777777" w:rsidR="005E7D2C" w:rsidRPr="00D04CD0" w:rsidRDefault="005E7D2C" w:rsidP="005E7D2C">
      <w:pPr>
        <w:pStyle w:val="Code"/>
        <w:rPr>
          <w:highlight w:val="white"/>
        </w:rPr>
      </w:pPr>
      <w:r w:rsidRPr="00D04CD0">
        <w:rPr>
          <w:highlight w:val="white"/>
        </w:rPr>
        <w:t xml:space="preserve">          collection.Add(pair.Key);</w:t>
      </w:r>
    </w:p>
    <w:p w14:paraId="62AB2B2D" w14:textId="77777777" w:rsidR="005E7D2C" w:rsidRPr="00D04CD0" w:rsidRDefault="005E7D2C" w:rsidP="005E7D2C">
      <w:pPr>
        <w:pStyle w:val="Code"/>
        <w:rPr>
          <w:highlight w:val="white"/>
        </w:rPr>
      </w:pPr>
      <w:r w:rsidRPr="00D04CD0">
        <w:rPr>
          <w:highlight w:val="white"/>
        </w:rPr>
        <w:t xml:space="preserve">        }</w:t>
      </w:r>
    </w:p>
    <w:p w14:paraId="5BA4578E" w14:textId="77777777" w:rsidR="005E7D2C" w:rsidRPr="00D04CD0" w:rsidRDefault="005E7D2C" w:rsidP="005E7D2C">
      <w:pPr>
        <w:pStyle w:val="Code"/>
        <w:rPr>
          <w:highlight w:val="white"/>
        </w:rPr>
      </w:pPr>
    </w:p>
    <w:p w14:paraId="4ABFC63E" w14:textId="77777777" w:rsidR="005E7D2C" w:rsidRPr="00D04CD0" w:rsidRDefault="005E7D2C" w:rsidP="005E7D2C">
      <w:pPr>
        <w:pStyle w:val="Code"/>
        <w:rPr>
          <w:highlight w:val="white"/>
        </w:rPr>
      </w:pPr>
      <w:r w:rsidRPr="00D04CD0">
        <w:rPr>
          <w:highlight w:val="white"/>
        </w:rPr>
        <w:t xml:space="preserve">        return collection;</w:t>
      </w:r>
    </w:p>
    <w:p w14:paraId="3A250254" w14:textId="77777777" w:rsidR="005E7D2C" w:rsidRPr="00D04CD0" w:rsidRDefault="005E7D2C" w:rsidP="005E7D2C">
      <w:pPr>
        <w:pStyle w:val="Code"/>
        <w:rPr>
          <w:highlight w:val="white"/>
        </w:rPr>
      </w:pPr>
      <w:r w:rsidRPr="00D04CD0">
        <w:rPr>
          <w:highlight w:val="white"/>
        </w:rPr>
        <w:t xml:space="preserve">      }</w:t>
      </w:r>
    </w:p>
    <w:p w14:paraId="38D72722" w14:textId="77777777" w:rsidR="005E7D2C" w:rsidRPr="00D04CD0" w:rsidRDefault="005E7D2C" w:rsidP="005E7D2C">
      <w:pPr>
        <w:pStyle w:val="Code"/>
        <w:rPr>
          <w:highlight w:val="white"/>
        </w:rPr>
      </w:pPr>
      <w:r w:rsidRPr="00D04CD0">
        <w:rPr>
          <w:highlight w:val="white"/>
        </w:rPr>
        <w:t xml:space="preserve">    }</w:t>
      </w:r>
    </w:p>
    <w:p w14:paraId="31051C4B" w14:textId="77777777" w:rsidR="005E7D2C" w:rsidRPr="00D04CD0" w:rsidRDefault="005E7D2C" w:rsidP="005E7D2C">
      <w:pPr>
        <w:pStyle w:val="Code"/>
        <w:rPr>
          <w:highlight w:val="white"/>
        </w:rPr>
      </w:pPr>
    </w:p>
    <w:p w14:paraId="2C1B3407" w14:textId="77777777" w:rsidR="005E7D2C" w:rsidRPr="00D04CD0" w:rsidRDefault="005E7D2C" w:rsidP="005E7D2C">
      <w:pPr>
        <w:pStyle w:val="Code"/>
        <w:rPr>
          <w:highlight w:val="white"/>
        </w:rPr>
      </w:pPr>
      <w:r w:rsidRPr="00D04CD0">
        <w:rPr>
          <w:highlight w:val="white"/>
        </w:rPr>
        <w:t xml:space="preserve">    public ICollection&lt;ValueType&gt; Values {</w:t>
      </w:r>
    </w:p>
    <w:p w14:paraId="2AA7AEA9" w14:textId="77777777" w:rsidR="005E7D2C" w:rsidRPr="00D04CD0" w:rsidRDefault="005E7D2C" w:rsidP="005E7D2C">
      <w:pPr>
        <w:pStyle w:val="Code"/>
        <w:rPr>
          <w:highlight w:val="white"/>
        </w:rPr>
      </w:pPr>
      <w:r w:rsidRPr="00D04CD0">
        <w:rPr>
          <w:highlight w:val="white"/>
        </w:rPr>
        <w:t xml:space="preserve">      get {</w:t>
      </w:r>
    </w:p>
    <w:p w14:paraId="7DE4531F" w14:textId="77777777" w:rsidR="005E7D2C" w:rsidRPr="00D04CD0" w:rsidRDefault="005E7D2C" w:rsidP="005E7D2C">
      <w:pPr>
        <w:pStyle w:val="Code"/>
        <w:rPr>
          <w:highlight w:val="white"/>
        </w:rPr>
      </w:pPr>
      <w:r w:rsidRPr="00D04CD0">
        <w:rPr>
          <w:highlight w:val="white"/>
        </w:rPr>
        <w:t xml:space="preserve">        ICollection&lt;ValueType&gt; collection = new ListSet&lt;ValueType&gt;();</w:t>
      </w:r>
    </w:p>
    <w:p w14:paraId="3B55C246" w14:textId="77777777" w:rsidR="005E7D2C" w:rsidRPr="00D04CD0" w:rsidRDefault="005E7D2C" w:rsidP="005E7D2C">
      <w:pPr>
        <w:pStyle w:val="Code"/>
        <w:rPr>
          <w:highlight w:val="white"/>
        </w:rPr>
      </w:pPr>
    </w:p>
    <w:p w14:paraId="640AD490"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0E89900D" w14:textId="77777777" w:rsidR="005E7D2C" w:rsidRPr="00D04CD0" w:rsidRDefault="005E7D2C" w:rsidP="005E7D2C">
      <w:pPr>
        <w:pStyle w:val="Code"/>
        <w:rPr>
          <w:highlight w:val="white"/>
        </w:rPr>
      </w:pPr>
      <w:r w:rsidRPr="00D04CD0">
        <w:rPr>
          <w:highlight w:val="white"/>
        </w:rPr>
        <w:t xml:space="preserve">          collection.Add(pair.Value);</w:t>
      </w:r>
    </w:p>
    <w:p w14:paraId="4E68003D" w14:textId="77777777" w:rsidR="005E7D2C" w:rsidRPr="00D04CD0" w:rsidRDefault="005E7D2C" w:rsidP="005E7D2C">
      <w:pPr>
        <w:pStyle w:val="Code"/>
        <w:rPr>
          <w:highlight w:val="white"/>
        </w:rPr>
      </w:pPr>
      <w:r w:rsidRPr="00D04CD0">
        <w:rPr>
          <w:highlight w:val="white"/>
        </w:rPr>
        <w:t xml:space="preserve">        }</w:t>
      </w:r>
    </w:p>
    <w:p w14:paraId="06DE02E0" w14:textId="77777777" w:rsidR="005E7D2C" w:rsidRPr="00D04CD0" w:rsidRDefault="005E7D2C" w:rsidP="005E7D2C">
      <w:pPr>
        <w:pStyle w:val="Code"/>
        <w:rPr>
          <w:highlight w:val="white"/>
        </w:rPr>
      </w:pPr>
    </w:p>
    <w:p w14:paraId="0E20EF45" w14:textId="77777777" w:rsidR="005E7D2C" w:rsidRPr="00D04CD0" w:rsidRDefault="005E7D2C" w:rsidP="005E7D2C">
      <w:pPr>
        <w:pStyle w:val="Code"/>
        <w:rPr>
          <w:highlight w:val="white"/>
        </w:rPr>
      </w:pPr>
      <w:r w:rsidRPr="00D04CD0">
        <w:rPr>
          <w:highlight w:val="white"/>
        </w:rPr>
        <w:t xml:space="preserve">        return collection;</w:t>
      </w:r>
    </w:p>
    <w:p w14:paraId="2087DDC5" w14:textId="77777777" w:rsidR="005E7D2C" w:rsidRPr="00D04CD0" w:rsidRDefault="005E7D2C" w:rsidP="005E7D2C">
      <w:pPr>
        <w:pStyle w:val="Code"/>
        <w:rPr>
          <w:highlight w:val="white"/>
        </w:rPr>
      </w:pPr>
      <w:r w:rsidRPr="00D04CD0">
        <w:rPr>
          <w:highlight w:val="white"/>
        </w:rPr>
        <w:t xml:space="preserve">      }</w:t>
      </w:r>
    </w:p>
    <w:p w14:paraId="17538EC8" w14:textId="77777777" w:rsidR="005E7D2C" w:rsidRPr="00D04CD0" w:rsidRDefault="005E7D2C" w:rsidP="005E7D2C">
      <w:pPr>
        <w:pStyle w:val="Code"/>
        <w:rPr>
          <w:highlight w:val="white"/>
        </w:rPr>
      </w:pPr>
      <w:r w:rsidRPr="00D04CD0">
        <w:rPr>
          <w:highlight w:val="white"/>
        </w:rPr>
        <w:t xml:space="preserve">    }</w:t>
      </w:r>
    </w:p>
    <w:p w14:paraId="7B995BAE" w14:textId="77777777" w:rsidR="005E7D2C" w:rsidRPr="00D04CD0" w:rsidRDefault="005E7D2C" w:rsidP="005E7D2C">
      <w:pPr>
        <w:pStyle w:val="Code"/>
        <w:rPr>
          <w:highlight w:val="white"/>
        </w:rPr>
      </w:pPr>
    </w:p>
    <w:p w14:paraId="455F17EC" w14:textId="77777777" w:rsidR="005E7D2C" w:rsidRPr="00D04CD0" w:rsidRDefault="005E7D2C" w:rsidP="005E7D2C">
      <w:pPr>
        <w:pStyle w:val="Code"/>
        <w:rPr>
          <w:highlight w:val="white"/>
        </w:rPr>
      </w:pPr>
      <w:r w:rsidRPr="00D04CD0">
        <w:rPr>
          <w:highlight w:val="white"/>
        </w:rPr>
        <w:t xml:space="preserve">    public void Add(KeyType key, ValueType value) {</w:t>
      </w:r>
    </w:p>
    <w:p w14:paraId="6C25A05C" w14:textId="77777777" w:rsidR="005E7D2C" w:rsidRPr="00D04CD0" w:rsidRDefault="005E7D2C" w:rsidP="005E7D2C">
      <w:pPr>
        <w:pStyle w:val="Code"/>
        <w:rPr>
          <w:highlight w:val="white"/>
        </w:rPr>
      </w:pPr>
      <w:r w:rsidRPr="00D04CD0">
        <w:rPr>
          <w:highlight w:val="white"/>
        </w:rPr>
        <w:t xml:space="preserve">      Add(new KeyValuePair&lt;KeyType,ValueType&gt;(key, value));</w:t>
      </w:r>
    </w:p>
    <w:p w14:paraId="7A85CB46" w14:textId="77777777" w:rsidR="005E7D2C" w:rsidRPr="00D04CD0" w:rsidRDefault="005E7D2C" w:rsidP="005E7D2C">
      <w:pPr>
        <w:pStyle w:val="Code"/>
        <w:rPr>
          <w:highlight w:val="white"/>
        </w:rPr>
      </w:pPr>
      <w:r w:rsidRPr="00D04CD0">
        <w:rPr>
          <w:highlight w:val="white"/>
        </w:rPr>
        <w:t xml:space="preserve">    }</w:t>
      </w:r>
    </w:p>
    <w:p w14:paraId="79D44552" w14:textId="77777777" w:rsidR="005E7D2C" w:rsidRPr="00D04CD0" w:rsidRDefault="005E7D2C" w:rsidP="005E7D2C">
      <w:pPr>
        <w:pStyle w:val="Code"/>
        <w:rPr>
          <w:highlight w:val="white"/>
        </w:rPr>
      </w:pPr>
    </w:p>
    <w:p w14:paraId="5F745598" w14:textId="77777777" w:rsidR="005E7D2C" w:rsidRPr="00D04CD0" w:rsidRDefault="005E7D2C" w:rsidP="005E7D2C">
      <w:pPr>
        <w:pStyle w:val="Code"/>
        <w:rPr>
          <w:highlight w:val="white"/>
        </w:rPr>
      </w:pPr>
      <w:r w:rsidRPr="00D04CD0">
        <w:rPr>
          <w:highlight w:val="white"/>
        </w:rPr>
        <w:t xml:space="preserve">    public void Add(KeyValuePair&lt;KeyType,ValueType&gt; pair) {</w:t>
      </w:r>
    </w:p>
    <w:p w14:paraId="0D049D56" w14:textId="77777777" w:rsidR="005E7D2C" w:rsidRPr="00D04CD0" w:rsidRDefault="005E7D2C" w:rsidP="005E7D2C">
      <w:pPr>
        <w:pStyle w:val="Code"/>
        <w:rPr>
          <w:highlight w:val="white"/>
        </w:rPr>
      </w:pPr>
      <w:r w:rsidRPr="00D04CD0">
        <w:rPr>
          <w:highlight w:val="white"/>
        </w:rPr>
        <w:t xml:space="preserve">      if (ContainsKey(pair.Key)) {</w:t>
      </w:r>
    </w:p>
    <w:p w14:paraId="05149C0D" w14:textId="77777777" w:rsidR="005E7D2C" w:rsidRPr="00D04CD0" w:rsidRDefault="005E7D2C" w:rsidP="005E7D2C">
      <w:pPr>
        <w:pStyle w:val="Code"/>
        <w:rPr>
          <w:highlight w:val="white"/>
        </w:rPr>
      </w:pPr>
      <w:r w:rsidRPr="00D04CD0">
        <w:rPr>
          <w:highlight w:val="white"/>
        </w:rPr>
        <w:t xml:space="preserve">        throw (new ArgumentException());</w:t>
      </w:r>
    </w:p>
    <w:p w14:paraId="02B34DDB" w14:textId="77777777" w:rsidR="005E7D2C" w:rsidRPr="00D04CD0" w:rsidRDefault="005E7D2C" w:rsidP="005E7D2C">
      <w:pPr>
        <w:pStyle w:val="Code"/>
        <w:rPr>
          <w:highlight w:val="white"/>
        </w:rPr>
      </w:pPr>
      <w:r w:rsidRPr="00D04CD0">
        <w:rPr>
          <w:highlight w:val="white"/>
        </w:rPr>
        <w:t xml:space="preserve">      }</w:t>
      </w:r>
    </w:p>
    <w:p w14:paraId="33BE87B3" w14:textId="77777777" w:rsidR="005E7D2C" w:rsidRPr="00D04CD0" w:rsidRDefault="005E7D2C" w:rsidP="005E7D2C">
      <w:pPr>
        <w:pStyle w:val="Code"/>
        <w:rPr>
          <w:highlight w:val="white"/>
        </w:rPr>
      </w:pPr>
      <w:r w:rsidRPr="00D04CD0">
        <w:rPr>
          <w:highlight w:val="white"/>
        </w:rPr>
        <w:t xml:space="preserve">      </w:t>
      </w:r>
    </w:p>
    <w:p w14:paraId="2F68C043" w14:textId="77777777" w:rsidR="005E7D2C" w:rsidRPr="00D04CD0" w:rsidRDefault="005E7D2C" w:rsidP="005E7D2C">
      <w:pPr>
        <w:pStyle w:val="Code"/>
        <w:rPr>
          <w:highlight w:val="white"/>
        </w:rPr>
      </w:pPr>
      <w:r w:rsidRPr="00D04CD0">
        <w:rPr>
          <w:highlight w:val="white"/>
        </w:rPr>
        <w:t xml:space="preserve">      m_list.Add(pair);</w:t>
      </w:r>
    </w:p>
    <w:p w14:paraId="60A499D6" w14:textId="77777777" w:rsidR="005E7D2C" w:rsidRPr="00D04CD0" w:rsidRDefault="005E7D2C" w:rsidP="005E7D2C">
      <w:pPr>
        <w:pStyle w:val="Code"/>
        <w:rPr>
          <w:highlight w:val="white"/>
        </w:rPr>
      </w:pPr>
      <w:r w:rsidRPr="00D04CD0">
        <w:rPr>
          <w:highlight w:val="white"/>
        </w:rPr>
        <w:t xml:space="preserve">    }</w:t>
      </w:r>
    </w:p>
    <w:p w14:paraId="25AE9C3B" w14:textId="77777777" w:rsidR="005E7D2C" w:rsidRPr="00D04CD0" w:rsidRDefault="005E7D2C" w:rsidP="005E7D2C">
      <w:pPr>
        <w:pStyle w:val="Code"/>
        <w:rPr>
          <w:highlight w:val="white"/>
        </w:rPr>
      </w:pPr>
    </w:p>
    <w:p w14:paraId="36AC5615" w14:textId="77777777" w:rsidR="005E7D2C" w:rsidRPr="00D04CD0" w:rsidRDefault="005E7D2C" w:rsidP="005E7D2C">
      <w:pPr>
        <w:pStyle w:val="Code"/>
        <w:rPr>
          <w:highlight w:val="white"/>
        </w:rPr>
      </w:pPr>
      <w:r w:rsidRPr="00D04CD0">
        <w:rPr>
          <w:highlight w:val="white"/>
        </w:rPr>
        <w:lastRenderedPageBreak/>
        <w:t xml:space="preserve">    public bool ContainsKey(KeyType key) {</w:t>
      </w:r>
    </w:p>
    <w:p w14:paraId="0C6F2485"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1ED8C155" w14:textId="77777777" w:rsidR="005E7D2C" w:rsidRPr="00D04CD0" w:rsidRDefault="005E7D2C" w:rsidP="005E7D2C">
      <w:pPr>
        <w:pStyle w:val="Code"/>
        <w:rPr>
          <w:highlight w:val="white"/>
        </w:rPr>
      </w:pPr>
      <w:r w:rsidRPr="00D04CD0">
        <w:rPr>
          <w:highlight w:val="white"/>
        </w:rPr>
        <w:t xml:space="preserve">        if (pair.Key.Equals(key)) {</w:t>
      </w:r>
    </w:p>
    <w:p w14:paraId="7C7DAA80" w14:textId="77777777" w:rsidR="005E7D2C" w:rsidRPr="00D04CD0" w:rsidRDefault="005E7D2C" w:rsidP="005E7D2C">
      <w:pPr>
        <w:pStyle w:val="Code"/>
        <w:rPr>
          <w:highlight w:val="white"/>
        </w:rPr>
      </w:pPr>
      <w:r w:rsidRPr="00D04CD0">
        <w:rPr>
          <w:highlight w:val="white"/>
        </w:rPr>
        <w:t xml:space="preserve">          return true;</w:t>
      </w:r>
    </w:p>
    <w:p w14:paraId="7C02DB6B" w14:textId="77777777" w:rsidR="005E7D2C" w:rsidRPr="00D04CD0" w:rsidRDefault="005E7D2C" w:rsidP="005E7D2C">
      <w:pPr>
        <w:pStyle w:val="Code"/>
        <w:rPr>
          <w:highlight w:val="white"/>
        </w:rPr>
      </w:pPr>
      <w:r w:rsidRPr="00D04CD0">
        <w:rPr>
          <w:highlight w:val="white"/>
        </w:rPr>
        <w:t xml:space="preserve">        }</w:t>
      </w:r>
    </w:p>
    <w:p w14:paraId="14A89FDE" w14:textId="77777777" w:rsidR="005E7D2C" w:rsidRPr="00D04CD0" w:rsidRDefault="005E7D2C" w:rsidP="005E7D2C">
      <w:pPr>
        <w:pStyle w:val="Code"/>
        <w:rPr>
          <w:highlight w:val="white"/>
        </w:rPr>
      </w:pPr>
      <w:r w:rsidRPr="00D04CD0">
        <w:rPr>
          <w:highlight w:val="white"/>
        </w:rPr>
        <w:t xml:space="preserve">      }</w:t>
      </w:r>
    </w:p>
    <w:p w14:paraId="2409D534" w14:textId="77777777" w:rsidR="005E7D2C" w:rsidRPr="00D04CD0" w:rsidRDefault="005E7D2C" w:rsidP="005E7D2C">
      <w:pPr>
        <w:pStyle w:val="Code"/>
        <w:rPr>
          <w:highlight w:val="white"/>
        </w:rPr>
      </w:pPr>
    </w:p>
    <w:p w14:paraId="2844DF4B" w14:textId="77777777" w:rsidR="005E7D2C" w:rsidRPr="00D04CD0" w:rsidRDefault="005E7D2C" w:rsidP="005E7D2C">
      <w:pPr>
        <w:pStyle w:val="Code"/>
        <w:rPr>
          <w:highlight w:val="white"/>
        </w:rPr>
      </w:pPr>
      <w:r w:rsidRPr="00D04CD0">
        <w:rPr>
          <w:highlight w:val="white"/>
        </w:rPr>
        <w:t xml:space="preserve">      return false;</w:t>
      </w:r>
    </w:p>
    <w:p w14:paraId="75370AF2" w14:textId="77777777" w:rsidR="005E7D2C" w:rsidRPr="00D04CD0" w:rsidRDefault="005E7D2C" w:rsidP="005E7D2C">
      <w:pPr>
        <w:pStyle w:val="Code"/>
        <w:rPr>
          <w:highlight w:val="white"/>
        </w:rPr>
      </w:pPr>
      <w:r w:rsidRPr="00D04CD0">
        <w:rPr>
          <w:highlight w:val="white"/>
        </w:rPr>
        <w:t xml:space="preserve">    }</w:t>
      </w:r>
    </w:p>
    <w:p w14:paraId="5BABE9C9" w14:textId="77777777" w:rsidR="005E7D2C" w:rsidRPr="00D04CD0" w:rsidRDefault="005E7D2C" w:rsidP="005E7D2C">
      <w:pPr>
        <w:pStyle w:val="Code"/>
        <w:rPr>
          <w:highlight w:val="white"/>
        </w:rPr>
      </w:pPr>
    </w:p>
    <w:p w14:paraId="6D34B83B" w14:textId="77777777" w:rsidR="005E7D2C" w:rsidRPr="00D04CD0" w:rsidRDefault="005E7D2C" w:rsidP="005E7D2C">
      <w:pPr>
        <w:pStyle w:val="Code"/>
        <w:rPr>
          <w:highlight w:val="white"/>
        </w:rPr>
      </w:pPr>
      <w:r w:rsidRPr="00D04CD0">
        <w:rPr>
          <w:highlight w:val="white"/>
        </w:rPr>
        <w:t xml:space="preserve">    public bool Contains(KeyValuePair&lt;KeyType,ValueType&gt; pair) {</w:t>
      </w:r>
    </w:p>
    <w:p w14:paraId="1A8CA513" w14:textId="77777777" w:rsidR="005E7D2C" w:rsidRPr="00D04CD0" w:rsidRDefault="005E7D2C" w:rsidP="005E7D2C">
      <w:pPr>
        <w:pStyle w:val="Code"/>
        <w:rPr>
          <w:highlight w:val="white"/>
        </w:rPr>
      </w:pPr>
      <w:r w:rsidRPr="00D04CD0">
        <w:rPr>
          <w:highlight w:val="white"/>
        </w:rPr>
        <w:t xml:space="preserve">      return m_list.Contains(pair);</w:t>
      </w:r>
    </w:p>
    <w:p w14:paraId="20A58446" w14:textId="77777777" w:rsidR="005E7D2C" w:rsidRPr="00D04CD0" w:rsidRDefault="005E7D2C" w:rsidP="005E7D2C">
      <w:pPr>
        <w:pStyle w:val="Code"/>
        <w:rPr>
          <w:highlight w:val="white"/>
        </w:rPr>
      </w:pPr>
      <w:r w:rsidRPr="00D04CD0">
        <w:rPr>
          <w:highlight w:val="white"/>
        </w:rPr>
        <w:t xml:space="preserve">    }</w:t>
      </w:r>
    </w:p>
    <w:p w14:paraId="08D03804" w14:textId="77777777" w:rsidR="005E7D2C" w:rsidRPr="00D04CD0" w:rsidRDefault="005E7D2C" w:rsidP="005E7D2C">
      <w:pPr>
        <w:pStyle w:val="Code"/>
        <w:rPr>
          <w:highlight w:val="white"/>
        </w:rPr>
      </w:pPr>
    </w:p>
    <w:p w14:paraId="3701A8FA" w14:textId="77777777" w:rsidR="005E7D2C" w:rsidRPr="00D04CD0" w:rsidRDefault="005E7D2C" w:rsidP="005E7D2C">
      <w:pPr>
        <w:pStyle w:val="Code"/>
        <w:rPr>
          <w:highlight w:val="white"/>
        </w:rPr>
      </w:pPr>
      <w:r w:rsidRPr="00D04CD0">
        <w:rPr>
          <w:highlight w:val="white"/>
        </w:rPr>
        <w:t xml:space="preserve">    public bool Remove(KeyType key) {</w:t>
      </w:r>
    </w:p>
    <w:p w14:paraId="55BC492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334F17D7" w14:textId="77777777" w:rsidR="005E7D2C" w:rsidRPr="00D04CD0" w:rsidRDefault="005E7D2C" w:rsidP="005E7D2C">
      <w:pPr>
        <w:pStyle w:val="Code"/>
        <w:rPr>
          <w:highlight w:val="white"/>
        </w:rPr>
      </w:pPr>
      <w:r w:rsidRPr="00D04CD0">
        <w:rPr>
          <w:highlight w:val="white"/>
        </w:rPr>
        <w:t xml:space="preserve">        if (key.Equals(pair.Key)) {</w:t>
      </w:r>
    </w:p>
    <w:p w14:paraId="7C524F32" w14:textId="77777777" w:rsidR="005E7D2C" w:rsidRPr="00D04CD0" w:rsidRDefault="005E7D2C" w:rsidP="005E7D2C">
      <w:pPr>
        <w:pStyle w:val="Code"/>
        <w:rPr>
          <w:highlight w:val="white"/>
        </w:rPr>
      </w:pPr>
      <w:r w:rsidRPr="00D04CD0">
        <w:rPr>
          <w:highlight w:val="white"/>
        </w:rPr>
        <w:t xml:space="preserve">          m_list.Remove(pair);</w:t>
      </w:r>
    </w:p>
    <w:p w14:paraId="7CB524ED" w14:textId="77777777" w:rsidR="005E7D2C" w:rsidRPr="00D04CD0" w:rsidRDefault="005E7D2C" w:rsidP="005E7D2C">
      <w:pPr>
        <w:pStyle w:val="Code"/>
        <w:rPr>
          <w:highlight w:val="white"/>
        </w:rPr>
      </w:pPr>
      <w:r w:rsidRPr="00D04CD0">
        <w:rPr>
          <w:highlight w:val="white"/>
        </w:rPr>
        <w:t xml:space="preserve">          return true;</w:t>
      </w:r>
    </w:p>
    <w:p w14:paraId="4C568A5D" w14:textId="77777777" w:rsidR="005E7D2C" w:rsidRPr="00D04CD0" w:rsidRDefault="005E7D2C" w:rsidP="005E7D2C">
      <w:pPr>
        <w:pStyle w:val="Code"/>
        <w:rPr>
          <w:highlight w:val="white"/>
        </w:rPr>
      </w:pPr>
      <w:r w:rsidRPr="00D04CD0">
        <w:rPr>
          <w:highlight w:val="white"/>
        </w:rPr>
        <w:t xml:space="preserve">        }</w:t>
      </w:r>
    </w:p>
    <w:p w14:paraId="2F06EBC7" w14:textId="77777777" w:rsidR="005E7D2C" w:rsidRPr="00D04CD0" w:rsidRDefault="005E7D2C" w:rsidP="005E7D2C">
      <w:pPr>
        <w:pStyle w:val="Code"/>
        <w:rPr>
          <w:highlight w:val="white"/>
        </w:rPr>
      </w:pPr>
      <w:r w:rsidRPr="00D04CD0">
        <w:rPr>
          <w:highlight w:val="white"/>
        </w:rPr>
        <w:t xml:space="preserve">      }</w:t>
      </w:r>
    </w:p>
    <w:p w14:paraId="378FEA8A" w14:textId="77777777" w:rsidR="005E7D2C" w:rsidRPr="00D04CD0" w:rsidRDefault="005E7D2C" w:rsidP="005E7D2C">
      <w:pPr>
        <w:pStyle w:val="Code"/>
        <w:rPr>
          <w:highlight w:val="white"/>
        </w:rPr>
      </w:pPr>
    </w:p>
    <w:p w14:paraId="27258148" w14:textId="77777777" w:rsidR="005E7D2C" w:rsidRPr="00D04CD0" w:rsidRDefault="005E7D2C" w:rsidP="005E7D2C">
      <w:pPr>
        <w:pStyle w:val="Code"/>
        <w:rPr>
          <w:highlight w:val="white"/>
        </w:rPr>
      </w:pPr>
      <w:r w:rsidRPr="00D04CD0">
        <w:rPr>
          <w:highlight w:val="white"/>
        </w:rPr>
        <w:t xml:space="preserve">      return false;</w:t>
      </w:r>
    </w:p>
    <w:p w14:paraId="64DD7621" w14:textId="77777777" w:rsidR="005E7D2C" w:rsidRPr="00D04CD0" w:rsidRDefault="005E7D2C" w:rsidP="005E7D2C">
      <w:pPr>
        <w:pStyle w:val="Code"/>
        <w:rPr>
          <w:highlight w:val="white"/>
        </w:rPr>
      </w:pPr>
      <w:r w:rsidRPr="00D04CD0">
        <w:rPr>
          <w:highlight w:val="white"/>
        </w:rPr>
        <w:t xml:space="preserve">    }</w:t>
      </w:r>
    </w:p>
    <w:p w14:paraId="1F09BB10" w14:textId="77777777" w:rsidR="005E7D2C" w:rsidRPr="00D04CD0" w:rsidRDefault="005E7D2C" w:rsidP="005E7D2C">
      <w:pPr>
        <w:pStyle w:val="Code"/>
        <w:rPr>
          <w:highlight w:val="white"/>
        </w:rPr>
      </w:pPr>
    </w:p>
    <w:p w14:paraId="535A1DF1" w14:textId="77777777" w:rsidR="005E7D2C" w:rsidRPr="00D04CD0" w:rsidRDefault="005E7D2C" w:rsidP="005E7D2C">
      <w:pPr>
        <w:pStyle w:val="Code"/>
        <w:rPr>
          <w:highlight w:val="white"/>
        </w:rPr>
      </w:pPr>
      <w:r w:rsidRPr="00D04CD0">
        <w:rPr>
          <w:highlight w:val="white"/>
        </w:rPr>
        <w:t xml:space="preserve">    public bool Remove(KeyValuePair&lt;KeyType,ValueType&gt; pair) {</w:t>
      </w:r>
    </w:p>
    <w:p w14:paraId="433B8B2E" w14:textId="77777777" w:rsidR="005E7D2C" w:rsidRPr="00D04CD0" w:rsidRDefault="005E7D2C" w:rsidP="005E7D2C">
      <w:pPr>
        <w:pStyle w:val="Code"/>
        <w:rPr>
          <w:highlight w:val="white"/>
        </w:rPr>
      </w:pPr>
      <w:r w:rsidRPr="00D04CD0">
        <w:rPr>
          <w:highlight w:val="white"/>
        </w:rPr>
        <w:t xml:space="preserve">      if (m_list.Contains(pair)) {</w:t>
      </w:r>
    </w:p>
    <w:p w14:paraId="5E573B60" w14:textId="77777777" w:rsidR="005E7D2C" w:rsidRPr="00D04CD0" w:rsidRDefault="005E7D2C" w:rsidP="005E7D2C">
      <w:pPr>
        <w:pStyle w:val="Code"/>
        <w:rPr>
          <w:highlight w:val="white"/>
        </w:rPr>
      </w:pPr>
      <w:r w:rsidRPr="00D04CD0">
        <w:rPr>
          <w:highlight w:val="white"/>
        </w:rPr>
        <w:t xml:space="preserve">        m_list.Remove(pair);</w:t>
      </w:r>
    </w:p>
    <w:p w14:paraId="538DBFA5" w14:textId="77777777" w:rsidR="005E7D2C" w:rsidRPr="00D04CD0" w:rsidRDefault="005E7D2C" w:rsidP="005E7D2C">
      <w:pPr>
        <w:pStyle w:val="Code"/>
        <w:rPr>
          <w:highlight w:val="white"/>
        </w:rPr>
      </w:pPr>
      <w:r w:rsidRPr="00D04CD0">
        <w:rPr>
          <w:highlight w:val="white"/>
        </w:rPr>
        <w:t xml:space="preserve">        return true;</w:t>
      </w:r>
    </w:p>
    <w:p w14:paraId="7FFDFAC0" w14:textId="77777777" w:rsidR="005E7D2C" w:rsidRPr="00D04CD0" w:rsidRDefault="005E7D2C" w:rsidP="005E7D2C">
      <w:pPr>
        <w:pStyle w:val="Code"/>
        <w:rPr>
          <w:highlight w:val="white"/>
        </w:rPr>
      </w:pPr>
      <w:r w:rsidRPr="00D04CD0">
        <w:rPr>
          <w:highlight w:val="white"/>
        </w:rPr>
        <w:t xml:space="preserve">      }</w:t>
      </w:r>
    </w:p>
    <w:p w14:paraId="4D898179" w14:textId="77777777" w:rsidR="005E7D2C" w:rsidRPr="00D04CD0" w:rsidRDefault="005E7D2C" w:rsidP="005E7D2C">
      <w:pPr>
        <w:pStyle w:val="Code"/>
        <w:rPr>
          <w:highlight w:val="white"/>
        </w:rPr>
      </w:pPr>
    </w:p>
    <w:p w14:paraId="2F38E430" w14:textId="77777777" w:rsidR="005E7D2C" w:rsidRPr="00D04CD0" w:rsidRDefault="005E7D2C" w:rsidP="005E7D2C">
      <w:pPr>
        <w:pStyle w:val="Code"/>
        <w:rPr>
          <w:highlight w:val="white"/>
        </w:rPr>
      </w:pPr>
      <w:r w:rsidRPr="00D04CD0">
        <w:rPr>
          <w:highlight w:val="white"/>
        </w:rPr>
        <w:t xml:space="preserve">      return false;</w:t>
      </w:r>
    </w:p>
    <w:p w14:paraId="3496C820" w14:textId="77777777" w:rsidR="005E7D2C" w:rsidRPr="00D04CD0" w:rsidRDefault="005E7D2C" w:rsidP="005E7D2C">
      <w:pPr>
        <w:pStyle w:val="Code"/>
        <w:rPr>
          <w:highlight w:val="white"/>
        </w:rPr>
      </w:pPr>
      <w:r w:rsidRPr="00D04CD0">
        <w:rPr>
          <w:highlight w:val="white"/>
        </w:rPr>
        <w:t xml:space="preserve">    }</w:t>
      </w:r>
    </w:p>
    <w:p w14:paraId="1788406E" w14:textId="77777777" w:rsidR="005E7D2C" w:rsidRPr="00D04CD0" w:rsidRDefault="005E7D2C" w:rsidP="005E7D2C">
      <w:pPr>
        <w:pStyle w:val="Code"/>
        <w:rPr>
          <w:highlight w:val="white"/>
        </w:rPr>
      </w:pPr>
    </w:p>
    <w:p w14:paraId="611C7667" w14:textId="77777777" w:rsidR="005E7D2C" w:rsidRPr="00D04CD0" w:rsidRDefault="005E7D2C" w:rsidP="005E7D2C">
      <w:pPr>
        <w:pStyle w:val="Code"/>
        <w:rPr>
          <w:highlight w:val="white"/>
        </w:rPr>
      </w:pPr>
      <w:r w:rsidRPr="00D04CD0">
        <w:rPr>
          <w:highlight w:val="white"/>
        </w:rPr>
        <w:t xml:space="preserve">    public void CopyTo(KeyValuePair&lt;KeyType,ValueType&gt;[] array, int index) {</w:t>
      </w:r>
    </w:p>
    <w:p w14:paraId="1BF7415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779233A4" w14:textId="77777777" w:rsidR="005E7D2C" w:rsidRPr="00D04CD0" w:rsidRDefault="005E7D2C" w:rsidP="005E7D2C">
      <w:pPr>
        <w:pStyle w:val="Code"/>
        <w:rPr>
          <w:highlight w:val="white"/>
        </w:rPr>
      </w:pPr>
      <w:r w:rsidRPr="00D04CD0">
        <w:rPr>
          <w:highlight w:val="white"/>
        </w:rPr>
        <w:t xml:space="preserve">        array[index++] = pair;</w:t>
      </w:r>
    </w:p>
    <w:p w14:paraId="3ED40BA5" w14:textId="77777777" w:rsidR="005E7D2C" w:rsidRPr="00D04CD0" w:rsidRDefault="005E7D2C" w:rsidP="005E7D2C">
      <w:pPr>
        <w:pStyle w:val="Code"/>
        <w:rPr>
          <w:highlight w:val="white"/>
        </w:rPr>
      </w:pPr>
      <w:r w:rsidRPr="00D04CD0">
        <w:rPr>
          <w:highlight w:val="white"/>
        </w:rPr>
        <w:t xml:space="preserve">      }</w:t>
      </w:r>
    </w:p>
    <w:p w14:paraId="67CF9686" w14:textId="77777777" w:rsidR="005E7D2C" w:rsidRPr="00D04CD0" w:rsidRDefault="005E7D2C" w:rsidP="005E7D2C">
      <w:pPr>
        <w:pStyle w:val="Code"/>
        <w:rPr>
          <w:highlight w:val="white"/>
        </w:rPr>
      </w:pPr>
      <w:r w:rsidRPr="00D04CD0">
        <w:rPr>
          <w:highlight w:val="white"/>
        </w:rPr>
        <w:t xml:space="preserve">    }</w:t>
      </w:r>
    </w:p>
    <w:p w14:paraId="21CE8DDD" w14:textId="77777777" w:rsidR="005E7D2C" w:rsidRPr="00D04CD0" w:rsidRDefault="005E7D2C" w:rsidP="005E7D2C">
      <w:pPr>
        <w:pStyle w:val="Code"/>
        <w:rPr>
          <w:highlight w:val="white"/>
        </w:rPr>
      </w:pPr>
    </w:p>
    <w:p w14:paraId="0C252271" w14:textId="77777777" w:rsidR="005E7D2C" w:rsidRPr="00D04CD0" w:rsidRDefault="005E7D2C" w:rsidP="005E7D2C">
      <w:pPr>
        <w:pStyle w:val="Code"/>
        <w:rPr>
          <w:highlight w:val="white"/>
        </w:rPr>
      </w:pPr>
      <w:r w:rsidRPr="00D04CD0">
        <w:rPr>
          <w:highlight w:val="white"/>
        </w:rPr>
        <w:t xml:space="preserve">    public bool TryGetValue(KeyType key, out ValueType value) {</w:t>
      </w:r>
    </w:p>
    <w:p w14:paraId="07A703A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2D43AC6E" w14:textId="77777777" w:rsidR="005E7D2C" w:rsidRPr="00D04CD0" w:rsidRDefault="005E7D2C" w:rsidP="005E7D2C">
      <w:pPr>
        <w:pStyle w:val="Code"/>
        <w:rPr>
          <w:highlight w:val="white"/>
        </w:rPr>
      </w:pPr>
      <w:r w:rsidRPr="00D04CD0">
        <w:rPr>
          <w:highlight w:val="white"/>
        </w:rPr>
        <w:t xml:space="preserve">        if (key.Equals(pair.Key)) {</w:t>
      </w:r>
    </w:p>
    <w:p w14:paraId="183AC97C" w14:textId="77777777" w:rsidR="005E7D2C" w:rsidRPr="00D04CD0" w:rsidRDefault="005E7D2C" w:rsidP="005E7D2C">
      <w:pPr>
        <w:pStyle w:val="Code"/>
        <w:rPr>
          <w:highlight w:val="white"/>
        </w:rPr>
      </w:pPr>
      <w:r w:rsidRPr="00D04CD0">
        <w:rPr>
          <w:highlight w:val="white"/>
        </w:rPr>
        <w:t xml:space="preserve">          value = pair.Value;</w:t>
      </w:r>
    </w:p>
    <w:p w14:paraId="22506580" w14:textId="77777777" w:rsidR="005E7D2C" w:rsidRPr="00D04CD0" w:rsidRDefault="005E7D2C" w:rsidP="005E7D2C">
      <w:pPr>
        <w:pStyle w:val="Code"/>
        <w:rPr>
          <w:highlight w:val="white"/>
        </w:rPr>
      </w:pPr>
      <w:r w:rsidRPr="00D04CD0">
        <w:rPr>
          <w:highlight w:val="white"/>
        </w:rPr>
        <w:t xml:space="preserve">          return true;</w:t>
      </w:r>
    </w:p>
    <w:p w14:paraId="0152B5F9" w14:textId="77777777" w:rsidR="005E7D2C" w:rsidRPr="00D04CD0" w:rsidRDefault="005E7D2C" w:rsidP="005E7D2C">
      <w:pPr>
        <w:pStyle w:val="Code"/>
        <w:rPr>
          <w:highlight w:val="white"/>
        </w:rPr>
      </w:pPr>
      <w:r w:rsidRPr="00D04CD0">
        <w:rPr>
          <w:highlight w:val="white"/>
        </w:rPr>
        <w:t xml:space="preserve">        }</w:t>
      </w:r>
    </w:p>
    <w:p w14:paraId="5D1BB618" w14:textId="77777777" w:rsidR="005E7D2C" w:rsidRPr="00D04CD0" w:rsidRDefault="005E7D2C" w:rsidP="005E7D2C">
      <w:pPr>
        <w:pStyle w:val="Code"/>
        <w:rPr>
          <w:highlight w:val="white"/>
        </w:rPr>
      </w:pPr>
      <w:r w:rsidRPr="00D04CD0">
        <w:rPr>
          <w:highlight w:val="white"/>
        </w:rPr>
        <w:t xml:space="preserve">      }</w:t>
      </w:r>
    </w:p>
    <w:p w14:paraId="0B25B01B" w14:textId="77777777" w:rsidR="005E7D2C" w:rsidRPr="00D04CD0" w:rsidRDefault="005E7D2C" w:rsidP="005E7D2C">
      <w:pPr>
        <w:pStyle w:val="Code"/>
        <w:rPr>
          <w:highlight w:val="white"/>
        </w:rPr>
      </w:pPr>
    </w:p>
    <w:p w14:paraId="3FE1C4A4" w14:textId="77777777" w:rsidR="005E7D2C" w:rsidRPr="00D04CD0" w:rsidRDefault="005E7D2C" w:rsidP="005E7D2C">
      <w:pPr>
        <w:pStyle w:val="Code"/>
        <w:rPr>
          <w:highlight w:val="white"/>
        </w:rPr>
      </w:pPr>
      <w:r w:rsidRPr="00D04CD0">
        <w:rPr>
          <w:highlight w:val="white"/>
        </w:rPr>
        <w:t xml:space="preserve">      value = default(ValueType);</w:t>
      </w:r>
    </w:p>
    <w:p w14:paraId="53419055" w14:textId="77777777" w:rsidR="005E7D2C" w:rsidRPr="00D04CD0" w:rsidRDefault="005E7D2C" w:rsidP="005E7D2C">
      <w:pPr>
        <w:pStyle w:val="Code"/>
        <w:rPr>
          <w:highlight w:val="white"/>
        </w:rPr>
      </w:pPr>
      <w:r w:rsidRPr="00D04CD0">
        <w:rPr>
          <w:highlight w:val="white"/>
        </w:rPr>
        <w:t xml:space="preserve">      return false;</w:t>
      </w:r>
    </w:p>
    <w:p w14:paraId="154AF508" w14:textId="77777777" w:rsidR="005E7D2C" w:rsidRPr="00D04CD0" w:rsidRDefault="005E7D2C" w:rsidP="005E7D2C">
      <w:pPr>
        <w:pStyle w:val="Code"/>
        <w:rPr>
          <w:highlight w:val="white"/>
        </w:rPr>
      </w:pPr>
      <w:r w:rsidRPr="00D04CD0">
        <w:rPr>
          <w:highlight w:val="white"/>
        </w:rPr>
        <w:t xml:space="preserve">    }</w:t>
      </w:r>
    </w:p>
    <w:p w14:paraId="77A6F9D0" w14:textId="77777777" w:rsidR="005E7D2C" w:rsidRPr="00D04CD0" w:rsidRDefault="005E7D2C" w:rsidP="005E7D2C">
      <w:pPr>
        <w:pStyle w:val="Code"/>
        <w:rPr>
          <w:highlight w:val="white"/>
        </w:rPr>
      </w:pPr>
    </w:p>
    <w:p w14:paraId="5BCA8C75" w14:textId="77777777" w:rsidR="005E7D2C" w:rsidRPr="00D04CD0" w:rsidRDefault="005E7D2C" w:rsidP="005E7D2C">
      <w:pPr>
        <w:pStyle w:val="Code"/>
        <w:rPr>
          <w:highlight w:val="white"/>
        </w:rPr>
      </w:pPr>
      <w:r w:rsidRPr="00D04CD0">
        <w:rPr>
          <w:highlight w:val="white"/>
        </w:rPr>
        <w:t xml:space="preserve">    IEnumerator IEnumerable.GetEnumerator() {</w:t>
      </w:r>
    </w:p>
    <w:p w14:paraId="047B53ED"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0A4F6266" w14:textId="77777777" w:rsidR="005E7D2C" w:rsidRPr="00D04CD0" w:rsidRDefault="005E7D2C" w:rsidP="005E7D2C">
      <w:pPr>
        <w:pStyle w:val="Code"/>
        <w:rPr>
          <w:highlight w:val="white"/>
        </w:rPr>
      </w:pPr>
      <w:r w:rsidRPr="00D04CD0">
        <w:rPr>
          <w:highlight w:val="white"/>
        </w:rPr>
        <w:t xml:space="preserve">    }</w:t>
      </w:r>
    </w:p>
    <w:p w14:paraId="227E987B" w14:textId="77777777" w:rsidR="005E7D2C" w:rsidRPr="00D04CD0" w:rsidRDefault="005E7D2C" w:rsidP="005E7D2C">
      <w:pPr>
        <w:pStyle w:val="Code"/>
        <w:rPr>
          <w:highlight w:val="white"/>
        </w:rPr>
      </w:pPr>
    </w:p>
    <w:p w14:paraId="6DAC6DB7" w14:textId="77777777" w:rsidR="005E7D2C" w:rsidRDefault="005E7D2C" w:rsidP="005E7D2C">
      <w:pPr>
        <w:pStyle w:val="Code"/>
        <w:rPr>
          <w:highlight w:val="white"/>
        </w:rPr>
      </w:pPr>
      <w:r w:rsidRPr="00D04CD0">
        <w:rPr>
          <w:highlight w:val="white"/>
        </w:rPr>
        <w:t xml:space="preserve">    IEnumerator&lt;KeyValuePair&lt;KeyType,ValueType&gt;&gt;</w:t>
      </w:r>
    </w:p>
    <w:p w14:paraId="0AF9E6D1" w14:textId="77777777" w:rsidR="005E7D2C" w:rsidRPr="00D04CD0" w:rsidRDefault="005E7D2C" w:rsidP="005E7D2C">
      <w:pPr>
        <w:pStyle w:val="Code"/>
        <w:rPr>
          <w:highlight w:val="white"/>
        </w:rPr>
      </w:pPr>
      <w:r>
        <w:rPr>
          <w:highlight w:val="white"/>
        </w:rPr>
        <w:lastRenderedPageBreak/>
        <w:t xml:space="preserve">   </w:t>
      </w:r>
      <w:r w:rsidRPr="00D04CD0">
        <w:rPr>
          <w:highlight w:val="white"/>
        </w:rPr>
        <w:t xml:space="preserve"> IEnumerable&lt;KeyValuePair&lt;KeyType,ValueType&gt;&gt;.GetEnumerator() {</w:t>
      </w:r>
    </w:p>
    <w:p w14:paraId="3018919B"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3996AB32" w14:textId="77777777" w:rsidR="005E7D2C" w:rsidRPr="00D04CD0" w:rsidRDefault="005E7D2C" w:rsidP="005E7D2C">
      <w:pPr>
        <w:pStyle w:val="Code"/>
        <w:rPr>
          <w:highlight w:val="white"/>
        </w:rPr>
      </w:pPr>
      <w:r w:rsidRPr="00D04CD0">
        <w:rPr>
          <w:highlight w:val="white"/>
        </w:rPr>
        <w:t xml:space="preserve">    }</w:t>
      </w:r>
    </w:p>
    <w:p w14:paraId="6432665E" w14:textId="77777777" w:rsidR="005E7D2C" w:rsidRPr="00D04CD0" w:rsidRDefault="005E7D2C" w:rsidP="005E7D2C">
      <w:pPr>
        <w:pStyle w:val="Code"/>
        <w:rPr>
          <w:highlight w:val="white"/>
        </w:rPr>
      </w:pPr>
    </w:p>
    <w:p w14:paraId="7C8E0FBE" w14:textId="77777777" w:rsidR="005E7D2C" w:rsidRPr="00D04CD0" w:rsidRDefault="005E7D2C" w:rsidP="005E7D2C">
      <w:pPr>
        <w:pStyle w:val="Code"/>
        <w:rPr>
          <w:highlight w:val="white"/>
        </w:rPr>
      </w:pPr>
      <w:r w:rsidRPr="00D04CD0">
        <w:rPr>
          <w:highlight w:val="white"/>
        </w:rPr>
        <w:t xml:space="preserve">    public override int GetHashCode() {</w:t>
      </w:r>
    </w:p>
    <w:p w14:paraId="70FEE5EE" w14:textId="77777777" w:rsidR="005E7D2C" w:rsidRPr="00D04CD0" w:rsidRDefault="005E7D2C" w:rsidP="005E7D2C">
      <w:pPr>
        <w:pStyle w:val="Code"/>
        <w:rPr>
          <w:highlight w:val="white"/>
        </w:rPr>
      </w:pPr>
      <w:r w:rsidRPr="00D04CD0">
        <w:rPr>
          <w:highlight w:val="white"/>
        </w:rPr>
        <w:t xml:space="preserve">      return base.GetHashCode();</w:t>
      </w:r>
    </w:p>
    <w:p w14:paraId="7DC7C9AD" w14:textId="77777777" w:rsidR="005E7D2C" w:rsidRPr="00D04CD0" w:rsidRDefault="005E7D2C" w:rsidP="005E7D2C">
      <w:pPr>
        <w:pStyle w:val="Code"/>
        <w:rPr>
          <w:highlight w:val="white"/>
        </w:rPr>
      </w:pPr>
      <w:r w:rsidRPr="00D04CD0">
        <w:rPr>
          <w:highlight w:val="white"/>
        </w:rPr>
        <w:t xml:space="preserve">    }</w:t>
      </w:r>
    </w:p>
    <w:p w14:paraId="7490F98A" w14:textId="77777777" w:rsidR="005E7D2C" w:rsidRPr="00D04CD0" w:rsidRDefault="005E7D2C" w:rsidP="005E7D2C">
      <w:pPr>
        <w:pStyle w:val="Code"/>
        <w:rPr>
          <w:highlight w:val="white"/>
        </w:rPr>
      </w:pPr>
    </w:p>
    <w:p w14:paraId="78C22189" w14:textId="77777777" w:rsidR="005E7D2C" w:rsidRPr="00D04CD0" w:rsidRDefault="005E7D2C" w:rsidP="005E7D2C">
      <w:pPr>
        <w:pStyle w:val="Code"/>
        <w:rPr>
          <w:highlight w:val="white"/>
        </w:rPr>
      </w:pPr>
      <w:r w:rsidRPr="00D04CD0">
        <w:rPr>
          <w:highlight w:val="white"/>
        </w:rPr>
        <w:t xml:space="preserve">    public override bool Equals(object obj) {</w:t>
      </w:r>
    </w:p>
    <w:p w14:paraId="4A8D6F18" w14:textId="77777777" w:rsidR="005E7D2C" w:rsidRPr="00D04CD0" w:rsidRDefault="005E7D2C" w:rsidP="005E7D2C">
      <w:pPr>
        <w:pStyle w:val="Code"/>
        <w:rPr>
          <w:highlight w:val="white"/>
        </w:rPr>
      </w:pPr>
      <w:r w:rsidRPr="00D04CD0">
        <w:rPr>
          <w:highlight w:val="white"/>
        </w:rPr>
        <w:t xml:space="preserve">      if (obj is IEnumerable&lt;KeyValuePair&lt;KeyType,ValueType&gt;&gt;) {</w:t>
      </w:r>
    </w:p>
    <w:p w14:paraId="2EEBBBF8" w14:textId="77777777" w:rsidR="005E7D2C" w:rsidRPr="00D04CD0" w:rsidRDefault="005E7D2C" w:rsidP="005E7D2C">
      <w:pPr>
        <w:pStyle w:val="Code"/>
        <w:rPr>
          <w:highlight w:val="white"/>
        </w:rPr>
      </w:pPr>
      <w:r w:rsidRPr="00D04CD0">
        <w:rPr>
          <w:highlight w:val="white"/>
        </w:rPr>
        <w:t xml:space="preserve">        IEnumerable&lt;KeyValuePair&lt;KeyType,ValueType&gt;&gt; enumerable =</w:t>
      </w:r>
    </w:p>
    <w:p w14:paraId="2496E12D" w14:textId="77777777" w:rsidR="005E7D2C" w:rsidRPr="00D04CD0" w:rsidRDefault="005E7D2C" w:rsidP="005E7D2C">
      <w:pPr>
        <w:pStyle w:val="Code"/>
        <w:rPr>
          <w:highlight w:val="white"/>
        </w:rPr>
      </w:pPr>
      <w:r w:rsidRPr="00D04CD0">
        <w:rPr>
          <w:highlight w:val="white"/>
        </w:rPr>
        <w:t xml:space="preserve">          (IEnumerable&lt;KeyValuePair&lt;KeyType,ValueType&gt;&gt;) obj;</w:t>
      </w:r>
    </w:p>
    <w:p w14:paraId="4B494B25" w14:textId="77777777" w:rsidR="005E7D2C" w:rsidRPr="00D04CD0" w:rsidRDefault="005E7D2C" w:rsidP="005E7D2C">
      <w:pPr>
        <w:pStyle w:val="Code"/>
        <w:rPr>
          <w:highlight w:val="white"/>
        </w:rPr>
      </w:pPr>
      <w:r w:rsidRPr="00D04CD0">
        <w:rPr>
          <w:highlight w:val="white"/>
        </w:rPr>
        <w:t xml:space="preserve">        int count = 0;</w:t>
      </w:r>
    </w:p>
    <w:p w14:paraId="55D4B570" w14:textId="77777777" w:rsidR="005E7D2C" w:rsidRPr="00D04CD0" w:rsidRDefault="005E7D2C" w:rsidP="005E7D2C">
      <w:pPr>
        <w:pStyle w:val="Code"/>
        <w:rPr>
          <w:highlight w:val="white"/>
        </w:rPr>
      </w:pPr>
    </w:p>
    <w:p w14:paraId="5C417236" w14:textId="77777777" w:rsidR="005E7D2C" w:rsidRPr="00D04CD0" w:rsidRDefault="005E7D2C" w:rsidP="005E7D2C">
      <w:pPr>
        <w:pStyle w:val="Code"/>
        <w:rPr>
          <w:highlight w:val="white"/>
        </w:rPr>
      </w:pPr>
      <w:r w:rsidRPr="00D04CD0">
        <w:rPr>
          <w:highlight w:val="white"/>
        </w:rPr>
        <w:t xml:space="preserve">        foreach (KeyValuePair&lt;KeyType,ValueType&gt; pair in enumerable) {</w:t>
      </w:r>
    </w:p>
    <w:p w14:paraId="55C76A5E" w14:textId="77777777" w:rsidR="005E7D2C" w:rsidRPr="00D04CD0" w:rsidRDefault="005E7D2C" w:rsidP="005E7D2C">
      <w:pPr>
        <w:pStyle w:val="Code"/>
        <w:rPr>
          <w:highlight w:val="white"/>
        </w:rPr>
      </w:pPr>
      <w:r w:rsidRPr="00D04CD0">
        <w:rPr>
          <w:highlight w:val="white"/>
        </w:rPr>
        <w:t xml:space="preserve">          if (!m_list.Contains(pair)) {</w:t>
      </w:r>
    </w:p>
    <w:p w14:paraId="5E486F70" w14:textId="77777777" w:rsidR="005E7D2C" w:rsidRPr="00D04CD0" w:rsidRDefault="005E7D2C" w:rsidP="005E7D2C">
      <w:pPr>
        <w:pStyle w:val="Code"/>
        <w:rPr>
          <w:highlight w:val="white"/>
        </w:rPr>
      </w:pPr>
      <w:r w:rsidRPr="00D04CD0">
        <w:rPr>
          <w:highlight w:val="white"/>
        </w:rPr>
        <w:t xml:space="preserve">            return false;</w:t>
      </w:r>
    </w:p>
    <w:p w14:paraId="1BE80CFB" w14:textId="77777777" w:rsidR="005E7D2C" w:rsidRPr="00D04CD0" w:rsidRDefault="005E7D2C" w:rsidP="005E7D2C">
      <w:pPr>
        <w:pStyle w:val="Code"/>
        <w:rPr>
          <w:highlight w:val="white"/>
        </w:rPr>
      </w:pPr>
      <w:r w:rsidRPr="00D04CD0">
        <w:rPr>
          <w:highlight w:val="white"/>
        </w:rPr>
        <w:t xml:space="preserve">          }</w:t>
      </w:r>
    </w:p>
    <w:p w14:paraId="3046C53D" w14:textId="77777777" w:rsidR="005E7D2C" w:rsidRPr="00D04CD0" w:rsidRDefault="005E7D2C" w:rsidP="005E7D2C">
      <w:pPr>
        <w:pStyle w:val="Code"/>
        <w:rPr>
          <w:highlight w:val="white"/>
        </w:rPr>
      </w:pPr>
    </w:p>
    <w:p w14:paraId="260976A6" w14:textId="77777777" w:rsidR="005E7D2C" w:rsidRPr="00D04CD0" w:rsidRDefault="005E7D2C" w:rsidP="005E7D2C">
      <w:pPr>
        <w:pStyle w:val="Code"/>
        <w:rPr>
          <w:highlight w:val="white"/>
        </w:rPr>
      </w:pPr>
      <w:r w:rsidRPr="00D04CD0">
        <w:rPr>
          <w:highlight w:val="white"/>
        </w:rPr>
        <w:t xml:space="preserve">          ++count;</w:t>
      </w:r>
    </w:p>
    <w:p w14:paraId="54198EB4" w14:textId="77777777" w:rsidR="005E7D2C" w:rsidRPr="00D04CD0" w:rsidRDefault="005E7D2C" w:rsidP="005E7D2C">
      <w:pPr>
        <w:pStyle w:val="Code"/>
        <w:rPr>
          <w:highlight w:val="white"/>
        </w:rPr>
      </w:pPr>
      <w:r w:rsidRPr="00D04CD0">
        <w:rPr>
          <w:highlight w:val="white"/>
        </w:rPr>
        <w:t xml:space="preserve">        }</w:t>
      </w:r>
    </w:p>
    <w:p w14:paraId="73846568" w14:textId="77777777" w:rsidR="005E7D2C" w:rsidRPr="00D04CD0" w:rsidRDefault="005E7D2C" w:rsidP="005E7D2C">
      <w:pPr>
        <w:pStyle w:val="Code"/>
        <w:rPr>
          <w:highlight w:val="white"/>
        </w:rPr>
      </w:pPr>
    </w:p>
    <w:p w14:paraId="393334B4" w14:textId="77777777" w:rsidR="005E7D2C" w:rsidRPr="00D04CD0" w:rsidRDefault="005E7D2C" w:rsidP="005E7D2C">
      <w:pPr>
        <w:pStyle w:val="Code"/>
        <w:rPr>
          <w:highlight w:val="white"/>
        </w:rPr>
      </w:pPr>
      <w:r w:rsidRPr="00D04CD0">
        <w:rPr>
          <w:highlight w:val="white"/>
        </w:rPr>
        <w:t xml:space="preserve">        return (count == m_list.Count);</w:t>
      </w:r>
    </w:p>
    <w:p w14:paraId="7C79A2D9" w14:textId="77777777" w:rsidR="005E7D2C" w:rsidRPr="00D04CD0" w:rsidRDefault="005E7D2C" w:rsidP="005E7D2C">
      <w:pPr>
        <w:pStyle w:val="Code"/>
        <w:rPr>
          <w:highlight w:val="white"/>
        </w:rPr>
      </w:pPr>
      <w:r w:rsidRPr="00D04CD0">
        <w:rPr>
          <w:highlight w:val="white"/>
        </w:rPr>
        <w:t xml:space="preserve">      }</w:t>
      </w:r>
    </w:p>
    <w:p w14:paraId="61694748" w14:textId="77777777" w:rsidR="005E7D2C" w:rsidRPr="00D04CD0" w:rsidRDefault="005E7D2C" w:rsidP="005E7D2C">
      <w:pPr>
        <w:pStyle w:val="Code"/>
        <w:rPr>
          <w:highlight w:val="white"/>
        </w:rPr>
      </w:pPr>
    </w:p>
    <w:p w14:paraId="1EE07717" w14:textId="77777777" w:rsidR="005E7D2C" w:rsidRPr="00D04CD0" w:rsidRDefault="005E7D2C" w:rsidP="005E7D2C">
      <w:pPr>
        <w:pStyle w:val="Code"/>
        <w:rPr>
          <w:highlight w:val="white"/>
        </w:rPr>
      </w:pPr>
      <w:r w:rsidRPr="00D04CD0">
        <w:rPr>
          <w:highlight w:val="white"/>
        </w:rPr>
        <w:t xml:space="preserve">      return false;</w:t>
      </w:r>
    </w:p>
    <w:p w14:paraId="24457058" w14:textId="77777777" w:rsidR="005E7D2C" w:rsidRPr="00D04CD0" w:rsidRDefault="005E7D2C" w:rsidP="005E7D2C">
      <w:pPr>
        <w:pStyle w:val="Code"/>
        <w:rPr>
          <w:highlight w:val="white"/>
        </w:rPr>
      </w:pPr>
      <w:r w:rsidRPr="00D04CD0">
        <w:rPr>
          <w:highlight w:val="white"/>
        </w:rPr>
        <w:t xml:space="preserve">    }</w:t>
      </w:r>
    </w:p>
    <w:p w14:paraId="16F3A248" w14:textId="77777777" w:rsidR="005E7D2C" w:rsidRPr="00D04CD0" w:rsidRDefault="005E7D2C" w:rsidP="005E7D2C">
      <w:pPr>
        <w:pStyle w:val="Code"/>
        <w:rPr>
          <w:highlight w:val="white"/>
        </w:rPr>
      </w:pPr>
      <w:r w:rsidRPr="00D04CD0">
        <w:rPr>
          <w:highlight w:val="white"/>
        </w:rPr>
        <w:t xml:space="preserve">  }</w:t>
      </w:r>
    </w:p>
    <w:p w14:paraId="1BA5747B" w14:textId="77777777" w:rsidR="005E7D2C" w:rsidRPr="00D04CD0" w:rsidRDefault="005E7D2C" w:rsidP="005E7D2C">
      <w:pPr>
        <w:pStyle w:val="Code"/>
      </w:pPr>
      <w:r w:rsidRPr="00D04CD0">
        <w:rPr>
          <w:highlight w:val="white"/>
        </w:rPr>
        <w:t>}</w:t>
      </w:r>
    </w:p>
    <w:p w14:paraId="357261BC" w14:textId="77777777" w:rsidR="005E7D2C" w:rsidRDefault="005E7D2C" w:rsidP="005E7D2C">
      <w:pPr>
        <w:pStyle w:val="CodeHeader"/>
        <w:rPr>
          <w:lang w:val="sv-SE"/>
        </w:rPr>
      </w:pPr>
      <w:proofErr w:type="spellStart"/>
      <w:r>
        <w:rPr>
          <w:highlight w:val="white"/>
          <w:lang w:val="sv-SE"/>
        </w:rPr>
        <w:t>ListMapEnumerator</w:t>
      </w:r>
      <w:r>
        <w:rPr>
          <w:lang w:val="sv-SE"/>
        </w:rPr>
        <w:t>.cs</w:t>
      </w:r>
      <w:proofErr w:type="spellEnd"/>
    </w:p>
    <w:p w14:paraId="001C34FB" w14:textId="77777777" w:rsidR="005E7D2C" w:rsidRPr="00FB5CFB" w:rsidRDefault="005E7D2C" w:rsidP="005E7D2C">
      <w:pPr>
        <w:pStyle w:val="Code"/>
        <w:rPr>
          <w:highlight w:val="white"/>
        </w:rPr>
      </w:pPr>
      <w:r w:rsidRPr="00FB5CFB">
        <w:rPr>
          <w:highlight w:val="white"/>
        </w:rPr>
        <w:t>using System;</w:t>
      </w:r>
    </w:p>
    <w:p w14:paraId="55291FD4" w14:textId="77777777" w:rsidR="005E7D2C" w:rsidRPr="00FB5CFB" w:rsidRDefault="005E7D2C" w:rsidP="005E7D2C">
      <w:pPr>
        <w:pStyle w:val="Code"/>
        <w:rPr>
          <w:highlight w:val="white"/>
        </w:rPr>
      </w:pPr>
      <w:r w:rsidRPr="00FB5CFB">
        <w:rPr>
          <w:highlight w:val="white"/>
        </w:rPr>
        <w:t>using System.Collections;</w:t>
      </w:r>
    </w:p>
    <w:p w14:paraId="25B6ED06" w14:textId="77777777" w:rsidR="005E7D2C" w:rsidRPr="00FB5CFB" w:rsidRDefault="005E7D2C" w:rsidP="005E7D2C">
      <w:pPr>
        <w:pStyle w:val="Code"/>
        <w:rPr>
          <w:highlight w:val="white"/>
        </w:rPr>
      </w:pPr>
      <w:r w:rsidRPr="00FB5CFB">
        <w:rPr>
          <w:highlight w:val="white"/>
        </w:rPr>
        <w:t>using System.Collections.Generic;</w:t>
      </w:r>
    </w:p>
    <w:p w14:paraId="75AFBB58" w14:textId="77777777" w:rsidR="005E7D2C" w:rsidRPr="00FB5CFB" w:rsidRDefault="005E7D2C" w:rsidP="005E7D2C">
      <w:pPr>
        <w:pStyle w:val="Code"/>
        <w:rPr>
          <w:highlight w:val="white"/>
        </w:rPr>
      </w:pPr>
    </w:p>
    <w:p w14:paraId="71B319B3" w14:textId="77777777" w:rsidR="005E7D2C" w:rsidRPr="00FB5CFB" w:rsidRDefault="005E7D2C" w:rsidP="005E7D2C">
      <w:pPr>
        <w:pStyle w:val="Code"/>
        <w:rPr>
          <w:highlight w:val="white"/>
        </w:rPr>
      </w:pPr>
      <w:r w:rsidRPr="00FB5CFB">
        <w:rPr>
          <w:highlight w:val="white"/>
        </w:rPr>
        <w:t>namespace CCompiler {</w:t>
      </w:r>
    </w:p>
    <w:p w14:paraId="7EEDD63E" w14:textId="77777777" w:rsidR="005E7D2C" w:rsidRDefault="005E7D2C" w:rsidP="005E7D2C">
      <w:pPr>
        <w:pStyle w:val="Code"/>
        <w:rPr>
          <w:highlight w:val="white"/>
        </w:rPr>
      </w:pPr>
      <w:r w:rsidRPr="00FB5CFB">
        <w:rPr>
          <w:highlight w:val="white"/>
        </w:rPr>
        <w:t xml:space="preserve">  class ListMapEnumerator&lt;KeyType,ValueType&gt; :</w:t>
      </w:r>
    </w:p>
    <w:p w14:paraId="05411039"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 {</w:t>
      </w:r>
    </w:p>
    <w:p w14:paraId="2C180C63" w14:textId="77777777" w:rsidR="005E7D2C" w:rsidRPr="00FB5CFB" w:rsidRDefault="005E7D2C" w:rsidP="005E7D2C">
      <w:pPr>
        <w:pStyle w:val="Code"/>
        <w:rPr>
          <w:highlight w:val="white"/>
        </w:rPr>
      </w:pPr>
      <w:r w:rsidRPr="00FB5CFB">
        <w:rPr>
          <w:highlight w:val="white"/>
        </w:rPr>
        <w:t xml:space="preserve">    private int m_index = -1;</w:t>
      </w:r>
    </w:p>
    <w:p w14:paraId="319FF5DA" w14:textId="77777777" w:rsidR="005E7D2C" w:rsidRPr="00FB5CFB" w:rsidRDefault="005E7D2C" w:rsidP="005E7D2C">
      <w:pPr>
        <w:pStyle w:val="Code"/>
        <w:rPr>
          <w:highlight w:val="white"/>
        </w:rPr>
      </w:pPr>
      <w:r w:rsidRPr="00FB5CFB">
        <w:rPr>
          <w:highlight w:val="white"/>
        </w:rPr>
        <w:t xml:space="preserve">    private List&lt;KeyValuePair&lt;KeyType, ValueType&gt;&gt; m_list;</w:t>
      </w:r>
    </w:p>
    <w:p w14:paraId="60A77566" w14:textId="77777777" w:rsidR="005E7D2C" w:rsidRPr="00FB5CFB" w:rsidRDefault="005E7D2C" w:rsidP="005E7D2C">
      <w:pPr>
        <w:pStyle w:val="Code"/>
        <w:rPr>
          <w:highlight w:val="white"/>
        </w:rPr>
      </w:pPr>
    </w:p>
    <w:p w14:paraId="134FB5A8" w14:textId="77777777" w:rsidR="005E7D2C" w:rsidRPr="00FB5CFB" w:rsidRDefault="005E7D2C" w:rsidP="005E7D2C">
      <w:pPr>
        <w:pStyle w:val="Code"/>
        <w:rPr>
          <w:highlight w:val="white"/>
        </w:rPr>
      </w:pPr>
      <w:r w:rsidRPr="00FB5CFB">
        <w:rPr>
          <w:highlight w:val="white"/>
        </w:rPr>
        <w:t xml:space="preserve">    public ListMapEnumerator(List&lt;KeyValuePair&lt;KeyType,ValueType&gt;&gt; list) {</w:t>
      </w:r>
    </w:p>
    <w:p w14:paraId="73F89B36" w14:textId="77777777" w:rsidR="005E7D2C" w:rsidRPr="00FB5CFB" w:rsidRDefault="005E7D2C" w:rsidP="005E7D2C">
      <w:pPr>
        <w:pStyle w:val="Code"/>
        <w:rPr>
          <w:highlight w:val="white"/>
        </w:rPr>
      </w:pPr>
      <w:r w:rsidRPr="00FB5CFB">
        <w:rPr>
          <w:highlight w:val="white"/>
        </w:rPr>
        <w:t xml:space="preserve">      m_list = list;</w:t>
      </w:r>
    </w:p>
    <w:p w14:paraId="236754C4" w14:textId="77777777" w:rsidR="005E7D2C" w:rsidRPr="00FB5CFB" w:rsidRDefault="005E7D2C" w:rsidP="005E7D2C">
      <w:pPr>
        <w:pStyle w:val="Code"/>
        <w:rPr>
          <w:highlight w:val="white"/>
        </w:rPr>
      </w:pPr>
      <w:r w:rsidRPr="00FB5CFB">
        <w:rPr>
          <w:highlight w:val="white"/>
        </w:rPr>
        <w:t xml:space="preserve">    }</w:t>
      </w:r>
    </w:p>
    <w:p w14:paraId="4E2B9747" w14:textId="77777777" w:rsidR="005E7D2C" w:rsidRPr="00FB5CFB" w:rsidRDefault="005E7D2C" w:rsidP="005E7D2C">
      <w:pPr>
        <w:pStyle w:val="Code"/>
        <w:rPr>
          <w:highlight w:val="white"/>
        </w:rPr>
      </w:pPr>
    </w:p>
    <w:p w14:paraId="795761D8" w14:textId="77777777" w:rsidR="005E7D2C" w:rsidRPr="00FB5CFB" w:rsidRDefault="005E7D2C" w:rsidP="005E7D2C">
      <w:pPr>
        <w:pStyle w:val="Code"/>
        <w:rPr>
          <w:highlight w:val="white"/>
        </w:rPr>
      </w:pPr>
      <w:r w:rsidRPr="00FB5CFB">
        <w:rPr>
          <w:highlight w:val="white"/>
        </w:rPr>
        <w:t xml:space="preserve">    public bool MoveNext() {</w:t>
      </w:r>
    </w:p>
    <w:p w14:paraId="2851A09E" w14:textId="77777777" w:rsidR="005E7D2C" w:rsidRPr="00FB5CFB" w:rsidRDefault="005E7D2C" w:rsidP="005E7D2C">
      <w:pPr>
        <w:pStyle w:val="Code"/>
        <w:rPr>
          <w:highlight w:val="white"/>
        </w:rPr>
      </w:pPr>
      <w:r w:rsidRPr="00FB5CFB">
        <w:rPr>
          <w:highlight w:val="white"/>
        </w:rPr>
        <w:t xml:space="preserve">      ++m_index;</w:t>
      </w:r>
    </w:p>
    <w:p w14:paraId="5E8B9EB2" w14:textId="77777777" w:rsidR="005E7D2C" w:rsidRPr="00FB5CFB" w:rsidRDefault="005E7D2C" w:rsidP="005E7D2C">
      <w:pPr>
        <w:pStyle w:val="Code"/>
        <w:rPr>
          <w:highlight w:val="white"/>
        </w:rPr>
      </w:pPr>
      <w:r w:rsidRPr="00FB5CFB">
        <w:rPr>
          <w:highlight w:val="white"/>
        </w:rPr>
        <w:t xml:space="preserve">      return (m_index &lt; m_list.Count);</w:t>
      </w:r>
    </w:p>
    <w:p w14:paraId="2D53EF94" w14:textId="77777777" w:rsidR="005E7D2C" w:rsidRPr="00FB5CFB" w:rsidRDefault="005E7D2C" w:rsidP="005E7D2C">
      <w:pPr>
        <w:pStyle w:val="Code"/>
        <w:rPr>
          <w:highlight w:val="white"/>
        </w:rPr>
      </w:pPr>
      <w:r w:rsidRPr="00FB5CFB">
        <w:rPr>
          <w:highlight w:val="white"/>
        </w:rPr>
        <w:t xml:space="preserve">    }</w:t>
      </w:r>
    </w:p>
    <w:p w14:paraId="081ABD3D" w14:textId="77777777" w:rsidR="005E7D2C" w:rsidRPr="00FB5CFB" w:rsidRDefault="005E7D2C" w:rsidP="005E7D2C">
      <w:pPr>
        <w:pStyle w:val="Code"/>
        <w:rPr>
          <w:highlight w:val="white"/>
        </w:rPr>
      </w:pPr>
    </w:p>
    <w:p w14:paraId="04DA70AE" w14:textId="77777777" w:rsidR="005E7D2C" w:rsidRPr="00FB5CFB" w:rsidRDefault="005E7D2C" w:rsidP="005E7D2C">
      <w:pPr>
        <w:pStyle w:val="Code"/>
        <w:rPr>
          <w:highlight w:val="white"/>
        </w:rPr>
      </w:pPr>
      <w:r w:rsidRPr="00FB5CFB">
        <w:rPr>
          <w:highlight w:val="white"/>
        </w:rPr>
        <w:t xml:space="preserve">    public void Reset() {</w:t>
      </w:r>
    </w:p>
    <w:p w14:paraId="4B217A6F" w14:textId="77777777" w:rsidR="005E7D2C" w:rsidRPr="00FB5CFB" w:rsidRDefault="005E7D2C" w:rsidP="005E7D2C">
      <w:pPr>
        <w:pStyle w:val="Code"/>
        <w:rPr>
          <w:highlight w:val="white"/>
        </w:rPr>
      </w:pPr>
      <w:r w:rsidRPr="00FB5CFB">
        <w:rPr>
          <w:highlight w:val="white"/>
        </w:rPr>
        <w:t xml:space="preserve">      m_index = 0;</w:t>
      </w:r>
    </w:p>
    <w:p w14:paraId="5E62C924" w14:textId="77777777" w:rsidR="005E7D2C" w:rsidRPr="00FB5CFB" w:rsidRDefault="005E7D2C" w:rsidP="005E7D2C">
      <w:pPr>
        <w:pStyle w:val="Code"/>
        <w:rPr>
          <w:highlight w:val="white"/>
        </w:rPr>
      </w:pPr>
      <w:r w:rsidRPr="00FB5CFB">
        <w:rPr>
          <w:highlight w:val="white"/>
        </w:rPr>
        <w:t xml:space="preserve">    }</w:t>
      </w:r>
    </w:p>
    <w:p w14:paraId="0ECB5B99" w14:textId="77777777" w:rsidR="005E7D2C" w:rsidRPr="00FB5CFB" w:rsidRDefault="005E7D2C" w:rsidP="005E7D2C">
      <w:pPr>
        <w:pStyle w:val="Code"/>
        <w:rPr>
          <w:highlight w:val="white"/>
        </w:rPr>
      </w:pPr>
    </w:p>
    <w:p w14:paraId="2A85B72D" w14:textId="77777777" w:rsidR="005E7D2C" w:rsidRDefault="005E7D2C" w:rsidP="005E7D2C">
      <w:pPr>
        <w:pStyle w:val="Code"/>
        <w:rPr>
          <w:highlight w:val="white"/>
        </w:rPr>
      </w:pPr>
      <w:r w:rsidRPr="00FB5CFB">
        <w:rPr>
          <w:highlight w:val="white"/>
        </w:rPr>
        <w:t xml:space="preserve">    KeyValuePair&lt;KeyType,ValueType&gt;</w:t>
      </w:r>
    </w:p>
    <w:p w14:paraId="66D114D5"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IEnumerator&lt;KeyValuePair&lt;KeyType,ValueType&gt;&gt;.Current {</w:t>
      </w:r>
    </w:p>
    <w:p w14:paraId="7E192743" w14:textId="77777777" w:rsidR="005E7D2C" w:rsidRPr="00FB5CFB" w:rsidRDefault="005E7D2C" w:rsidP="005E7D2C">
      <w:pPr>
        <w:pStyle w:val="Code"/>
        <w:rPr>
          <w:highlight w:val="white"/>
        </w:rPr>
      </w:pPr>
      <w:r w:rsidRPr="00FB5CFB">
        <w:rPr>
          <w:highlight w:val="white"/>
        </w:rPr>
        <w:t xml:space="preserve">      get {</w:t>
      </w:r>
    </w:p>
    <w:p w14:paraId="26042728" w14:textId="77777777" w:rsidR="005E7D2C" w:rsidRPr="00FB5CFB" w:rsidRDefault="005E7D2C" w:rsidP="005E7D2C">
      <w:pPr>
        <w:pStyle w:val="Code"/>
        <w:rPr>
          <w:highlight w:val="white"/>
        </w:rPr>
      </w:pPr>
      <w:r w:rsidRPr="00FB5CFB">
        <w:rPr>
          <w:highlight w:val="white"/>
        </w:rPr>
        <w:lastRenderedPageBreak/>
        <w:t xml:space="preserve">        if (m_index &lt; m_list.Count) {</w:t>
      </w:r>
    </w:p>
    <w:p w14:paraId="085F0014" w14:textId="77777777" w:rsidR="005E7D2C" w:rsidRPr="00FB5CFB" w:rsidRDefault="005E7D2C" w:rsidP="005E7D2C">
      <w:pPr>
        <w:pStyle w:val="Code"/>
        <w:rPr>
          <w:highlight w:val="white"/>
        </w:rPr>
      </w:pPr>
      <w:r w:rsidRPr="00FB5CFB">
        <w:rPr>
          <w:highlight w:val="white"/>
        </w:rPr>
        <w:t xml:space="preserve">          return m_list[m_index];</w:t>
      </w:r>
    </w:p>
    <w:p w14:paraId="3F92AAE0" w14:textId="77777777" w:rsidR="005E7D2C" w:rsidRPr="00FB5CFB" w:rsidRDefault="005E7D2C" w:rsidP="005E7D2C">
      <w:pPr>
        <w:pStyle w:val="Code"/>
        <w:rPr>
          <w:highlight w:val="white"/>
        </w:rPr>
      </w:pPr>
      <w:r w:rsidRPr="00FB5CFB">
        <w:rPr>
          <w:highlight w:val="white"/>
        </w:rPr>
        <w:t xml:space="preserve">        }</w:t>
      </w:r>
    </w:p>
    <w:p w14:paraId="78B22245" w14:textId="77777777" w:rsidR="005E7D2C" w:rsidRPr="00FB5CFB" w:rsidRDefault="005E7D2C" w:rsidP="005E7D2C">
      <w:pPr>
        <w:pStyle w:val="Code"/>
        <w:rPr>
          <w:highlight w:val="white"/>
        </w:rPr>
      </w:pPr>
      <w:r w:rsidRPr="00FB5CFB">
        <w:rPr>
          <w:highlight w:val="white"/>
        </w:rPr>
        <w:t xml:space="preserve">        else {</w:t>
      </w:r>
    </w:p>
    <w:p w14:paraId="64D9BB88" w14:textId="77777777" w:rsidR="005E7D2C" w:rsidRPr="00FB5CFB" w:rsidRDefault="005E7D2C" w:rsidP="005E7D2C">
      <w:pPr>
        <w:pStyle w:val="Code"/>
        <w:rPr>
          <w:highlight w:val="white"/>
        </w:rPr>
      </w:pPr>
      <w:r w:rsidRPr="00FB5CFB">
        <w:rPr>
          <w:highlight w:val="white"/>
        </w:rPr>
        <w:t xml:space="preserve">          throw (new InvalidOperationException());</w:t>
      </w:r>
    </w:p>
    <w:p w14:paraId="0FFC4406" w14:textId="77777777" w:rsidR="005E7D2C" w:rsidRPr="00FB5CFB" w:rsidRDefault="005E7D2C" w:rsidP="005E7D2C">
      <w:pPr>
        <w:pStyle w:val="Code"/>
        <w:rPr>
          <w:highlight w:val="white"/>
        </w:rPr>
      </w:pPr>
      <w:r w:rsidRPr="00FB5CFB">
        <w:rPr>
          <w:highlight w:val="white"/>
        </w:rPr>
        <w:t xml:space="preserve">        }</w:t>
      </w:r>
    </w:p>
    <w:p w14:paraId="5BCA5812" w14:textId="77777777" w:rsidR="005E7D2C" w:rsidRPr="00FB5CFB" w:rsidRDefault="005E7D2C" w:rsidP="005E7D2C">
      <w:pPr>
        <w:pStyle w:val="Code"/>
        <w:rPr>
          <w:highlight w:val="white"/>
        </w:rPr>
      </w:pPr>
      <w:r w:rsidRPr="00FB5CFB">
        <w:rPr>
          <w:highlight w:val="white"/>
        </w:rPr>
        <w:t xml:space="preserve">      }</w:t>
      </w:r>
    </w:p>
    <w:p w14:paraId="7CA185B9" w14:textId="77777777" w:rsidR="005E7D2C" w:rsidRPr="00FB5CFB" w:rsidRDefault="005E7D2C" w:rsidP="005E7D2C">
      <w:pPr>
        <w:pStyle w:val="Code"/>
        <w:rPr>
          <w:highlight w:val="white"/>
        </w:rPr>
      </w:pPr>
      <w:r w:rsidRPr="00FB5CFB">
        <w:rPr>
          <w:highlight w:val="white"/>
        </w:rPr>
        <w:t xml:space="preserve">    }</w:t>
      </w:r>
    </w:p>
    <w:p w14:paraId="5B940C95" w14:textId="77777777" w:rsidR="005E7D2C" w:rsidRPr="00FB5CFB" w:rsidRDefault="005E7D2C" w:rsidP="005E7D2C">
      <w:pPr>
        <w:pStyle w:val="Code"/>
        <w:rPr>
          <w:highlight w:val="white"/>
        </w:rPr>
      </w:pPr>
    </w:p>
    <w:p w14:paraId="59B38C11" w14:textId="77777777" w:rsidR="005E7D2C" w:rsidRPr="00FB5CFB" w:rsidRDefault="005E7D2C" w:rsidP="005E7D2C">
      <w:pPr>
        <w:pStyle w:val="Code"/>
        <w:rPr>
          <w:highlight w:val="white"/>
        </w:rPr>
      </w:pPr>
      <w:r w:rsidRPr="00FB5CFB">
        <w:rPr>
          <w:highlight w:val="white"/>
        </w:rPr>
        <w:t xml:space="preserve">    object IEnumerator.Current {</w:t>
      </w:r>
    </w:p>
    <w:p w14:paraId="58113D25" w14:textId="77777777" w:rsidR="005E7D2C" w:rsidRPr="00FB5CFB" w:rsidRDefault="005E7D2C" w:rsidP="005E7D2C">
      <w:pPr>
        <w:pStyle w:val="Code"/>
        <w:rPr>
          <w:highlight w:val="white"/>
        </w:rPr>
      </w:pPr>
      <w:r w:rsidRPr="00FB5CFB">
        <w:rPr>
          <w:highlight w:val="white"/>
        </w:rPr>
        <w:t xml:space="preserve">      get {</w:t>
      </w:r>
    </w:p>
    <w:p w14:paraId="28638D88" w14:textId="77777777" w:rsidR="005E7D2C" w:rsidRPr="00FB5CFB" w:rsidRDefault="005E7D2C" w:rsidP="005E7D2C">
      <w:pPr>
        <w:pStyle w:val="Code"/>
        <w:rPr>
          <w:highlight w:val="white"/>
        </w:rPr>
      </w:pPr>
      <w:r w:rsidRPr="00FB5CFB">
        <w:rPr>
          <w:highlight w:val="white"/>
        </w:rPr>
        <w:t xml:space="preserve">        if (m_index &lt; m_list.Count) {</w:t>
      </w:r>
    </w:p>
    <w:p w14:paraId="0E397320" w14:textId="77777777" w:rsidR="005E7D2C" w:rsidRPr="00FB5CFB" w:rsidRDefault="005E7D2C" w:rsidP="005E7D2C">
      <w:pPr>
        <w:pStyle w:val="Code"/>
        <w:rPr>
          <w:highlight w:val="white"/>
        </w:rPr>
      </w:pPr>
      <w:r w:rsidRPr="00FB5CFB">
        <w:rPr>
          <w:highlight w:val="white"/>
        </w:rPr>
        <w:t xml:space="preserve">          return m_list[m_index];</w:t>
      </w:r>
    </w:p>
    <w:p w14:paraId="4D02487F" w14:textId="77777777" w:rsidR="005E7D2C" w:rsidRPr="00FB5CFB" w:rsidRDefault="005E7D2C" w:rsidP="005E7D2C">
      <w:pPr>
        <w:pStyle w:val="Code"/>
        <w:rPr>
          <w:highlight w:val="white"/>
        </w:rPr>
      </w:pPr>
      <w:r w:rsidRPr="00FB5CFB">
        <w:rPr>
          <w:highlight w:val="white"/>
        </w:rPr>
        <w:t xml:space="preserve">        }</w:t>
      </w:r>
    </w:p>
    <w:p w14:paraId="6BA420FA" w14:textId="77777777" w:rsidR="005E7D2C" w:rsidRPr="00FB5CFB" w:rsidRDefault="005E7D2C" w:rsidP="005E7D2C">
      <w:pPr>
        <w:pStyle w:val="Code"/>
        <w:rPr>
          <w:highlight w:val="white"/>
        </w:rPr>
      </w:pPr>
      <w:r w:rsidRPr="00FB5CFB">
        <w:rPr>
          <w:highlight w:val="white"/>
        </w:rPr>
        <w:t xml:space="preserve">        else {</w:t>
      </w:r>
    </w:p>
    <w:p w14:paraId="129205CB" w14:textId="77777777" w:rsidR="005E7D2C" w:rsidRPr="00FB5CFB" w:rsidRDefault="005E7D2C" w:rsidP="005E7D2C">
      <w:pPr>
        <w:pStyle w:val="Code"/>
        <w:rPr>
          <w:highlight w:val="white"/>
        </w:rPr>
      </w:pPr>
      <w:r w:rsidRPr="00FB5CFB">
        <w:rPr>
          <w:highlight w:val="white"/>
        </w:rPr>
        <w:t xml:space="preserve">          throw (new InvalidOperationException());</w:t>
      </w:r>
    </w:p>
    <w:p w14:paraId="06F4F0AD" w14:textId="77777777" w:rsidR="005E7D2C" w:rsidRPr="00FB5CFB" w:rsidRDefault="005E7D2C" w:rsidP="005E7D2C">
      <w:pPr>
        <w:pStyle w:val="Code"/>
        <w:rPr>
          <w:highlight w:val="white"/>
        </w:rPr>
      </w:pPr>
      <w:r w:rsidRPr="00FB5CFB">
        <w:rPr>
          <w:highlight w:val="white"/>
        </w:rPr>
        <w:t xml:space="preserve">        }</w:t>
      </w:r>
    </w:p>
    <w:p w14:paraId="7DC1CB99" w14:textId="77777777" w:rsidR="005E7D2C" w:rsidRPr="00FB5CFB" w:rsidRDefault="005E7D2C" w:rsidP="005E7D2C">
      <w:pPr>
        <w:pStyle w:val="Code"/>
        <w:rPr>
          <w:highlight w:val="white"/>
        </w:rPr>
      </w:pPr>
      <w:r w:rsidRPr="00FB5CFB">
        <w:rPr>
          <w:highlight w:val="white"/>
        </w:rPr>
        <w:t xml:space="preserve">      }</w:t>
      </w:r>
    </w:p>
    <w:p w14:paraId="0EACB9FA" w14:textId="77777777" w:rsidR="005E7D2C" w:rsidRPr="00FB5CFB" w:rsidRDefault="005E7D2C" w:rsidP="005E7D2C">
      <w:pPr>
        <w:pStyle w:val="Code"/>
        <w:rPr>
          <w:highlight w:val="white"/>
        </w:rPr>
      </w:pPr>
      <w:r w:rsidRPr="00FB5CFB">
        <w:rPr>
          <w:highlight w:val="white"/>
        </w:rPr>
        <w:t xml:space="preserve">    }</w:t>
      </w:r>
    </w:p>
    <w:p w14:paraId="13675602" w14:textId="77777777" w:rsidR="005E7D2C" w:rsidRPr="00FB5CFB" w:rsidRDefault="005E7D2C" w:rsidP="005E7D2C">
      <w:pPr>
        <w:pStyle w:val="Code"/>
        <w:rPr>
          <w:highlight w:val="white"/>
        </w:rPr>
      </w:pPr>
    </w:p>
    <w:p w14:paraId="7E5B4850" w14:textId="77777777" w:rsidR="005E7D2C" w:rsidRPr="00FB5CFB" w:rsidRDefault="005E7D2C" w:rsidP="005E7D2C">
      <w:pPr>
        <w:pStyle w:val="Code"/>
        <w:rPr>
          <w:highlight w:val="white"/>
        </w:rPr>
      </w:pPr>
      <w:r w:rsidRPr="00FB5CFB">
        <w:rPr>
          <w:highlight w:val="white"/>
        </w:rPr>
        <w:t xml:space="preserve">    public void Dispose() {</w:t>
      </w:r>
    </w:p>
    <w:p w14:paraId="0EF2311B" w14:textId="77777777" w:rsidR="005E7D2C" w:rsidRPr="00FB5CFB" w:rsidRDefault="005E7D2C" w:rsidP="005E7D2C">
      <w:pPr>
        <w:pStyle w:val="Code"/>
        <w:rPr>
          <w:highlight w:val="white"/>
        </w:rPr>
      </w:pPr>
      <w:r w:rsidRPr="00FB5CFB">
        <w:rPr>
          <w:highlight w:val="white"/>
        </w:rPr>
        <w:t xml:space="preserve">      // Empty.</w:t>
      </w:r>
    </w:p>
    <w:p w14:paraId="7C529F03" w14:textId="77777777" w:rsidR="005E7D2C" w:rsidRPr="00FB5CFB" w:rsidRDefault="005E7D2C" w:rsidP="005E7D2C">
      <w:pPr>
        <w:pStyle w:val="Code"/>
        <w:rPr>
          <w:highlight w:val="white"/>
        </w:rPr>
      </w:pPr>
      <w:r w:rsidRPr="00FB5CFB">
        <w:rPr>
          <w:highlight w:val="white"/>
        </w:rPr>
        <w:t xml:space="preserve">    }</w:t>
      </w:r>
    </w:p>
    <w:p w14:paraId="08AB3DDD" w14:textId="77777777" w:rsidR="005E7D2C" w:rsidRPr="00FB5CFB" w:rsidRDefault="005E7D2C" w:rsidP="005E7D2C">
      <w:pPr>
        <w:pStyle w:val="Code"/>
        <w:rPr>
          <w:highlight w:val="white"/>
        </w:rPr>
      </w:pPr>
      <w:r w:rsidRPr="00FB5CFB">
        <w:rPr>
          <w:highlight w:val="white"/>
        </w:rPr>
        <w:t xml:space="preserve">  }</w:t>
      </w:r>
    </w:p>
    <w:p w14:paraId="061453B9" w14:textId="54DC878B" w:rsidR="005E7D2C" w:rsidRPr="00536BFB" w:rsidRDefault="005E7D2C" w:rsidP="005E7D2C">
      <w:pPr>
        <w:pStyle w:val="Code"/>
      </w:pPr>
      <w:r w:rsidRPr="00FB5CFB">
        <w:rPr>
          <w:highlight w:val="white"/>
        </w:rPr>
        <w:t>}</w:t>
      </w:r>
    </w:p>
    <w:p w14:paraId="0751B8AD" w14:textId="5FEF6DD2" w:rsidR="00281D34" w:rsidRPr="00EC76D5" w:rsidRDefault="00F66981" w:rsidP="00281D34">
      <w:pPr>
        <w:pStyle w:val="Rubrik1"/>
      </w:pPr>
      <w:bookmarkStart w:id="507" w:name="_Toc53473661"/>
      <w:r w:rsidRPr="00EC76D5">
        <w:lastRenderedPageBreak/>
        <w:t>A</w:t>
      </w:r>
      <w:r w:rsidR="00281D34" w:rsidRPr="00EC76D5">
        <w:t xml:space="preserve"> Crash Course in C</w:t>
      </w:r>
      <w:bookmarkEnd w:id="507"/>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w:t>
      </w:r>
      <w:proofErr w:type="spellStart"/>
      <w:r w:rsidRPr="00EC76D5">
        <w:t>the</w:t>
      </w:r>
      <w:proofErr w:type="spellEnd"/>
      <w:r w:rsidRPr="00EC76D5">
        <w:t xml:space="preserv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 xml:space="preserve">The researchers Dennis Ritchie and Ken </w:t>
      </w:r>
      <w:proofErr w:type="spellStart"/>
      <w:r w:rsidRPr="00EC76D5">
        <w:t>Thompon</w:t>
      </w:r>
      <w:proofErr w:type="spellEnd"/>
      <w:r w:rsidRPr="00EC76D5">
        <w:t xml:space="preserve"> created the language B by simplifying the research language BCPL</w:t>
      </w:r>
      <w:r w:rsidRPr="00EC76D5">
        <w:rPr>
          <w:rStyle w:val="Fotnotsreferens"/>
        </w:rPr>
        <w:footnoteReference w:id="6"/>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w:t>
      </w:r>
      <w:proofErr w:type="spellStart"/>
      <w:r w:rsidRPr="00EC76D5">
        <w:t>K&amp;R</w:t>
      </w:r>
      <w:proofErr w:type="spellEnd"/>
      <w:r w:rsidRPr="00EC76D5">
        <w:t xml:space="preserve">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08" w:name="_Toc320485572"/>
      <w:bookmarkStart w:id="509" w:name="_Toc323656681"/>
      <w:bookmarkStart w:id="510" w:name="_Toc324085419"/>
      <w:bookmarkStart w:id="511" w:name="_Toc383781071"/>
      <w:bookmarkStart w:id="512" w:name="_Toc53473662"/>
      <w:r w:rsidRPr="00EC76D5">
        <w:t>The Compiler and the Linker</w:t>
      </w:r>
      <w:bookmarkEnd w:id="508"/>
      <w:bookmarkEnd w:id="509"/>
      <w:bookmarkEnd w:id="510"/>
      <w:bookmarkEnd w:id="511"/>
      <w:bookmarkEnd w:id="512"/>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w:t>
      </w:r>
      <w:proofErr w:type="spellStart"/>
      <w:r w:rsidRPr="00EC76D5">
        <w:t>the</w:t>
      </w:r>
      <w:proofErr w:type="spellEnd"/>
      <w:r w:rsidRPr="00EC76D5">
        <w:t xml:space="preserv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proofErr w:type="spellStart"/>
      <w:r w:rsidRPr="00EC76D5">
        <w:rPr>
          <w:rStyle w:val="CodeInText0"/>
        </w:rPr>
        <w:t>Program.c</w:t>
      </w:r>
      <w:proofErr w:type="spellEnd"/>
      <w:r w:rsidRPr="00EC76D5">
        <w:t xml:space="preserve"> and a routine used by the program in </w:t>
      </w:r>
      <w:proofErr w:type="spellStart"/>
      <w:r w:rsidRPr="00EC76D5">
        <w:rPr>
          <w:rStyle w:val="CodeInText0"/>
        </w:rPr>
        <w:t>Routine.c</w:t>
      </w:r>
      <w:proofErr w:type="spellEnd"/>
      <w:r w:rsidRPr="00EC76D5">
        <w:t xml:space="preserve">. Furthermore, the program calls a function in the standard library. In this case, the compiler translates the source code into object code and the linker joins the code into the executable file </w:t>
      </w:r>
      <w:proofErr w:type="spellStart"/>
      <w:r w:rsidRPr="00EC76D5">
        <w:rPr>
          <w:rStyle w:val="CodeInText0"/>
        </w:rPr>
        <w:t>Program.exe</w:t>
      </w:r>
      <w:proofErr w:type="spellEnd"/>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9A772D" w:rsidRPr="003F7CF1" w:rsidRDefault="009A772D"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9A772D" w:rsidRPr="003F7CF1" w:rsidRDefault="009A772D"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9A772D" w:rsidRPr="003F7CF1" w:rsidRDefault="009A772D"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9A772D" w:rsidRPr="003F7CF1" w:rsidRDefault="009A772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9A772D" w:rsidRPr="003F7CF1" w:rsidRDefault="009A772D"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9A772D" w:rsidRPr="003F7CF1" w:rsidRDefault="009A772D"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9A772D" w:rsidRPr="003F7CF1" w:rsidRDefault="009A772D"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9A772D" w:rsidRPr="003F7CF1" w:rsidRDefault="009A772D"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9A772D" w:rsidRPr="003F7CF1" w:rsidRDefault="009A772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89"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">
                <v:shape id="_x0000_s1290" type="#_x0000_t75" style="position:absolute;width:57384;height:33045;visibility:visible;mso-wrap-style:square">
                  <v:fill o:detectmouseclick="t"/>
                  <v:path o:connecttype="none"/>
                </v:shape>
                <v:rect id="Rectangle 206" o:spid="_x0000_s1291"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9A772D" w:rsidRPr="003F7CF1" w:rsidRDefault="009A772D" w:rsidP="00E80032">
                        <w:pPr>
                          <w:pStyle w:val="SourceCodeBoxText"/>
                          <w:rPr>
                            <w:sz w:val="19"/>
                            <w:szCs w:val="19"/>
                            <w:lang w:val="en-US"/>
                          </w:rPr>
                        </w:pPr>
                        <w:r w:rsidRPr="003F7CF1">
                          <w:rPr>
                            <w:sz w:val="19"/>
                            <w:szCs w:val="19"/>
                            <w:lang w:val="en-US"/>
                          </w:rPr>
                          <w:t>Compiler</w:t>
                        </w:r>
                      </w:p>
                    </w:txbxContent>
                  </v:textbox>
                </v:rect>
                <v:shape id="Text Box 207" o:spid="_x0000_s1292"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9A772D" w:rsidRPr="003F7CF1" w:rsidRDefault="009A772D"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93"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9A772D" w:rsidRPr="003F7CF1" w:rsidRDefault="009A772D" w:rsidP="00E80032">
                        <w:pPr>
                          <w:pStyle w:val="SourceCodeBoxText"/>
                          <w:rPr>
                            <w:sz w:val="19"/>
                            <w:szCs w:val="19"/>
                            <w:lang w:val="en-US"/>
                          </w:rPr>
                        </w:pPr>
                        <w:r w:rsidRPr="003F7CF1">
                          <w:rPr>
                            <w:sz w:val="19"/>
                            <w:szCs w:val="19"/>
                            <w:lang w:val="en-US"/>
                          </w:rPr>
                          <w:t>Linker</w:t>
                        </w:r>
                      </w:p>
                    </w:txbxContent>
                  </v:textbox>
                </v:rect>
                <v:shape id="Text Box 209" o:spid="_x0000_s1294"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9A772D" w:rsidRPr="003F7CF1" w:rsidRDefault="009A772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95"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9A772D" w:rsidRPr="003F7CF1" w:rsidRDefault="009A772D"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96"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9A772D" w:rsidRPr="003F7CF1" w:rsidRDefault="009A772D" w:rsidP="00E80032">
                        <w:pPr>
                          <w:pStyle w:val="SourceCodeBoxHeader"/>
                          <w:rPr>
                            <w:sz w:val="19"/>
                            <w:szCs w:val="19"/>
                            <w:lang w:val="sv-SE"/>
                          </w:rPr>
                        </w:pPr>
                        <w:r w:rsidRPr="003F7CF1">
                          <w:rPr>
                            <w:sz w:val="19"/>
                            <w:szCs w:val="19"/>
                            <w:lang w:val="sv-SE"/>
                          </w:rPr>
                          <w:t>Routine.o</w:t>
                        </w:r>
                      </w:p>
                    </w:txbxContent>
                  </v:textbox>
                </v:shape>
                <v:rect id="Rectangle 212" o:spid="_x0000_s1297"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9A772D" w:rsidRPr="003F7CF1" w:rsidRDefault="009A772D" w:rsidP="00E80032">
                        <w:pPr>
                          <w:pStyle w:val="SourceCodeBoxText"/>
                          <w:rPr>
                            <w:sz w:val="19"/>
                            <w:szCs w:val="19"/>
                            <w:lang w:val="en-US"/>
                          </w:rPr>
                        </w:pPr>
                        <w:r w:rsidRPr="003F7CF1">
                          <w:rPr>
                            <w:sz w:val="19"/>
                            <w:szCs w:val="19"/>
                            <w:lang w:val="en-US"/>
                          </w:rPr>
                          <w:t>Compiler</w:t>
                        </w:r>
                      </w:p>
                    </w:txbxContent>
                  </v:textbox>
                </v:rect>
                <v:shape id="Text Box 213" o:spid="_x0000_s1298"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9A772D" w:rsidRPr="003F7CF1" w:rsidRDefault="009A772D" w:rsidP="00E80032">
                        <w:pPr>
                          <w:pStyle w:val="SourceCodeBoxHeader"/>
                          <w:rPr>
                            <w:sz w:val="19"/>
                            <w:szCs w:val="19"/>
                            <w:lang w:val="sv-SE"/>
                          </w:rPr>
                        </w:pPr>
                        <w:r w:rsidRPr="003F7CF1">
                          <w:rPr>
                            <w:sz w:val="19"/>
                            <w:szCs w:val="19"/>
                            <w:lang w:val="sv-SE"/>
                          </w:rPr>
                          <w:t>Standard Library</w:t>
                        </w:r>
                      </w:p>
                    </w:txbxContent>
                  </v:textbox>
                </v:shape>
                <v:line id="Line 214" o:spid="_x0000_s1299"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300"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301"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302"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303"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304"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305"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306"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307"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9A772D" w:rsidRPr="003F7CF1" w:rsidRDefault="009A772D"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13" w:name="_Toc320485573"/>
      <w:bookmarkStart w:id="514" w:name="_Toc323656682"/>
      <w:bookmarkStart w:id="515" w:name="_Toc324085420"/>
      <w:bookmarkStart w:id="516" w:name="_Toc383781072"/>
      <w:bookmarkStart w:id="517" w:name="_Toc53473663"/>
      <w:r w:rsidRPr="00EC76D5">
        <w:t>The Hello-World Program</w:t>
      </w:r>
      <w:bookmarkEnd w:id="513"/>
      <w:bookmarkEnd w:id="514"/>
      <w:bookmarkEnd w:id="515"/>
      <w:bookmarkEnd w:id="516"/>
      <w:bookmarkEnd w:id="517"/>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7"/>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18" w:name="_Toc320485574"/>
      <w:bookmarkStart w:id="519" w:name="_Toc323656683"/>
      <w:bookmarkStart w:id="520" w:name="_Toc324085421"/>
      <w:bookmarkStart w:id="521" w:name="_Toc383781073"/>
      <w:bookmarkStart w:id="522" w:name="_Toc53473664"/>
      <w:r w:rsidRPr="00EC76D5">
        <w:t>Comments</w:t>
      </w:r>
      <w:bookmarkEnd w:id="518"/>
      <w:bookmarkEnd w:id="519"/>
      <w:bookmarkEnd w:id="520"/>
      <w:bookmarkEnd w:id="521"/>
      <w:bookmarkEnd w:id="522"/>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8"/>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5F99F20E"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D46DBD">
        <w:t>21.10</w:t>
      </w:r>
      <w:r w:rsidRPr="00EC76D5">
        <w:fldChar w:fldCharType="end"/>
      </w:r>
      <w:r w:rsidRPr="00EC76D5">
        <w:t>) for details.</w:t>
      </w:r>
    </w:p>
    <w:p w14:paraId="3920A6C7" w14:textId="77777777" w:rsidR="00E80032" w:rsidRPr="00EC76D5" w:rsidRDefault="00E80032" w:rsidP="00E80032">
      <w:pPr>
        <w:pStyle w:val="Code"/>
      </w:pPr>
      <w:bookmarkStart w:id="523"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2"/>
      </w:pPr>
      <w:bookmarkStart w:id="524" w:name="_Toc323656684"/>
      <w:bookmarkStart w:id="525" w:name="_Toc324085422"/>
      <w:bookmarkStart w:id="526" w:name="_Toc383781074"/>
      <w:bookmarkStart w:id="527" w:name="_Toc53473665"/>
      <w:r w:rsidRPr="00EC76D5">
        <w:t>Types and Variables</w:t>
      </w:r>
      <w:bookmarkEnd w:id="523"/>
      <w:bookmarkEnd w:id="524"/>
      <w:bookmarkEnd w:id="525"/>
      <w:bookmarkEnd w:id="526"/>
      <w:bookmarkEnd w:id="52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28" w:name="_Toc320485576"/>
      <w:bookmarkStart w:id="529" w:name="_Toc323656685"/>
      <w:bookmarkStart w:id="530" w:name="_Toc324085423"/>
      <w:bookmarkStart w:id="531" w:name="_Toc383781075"/>
      <w:bookmarkStart w:id="532" w:name="_Ref383781525"/>
      <w:bookmarkStart w:id="533" w:name="_Toc53473666"/>
      <w:r w:rsidRPr="00EC76D5">
        <w:t>Simple Types</w:t>
      </w:r>
      <w:bookmarkEnd w:id="528"/>
      <w:bookmarkEnd w:id="529"/>
      <w:bookmarkEnd w:id="530"/>
      <w:bookmarkEnd w:id="531"/>
      <w:bookmarkEnd w:id="532"/>
      <w:bookmarkEnd w:id="53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proofErr w:type="spellStart"/>
      <w:r w:rsidRPr="00EC76D5">
        <w:rPr>
          <w:rStyle w:val="CodeInText0"/>
        </w:rPr>
        <w:t>boolean</w:t>
      </w:r>
      <w:proofErr w:type="spellEnd"/>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9"/>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4" w:name="_Toc320485577"/>
      <w:bookmarkStart w:id="535" w:name="_Toc323656686"/>
      <w:bookmarkStart w:id="536" w:name="_Toc324085424"/>
      <w:bookmarkStart w:id="537" w:name="_Toc383781076"/>
      <w:bookmarkStart w:id="538" w:name="_Toc53473667"/>
      <w:r w:rsidRPr="00EC76D5">
        <w:t>Variables</w:t>
      </w:r>
      <w:bookmarkEnd w:id="534"/>
      <w:bookmarkEnd w:id="535"/>
      <w:bookmarkEnd w:id="536"/>
      <w:bookmarkEnd w:id="537"/>
      <w:bookmarkEnd w:id="538"/>
    </w:p>
    <w:p w14:paraId="1797A312" w14:textId="6629049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t>initialize</w:t>
      </w:r>
      <w:r w:rsidRPr="00EC76D5">
        <w:t xml:space="preserve"> the variable; that is, assign it a value. If we do not, the variable’s value is undefined</w:t>
      </w:r>
      <w:r w:rsidRPr="00EC76D5">
        <w:rPr>
          <w:rStyle w:val="Fotnotsreferens"/>
          <w:szCs w:val="21"/>
        </w:rPr>
        <w:footnoteReference w:id="10"/>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9A772D" w:rsidRPr="003F7CF1" w:rsidRDefault="009A772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9A772D" w:rsidRPr="003F7CF1" w:rsidRDefault="009A772D"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9A772D" w:rsidRPr="003F7CF1" w:rsidRDefault="009A772D"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9A772D" w:rsidRPr="003F7CF1" w:rsidRDefault="009A772D"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9A772D" w:rsidRPr="003F7CF1" w:rsidRDefault="009A772D"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9A772D" w:rsidRPr="003F7CF1" w:rsidRDefault="009A772D"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9A772D" w:rsidRPr="003F7CF1" w:rsidRDefault="009A772D"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9A772D" w:rsidRPr="003F7CF1" w:rsidRDefault="009A772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308"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">
                <v:shape id="_x0000_s1309" type="#_x0000_t75" style="position:absolute;width:38779;height:9017;visibility:visible;mso-wrap-style:square">
                  <v:fill o:detectmouseclick="t"/>
                  <v:path o:connecttype="none"/>
                </v:shape>
                <v:rect id="Rectangle 283" o:spid="_x0000_s131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9A772D" w:rsidRPr="003F7CF1" w:rsidRDefault="009A772D" w:rsidP="00E80032">
                        <w:pPr>
                          <w:pStyle w:val="SourceCodeBoxText"/>
                          <w:rPr>
                            <w:sz w:val="19"/>
                            <w:szCs w:val="19"/>
                          </w:rPr>
                        </w:pPr>
                        <w:r w:rsidRPr="003F7CF1">
                          <w:rPr>
                            <w:sz w:val="19"/>
                            <w:szCs w:val="19"/>
                          </w:rPr>
                          <w:t>123</w:t>
                        </w:r>
                      </w:p>
                    </w:txbxContent>
                  </v:textbox>
                </v:rect>
                <v:shape id="Text Box 284" o:spid="_x0000_s131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9A772D" w:rsidRPr="003F7CF1" w:rsidRDefault="009A772D" w:rsidP="00E80032">
                        <w:pPr>
                          <w:pStyle w:val="SourceCodeBoxHeader"/>
                          <w:rPr>
                            <w:sz w:val="19"/>
                            <w:szCs w:val="19"/>
                          </w:rPr>
                        </w:pPr>
                        <w:r w:rsidRPr="003F7CF1">
                          <w:rPr>
                            <w:sz w:val="19"/>
                            <w:szCs w:val="19"/>
                          </w:rPr>
                          <w:t>i</w:t>
                        </w:r>
                      </w:p>
                    </w:txbxContent>
                  </v:textbox>
                </v:shape>
                <v:rect id="Rectangle 285" o:spid="_x0000_s1312"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9A772D" w:rsidRPr="003F7CF1" w:rsidRDefault="009A772D" w:rsidP="00E80032">
                        <w:pPr>
                          <w:pStyle w:val="SourceCodeBoxText"/>
                          <w:rPr>
                            <w:sz w:val="19"/>
                            <w:szCs w:val="19"/>
                          </w:rPr>
                        </w:pPr>
                        <w:r w:rsidRPr="003F7CF1">
                          <w:rPr>
                            <w:sz w:val="19"/>
                            <w:szCs w:val="19"/>
                          </w:rPr>
                          <w:t>?</w:t>
                        </w:r>
                      </w:p>
                    </w:txbxContent>
                  </v:textbox>
                </v:rect>
                <v:shape id="Text Box 286" o:spid="_x0000_s1313"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9A772D" w:rsidRPr="003F7CF1" w:rsidRDefault="009A772D" w:rsidP="00E80032">
                        <w:pPr>
                          <w:pStyle w:val="SourceCodeBoxHeader"/>
                          <w:rPr>
                            <w:sz w:val="19"/>
                            <w:szCs w:val="19"/>
                            <w:lang w:val="sv-SE"/>
                          </w:rPr>
                        </w:pPr>
                        <w:r w:rsidRPr="003F7CF1">
                          <w:rPr>
                            <w:sz w:val="19"/>
                            <w:szCs w:val="19"/>
                            <w:lang w:val="sv-SE"/>
                          </w:rPr>
                          <w:t>j</w:t>
                        </w:r>
                      </w:p>
                    </w:txbxContent>
                  </v:textbox>
                </v:shape>
                <v:rect id="Rectangle 287" o:spid="_x0000_s1314"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9A772D" w:rsidRPr="003F7CF1" w:rsidRDefault="009A772D" w:rsidP="00E80032">
                        <w:pPr>
                          <w:pStyle w:val="SourceCodeBoxText"/>
                          <w:rPr>
                            <w:sz w:val="19"/>
                            <w:szCs w:val="19"/>
                          </w:rPr>
                        </w:pPr>
                        <w:r w:rsidRPr="003F7CF1">
                          <w:rPr>
                            <w:sz w:val="19"/>
                            <w:szCs w:val="19"/>
                          </w:rPr>
                          <w:t>3.14</w:t>
                        </w:r>
                      </w:p>
                    </w:txbxContent>
                  </v:textbox>
                </v:rect>
                <v:shape id="Text Box 288" o:spid="_x0000_s1315"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9A772D" w:rsidRPr="003F7CF1" w:rsidRDefault="009A772D" w:rsidP="00E80032">
                        <w:pPr>
                          <w:pStyle w:val="SourceCodeBoxHeader"/>
                          <w:rPr>
                            <w:sz w:val="19"/>
                            <w:szCs w:val="19"/>
                            <w:lang w:val="sv-SE"/>
                          </w:rPr>
                        </w:pPr>
                        <w:r w:rsidRPr="003F7CF1">
                          <w:rPr>
                            <w:sz w:val="19"/>
                            <w:szCs w:val="19"/>
                            <w:lang w:val="sv-SE"/>
                          </w:rPr>
                          <w:t>d</w:t>
                        </w:r>
                      </w:p>
                    </w:txbxContent>
                  </v:textbox>
                </v:shape>
                <v:rect id="Rectangle 289" o:spid="_x0000_s1316"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9A772D" w:rsidRPr="003F7CF1" w:rsidRDefault="009A772D" w:rsidP="00E80032">
                        <w:pPr>
                          <w:pStyle w:val="SourceCodeBoxText"/>
                          <w:rPr>
                            <w:sz w:val="19"/>
                            <w:szCs w:val="19"/>
                          </w:rPr>
                        </w:pPr>
                        <w:r w:rsidRPr="003F7CF1">
                          <w:rPr>
                            <w:sz w:val="19"/>
                            <w:szCs w:val="19"/>
                          </w:rPr>
                          <w:t>'a'</w:t>
                        </w:r>
                      </w:p>
                    </w:txbxContent>
                  </v:textbox>
                </v:rect>
                <v:shape id="Text Box 290" o:spid="_x0000_s1317"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9A772D" w:rsidRPr="003F7CF1" w:rsidRDefault="009A772D"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1"/>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9" w:name="_Toc320485578"/>
      <w:bookmarkStart w:id="540" w:name="_Toc323656687"/>
      <w:bookmarkStart w:id="541" w:name="_Toc324085425"/>
      <w:bookmarkStart w:id="542" w:name="_Toc383781077"/>
      <w:bookmarkStart w:id="543" w:name="_Toc53473668"/>
      <w:bookmarkStart w:id="544" w:name="_Toc320485579"/>
      <w:r w:rsidRPr="00EC76D5">
        <w:t>Constants</w:t>
      </w:r>
      <w:bookmarkEnd w:id="539"/>
      <w:bookmarkEnd w:id="540"/>
      <w:bookmarkEnd w:id="541"/>
      <w:bookmarkEnd w:id="542"/>
      <w:bookmarkEnd w:id="543"/>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5" w:name="_Toc323656688"/>
      <w:bookmarkStart w:id="546" w:name="_Toc324085426"/>
      <w:bookmarkStart w:id="547" w:name="_Toc383781078"/>
      <w:bookmarkStart w:id="548" w:name="_Toc53473669"/>
      <w:r w:rsidRPr="00EC76D5">
        <w:t>Output</w:t>
      </w:r>
      <w:bookmarkEnd w:id="544"/>
      <w:bookmarkEnd w:id="545"/>
      <w:bookmarkEnd w:id="546"/>
      <w:bookmarkEnd w:id="547"/>
      <w:bookmarkEnd w:id="548"/>
    </w:p>
    <w:p w14:paraId="68E5301E" w14:textId="77777777" w:rsidR="00E80032" w:rsidRPr="00EC76D5" w:rsidRDefault="00E80032" w:rsidP="00E80032">
      <w:r w:rsidRPr="00EC76D5">
        <w:t xml:space="preserve">As noted in the first section of this chapter, the standard function for output is </w:t>
      </w:r>
      <w:proofErr w:type="spellStart"/>
      <w:r w:rsidRPr="00EC76D5">
        <w:rPr>
          <w:rStyle w:val="CodeInText0"/>
        </w:rPr>
        <w:t>printf</w:t>
      </w:r>
      <w:proofErr w:type="spellEnd"/>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proofErr w:type="spellStart"/>
            <w:r w:rsidRPr="00EC76D5">
              <w:t>lf</w:t>
            </w:r>
            <w:proofErr w:type="spellEnd"/>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proofErr w:type="spellStart"/>
      <w:r w:rsidRPr="00EC76D5">
        <w:rPr>
          <w:i/>
        </w:rPr>
        <w:t>i</w:t>
      </w:r>
      <w:proofErr w:type="spellEnd"/>
      <w:r w:rsidRPr="00EC76D5">
        <w:t xml:space="preserve"> represents an integer, </w:t>
      </w:r>
      <w:r w:rsidRPr="00EC76D5">
        <w:rPr>
          <w:i/>
        </w:rPr>
        <w:t>f</w:t>
      </w:r>
      <w:r w:rsidRPr="00EC76D5">
        <w:rPr>
          <w:rStyle w:val="Fotnotsreferens"/>
          <w:i/>
          <w:szCs w:val="21"/>
        </w:rPr>
        <w:footnoteReference w:id="12"/>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9" w:name="_Toc320485580"/>
      <w:bookmarkStart w:id="550" w:name="_Toc323656689"/>
      <w:bookmarkStart w:id="551" w:name="_Toc324085427"/>
      <w:bookmarkStart w:id="552" w:name="_Toc383781079"/>
      <w:bookmarkStart w:id="553" w:name="_Toc53473670"/>
      <w:r w:rsidRPr="00EC76D5">
        <w:t>Input</w:t>
      </w:r>
      <w:bookmarkEnd w:id="549"/>
      <w:bookmarkEnd w:id="550"/>
      <w:bookmarkEnd w:id="551"/>
      <w:bookmarkEnd w:id="552"/>
      <w:bookmarkEnd w:id="553"/>
    </w:p>
    <w:p w14:paraId="299686DD" w14:textId="77777777" w:rsidR="00E80032" w:rsidRPr="00EC76D5" w:rsidRDefault="00E80032" w:rsidP="00E80032">
      <w:r w:rsidRPr="00EC76D5">
        <w:t xml:space="preserve">The standard functions for input is and </w:t>
      </w:r>
      <w:proofErr w:type="spellStart"/>
      <w:r w:rsidRPr="00EC76D5">
        <w:rPr>
          <w:rStyle w:val="CodeInText0"/>
        </w:rPr>
        <w:t>scanf</w:t>
      </w:r>
      <w:proofErr w:type="spellEnd"/>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proofErr w:type="spellStart"/>
      <w:r w:rsidRPr="00EC76D5">
        <w:rPr>
          <w:rStyle w:val="CodeInText0"/>
        </w:rPr>
        <w:t>printf</w:t>
      </w:r>
      <w:proofErr w:type="spellEnd"/>
      <w:r w:rsidRPr="00EC76D5">
        <w:t xml:space="preserve">, its first argument is the format string. The format codes mostly agree with those of </w:t>
      </w:r>
      <w:proofErr w:type="spellStart"/>
      <w:r w:rsidRPr="00EC76D5">
        <w:rPr>
          <w:rStyle w:val="CodeInText0"/>
        </w:rPr>
        <w:t>printf</w:t>
      </w:r>
      <w:proofErr w:type="spellEnd"/>
      <w:r w:rsidRPr="00EC76D5">
        <w:t xml:space="preserve">, but not completely. See the table at the end of the chapter for a list of format codes. For instance, </w:t>
      </w:r>
      <w:proofErr w:type="spellStart"/>
      <w:r w:rsidRPr="00EC76D5">
        <w:rPr>
          <w:rStyle w:val="CodeInText0"/>
        </w:rPr>
        <w:t>scanf</w:t>
      </w:r>
      <w:proofErr w:type="spellEnd"/>
      <w:r w:rsidRPr="00EC76D5">
        <w:t xml:space="preserve"> expects </w:t>
      </w:r>
      <w:proofErr w:type="spellStart"/>
      <w:r w:rsidRPr="00EC76D5">
        <w:rPr>
          <w:rStyle w:val="KeyWord"/>
        </w:rPr>
        <w:t>lf</w:t>
      </w:r>
      <w:proofErr w:type="spellEnd"/>
      <w:r w:rsidRPr="00EC76D5">
        <w:t xml:space="preserve"> to read a double value, in contrast to </w:t>
      </w:r>
      <w:proofErr w:type="spellStart"/>
      <w:r w:rsidRPr="00EC76D5">
        <w:rPr>
          <w:rStyle w:val="CodeInText0"/>
        </w:rPr>
        <w:t>printf</w:t>
      </w:r>
      <w:proofErr w:type="spellEnd"/>
      <w:r w:rsidRPr="00EC76D5">
        <w:t xml:space="preserve"> that expects </w:t>
      </w:r>
      <w:r w:rsidRPr="00EC76D5">
        <w:rPr>
          <w:rStyle w:val="KeyWord"/>
        </w:rPr>
        <w:t>f</w:t>
      </w:r>
      <w:r w:rsidRPr="00EC76D5">
        <w:rPr>
          <w:rStyle w:val="Fotnotsreferens"/>
          <w:i/>
          <w:szCs w:val="21"/>
        </w:rPr>
        <w:footnoteReference w:id="13"/>
      </w:r>
      <w:r w:rsidRPr="00EC76D5">
        <w:t>.</w:t>
      </w:r>
    </w:p>
    <w:p w14:paraId="0CA40E7A" w14:textId="71744F54" w:rsidR="00E80032" w:rsidRPr="00EC76D5" w:rsidRDefault="00E80032" w:rsidP="00E80032">
      <w:r w:rsidRPr="00EC76D5">
        <w:t xml:space="preserve">Another difference is that while </w:t>
      </w:r>
      <w:proofErr w:type="spellStart"/>
      <w:r w:rsidRPr="00EC76D5">
        <w:rPr>
          <w:rStyle w:val="CodeInText0"/>
        </w:rPr>
        <w:t>printf</w:t>
      </w:r>
      <w:proofErr w:type="spellEnd"/>
      <w:r w:rsidRPr="00EC76D5">
        <w:t xml:space="preserve"> wants the values corresponding to the format codes, </w:t>
      </w:r>
      <w:proofErr w:type="spellStart"/>
      <w:r w:rsidRPr="00EC76D5">
        <w:rPr>
          <w:rStyle w:val="CodeInText0"/>
        </w:rPr>
        <w:t>scanf</w:t>
      </w:r>
      <w:proofErr w:type="spellEnd"/>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D46DBD">
        <w:t>10.1.1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proofErr w:type="spellStart"/>
            <w:r w:rsidRPr="00EC76D5">
              <w:lastRenderedPageBreak/>
              <w:t>lf</w:t>
            </w:r>
            <w:proofErr w:type="spellEnd"/>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proofErr w:type="spellStart"/>
            <w:r w:rsidRPr="00EC76D5">
              <w:t>ld</w:t>
            </w:r>
            <w:proofErr w:type="spellEnd"/>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proofErr w:type="spellStart"/>
      <w:r w:rsidRPr="00EC76D5">
        <w:rPr>
          <w:rStyle w:val="CodeInText0"/>
        </w:rPr>
        <w:t>scanf</w:t>
      </w:r>
      <w:proofErr w:type="spellEnd"/>
      <w:r w:rsidRPr="00EC76D5">
        <w:t xml:space="preserve"> expects </w:t>
      </w:r>
      <w:proofErr w:type="spellStart"/>
      <w:r w:rsidRPr="00EC76D5">
        <w:rPr>
          <w:rStyle w:val="CodeInText0"/>
        </w:rPr>
        <w:t>lf</w:t>
      </w:r>
      <w:proofErr w:type="spellEnd"/>
      <w:r w:rsidRPr="00EC76D5">
        <w:t xml:space="preserve"> to represent a double float, in contrast to </w:t>
      </w:r>
      <w:proofErr w:type="spellStart"/>
      <w:r w:rsidRPr="00EC76D5">
        <w:rPr>
          <w:rStyle w:val="CodeInText0"/>
        </w:rPr>
        <w:t>printf</w:t>
      </w:r>
      <w:proofErr w:type="spellEnd"/>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54" w:name="_Toc320485581"/>
      <w:r w:rsidRPr="00EC76D5">
        <w:t xml:space="preserve">There is also the </w:t>
      </w:r>
      <w:r w:rsidRPr="00EC76D5">
        <w:rPr>
          <w:rStyle w:val="CodeInText0"/>
        </w:rPr>
        <w:t>gets</w:t>
      </w:r>
      <w:r w:rsidRPr="00EC76D5">
        <w:t xml:space="preserve"> function that reads a string until it reaches a new-line, which differs from </w:t>
      </w:r>
      <w:proofErr w:type="spellStart"/>
      <w:r w:rsidRPr="00EC76D5">
        <w:rPr>
          <w:rStyle w:val="CodeInText0"/>
        </w:rPr>
        <w:t>scanf</w:t>
      </w:r>
      <w:proofErr w:type="spellEnd"/>
      <w:r w:rsidRPr="00EC76D5">
        <w:t xml:space="preserve"> that reads a string until it reaches a white-space character</w:t>
      </w:r>
      <w:r w:rsidRPr="00EC76D5">
        <w:rPr>
          <w:rStyle w:val="Fotnotsreferens"/>
        </w:rPr>
        <w:footnoteReference w:id="14"/>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proofErr w:type="spellStart"/>
      <w:r w:rsidRPr="00EC76D5">
        <w:rPr>
          <w:rStyle w:val="CodeInText0"/>
        </w:rPr>
        <w:t>scanf</w:t>
      </w:r>
      <w:proofErr w:type="spellEnd"/>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5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56" w:name="_Toc323656690"/>
      <w:bookmarkStart w:id="557" w:name="_Toc324085428"/>
      <w:bookmarkStart w:id="558" w:name="_Toc383781080"/>
      <w:bookmarkStart w:id="559" w:name="_Toc53473671"/>
      <w:r w:rsidRPr="00EC76D5">
        <w:t>Enumerations</w:t>
      </w:r>
      <w:bookmarkEnd w:id="554"/>
      <w:bookmarkEnd w:id="556"/>
      <w:bookmarkEnd w:id="557"/>
      <w:bookmarkEnd w:id="558"/>
      <w:bookmarkEnd w:id="55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15"/>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0" w:name="_Toc320485582"/>
      <w:bookmarkStart w:id="561" w:name="_Toc323656691"/>
      <w:bookmarkStart w:id="562" w:name="_Toc324085429"/>
      <w:bookmarkStart w:id="563" w:name="_Toc383781081"/>
      <w:bookmarkStart w:id="564" w:name="_Toc53473672"/>
      <w:r w:rsidRPr="00EC76D5">
        <w:t>Arrays</w:t>
      </w:r>
      <w:bookmarkEnd w:id="560"/>
      <w:bookmarkEnd w:id="561"/>
      <w:bookmarkEnd w:id="562"/>
      <w:bookmarkEnd w:id="563"/>
      <w:bookmarkEnd w:id="56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w:t>
      </w:r>
      <w:proofErr w:type="spellStart"/>
      <w:r w:rsidRPr="00EC76D5">
        <w:t>of</w:t>
      </w:r>
      <w:proofErr w:type="spellEnd"/>
      <w:r w:rsidRPr="00EC76D5">
        <w:t xml:space="preserve">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9A772D" w:rsidRPr="003F7CF1" w:rsidRDefault="009A772D"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18"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MMDxYX5AQAA0wMAAA4AAAAAAAAAAAAAAAAALgIA&#10;AGRycy9lMm9Eb2MueG1sUEsBAi0AFAAGAAgAAAAhANtsmgHcAAAACAEAAA8AAAAAAAAAAAAAAAAA&#10;UwQAAGRycy9kb3ducmV2LnhtbFBLBQYAAAAABAAEAPMAAABcBQAAAAA=&#10;" filled="f" stroked="f">
                <v:textbox>
                  <w:txbxContent>
                    <w:p w14:paraId="69D593F5" w14:textId="77777777" w:rsidR="009A772D" w:rsidRPr="003F7CF1" w:rsidRDefault="009A772D"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9A772D" w:rsidRPr="003F7CF1" w:rsidRDefault="009A772D"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9A772D" w:rsidRPr="003F7CF1" w:rsidRDefault="009A772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9A772D" w:rsidRPr="003F7CF1" w:rsidRDefault="009A772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9A772D" w:rsidRPr="003F7CF1" w:rsidRDefault="009A772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9A772D" w:rsidRPr="003F7CF1" w:rsidRDefault="009A772D"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9A772D" w:rsidRPr="003F7CF1" w:rsidRDefault="009A772D"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9A772D" w:rsidRPr="003F7CF1" w:rsidRDefault="009A772D"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9A772D" w:rsidRPr="003F7CF1" w:rsidRDefault="009A772D"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9A772D" w:rsidRPr="003F7CF1" w:rsidRDefault="009A772D"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9A772D" w:rsidRPr="003F7CF1" w:rsidRDefault="009A772D"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9A772D" w:rsidRPr="003F7CF1" w:rsidRDefault="009A772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9A772D" w:rsidRPr="003F7CF1" w:rsidRDefault="009A772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9A772D" w:rsidRPr="003F7CF1" w:rsidRDefault="009A772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9A772D" w:rsidRPr="003F7CF1" w:rsidRDefault="009A772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9A772D" w:rsidRPr="003F7CF1" w:rsidRDefault="009A772D"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9A772D" w:rsidRPr="003F7CF1" w:rsidRDefault="009A772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9A772D" w:rsidRPr="003F7CF1" w:rsidRDefault="009A772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9A772D" w:rsidRPr="003F7CF1" w:rsidRDefault="009A772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9A772D" w:rsidRPr="003F7CF1" w:rsidRDefault="009A772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9A772D" w:rsidRPr="003F7CF1" w:rsidRDefault="009A772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9A772D" w:rsidRPr="003F7CF1" w:rsidRDefault="009A772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9A772D" w:rsidRPr="003F7CF1" w:rsidRDefault="009A772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9A772D" w:rsidRPr="003F7CF1" w:rsidRDefault="009A772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9A772D" w:rsidRPr="003F7CF1" w:rsidRDefault="009A772D"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9A772D" w:rsidRPr="003F7CF1" w:rsidRDefault="009A772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9A772D" w:rsidRPr="003F7CF1" w:rsidRDefault="009A772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9A772D" w:rsidRPr="003F7CF1" w:rsidRDefault="009A772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19"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">
                <v:shape id="_x0000_s1320" type="#_x0000_t75" style="position:absolute;width:57384;height:9017;visibility:visible;mso-wrap-style:square">
                  <v:fill o:detectmouseclick="t"/>
                  <v:path o:connecttype="none"/>
                </v:shape>
                <v:rect id="Rectangle 160" o:spid="_x0000_s1321"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9A772D" w:rsidRPr="003F7CF1" w:rsidRDefault="009A772D" w:rsidP="00E80032">
                        <w:pPr>
                          <w:pStyle w:val="SourceCodeBoxText"/>
                          <w:rPr>
                            <w:sz w:val="19"/>
                            <w:szCs w:val="19"/>
                          </w:rPr>
                        </w:pPr>
                        <w:r w:rsidRPr="003F7CF1">
                          <w:rPr>
                            <w:sz w:val="19"/>
                            <w:szCs w:val="19"/>
                          </w:rPr>
                          <w:t>11</w:t>
                        </w:r>
                      </w:p>
                    </w:txbxContent>
                  </v:textbox>
                </v:rect>
                <v:shape id="Text Box 161" o:spid="_x0000_s1322"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9A772D" w:rsidRPr="003F7CF1" w:rsidRDefault="009A772D" w:rsidP="00E80032">
                        <w:pPr>
                          <w:pStyle w:val="SourceCodeBoxHeader"/>
                          <w:rPr>
                            <w:sz w:val="19"/>
                            <w:szCs w:val="19"/>
                            <w:lang w:val="sv-SE"/>
                          </w:rPr>
                        </w:pPr>
                        <w:r w:rsidRPr="003F7CF1">
                          <w:rPr>
                            <w:sz w:val="19"/>
                            <w:szCs w:val="19"/>
                            <w:lang w:val="sv-SE"/>
                          </w:rPr>
                          <w:t>a</w:t>
                        </w:r>
                      </w:p>
                    </w:txbxContent>
                  </v:textbox>
                </v:shape>
                <v:shape id="Text Box 162" o:spid="_x0000_s1323"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9A772D" w:rsidRPr="003F7CF1" w:rsidRDefault="009A772D" w:rsidP="00E80032">
                        <w:pPr>
                          <w:pStyle w:val="SourceCodeBoxHeader"/>
                          <w:rPr>
                            <w:sz w:val="19"/>
                            <w:szCs w:val="19"/>
                            <w:lang w:val="sv-SE"/>
                          </w:rPr>
                        </w:pPr>
                        <w:r w:rsidRPr="003F7CF1">
                          <w:rPr>
                            <w:sz w:val="19"/>
                            <w:szCs w:val="19"/>
                            <w:lang w:val="sv-SE"/>
                          </w:rPr>
                          <w:t>b</w:t>
                        </w:r>
                      </w:p>
                    </w:txbxContent>
                  </v:textbox>
                </v:shape>
                <v:shape id="Text Box 163" o:spid="_x0000_s1324"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9A772D" w:rsidRPr="003F7CF1" w:rsidRDefault="009A772D" w:rsidP="00E80032">
                        <w:pPr>
                          <w:pStyle w:val="SourceCodeBoxHeader"/>
                          <w:rPr>
                            <w:sz w:val="19"/>
                            <w:szCs w:val="19"/>
                            <w:lang w:val="sv-SE"/>
                          </w:rPr>
                        </w:pPr>
                        <w:r w:rsidRPr="003F7CF1">
                          <w:rPr>
                            <w:sz w:val="19"/>
                            <w:szCs w:val="19"/>
                            <w:lang w:val="sv-SE"/>
                          </w:rPr>
                          <w:t>c</w:t>
                        </w:r>
                      </w:p>
                    </w:txbxContent>
                  </v:textbox>
                </v:shape>
                <v:rect id="Rectangle 164" o:spid="_x0000_s1325"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9A772D" w:rsidRPr="003F7CF1" w:rsidRDefault="009A772D" w:rsidP="00E80032">
                        <w:pPr>
                          <w:pStyle w:val="SourceCodeBoxText"/>
                          <w:rPr>
                            <w:sz w:val="19"/>
                            <w:szCs w:val="19"/>
                          </w:rPr>
                        </w:pPr>
                        <w:r w:rsidRPr="003F7CF1">
                          <w:rPr>
                            <w:sz w:val="19"/>
                            <w:szCs w:val="19"/>
                          </w:rPr>
                          <w:t>12</w:t>
                        </w:r>
                      </w:p>
                    </w:txbxContent>
                  </v:textbox>
                </v:rect>
                <v:rect id="Rectangle 165" o:spid="_x0000_s1326"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9A772D" w:rsidRPr="003F7CF1" w:rsidRDefault="009A772D" w:rsidP="00E80032">
                        <w:pPr>
                          <w:pStyle w:val="SourceCodeBoxText"/>
                          <w:rPr>
                            <w:sz w:val="19"/>
                            <w:szCs w:val="19"/>
                          </w:rPr>
                        </w:pPr>
                        <w:r w:rsidRPr="003F7CF1">
                          <w:rPr>
                            <w:sz w:val="19"/>
                            <w:szCs w:val="19"/>
                          </w:rPr>
                          <w:t>13</w:t>
                        </w:r>
                      </w:p>
                    </w:txbxContent>
                  </v:textbox>
                </v:rect>
                <v:rect id="Rectangle 166" o:spid="_x0000_s1327"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9A772D" w:rsidRPr="003F7CF1" w:rsidRDefault="009A772D" w:rsidP="00E80032">
                        <w:pPr>
                          <w:pStyle w:val="SourceCodeBoxText"/>
                          <w:rPr>
                            <w:sz w:val="19"/>
                            <w:szCs w:val="19"/>
                          </w:rPr>
                        </w:pPr>
                        <w:r w:rsidRPr="003F7CF1">
                          <w:rPr>
                            <w:sz w:val="19"/>
                            <w:szCs w:val="19"/>
                          </w:rPr>
                          <w:t>1.2</w:t>
                        </w:r>
                      </w:p>
                    </w:txbxContent>
                  </v:textbox>
                </v:rect>
                <v:rect id="Rectangle 167" o:spid="_x0000_s1328"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9A772D" w:rsidRPr="003F7CF1" w:rsidRDefault="009A772D" w:rsidP="00E80032">
                        <w:pPr>
                          <w:pStyle w:val="SourceCodeBoxText"/>
                          <w:rPr>
                            <w:sz w:val="19"/>
                            <w:szCs w:val="19"/>
                          </w:rPr>
                        </w:pPr>
                        <w:r w:rsidRPr="003F7CF1">
                          <w:rPr>
                            <w:sz w:val="19"/>
                            <w:szCs w:val="19"/>
                          </w:rPr>
                          <w:t>3.4</w:t>
                        </w:r>
                      </w:p>
                    </w:txbxContent>
                  </v:textbox>
                </v:rect>
                <v:rect id="Rectangle 168" o:spid="_x0000_s1329"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9A772D" w:rsidRPr="003F7CF1" w:rsidRDefault="009A772D" w:rsidP="00E80032">
                        <w:pPr>
                          <w:pStyle w:val="SourceCodeBoxText"/>
                          <w:rPr>
                            <w:sz w:val="19"/>
                            <w:szCs w:val="19"/>
                          </w:rPr>
                        </w:pPr>
                        <w:r w:rsidRPr="003F7CF1">
                          <w:rPr>
                            <w:sz w:val="19"/>
                            <w:szCs w:val="19"/>
                          </w:rPr>
                          <w:t>'a'</w:t>
                        </w:r>
                      </w:p>
                    </w:txbxContent>
                  </v:textbox>
                </v:rect>
                <v:rect id="Rectangle 169" o:spid="_x0000_s1330"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9A772D" w:rsidRPr="003F7CF1" w:rsidRDefault="009A772D" w:rsidP="00E80032">
                        <w:pPr>
                          <w:pStyle w:val="SourceCodeBoxText"/>
                          <w:rPr>
                            <w:sz w:val="19"/>
                            <w:szCs w:val="19"/>
                          </w:rPr>
                        </w:pPr>
                        <w:r w:rsidRPr="003F7CF1">
                          <w:rPr>
                            <w:sz w:val="19"/>
                            <w:szCs w:val="19"/>
                          </w:rPr>
                          <w:t>'b'</w:t>
                        </w:r>
                      </w:p>
                    </w:txbxContent>
                  </v:textbox>
                </v:rect>
                <v:rect id="Rectangle 170" o:spid="_x0000_s1331"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9A772D" w:rsidRPr="003F7CF1" w:rsidRDefault="009A772D" w:rsidP="00E80032">
                        <w:pPr>
                          <w:pStyle w:val="SourceCodeBoxText"/>
                          <w:rPr>
                            <w:sz w:val="19"/>
                            <w:szCs w:val="19"/>
                          </w:rPr>
                        </w:pPr>
                        <w:r w:rsidRPr="003F7CF1">
                          <w:rPr>
                            <w:sz w:val="19"/>
                            <w:szCs w:val="19"/>
                          </w:rPr>
                          <w:t>?</w:t>
                        </w:r>
                      </w:p>
                    </w:txbxContent>
                  </v:textbox>
                </v:rect>
                <v:rect id="Rectangle 171" o:spid="_x0000_s1332"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9A772D" w:rsidRPr="003F7CF1" w:rsidRDefault="009A772D" w:rsidP="00E80032">
                        <w:pPr>
                          <w:pStyle w:val="SourceCodeBoxText"/>
                          <w:rPr>
                            <w:sz w:val="19"/>
                            <w:szCs w:val="19"/>
                          </w:rPr>
                        </w:pPr>
                        <w:r w:rsidRPr="003F7CF1">
                          <w:rPr>
                            <w:sz w:val="19"/>
                            <w:szCs w:val="19"/>
                          </w:rPr>
                          <w:t>?</w:t>
                        </w:r>
                      </w:p>
                    </w:txbxContent>
                  </v:textbox>
                </v:rect>
                <v:rect id="Rectangle 172" o:spid="_x0000_s1333"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9A772D" w:rsidRPr="003F7CF1" w:rsidRDefault="009A772D" w:rsidP="00E80032">
                        <w:pPr>
                          <w:pStyle w:val="SourceCodeBoxText"/>
                          <w:rPr>
                            <w:sz w:val="19"/>
                            <w:szCs w:val="19"/>
                          </w:rPr>
                        </w:pPr>
                        <w:r w:rsidRPr="003F7CF1">
                          <w:rPr>
                            <w:sz w:val="19"/>
                            <w:szCs w:val="19"/>
                          </w:rPr>
                          <w:t>?</w:t>
                        </w:r>
                      </w:p>
                    </w:txbxContent>
                  </v:textbox>
                </v:rect>
                <v:rect id="Rectangle 173" o:spid="_x0000_s1334"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9A772D" w:rsidRPr="003F7CF1" w:rsidRDefault="009A772D" w:rsidP="00E80032">
                        <w:pPr>
                          <w:pStyle w:val="SourceCodeBoxText"/>
                          <w:rPr>
                            <w:sz w:val="19"/>
                            <w:szCs w:val="19"/>
                          </w:rPr>
                        </w:pPr>
                        <w:r w:rsidRPr="003F7CF1">
                          <w:rPr>
                            <w:sz w:val="19"/>
                            <w:szCs w:val="19"/>
                          </w:rPr>
                          <w:t>?</w:t>
                        </w:r>
                      </w:p>
                    </w:txbxContent>
                  </v:textbox>
                </v:rect>
                <v:rect id="Rectangle 174" o:spid="_x0000_s1335"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9A772D" w:rsidRPr="003F7CF1" w:rsidRDefault="009A772D" w:rsidP="00E80032">
                        <w:pPr>
                          <w:pStyle w:val="SourceCodeBoxText"/>
                          <w:rPr>
                            <w:sz w:val="19"/>
                            <w:szCs w:val="19"/>
                          </w:rPr>
                        </w:pPr>
                        <w:r w:rsidRPr="003F7CF1">
                          <w:rPr>
                            <w:sz w:val="19"/>
                            <w:szCs w:val="19"/>
                          </w:rPr>
                          <w:t>?</w:t>
                        </w:r>
                      </w:p>
                    </w:txbxContent>
                  </v:textbox>
                </v:rect>
                <v:shape id="Text Box 175" o:spid="_x0000_s1336"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9A772D" w:rsidRPr="003F7CF1" w:rsidRDefault="009A772D" w:rsidP="00E80032">
                        <w:pPr>
                          <w:pStyle w:val="SourceCodeIndex"/>
                          <w:rPr>
                            <w:sz w:val="15"/>
                            <w:szCs w:val="15"/>
                          </w:rPr>
                        </w:pPr>
                        <w:r w:rsidRPr="003F7CF1">
                          <w:rPr>
                            <w:sz w:val="15"/>
                            <w:szCs w:val="15"/>
                          </w:rPr>
                          <w:t>0</w:t>
                        </w:r>
                      </w:p>
                    </w:txbxContent>
                  </v:textbox>
                </v:shape>
                <v:shape id="Text Box 176" o:spid="_x0000_s1337"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9A772D" w:rsidRPr="003F7CF1" w:rsidRDefault="009A772D" w:rsidP="00E80032">
                        <w:pPr>
                          <w:pStyle w:val="SourceCodeIndex"/>
                          <w:rPr>
                            <w:sz w:val="15"/>
                            <w:szCs w:val="15"/>
                          </w:rPr>
                        </w:pPr>
                        <w:r w:rsidRPr="003F7CF1">
                          <w:rPr>
                            <w:sz w:val="15"/>
                            <w:szCs w:val="15"/>
                          </w:rPr>
                          <w:t>1</w:t>
                        </w:r>
                      </w:p>
                    </w:txbxContent>
                  </v:textbox>
                </v:shape>
                <v:shape id="Text Box 177" o:spid="_x0000_s1338"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9A772D" w:rsidRPr="003F7CF1" w:rsidRDefault="009A772D" w:rsidP="00E80032">
                        <w:pPr>
                          <w:pStyle w:val="SourceCodeIndex"/>
                          <w:rPr>
                            <w:sz w:val="15"/>
                            <w:szCs w:val="15"/>
                          </w:rPr>
                        </w:pPr>
                        <w:r w:rsidRPr="003F7CF1">
                          <w:rPr>
                            <w:sz w:val="15"/>
                            <w:szCs w:val="15"/>
                          </w:rPr>
                          <w:t>2</w:t>
                        </w:r>
                      </w:p>
                    </w:txbxContent>
                  </v:textbox>
                </v:shape>
                <v:shape id="Text Box 178" o:spid="_x0000_s1339"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9A772D" w:rsidRPr="003F7CF1" w:rsidRDefault="009A772D" w:rsidP="00E80032">
                        <w:pPr>
                          <w:pStyle w:val="SourceCodeIndex"/>
                          <w:rPr>
                            <w:sz w:val="15"/>
                            <w:szCs w:val="15"/>
                          </w:rPr>
                        </w:pPr>
                        <w:r w:rsidRPr="003F7CF1">
                          <w:rPr>
                            <w:sz w:val="15"/>
                            <w:szCs w:val="15"/>
                          </w:rPr>
                          <w:t>0</w:t>
                        </w:r>
                      </w:p>
                    </w:txbxContent>
                  </v:textbox>
                </v:shape>
                <v:shape id="Text Box 179" o:spid="_x0000_s1340"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9A772D" w:rsidRPr="003F7CF1" w:rsidRDefault="009A772D" w:rsidP="00E80032">
                        <w:pPr>
                          <w:pStyle w:val="SourceCodeIndex"/>
                          <w:rPr>
                            <w:sz w:val="15"/>
                            <w:szCs w:val="15"/>
                          </w:rPr>
                        </w:pPr>
                        <w:r w:rsidRPr="003F7CF1">
                          <w:rPr>
                            <w:sz w:val="15"/>
                            <w:szCs w:val="15"/>
                          </w:rPr>
                          <w:t>1</w:t>
                        </w:r>
                      </w:p>
                    </w:txbxContent>
                  </v:textbox>
                </v:shape>
                <v:shape id="Text Box 180" o:spid="_x0000_s1341"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9A772D" w:rsidRPr="003F7CF1" w:rsidRDefault="009A772D" w:rsidP="00E80032">
                        <w:pPr>
                          <w:pStyle w:val="SourceCodeIndex"/>
                          <w:rPr>
                            <w:sz w:val="15"/>
                            <w:szCs w:val="15"/>
                          </w:rPr>
                        </w:pPr>
                        <w:r w:rsidRPr="003F7CF1">
                          <w:rPr>
                            <w:sz w:val="15"/>
                            <w:szCs w:val="15"/>
                          </w:rPr>
                          <w:t>0</w:t>
                        </w:r>
                      </w:p>
                    </w:txbxContent>
                  </v:textbox>
                </v:shape>
                <v:shape id="Text Box 181" o:spid="_x0000_s1342"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9A772D" w:rsidRPr="003F7CF1" w:rsidRDefault="009A772D" w:rsidP="00E80032">
                        <w:pPr>
                          <w:pStyle w:val="SourceCodeIndex"/>
                          <w:rPr>
                            <w:sz w:val="15"/>
                            <w:szCs w:val="15"/>
                          </w:rPr>
                        </w:pPr>
                        <w:r w:rsidRPr="003F7CF1">
                          <w:rPr>
                            <w:sz w:val="15"/>
                            <w:szCs w:val="15"/>
                          </w:rPr>
                          <w:t>1</w:t>
                        </w:r>
                      </w:p>
                    </w:txbxContent>
                  </v:textbox>
                </v:shape>
                <v:shape id="Text Box 182" o:spid="_x0000_s1343"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9A772D" w:rsidRPr="003F7CF1" w:rsidRDefault="009A772D" w:rsidP="00E80032">
                        <w:pPr>
                          <w:pStyle w:val="SourceCodeIndex"/>
                          <w:rPr>
                            <w:sz w:val="15"/>
                            <w:szCs w:val="15"/>
                          </w:rPr>
                        </w:pPr>
                        <w:r w:rsidRPr="003F7CF1">
                          <w:rPr>
                            <w:sz w:val="15"/>
                            <w:szCs w:val="15"/>
                          </w:rPr>
                          <w:t>2</w:t>
                        </w:r>
                      </w:p>
                    </w:txbxContent>
                  </v:textbox>
                </v:shape>
                <v:shape id="Text Box 183" o:spid="_x0000_s1344"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9A772D" w:rsidRPr="003F7CF1" w:rsidRDefault="009A772D" w:rsidP="00E80032">
                        <w:pPr>
                          <w:pStyle w:val="SourceCodeIndex"/>
                          <w:rPr>
                            <w:sz w:val="15"/>
                            <w:szCs w:val="15"/>
                          </w:rPr>
                        </w:pPr>
                        <w:r w:rsidRPr="003F7CF1">
                          <w:rPr>
                            <w:sz w:val="15"/>
                            <w:szCs w:val="15"/>
                          </w:rPr>
                          <w:t>3</w:t>
                        </w:r>
                      </w:p>
                    </w:txbxContent>
                  </v:textbox>
                </v:shape>
                <v:shape id="Text Box 184" o:spid="_x0000_s1345"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9A772D" w:rsidRPr="003F7CF1" w:rsidRDefault="009A772D" w:rsidP="00E80032">
                        <w:pPr>
                          <w:pStyle w:val="SourceCodeIndex"/>
                          <w:rPr>
                            <w:sz w:val="15"/>
                            <w:szCs w:val="15"/>
                          </w:rPr>
                        </w:pPr>
                        <w:r w:rsidRPr="003F7CF1">
                          <w:rPr>
                            <w:sz w:val="15"/>
                            <w:szCs w:val="15"/>
                          </w:rPr>
                          <w:t>0</w:t>
                        </w:r>
                      </w:p>
                    </w:txbxContent>
                  </v:textbox>
                </v:shape>
                <v:shape id="Text Box 185" o:spid="_x0000_s1346"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9A772D" w:rsidRPr="003F7CF1" w:rsidRDefault="009A772D" w:rsidP="00E80032">
                        <w:pPr>
                          <w:pStyle w:val="SourceCodeIndex"/>
                          <w:rPr>
                            <w:sz w:val="15"/>
                            <w:szCs w:val="15"/>
                          </w:rPr>
                        </w:pPr>
                        <w:r w:rsidRPr="003F7CF1">
                          <w:rPr>
                            <w:sz w:val="15"/>
                            <w:szCs w:val="15"/>
                          </w:rPr>
                          <w:t>1</w:t>
                        </w:r>
                      </w:p>
                    </w:txbxContent>
                  </v:textbox>
                </v:shape>
                <v:shape id="Text Box 186" o:spid="_x0000_s1347"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9A772D" w:rsidRPr="003F7CF1" w:rsidRDefault="009A772D"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9A772D" w:rsidRPr="003F7CF1" w:rsidRDefault="009A772D"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9A772D" w:rsidRPr="003F7CF1" w:rsidRDefault="009A772D"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9A772D" w:rsidRPr="003F7CF1" w:rsidRDefault="009A772D"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9A772D" w:rsidRPr="003F7CF1" w:rsidRDefault="009A772D"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9A772D" w:rsidRPr="003F7CF1" w:rsidRDefault="009A772D"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9A772D" w:rsidRPr="003F7CF1" w:rsidRDefault="009A772D"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4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">
                <v:shape id="_x0000_s1349" type="#_x0000_t75" style="position:absolute;width:57384;height:9017;visibility:visible;mso-wrap-style:square">
                  <v:fill o:detectmouseclick="t"/>
                  <v:path o:connecttype="none"/>
                </v:shape>
                <v:rect id="Rectangle 152" o:spid="_x0000_s135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9A772D" w:rsidRPr="003F7CF1" w:rsidRDefault="009A772D" w:rsidP="00E80032">
                        <w:pPr>
                          <w:pStyle w:val="SourceCodeBoxText"/>
                          <w:rPr>
                            <w:sz w:val="19"/>
                            <w:szCs w:val="19"/>
                          </w:rPr>
                        </w:pPr>
                        <w:r w:rsidRPr="003F7CF1">
                          <w:rPr>
                            <w:sz w:val="19"/>
                            <w:szCs w:val="19"/>
                          </w:rPr>
                          <w:t>13</w:t>
                        </w:r>
                      </w:p>
                    </w:txbxContent>
                  </v:textbox>
                </v:rect>
                <v:shape id="Text Box 153" o:spid="_x0000_s135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9A772D" w:rsidRPr="003F7CF1" w:rsidRDefault="009A772D" w:rsidP="00E80032">
                        <w:pPr>
                          <w:pStyle w:val="SourceCodeBoxHeader"/>
                          <w:rPr>
                            <w:sz w:val="19"/>
                            <w:szCs w:val="19"/>
                            <w:lang w:val="sv-SE"/>
                          </w:rPr>
                        </w:pPr>
                        <w:r w:rsidRPr="003F7CF1">
                          <w:rPr>
                            <w:sz w:val="19"/>
                            <w:szCs w:val="19"/>
                            <w:lang w:val="sv-SE"/>
                          </w:rPr>
                          <w:t>i</w:t>
                        </w:r>
                      </w:p>
                    </w:txbxContent>
                  </v:textbox>
                </v:shape>
                <v:rect id="Rectangle 154" o:spid="_x0000_s1352"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9A772D" w:rsidRPr="003F7CF1" w:rsidRDefault="009A772D" w:rsidP="00E80032">
                        <w:pPr>
                          <w:pStyle w:val="SourceCodeBoxText"/>
                          <w:rPr>
                            <w:sz w:val="19"/>
                            <w:szCs w:val="19"/>
                          </w:rPr>
                        </w:pPr>
                        <w:r w:rsidRPr="003F7CF1">
                          <w:rPr>
                            <w:sz w:val="19"/>
                            <w:szCs w:val="19"/>
                          </w:rPr>
                          <w:t>1.2</w:t>
                        </w:r>
                      </w:p>
                    </w:txbxContent>
                  </v:textbox>
                </v:rect>
                <v:shape id="Text Box 155" o:spid="_x0000_s1353"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9A772D" w:rsidRPr="003F7CF1" w:rsidRDefault="009A772D" w:rsidP="00E80032">
                        <w:pPr>
                          <w:pStyle w:val="SourceCodeBoxHeader"/>
                          <w:rPr>
                            <w:sz w:val="19"/>
                            <w:szCs w:val="19"/>
                            <w:lang w:val="sv-SE"/>
                          </w:rPr>
                        </w:pPr>
                        <w:r w:rsidRPr="003F7CF1">
                          <w:rPr>
                            <w:sz w:val="19"/>
                            <w:szCs w:val="19"/>
                            <w:lang w:val="sv-SE"/>
                          </w:rPr>
                          <w:t>x</w:t>
                        </w:r>
                      </w:p>
                    </w:txbxContent>
                  </v:textbox>
                </v:shape>
                <v:rect id="Rectangle 156" o:spid="_x0000_s1354"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9A772D" w:rsidRPr="003F7CF1" w:rsidRDefault="009A772D" w:rsidP="00E80032">
                        <w:pPr>
                          <w:pStyle w:val="SourceCodeBoxText"/>
                          <w:rPr>
                            <w:sz w:val="19"/>
                            <w:szCs w:val="19"/>
                          </w:rPr>
                        </w:pPr>
                        <w:r w:rsidRPr="003F7CF1">
                          <w:rPr>
                            <w:sz w:val="19"/>
                            <w:szCs w:val="19"/>
                          </w:rPr>
                          <w:t>'b'</w:t>
                        </w:r>
                      </w:p>
                    </w:txbxContent>
                  </v:textbox>
                </v:rect>
                <v:shape id="Text Box 157" o:spid="_x0000_s1355"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9A772D" w:rsidRPr="003F7CF1" w:rsidRDefault="009A772D"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5" w:name="_Toc320485583"/>
      <w:bookmarkStart w:id="566" w:name="_Toc323656692"/>
      <w:bookmarkStart w:id="567" w:name="_Toc324085430"/>
      <w:bookmarkStart w:id="568" w:name="_Toc383781082"/>
      <w:bookmarkStart w:id="569" w:name="_Toc53473673"/>
      <w:r w:rsidRPr="00EC76D5">
        <w:t>Characters and Strings</w:t>
      </w:r>
      <w:bookmarkEnd w:id="565"/>
      <w:bookmarkEnd w:id="566"/>
      <w:bookmarkEnd w:id="567"/>
      <w:bookmarkEnd w:id="568"/>
      <w:bookmarkEnd w:id="569"/>
    </w:p>
    <w:p w14:paraId="15688872" w14:textId="23E6E363"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D46DBD">
        <w:t>1.1.1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9A772D" w:rsidRPr="003F7CF1" w:rsidRDefault="009A772D"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9A772D" w:rsidRPr="003F7CF1" w:rsidRDefault="009A772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9A772D" w:rsidRPr="003F7CF1" w:rsidRDefault="009A772D"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9A772D" w:rsidRPr="003F7CF1" w:rsidRDefault="009A772D"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5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">
                <v:shape id="_x0000_s1357" type="#_x0000_t75" style="position:absolute;width:57384;height:9017;visibility:visible;mso-wrap-style:square">
                  <v:fill o:detectmouseclick="t"/>
                  <v:path o:connecttype="none"/>
                </v:shape>
                <v:rect id="Rectangle 4"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9A772D" w:rsidRPr="003F7CF1" w:rsidRDefault="009A772D" w:rsidP="00E80032">
                        <w:pPr>
                          <w:pStyle w:val="SourceCodeBoxText"/>
                          <w:rPr>
                            <w:sz w:val="19"/>
                            <w:szCs w:val="19"/>
                          </w:rPr>
                        </w:pPr>
                        <w:r w:rsidRPr="003F7CF1">
                          <w:rPr>
                            <w:sz w:val="19"/>
                            <w:szCs w:val="19"/>
                          </w:rPr>
                          <w:t>'a'</w:t>
                        </w:r>
                      </w:p>
                    </w:txbxContent>
                  </v:textbox>
                </v:rect>
                <v:shape id="Text Box 5" o:spid="_x0000_s1359"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9A772D" w:rsidRPr="003F7CF1" w:rsidRDefault="009A772D" w:rsidP="00E80032">
                        <w:pPr>
                          <w:pStyle w:val="SourceCodeBoxHeader"/>
                          <w:rPr>
                            <w:sz w:val="19"/>
                            <w:szCs w:val="19"/>
                            <w:lang w:val="sv-SE"/>
                          </w:rPr>
                        </w:pPr>
                        <w:r w:rsidRPr="003F7CF1">
                          <w:rPr>
                            <w:sz w:val="19"/>
                            <w:szCs w:val="19"/>
                            <w:lang w:val="sv-SE"/>
                          </w:rPr>
                          <w:t>c</w:t>
                        </w:r>
                      </w:p>
                    </w:txbxContent>
                  </v:textbox>
                </v:shape>
                <v:rect id="Rectangle 6" o:spid="_x0000_s1360"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9A772D" w:rsidRPr="003F7CF1" w:rsidRDefault="009A772D" w:rsidP="00E80032">
                        <w:pPr>
                          <w:pStyle w:val="SourceCodeBoxText"/>
                          <w:rPr>
                            <w:sz w:val="19"/>
                            <w:szCs w:val="19"/>
                          </w:rPr>
                        </w:pPr>
                        <w:r w:rsidRPr="003F7CF1">
                          <w:rPr>
                            <w:sz w:val="19"/>
                            <w:szCs w:val="19"/>
                          </w:rPr>
                          <w:t>"Hello, World!"</w:t>
                        </w:r>
                      </w:p>
                    </w:txbxContent>
                  </v:textbox>
                </v:rect>
                <v:shape id="Text Box 7" o:spid="_x0000_s1361"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9A772D" w:rsidRPr="003F7CF1" w:rsidRDefault="009A772D"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0" w:name="_Toc323656693"/>
      <w:bookmarkStart w:id="571" w:name="_Toc324085431"/>
      <w:bookmarkStart w:id="572" w:name="_Toc383781083"/>
      <w:bookmarkStart w:id="573" w:name="_Toc53473674"/>
      <w:r w:rsidRPr="00EC76D5">
        <w:t>The ASCII Table</w:t>
      </w:r>
      <w:bookmarkEnd w:id="570"/>
      <w:bookmarkEnd w:id="571"/>
      <w:bookmarkEnd w:id="572"/>
      <w:bookmarkEnd w:id="573"/>
    </w:p>
    <w:p w14:paraId="3B8A786D" w14:textId="21279719"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D46DBD">
        <w:rPr>
          <w:b/>
          <w:bCs/>
          <w:lang w:val="sv-SE"/>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4" w:name="_Toc320485584"/>
      <w:bookmarkStart w:id="575" w:name="_Toc323656694"/>
      <w:bookmarkStart w:id="576" w:name="_Toc324085432"/>
      <w:bookmarkStart w:id="577" w:name="_Ref383780778"/>
      <w:bookmarkStart w:id="578" w:name="_Toc383781084"/>
      <w:bookmarkStart w:id="579" w:name="_Toc53473675"/>
      <w:r w:rsidRPr="00EC76D5">
        <w:t>Pointers</w:t>
      </w:r>
      <w:bookmarkEnd w:id="574"/>
      <w:bookmarkEnd w:id="575"/>
      <w:bookmarkEnd w:id="576"/>
      <w:bookmarkEnd w:id="577"/>
      <w:bookmarkEnd w:id="578"/>
      <w:bookmarkEnd w:id="57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proofErr w:type="spellStart"/>
      <w:r w:rsidRPr="00EC76D5">
        <w:rPr>
          <w:rStyle w:val="CodeInText0"/>
        </w:rPr>
        <w:t>i</w:t>
      </w:r>
      <w:proofErr w:type="spellEnd"/>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proofErr w:type="spellStart"/>
      <w:r w:rsidRPr="00EC76D5">
        <w:rPr>
          <w:rStyle w:val="CodeInText0"/>
        </w:rPr>
        <w:t>i</w:t>
      </w:r>
      <w:proofErr w:type="spellEnd"/>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9A772D" w:rsidRPr="003F7CF1" w:rsidRDefault="009A772D"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9A772D" w:rsidRPr="003F7CF1" w:rsidRDefault="009A772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9A772D" w:rsidRPr="003F7CF1" w:rsidRDefault="009A772D"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9A772D" w:rsidRPr="003F7CF1" w:rsidRDefault="009A772D"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9A772D" w:rsidRPr="003F7CF1" w:rsidRDefault="009A772D"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9A772D" w:rsidRPr="003F7CF1" w:rsidRDefault="009A772D"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9A772D" w:rsidRPr="003F7CF1" w:rsidRDefault="009A772D"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9A772D" w:rsidRPr="003F7CF1" w:rsidRDefault="009A772D"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9A772D" w:rsidRPr="003F7CF1" w:rsidRDefault="009A772D"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9A772D" w:rsidRPr="003F7CF1" w:rsidRDefault="009A772D"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62"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">
                <v:shape id="_x0000_s1363" type="#_x0000_t75" style="position:absolute;width:57384;height:16230;visibility:visible;mso-wrap-style:square">
                  <v:fill o:detectmouseclick="t"/>
                  <v:path o:connecttype="none"/>
                </v:shape>
                <v:rect id="Rectangle 232" o:spid="_x0000_s1364"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9A772D" w:rsidRPr="003F7CF1" w:rsidRDefault="009A772D" w:rsidP="00E80032">
                        <w:pPr>
                          <w:pStyle w:val="SourceCodeBoxText"/>
                          <w:rPr>
                            <w:sz w:val="19"/>
                            <w:szCs w:val="19"/>
                          </w:rPr>
                        </w:pPr>
                        <w:r w:rsidRPr="003F7CF1">
                          <w:rPr>
                            <w:sz w:val="19"/>
                            <w:szCs w:val="19"/>
                          </w:rPr>
                          <w:t>10000</w:t>
                        </w:r>
                      </w:p>
                    </w:txbxContent>
                  </v:textbox>
                </v:rect>
                <v:shape id="Text Box 233" o:spid="_x0000_s1365"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9A772D" w:rsidRPr="003F7CF1" w:rsidRDefault="009A772D" w:rsidP="00E80032">
                        <w:pPr>
                          <w:pStyle w:val="SourceCodeBoxHeader"/>
                          <w:rPr>
                            <w:sz w:val="19"/>
                            <w:szCs w:val="19"/>
                            <w:lang w:val="sv-SE"/>
                          </w:rPr>
                        </w:pPr>
                        <w:r w:rsidRPr="003F7CF1">
                          <w:rPr>
                            <w:sz w:val="19"/>
                            <w:szCs w:val="19"/>
                            <w:lang w:val="sv-SE"/>
                          </w:rPr>
                          <w:t>p</w:t>
                        </w:r>
                      </w:p>
                    </w:txbxContent>
                  </v:textbox>
                </v:shape>
                <v:rect id="Rectangle 234" o:spid="_x0000_s1366"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9A772D" w:rsidRPr="003F7CF1" w:rsidRDefault="009A772D" w:rsidP="00E80032">
                        <w:pPr>
                          <w:pStyle w:val="SourceCodeBoxText"/>
                          <w:rPr>
                            <w:sz w:val="19"/>
                            <w:szCs w:val="19"/>
                          </w:rPr>
                        </w:pPr>
                        <w:r>
                          <w:rPr>
                            <w:sz w:val="19"/>
                            <w:szCs w:val="19"/>
                          </w:rPr>
                          <w:t>123</w:t>
                        </w:r>
                      </w:p>
                    </w:txbxContent>
                  </v:textbox>
                </v:rect>
                <v:rect id="Rectangle 235" o:spid="_x0000_s1367"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9A772D" w:rsidRPr="003F7CF1" w:rsidRDefault="009A772D" w:rsidP="00E80032">
                        <w:pPr>
                          <w:pStyle w:val="SourceCodeBoxText"/>
                          <w:rPr>
                            <w:sz w:val="19"/>
                            <w:szCs w:val="19"/>
                          </w:rPr>
                        </w:pPr>
                      </w:p>
                    </w:txbxContent>
                  </v:textbox>
                </v:rect>
                <v:rect id="Rectangle 236" o:spid="_x0000_s1368"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9A772D" w:rsidRPr="003F7CF1" w:rsidRDefault="009A772D" w:rsidP="00E80032">
                        <w:pPr>
                          <w:pStyle w:val="SourceCodeBoxText"/>
                          <w:rPr>
                            <w:sz w:val="19"/>
                            <w:szCs w:val="19"/>
                          </w:rPr>
                        </w:pPr>
                      </w:p>
                    </w:txbxContent>
                  </v:textbox>
                </v:rect>
                <v:rect id="Rectangle 237" o:spid="_x0000_s1369"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9A772D" w:rsidRPr="003F7CF1" w:rsidRDefault="009A772D" w:rsidP="00E80032">
                        <w:pPr>
                          <w:pStyle w:val="SourceCodeBoxText"/>
                          <w:rPr>
                            <w:sz w:val="19"/>
                            <w:szCs w:val="19"/>
                          </w:rPr>
                        </w:pPr>
                      </w:p>
                    </w:txbxContent>
                  </v:textbox>
                </v:rect>
                <v:rect id="Rectangle 238" o:spid="_x0000_s1370"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9A772D" w:rsidRPr="003F7CF1" w:rsidRDefault="009A772D" w:rsidP="00E80032">
                        <w:pPr>
                          <w:pStyle w:val="SourceCodeBoxText"/>
                          <w:rPr>
                            <w:sz w:val="19"/>
                            <w:szCs w:val="19"/>
                          </w:rPr>
                        </w:pPr>
                        <w:r w:rsidRPr="003F7CF1">
                          <w:rPr>
                            <w:sz w:val="19"/>
                            <w:szCs w:val="19"/>
                          </w:rPr>
                          <w:t>10000</w:t>
                        </w:r>
                      </w:p>
                    </w:txbxContent>
                  </v:textbox>
                </v:rect>
                <v:rect id="Rectangle 239" o:spid="_x0000_s1371"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9A772D" w:rsidRPr="003F7CF1" w:rsidRDefault="009A772D"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72"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9A772D" w:rsidRPr="003F7CF1" w:rsidRDefault="009A772D"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73"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9A772D" w:rsidRPr="003F7CF1" w:rsidRDefault="009A772D"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9A772D" w:rsidRPr="003F7CF1" w:rsidRDefault="009A772D"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9A772D" w:rsidRPr="003F7CF1" w:rsidRDefault="009A772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9A772D" w:rsidRPr="003F7CF1" w:rsidRDefault="009A772D"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9A772D" w:rsidRPr="003F7CF1" w:rsidRDefault="009A772D"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74"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">
                <v:shape id="_x0000_s1375" type="#_x0000_t75" style="position:absolute;width:57384;height:8115;visibility:visible;mso-wrap-style:square">
                  <v:fill o:detectmouseclick="t"/>
                  <v:path o:connecttype="none"/>
                </v:shape>
                <v:rect id="Rectangle 225" o:spid="_x0000_s1376"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9A772D" w:rsidRPr="003F7CF1" w:rsidRDefault="009A772D" w:rsidP="00E80032">
                        <w:pPr>
                          <w:pStyle w:val="SourceCodeBoxText"/>
                          <w:rPr>
                            <w:sz w:val="19"/>
                            <w:szCs w:val="19"/>
                          </w:rPr>
                        </w:pPr>
                      </w:p>
                    </w:txbxContent>
                  </v:textbox>
                </v:rect>
                <v:shape id="Text Box 226" o:spid="_x0000_s1377"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9A772D" w:rsidRPr="003F7CF1" w:rsidRDefault="009A772D" w:rsidP="00E80032">
                        <w:pPr>
                          <w:pStyle w:val="SourceCodeBoxHeader"/>
                          <w:rPr>
                            <w:sz w:val="19"/>
                            <w:szCs w:val="19"/>
                            <w:lang w:val="sv-SE"/>
                          </w:rPr>
                        </w:pPr>
                        <w:r w:rsidRPr="003F7CF1">
                          <w:rPr>
                            <w:sz w:val="19"/>
                            <w:szCs w:val="19"/>
                            <w:lang w:val="sv-SE"/>
                          </w:rPr>
                          <w:t>p</w:t>
                        </w:r>
                      </w:p>
                    </w:txbxContent>
                  </v:textbox>
                </v:shape>
                <v:rect id="Rectangle 227" o:spid="_x0000_s1378"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9A772D" w:rsidRPr="003F7CF1" w:rsidRDefault="009A772D" w:rsidP="00E80032">
                        <w:pPr>
                          <w:pStyle w:val="SourceCodeBoxText"/>
                          <w:rPr>
                            <w:sz w:val="19"/>
                            <w:szCs w:val="19"/>
                          </w:rPr>
                        </w:pPr>
                        <w:r>
                          <w:rPr>
                            <w:sz w:val="19"/>
                            <w:szCs w:val="19"/>
                          </w:rPr>
                          <w:t>123</w:t>
                        </w:r>
                      </w:p>
                    </w:txbxContent>
                  </v:textbox>
                </v:rect>
                <v:line id="Line 228" o:spid="_x0000_s1379"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80"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9A772D" w:rsidRPr="003F7CF1" w:rsidRDefault="009A772D"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16"/>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proofErr w:type="spellStart"/>
      <w:r w:rsidR="00B02345">
        <w:rPr>
          <w:rStyle w:val="KeyWord"/>
        </w:rPr>
        <w:t>dereference</w:t>
      </w:r>
      <w:r w:rsidRPr="00EC76D5">
        <w:rPr>
          <w:rStyle w:val="KeyWord"/>
        </w:rPr>
        <w:t>ers</w:t>
      </w:r>
      <w:proofErr w:type="spellEnd"/>
      <w:r w:rsidRPr="00EC76D5">
        <w:t xml:space="preserve"> the pointer (“follows the arrow”). As the </w:t>
      </w:r>
      <w:r w:rsidRPr="00EC76D5">
        <w:rPr>
          <w:rStyle w:val="KeyWord"/>
        </w:rPr>
        <w:t>address</w:t>
      </w:r>
      <w:r w:rsidRPr="00EC76D5">
        <w:t xml:space="preserve"> operator (&amp;) gives the address of a variable (“against the arrow”), they address and </w:t>
      </w:r>
      <w:proofErr w:type="spellStart"/>
      <w:r w:rsidR="00B02345">
        <w:t>dereference</w:t>
      </w:r>
      <w:r w:rsidRPr="00EC76D5">
        <w:t>erring</w:t>
      </w:r>
      <w:proofErr w:type="spellEnd"/>
      <w:r w:rsidRPr="00EC76D5">
        <w:t xml:space="preserve"> operators can be regarded as each other reverses. Note that the asterisk is used on two occasions, when we define a pointer variable and when we </w:t>
      </w:r>
      <w:proofErr w:type="spellStart"/>
      <w:r w:rsidR="00B02345">
        <w:t>dereference</w:t>
      </w:r>
      <w:r w:rsidRPr="00EC76D5">
        <w:t>er</w:t>
      </w:r>
      <w:proofErr w:type="spellEnd"/>
      <w:r w:rsidRPr="00EC76D5">
        <w:t xml:space="preserve">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17"/>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 w:name="_Toc320485585"/>
      <w:bookmarkStart w:id="581" w:name="_Toc323656695"/>
      <w:bookmarkStart w:id="582" w:name="_Toc324085433"/>
      <w:bookmarkStart w:id="583" w:name="_Toc383781085"/>
      <w:bookmarkStart w:id="584" w:name="_Toc53473676"/>
      <w:r w:rsidRPr="00EC76D5">
        <w:t>Pointers and Dynamic Memory</w:t>
      </w:r>
      <w:bookmarkEnd w:id="580"/>
      <w:bookmarkEnd w:id="581"/>
      <w:bookmarkEnd w:id="582"/>
      <w:bookmarkEnd w:id="583"/>
      <w:bookmarkEnd w:id="58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proofErr w:type="spellStart"/>
      <w:r w:rsidRPr="00EC76D5">
        <w:rPr>
          <w:rStyle w:val="CodeInText0"/>
        </w:rPr>
        <w:t>calloc</w:t>
      </w:r>
      <w:proofErr w:type="spellEnd"/>
      <w:r w:rsidRPr="00EC76D5">
        <w:rPr>
          <w:rStyle w:val="Italic"/>
        </w:rPr>
        <w:t xml:space="preserve">, </w:t>
      </w:r>
      <w:proofErr w:type="spellStart"/>
      <w:r w:rsidRPr="00EC76D5">
        <w:rPr>
          <w:rStyle w:val="CodeInText0"/>
        </w:rPr>
        <w:t>realloc</w:t>
      </w:r>
      <w:proofErr w:type="spellEnd"/>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9A772D" w:rsidRPr="003F7CF1" w:rsidRDefault="009A772D"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9A772D" w:rsidRPr="003F7CF1" w:rsidRDefault="009A772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9A772D" w:rsidRPr="003F7CF1" w:rsidRDefault="009A772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8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">
                <v:shape id="_x0000_s1382" type="#_x0000_t75" style="position:absolute;width:57384;height:9017;visibility:visible;mso-wrap-style:square">
                  <v:fill o:detectmouseclick="t"/>
                  <v:path o:connecttype="none"/>
                </v:shape>
                <v:rect id="Rectangle 200" o:spid="_x0000_s138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9A772D" w:rsidRPr="003F7CF1" w:rsidRDefault="009A772D" w:rsidP="00E80032">
                        <w:pPr>
                          <w:pStyle w:val="SourceCodeBoxText"/>
                          <w:rPr>
                            <w:sz w:val="19"/>
                            <w:szCs w:val="19"/>
                          </w:rPr>
                        </w:pPr>
                      </w:p>
                    </w:txbxContent>
                  </v:textbox>
                </v:rect>
                <v:shape id="Text Box 201" o:spid="_x0000_s138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9A772D" w:rsidRPr="003F7CF1" w:rsidRDefault="009A772D" w:rsidP="00E80032">
                        <w:pPr>
                          <w:pStyle w:val="SourceCodeBoxHeader"/>
                          <w:rPr>
                            <w:sz w:val="19"/>
                            <w:szCs w:val="19"/>
                            <w:lang w:val="sv-SE"/>
                          </w:rPr>
                        </w:pPr>
                        <w:r w:rsidRPr="003F7CF1">
                          <w:rPr>
                            <w:sz w:val="19"/>
                            <w:szCs w:val="19"/>
                            <w:lang w:val="sv-SE"/>
                          </w:rPr>
                          <w:t>p</w:t>
                        </w:r>
                      </w:p>
                    </w:txbxContent>
                  </v:textbox>
                </v:shape>
                <v:rect id="Rectangle 202" o:spid="_x0000_s1385"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9A772D" w:rsidRPr="003F7CF1" w:rsidRDefault="009A772D" w:rsidP="00E80032">
                        <w:pPr>
                          <w:pStyle w:val="SourceCodeBoxText"/>
                          <w:rPr>
                            <w:sz w:val="19"/>
                            <w:szCs w:val="19"/>
                          </w:rPr>
                        </w:pPr>
                        <w:r w:rsidRPr="003F7CF1">
                          <w:rPr>
                            <w:sz w:val="19"/>
                            <w:szCs w:val="19"/>
                          </w:rPr>
                          <w:t>123</w:t>
                        </w:r>
                      </w:p>
                    </w:txbxContent>
                  </v:textbox>
                </v:rect>
                <v:line id="Line 203" o:spid="_x0000_s1386"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9A772D" w:rsidRPr="003F7CF1" w:rsidRDefault="009A772D"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9A772D" w:rsidRPr="003F7CF1" w:rsidRDefault="009A772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9A772D" w:rsidRPr="003F7CF1" w:rsidRDefault="009A772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9A772D" w:rsidRPr="003F7CF1" w:rsidRDefault="009A772D"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9A772D" w:rsidRPr="003F7CF1" w:rsidRDefault="009A772D"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9A772D" w:rsidRPr="003F7CF1" w:rsidRDefault="009A772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9A772D" w:rsidRPr="003F7CF1" w:rsidRDefault="009A772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9A772D" w:rsidRPr="003F7CF1" w:rsidRDefault="009A772D"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8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">
                <v:shape id="_x0000_s1388" type="#_x0000_t75" style="position:absolute;width:57384;height:9931;visibility:visible;mso-wrap-style:square">
                  <v:fill o:detectmouseclick="t"/>
                  <v:path o:connecttype="none"/>
                </v:shape>
                <v:rect id="Rectangle 189" o:spid="_x0000_s138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9A772D" w:rsidRPr="003F7CF1" w:rsidRDefault="009A772D" w:rsidP="00E80032">
                        <w:pPr>
                          <w:pStyle w:val="SourceCodeBoxText"/>
                          <w:rPr>
                            <w:sz w:val="19"/>
                            <w:szCs w:val="19"/>
                          </w:rPr>
                        </w:pPr>
                      </w:p>
                    </w:txbxContent>
                  </v:textbox>
                </v:rect>
                <v:shape id="Text Box 190" o:spid="_x0000_s139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9A772D" w:rsidRPr="003F7CF1" w:rsidRDefault="009A772D" w:rsidP="00E80032">
                        <w:pPr>
                          <w:pStyle w:val="SourceCodeBoxHeader"/>
                          <w:rPr>
                            <w:sz w:val="19"/>
                            <w:szCs w:val="19"/>
                            <w:lang w:val="sv-SE"/>
                          </w:rPr>
                        </w:pPr>
                        <w:r w:rsidRPr="003F7CF1">
                          <w:rPr>
                            <w:sz w:val="19"/>
                            <w:szCs w:val="19"/>
                            <w:lang w:val="sv-SE"/>
                          </w:rPr>
                          <w:t>p</w:t>
                        </w:r>
                      </w:p>
                    </w:txbxContent>
                  </v:textbox>
                </v:shape>
                <v:rect id="Rectangle 191" o:spid="_x0000_s1391"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9A772D" w:rsidRPr="003F7CF1" w:rsidRDefault="009A772D" w:rsidP="00E80032">
                        <w:pPr>
                          <w:pStyle w:val="SourceCodeBoxText"/>
                          <w:rPr>
                            <w:sz w:val="19"/>
                            <w:szCs w:val="19"/>
                          </w:rPr>
                        </w:pPr>
                        <w:r w:rsidRPr="003F7CF1">
                          <w:rPr>
                            <w:sz w:val="19"/>
                            <w:szCs w:val="19"/>
                          </w:rPr>
                          <w:t>123</w:t>
                        </w:r>
                      </w:p>
                    </w:txbxContent>
                  </v:textbox>
                </v:rect>
                <v:line id="Line 192" o:spid="_x0000_s139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93"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9A772D" w:rsidRPr="003F7CF1" w:rsidRDefault="009A772D" w:rsidP="00E80032">
                        <w:pPr>
                          <w:pStyle w:val="SourceCodeBoxText"/>
                          <w:rPr>
                            <w:sz w:val="19"/>
                            <w:szCs w:val="19"/>
                          </w:rPr>
                        </w:pPr>
                        <w:r w:rsidRPr="003F7CF1">
                          <w:rPr>
                            <w:sz w:val="19"/>
                            <w:szCs w:val="19"/>
                          </w:rPr>
                          <w:t>124</w:t>
                        </w:r>
                      </w:p>
                    </w:txbxContent>
                  </v:textbox>
                </v:rect>
                <v:rect id="Rectangle 194" o:spid="_x0000_s1394"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9A772D" w:rsidRPr="003F7CF1" w:rsidRDefault="009A772D" w:rsidP="00E80032">
                        <w:pPr>
                          <w:pStyle w:val="SourceCodeBoxText"/>
                          <w:rPr>
                            <w:sz w:val="19"/>
                            <w:szCs w:val="19"/>
                          </w:rPr>
                        </w:pPr>
                        <w:r w:rsidRPr="003F7CF1">
                          <w:rPr>
                            <w:sz w:val="19"/>
                            <w:szCs w:val="19"/>
                          </w:rPr>
                          <w:t>125</w:t>
                        </w:r>
                      </w:p>
                    </w:txbxContent>
                  </v:textbox>
                </v:rect>
                <v:shape id="Text Box 195" o:spid="_x0000_s139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9A772D" w:rsidRPr="003F7CF1" w:rsidRDefault="009A772D" w:rsidP="00E80032">
                        <w:pPr>
                          <w:pStyle w:val="SourceCodeIndex"/>
                          <w:rPr>
                            <w:sz w:val="15"/>
                            <w:szCs w:val="15"/>
                          </w:rPr>
                        </w:pPr>
                        <w:r w:rsidRPr="003F7CF1">
                          <w:rPr>
                            <w:sz w:val="15"/>
                            <w:szCs w:val="15"/>
                          </w:rPr>
                          <w:t>0</w:t>
                        </w:r>
                      </w:p>
                    </w:txbxContent>
                  </v:textbox>
                </v:shape>
                <v:shape id="Text Box 196" o:spid="_x0000_s139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9A772D" w:rsidRPr="003F7CF1" w:rsidRDefault="009A772D" w:rsidP="00E80032">
                        <w:pPr>
                          <w:pStyle w:val="SourceCodeIndex"/>
                          <w:rPr>
                            <w:sz w:val="15"/>
                            <w:szCs w:val="15"/>
                          </w:rPr>
                        </w:pPr>
                        <w:r w:rsidRPr="003F7CF1">
                          <w:rPr>
                            <w:sz w:val="15"/>
                            <w:szCs w:val="15"/>
                          </w:rPr>
                          <w:t>1</w:t>
                        </w:r>
                      </w:p>
                    </w:txbxContent>
                  </v:textbox>
                </v:shape>
                <v:shape id="Text Box 197" o:spid="_x0000_s1397"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9A772D" w:rsidRPr="003F7CF1" w:rsidRDefault="009A772D"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proofErr w:type="spellStart"/>
      <w:r w:rsidRPr="00EC76D5">
        <w:rPr>
          <w:rStyle w:val="CodeInText0"/>
        </w:rPr>
        <w:t>realloc</w:t>
      </w:r>
      <w:proofErr w:type="spellEnd"/>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9A772D" w:rsidRPr="003F7CF1" w:rsidRDefault="009A772D"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9A772D" w:rsidRPr="003F7CF1" w:rsidRDefault="009A772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9A772D" w:rsidRPr="003F7CF1" w:rsidRDefault="009A772D"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9A772D" w:rsidRPr="003F7CF1" w:rsidRDefault="009A772D"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9A772D" w:rsidRPr="003F7CF1" w:rsidRDefault="009A772D"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9A772D" w:rsidRPr="003F7CF1" w:rsidRDefault="009A772D"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9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">
                <v:shape id="_x0000_s1399" type="#_x0000_t75" style="position:absolute;width:57384;height:9931;visibility:visible;mso-wrap-style:square">
                  <v:fill o:detectmouseclick="t"/>
                  <v:path o:connecttype="none"/>
                </v:shape>
                <v:rect id="Rectangle 189" o:spid="_x0000_s140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9A772D" w:rsidRPr="003F7CF1" w:rsidRDefault="009A772D" w:rsidP="00E80032">
                        <w:pPr>
                          <w:pStyle w:val="SourceCodeBoxText"/>
                          <w:rPr>
                            <w:sz w:val="19"/>
                            <w:szCs w:val="19"/>
                          </w:rPr>
                        </w:pPr>
                      </w:p>
                    </w:txbxContent>
                  </v:textbox>
                </v:rect>
                <v:shape id="Text Box 190" o:spid="_x0000_s140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9A772D" w:rsidRPr="003F7CF1" w:rsidRDefault="009A772D" w:rsidP="00E80032">
                        <w:pPr>
                          <w:pStyle w:val="SourceCodeBoxHeader"/>
                          <w:rPr>
                            <w:sz w:val="19"/>
                            <w:szCs w:val="19"/>
                            <w:lang w:val="sv-SE"/>
                          </w:rPr>
                        </w:pPr>
                        <w:r w:rsidRPr="003F7CF1">
                          <w:rPr>
                            <w:sz w:val="19"/>
                            <w:szCs w:val="19"/>
                            <w:lang w:val="sv-SE"/>
                          </w:rPr>
                          <w:t>p</w:t>
                        </w:r>
                      </w:p>
                    </w:txbxContent>
                  </v:textbox>
                </v:shape>
                <v:rect id="Rectangle 191" o:spid="_x0000_s1402"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9A772D" w:rsidRPr="003F7CF1" w:rsidRDefault="009A772D" w:rsidP="00E80032">
                        <w:pPr>
                          <w:pStyle w:val="SourceCodeBoxText"/>
                          <w:rPr>
                            <w:sz w:val="19"/>
                            <w:szCs w:val="19"/>
                          </w:rPr>
                        </w:pPr>
                        <w:r w:rsidRPr="003F7CF1">
                          <w:rPr>
                            <w:sz w:val="19"/>
                            <w:szCs w:val="19"/>
                          </w:rPr>
                          <w:t>123</w:t>
                        </w:r>
                      </w:p>
                    </w:txbxContent>
                  </v:textbox>
                </v:rect>
                <v:line id="Line 192" o:spid="_x0000_s1403"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404"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9A772D" w:rsidRPr="003F7CF1" w:rsidRDefault="009A772D" w:rsidP="00E80032">
                        <w:pPr>
                          <w:pStyle w:val="SourceCodeBoxText"/>
                          <w:rPr>
                            <w:sz w:val="19"/>
                            <w:szCs w:val="19"/>
                          </w:rPr>
                        </w:pPr>
                        <w:r>
                          <w:rPr>
                            <w:sz w:val="19"/>
                            <w:szCs w:val="19"/>
                          </w:rPr>
                          <w:t>456</w:t>
                        </w:r>
                      </w:p>
                    </w:txbxContent>
                  </v:textbox>
                </v:rect>
                <v:shape id="Text Box 195" o:spid="_x0000_s140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9A772D" w:rsidRPr="003F7CF1" w:rsidRDefault="009A772D" w:rsidP="00E80032">
                        <w:pPr>
                          <w:pStyle w:val="SourceCodeIndex"/>
                          <w:rPr>
                            <w:sz w:val="15"/>
                            <w:szCs w:val="15"/>
                          </w:rPr>
                        </w:pPr>
                        <w:r w:rsidRPr="003F7CF1">
                          <w:rPr>
                            <w:sz w:val="15"/>
                            <w:szCs w:val="15"/>
                          </w:rPr>
                          <w:t>0</w:t>
                        </w:r>
                      </w:p>
                    </w:txbxContent>
                  </v:textbox>
                </v:shape>
                <v:shape id="Text Box 196" o:spid="_x0000_s140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9A772D" w:rsidRPr="003F7CF1" w:rsidRDefault="009A772D"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proofErr w:type="spellStart"/>
      <w:r w:rsidRPr="00EC76D5">
        <w:rPr>
          <w:rStyle w:val="CodeInText0"/>
        </w:rPr>
        <w:t>calloc</w:t>
      </w:r>
      <w:proofErr w:type="spellEnd"/>
      <w:r w:rsidRPr="00EC76D5">
        <w:t xml:space="preserve"> is that </w:t>
      </w:r>
      <w:proofErr w:type="spellStart"/>
      <w:r w:rsidRPr="00EC76D5">
        <w:rPr>
          <w:rStyle w:val="CodeInText0"/>
        </w:rPr>
        <w:t>calloc</w:t>
      </w:r>
      <w:proofErr w:type="spellEnd"/>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9A772D" w:rsidRPr="003F7CF1" w:rsidRDefault="009A772D"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9A772D" w:rsidRPr="003F7CF1" w:rsidRDefault="009A772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9A772D" w:rsidRPr="003F7CF1" w:rsidRDefault="009A772D"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40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">
                <v:shape id="_x0000_s1408" type="#_x0000_t75" style="position:absolute;width:57384;height:9931;visibility:visible;mso-wrap-style:square">
                  <v:fill o:detectmouseclick="t"/>
                  <v:path o:connecttype="none"/>
                </v:shape>
                <v:rect id="Rectangle 124" o:spid="_x0000_s140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9A772D" w:rsidRPr="003F7CF1" w:rsidRDefault="009A772D" w:rsidP="00E80032">
                        <w:pPr>
                          <w:pStyle w:val="SourceCodeBoxText"/>
                          <w:rPr>
                            <w:sz w:val="19"/>
                            <w:szCs w:val="19"/>
                          </w:rPr>
                        </w:pPr>
                      </w:p>
                    </w:txbxContent>
                  </v:textbox>
                </v:rect>
                <v:shape id="Text Box 125" o:spid="_x0000_s141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9A772D" w:rsidRPr="003F7CF1" w:rsidRDefault="009A772D" w:rsidP="00E80032">
                        <w:pPr>
                          <w:pStyle w:val="SourceCodeBoxHeader"/>
                          <w:rPr>
                            <w:sz w:val="19"/>
                            <w:szCs w:val="19"/>
                            <w:lang w:val="sv-SE"/>
                          </w:rPr>
                        </w:pPr>
                        <w:r w:rsidRPr="003F7CF1">
                          <w:rPr>
                            <w:sz w:val="19"/>
                            <w:szCs w:val="19"/>
                            <w:lang w:val="sv-SE"/>
                          </w:rPr>
                          <w:t>p</w:t>
                        </w:r>
                      </w:p>
                    </w:txbxContent>
                  </v:textbox>
                </v:shape>
                <v:rect id="Rectangle 126" o:spid="_x0000_s1411"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9A772D" w:rsidRPr="003F7CF1" w:rsidRDefault="009A772D" w:rsidP="00E80032">
                        <w:pPr>
                          <w:pStyle w:val="SourceCodeBoxText"/>
                          <w:rPr>
                            <w:sz w:val="19"/>
                            <w:szCs w:val="19"/>
                          </w:rPr>
                        </w:pPr>
                        <w:r w:rsidRPr="003F7CF1">
                          <w:rPr>
                            <w:sz w:val="19"/>
                            <w:szCs w:val="19"/>
                          </w:rPr>
                          <w:t>NULL</w:t>
                        </w:r>
                      </w:p>
                    </w:txbxContent>
                  </v:textbox>
                </v:rect>
                <v:line id="Line 127" o:spid="_x0000_s141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9A772D" w:rsidRPr="003F7CF1" w:rsidRDefault="009A772D"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9A772D" w:rsidRPr="003F7CF1" w:rsidRDefault="009A772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41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">
                <v:shape id="_x0000_s1414" type="#_x0000_t75" style="position:absolute;width:57384;height:9931;visibility:visible;mso-wrap-style:square">
                  <v:fill o:detectmouseclick="t"/>
                  <v:path o:connecttype="none"/>
                </v:shape>
                <v:rect id="Rectangle 116" o:spid="_x0000_s141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9A772D" w:rsidRPr="003F7CF1" w:rsidRDefault="009A772D" w:rsidP="00E80032">
                        <w:pPr>
                          <w:pStyle w:val="SourceCodeBoxText"/>
                          <w:rPr>
                            <w:sz w:val="19"/>
                            <w:szCs w:val="19"/>
                          </w:rPr>
                        </w:pPr>
                      </w:p>
                    </w:txbxContent>
                  </v:textbox>
                </v:rect>
                <v:shape id="Text Box 117" o:spid="_x0000_s141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9A772D" w:rsidRPr="003F7CF1" w:rsidRDefault="009A772D" w:rsidP="00E80032">
                        <w:pPr>
                          <w:pStyle w:val="SourceCodeBoxHeader"/>
                          <w:rPr>
                            <w:sz w:val="19"/>
                            <w:szCs w:val="19"/>
                            <w:lang w:val="sv-SE"/>
                          </w:rPr>
                        </w:pPr>
                        <w:r w:rsidRPr="003F7CF1">
                          <w:rPr>
                            <w:sz w:val="19"/>
                            <w:szCs w:val="19"/>
                            <w:lang w:val="sv-SE"/>
                          </w:rPr>
                          <w:t>p</w:t>
                        </w:r>
                      </w:p>
                    </w:txbxContent>
                  </v:textbox>
                </v:shape>
                <v:line id="Line 118" o:spid="_x0000_s1417"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18"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19"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2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proofErr w:type="spellStart"/>
      <w:r w:rsidR="00B02345">
        <w:t>dereference</w:t>
      </w:r>
      <w:r w:rsidRPr="00EC76D5">
        <w:t>er</w:t>
      </w:r>
      <w:proofErr w:type="spellEnd"/>
      <w:r w:rsidRPr="00EC76D5">
        <w:t xml:space="preserve">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9A772D" w:rsidRPr="003F7CF1" w:rsidRDefault="009A772D"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9A772D" w:rsidRPr="003F7CF1" w:rsidRDefault="009A772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9A772D" w:rsidRPr="003F7CF1" w:rsidRDefault="009A772D"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21"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">
                <v:shape id="_x0000_s1422" type="#_x0000_t75" style="position:absolute;width:57384;height:9931;visibility:visible;mso-wrap-style:square">
                  <v:fill o:detectmouseclick="t"/>
                  <v:path o:connecttype="none"/>
                </v:shape>
                <v:rect id="Rectangle 110" o:spid="_x0000_s142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9A772D" w:rsidRPr="003F7CF1" w:rsidRDefault="009A772D" w:rsidP="00E80032">
                        <w:pPr>
                          <w:pStyle w:val="SourceCodeBoxText"/>
                          <w:rPr>
                            <w:sz w:val="19"/>
                            <w:szCs w:val="19"/>
                          </w:rPr>
                        </w:pPr>
                      </w:p>
                    </w:txbxContent>
                  </v:textbox>
                </v:rect>
                <v:shape id="Text Box 111" o:spid="_x0000_s142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9A772D" w:rsidRPr="003F7CF1" w:rsidRDefault="009A772D" w:rsidP="00E80032">
                        <w:pPr>
                          <w:pStyle w:val="SourceCodeBoxHeader"/>
                          <w:rPr>
                            <w:sz w:val="19"/>
                            <w:szCs w:val="19"/>
                            <w:lang w:val="sv-SE"/>
                          </w:rPr>
                        </w:pPr>
                        <w:r w:rsidRPr="003F7CF1">
                          <w:rPr>
                            <w:sz w:val="19"/>
                            <w:szCs w:val="19"/>
                            <w:lang w:val="sv-SE"/>
                          </w:rPr>
                          <w:t>p</w:t>
                        </w:r>
                      </w:p>
                    </w:txbxContent>
                  </v:textbox>
                </v:shape>
                <v:line id="Line 112" o:spid="_x0000_s142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26"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9A772D" w:rsidRPr="003F7CF1" w:rsidRDefault="009A772D"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9A772D" w:rsidRPr="003F7CF1" w:rsidRDefault="009A772D"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9A772D" w:rsidRPr="003F7CF1" w:rsidRDefault="009A772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9A772D" w:rsidRPr="003F7CF1" w:rsidRDefault="009A772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9A772D" w:rsidRPr="003F7CF1" w:rsidRDefault="009A772D"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9A772D" w:rsidRPr="003F7CF1" w:rsidRDefault="009A772D"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9A772D" w:rsidRPr="003F7CF1" w:rsidRDefault="009A772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9A772D" w:rsidRPr="003F7CF1" w:rsidRDefault="009A772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9A772D" w:rsidRPr="003F7CF1" w:rsidRDefault="009A772D"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9A772D" w:rsidRPr="003F7CF1" w:rsidRDefault="009A772D"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9A772D" w:rsidRPr="003F7CF1" w:rsidRDefault="009A772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9A772D" w:rsidRPr="003F7CF1" w:rsidRDefault="009A772D"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9A772D" w:rsidRPr="003F7CF1" w:rsidRDefault="009A772D"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9A772D" w:rsidRPr="003F7CF1" w:rsidRDefault="009A772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9A772D" w:rsidRPr="003F7CF1" w:rsidRDefault="009A772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27"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">
                <v:shape id="_x0000_s1428" type="#_x0000_t75" style="position:absolute;width:57384;height:17132;visibility:visible;mso-wrap-style:square">
                  <v:fill o:detectmouseclick="t"/>
                  <v:path o:connecttype="none"/>
                </v:shape>
                <v:rect id="Rectangle 90" o:spid="_x0000_s1429"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9A772D" w:rsidRPr="003F7CF1" w:rsidRDefault="009A772D" w:rsidP="00E80032">
                        <w:pPr>
                          <w:pStyle w:val="SourceCodeBoxText"/>
                          <w:rPr>
                            <w:sz w:val="19"/>
                            <w:szCs w:val="19"/>
                          </w:rPr>
                        </w:pPr>
                      </w:p>
                    </w:txbxContent>
                  </v:textbox>
                </v:rect>
                <v:shape id="Text Box 91" o:spid="_x0000_s1430"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9A772D" w:rsidRPr="003F7CF1" w:rsidRDefault="009A772D" w:rsidP="00E80032">
                        <w:pPr>
                          <w:pStyle w:val="SourceCodeBoxHeader"/>
                          <w:rPr>
                            <w:sz w:val="19"/>
                            <w:szCs w:val="19"/>
                            <w:lang w:val="sv-SE"/>
                          </w:rPr>
                        </w:pPr>
                        <w:r w:rsidRPr="003F7CF1">
                          <w:rPr>
                            <w:sz w:val="19"/>
                            <w:szCs w:val="19"/>
                            <w:lang w:val="sv-SE"/>
                          </w:rPr>
                          <w:t>p</w:t>
                        </w:r>
                      </w:p>
                    </w:txbxContent>
                  </v:textbox>
                </v:shape>
                <v:line id="Line 92" o:spid="_x0000_s1431"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32"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9A772D" w:rsidRPr="003F7CF1" w:rsidRDefault="009A772D" w:rsidP="00E80032">
                        <w:pPr>
                          <w:pStyle w:val="SourceCodeBoxHeader"/>
                          <w:rPr>
                            <w:sz w:val="19"/>
                            <w:szCs w:val="19"/>
                            <w:lang w:val="sv-SE"/>
                          </w:rPr>
                        </w:pPr>
                        <w:r w:rsidRPr="003F7CF1">
                          <w:rPr>
                            <w:sz w:val="19"/>
                            <w:szCs w:val="19"/>
                            <w:lang w:val="sv-SE"/>
                          </w:rPr>
                          <w:t>(a)</w:t>
                        </w:r>
                      </w:p>
                    </w:txbxContent>
                  </v:textbox>
                </v:shape>
                <v:rect id="Rectangle 94" o:spid="_x0000_s1433"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9A772D" w:rsidRPr="003F7CF1" w:rsidRDefault="009A772D" w:rsidP="00E80032">
                        <w:pPr>
                          <w:pStyle w:val="SourceCodeBoxText"/>
                          <w:rPr>
                            <w:sz w:val="19"/>
                            <w:szCs w:val="19"/>
                          </w:rPr>
                        </w:pPr>
                      </w:p>
                    </w:txbxContent>
                  </v:textbox>
                </v:rect>
                <v:shape id="Text Box 95" o:spid="_x0000_s1434"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9A772D" w:rsidRPr="003F7CF1" w:rsidRDefault="009A772D" w:rsidP="00E80032">
                        <w:pPr>
                          <w:pStyle w:val="SourceCodeBoxHeader"/>
                          <w:rPr>
                            <w:sz w:val="19"/>
                            <w:szCs w:val="19"/>
                            <w:lang w:val="sv-SE"/>
                          </w:rPr>
                        </w:pPr>
                        <w:r w:rsidRPr="003F7CF1">
                          <w:rPr>
                            <w:sz w:val="19"/>
                            <w:szCs w:val="19"/>
                            <w:lang w:val="sv-SE"/>
                          </w:rPr>
                          <w:t>q</w:t>
                        </w:r>
                      </w:p>
                    </w:txbxContent>
                  </v:textbox>
                </v:shape>
                <v:line id="Line 96" o:spid="_x0000_s1435"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36"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9A772D" w:rsidRPr="003F7CF1" w:rsidRDefault="009A772D" w:rsidP="00E80032">
                        <w:pPr>
                          <w:pStyle w:val="SourceCodeBoxText"/>
                          <w:rPr>
                            <w:sz w:val="19"/>
                            <w:szCs w:val="19"/>
                          </w:rPr>
                        </w:pPr>
                        <w:r w:rsidRPr="003F7CF1">
                          <w:rPr>
                            <w:sz w:val="19"/>
                            <w:szCs w:val="19"/>
                          </w:rPr>
                          <w:t>1</w:t>
                        </w:r>
                      </w:p>
                    </w:txbxContent>
                  </v:textbox>
                </v:rect>
                <v:rect id="Rectangle 98" o:spid="_x0000_s1437"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9A772D" w:rsidRPr="003F7CF1" w:rsidRDefault="009A772D" w:rsidP="00E80032">
                        <w:pPr>
                          <w:pStyle w:val="SourceCodeBoxText"/>
                          <w:rPr>
                            <w:sz w:val="19"/>
                            <w:szCs w:val="19"/>
                          </w:rPr>
                        </w:pPr>
                        <w:r w:rsidRPr="003F7CF1">
                          <w:rPr>
                            <w:sz w:val="19"/>
                            <w:szCs w:val="19"/>
                          </w:rPr>
                          <w:t>2</w:t>
                        </w:r>
                      </w:p>
                    </w:txbxContent>
                  </v:textbox>
                </v:rect>
                <v:rect id="Rectangle 99" o:spid="_x0000_s1438"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9A772D" w:rsidRPr="003F7CF1" w:rsidRDefault="009A772D" w:rsidP="00E80032">
                        <w:pPr>
                          <w:pStyle w:val="SourceCodeBoxText"/>
                          <w:rPr>
                            <w:sz w:val="19"/>
                            <w:szCs w:val="19"/>
                          </w:rPr>
                        </w:pPr>
                      </w:p>
                    </w:txbxContent>
                  </v:textbox>
                </v:rect>
                <v:shape id="Text Box 100" o:spid="_x0000_s1439"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9A772D" w:rsidRPr="003F7CF1" w:rsidRDefault="009A772D" w:rsidP="00E80032">
                        <w:pPr>
                          <w:pStyle w:val="SourceCodeBoxHeader"/>
                          <w:rPr>
                            <w:sz w:val="19"/>
                            <w:szCs w:val="19"/>
                            <w:lang w:val="sv-SE"/>
                          </w:rPr>
                        </w:pPr>
                        <w:r w:rsidRPr="003F7CF1">
                          <w:rPr>
                            <w:sz w:val="19"/>
                            <w:szCs w:val="19"/>
                            <w:lang w:val="sv-SE"/>
                          </w:rPr>
                          <w:t>p</w:t>
                        </w:r>
                      </w:p>
                    </w:txbxContent>
                  </v:textbox>
                </v:shape>
                <v:shape id="Text Box 101" o:spid="_x0000_s1440"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9A772D" w:rsidRPr="003F7CF1" w:rsidRDefault="009A772D" w:rsidP="00E80032">
                        <w:pPr>
                          <w:pStyle w:val="SourceCodeBoxHeader"/>
                          <w:rPr>
                            <w:sz w:val="19"/>
                            <w:szCs w:val="19"/>
                            <w:lang w:val="sv-SE"/>
                          </w:rPr>
                        </w:pPr>
                        <w:r w:rsidRPr="003F7CF1">
                          <w:rPr>
                            <w:sz w:val="19"/>
                            <w:szCs w:val="19"/>
                            <w:lang w:val="sv-SE"/>
                          </w:rPr>
                          <w:t>(b)</w:t>
                        </w:r>
                      </w:p>
                    </w:txbxContent>
                  </v:textbox>
                </v:shape>
                <v:rect id="Rectangle 102" o:spid="_x0000_s1441"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9A772D" w:rsidRPr="003F7CF1" w:rsidRDefault="009A772D" w:rsidP="00E80032">
                        <w:pPr>
                          <w:pStyle w:val="SourceCodeBoxText"/>
                          <w:rPr>
                            <w:sz w:val="19"/>
                            <w:szCs w:val="19"/>
                          </w:rPr>
                        </w:pPr>
                      </w:p>
                    </w:txbxContent>
                  </v:textbox>
                </v:rect>
                <v:shape id="Text Box 103" o:spid="_x0000_s1442"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9A772D" w:rsidRPr="003F7CF1" w:rsidRDefault="009A772D" w:rsidP="00E80032">
                        <w:pPr>
                          <w:pStyle w:val="SourceCodeBoxHeader"/>
                          <w:rPr>
                            <w:sz w:val="19"/>
                            <w:szCs w:val="19"/>
                            <w:lang w:val="sv-SE"/>
                          </w:rPr>
                        </w:pPr>
                        <w:r w:rsidRPr="003F7CF1">
                          <w:rPr>
                            <w:sz w:val="19"/>
                            <w:szCs w:val="19"/>
                            <w:lang w:val="sv-SE"/>
                          </w:rPr>
                          <w:t>q</w:t>
                        </w:r>
                      </w:p>
                    </w:txbxContent>
                  </v:textbox>
                </v:shape>
                <v:line id="Line 104" o:spid="_x0000_s1443"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44"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9A772D" w:rsidRPr="003F7CF1" w:rsidRDefault="009A772D" w:rsidP="00E80032">
                        <w:pPr>
                          <w:pStyle w:val="SourceCodeBoxText"/>
                          <w:rPr>
                            <w:sz w:val="19"/>
                            <w:szCs w:val="19"/>
                          </w:rPr>
                        </w:pPr>
                        <w:r w:rsidRPr="003F7CF1">
                          <w:rPr>
                            <w:sz w:val="19"/>
                            <w:szCs w:val="19"/>
                          </w:rPr>
                          <w:t>1</w:t>
                        </w:r>
                      </w:p>
                    </w:txbxContent>
                  </v:textbox>
                </v:rect>
                <v:rect id="Rectangle 106" o:spid="_x0000_s1445"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9A772D" w:rsidRPr="003F7CF1" w:rsidRDefault="009A772D" w:rsidP="00E80032">
                        <w:pPr>
                          <w:pStyle w:val="SourceCodeBoxText"/>
                          <w:rPr>
                            <w:sz w:val="19"/>
                            <w:szCs w:val="19"/>
                          </w:rPr>
                        </w:pPr>
                        <w:r w:rsidRPr="003F7CF1">
                          <w:rPr>
                            <w:sz w:val="19"/>
                            <w:szCs w:val="19"/>
                          </w:rPr>
                          <w:t>2</w:t>
                        </w:r>
                      </w:p>
                    </w:txbxContent>
                  </v:textbox>
                </v:rect>
                <v:line id="Line 107" o:spid="_x0000_s1446"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5" w:name="_Toc320485586"/>
      <w:bookmarkStart w:id="586" w:name="_Toc323656696"/>
      <w:bookmarkStart w:id="587" w:name="_Toc324085434"/>
      <w:bookmarkStart w:id="588" w:name="_Toc383781086"/>
      <w:bookmarkStart w:id="589" w:name="_Toc53473677"/>
      <w:r w:rsidRPr="00EC76D5">
        <w:t>Defining our own types</w:t>
      </w:r>
      <w:bookmarkEnd w:id="585"/>
      <w:bookmarkEnd w:id="586"/>
      <w:bookmarkEnd w:id="587"/>
      <w:bookmarkEnd w:id="588"/>
      <w:bookmarkEnd w:id="58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0" w:name="_Toc320485587"/>
      <w:bookmarkStart w:id="591" w:name="_Toc323656697"/>
      <w:bookmarkStart w:id="592" w:name="_Toc324085435"/>
      <w:bookmarkStart w:id="593" w:name="_Toc383781087"/>
      <w:bookmarkStart w:id="594" w:name="_Toc53473678"/>
      <w:r w:rsidRPr="00EC76D5">
        <w:t>The Type Size</w:t>
      </w:r>
      <w:bookmarkEnd w:id="590"/>
      <w:bookmarkEnd w:id="591"/>
      <w:bookmarkEnd w:id="592"/>
      <w:bookmarkEnd w:id="593"/>
      <w:bookmarkEnd w:id="594"/>
    </w:p>
    <w:p w14:paraId="2A85A616" w14:textId="7C4815F2" w:rsidR="00E80032" w:rsidRPr="00EC76D5" w:rsidRDefault="00E80032" w:rsidP="00E80032">
      <w:r w:rsidRPr="00EC76D5">
        <w:t xml:space="preserve">The operator </w:t>
      </w:r>
      <w:proofErr w:type="spellStart"/>
      <w:r w:rsidRPr="00EC76D5">
        <w:rPr>
          <w:rStyle w:val="CodeInText0"/>
        </w:rPr>
        <w:t>sizeof</w:t>
      </w:r>
      <w:proofErr w:type="spellEnd"/>
      <w:r w:rsidRPr="00EC76D5">
        <w:t xml:space="preserve"> gives us the size of a type</w:t>
      </w:r>
      <w:r w:rsidRPr="00EC76D5">
        <w:rPr>
          <w:rStyle w:val="Fotnotsreferens"/>
          <w:szCs w:val="21"/>
        </w:rPr>
        <w:footnoteReference w:id="18"/>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EC76D5">
        <w:t>the</w:t>
      </w:r>
      <w:proofErr w:type="spellEnd"/>
      <w:r w:rsidRPr="00EC76D5">
        <w:t xml:space="preserve"> property is </w:t>
      </w:r>
      <w:r w:rsidRPr="00EC76D5">
        <w:rPr>
          <w:rStyle w:val="KeyWord"/>
        </w:rPr>
        <w:t xml:space="preserve">implementation </w:t>
      </w:r>
      <w:proofErr w:type="spellStart"/>
      <w:r w:rsidRPr="00EC76D5">
        <w:rPr>
          <w:rStyle w:val="KeyWord"/>
        </w:rPr>
        <w:t>dependant</w:t>
      </w:r>
      <w:proofErr w:type="spellEnd"/>
      <w:r w:rsidRPr="00EC76D5">
        <w:t xml:space="preserve">. The operator returns a value of the type </w:t>
      </w:r>
      <w:proofErr w:type="spellStart"/>
      <w:r w:rsidRPr="00EC76D5">
        <w:rPr>
          <w:rStyle w:val="CodeInText0"/>
        </w:rPr>
        <w:t>size_t</w:t>
      </w:r>
      <w:proofErr w:type="spellEnd"/>
      <w:r w:rsidRPr="00EC76D5">
        <w:t xml:space="preserve">, which exact </w:t>
      </w:r>
      <w:r w:rsidR="00C37108">
        <w:t>definition</w:t>
      </w:r>
      <w:r w:rsidRPr="00EC76D5">
        <w:t xml:space="preserve"> is also implementation </w:t>
      </w:r>
      <w:proofErr w:type="spellStart"/>
      <w:r w:rsidRPr="00EC76D5">
        <w:t>dependant</w:t>
      </w:r>
      <w:proofErr w:type="spellEnd"/>
      <w:r w:rsidRPr="00EC76D5">
        <w: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6" w:name="_Toc320485588"/>
      <w:bookmarkStart w:id="597" w:name="_Toc323656698"/>
      <w:bookmarkStart w:id="598" w:name="_Toc324085436"/>
      <w:bookmarkStart w:id="599" w:name="_Toc383781088"/>
      <w:bookmarkStart w:id="600" w:name="_Toc53473679"/>
      <w:r w:rsidRPr="00EC76D5">
        <w:t>Expressions and Operators</w:t>
      </w:r>
      <w:bookmarkEnd w:id="596"/>
      <w:bookmarkEnd w:id="597"/>
      <w:bookmarkEnd w:id="598"/>
      <w:bookmarkEnd w:id="599"/>
      <w:bookmarkEnd w:id="60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9A772D" w:rsidRPr="003F7CF1" w:rsidRDefault="009A772D"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5.6pt" o:ole="">
                                    <v:imagedata r:id="rId9" o:title=""/>
                                  </v:shape>
                                  <o:OLEObject Type="Embed" ProgID="Equation.3" ShapeID="_x0000_i1026" DrawAspect="Content" ObjectID="_1664306263"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9A772D" w:rsidRPr="003F7CF1" w:rsidRDefault="009A772D"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9A772D" w:rsidRPr="003F7CF1" w:rsidRDefault="009A772D"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9A772D" w:rsidRPr="003F7CF1" w:rsidRDefault="009A772D"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47"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">
                <v:shape id="_x0000_s1448" type="#_x0000_t75" style="position:absolute;width:18935;height:11722;visibility:visible;mso-wrap-style:square">
                  <v:fill o:detectmouseclick="t"/>
                  <v:path o:connecttype="none"/>
                </v:shape>
                <v:rect id="Rectangle 143" o:spid="_x0000_s1449"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9A772D" w:rsidRPr="003F7CF1" w:rsidRDefault="009A772D"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5.6pt" o:ole="">
                              <v:imagedata r:id="rId9" o:title=""/>
                            </v:shape>
                            <o:OLEObject Type="Embed" ProgID="Equation.3" ShapeID="_x0000_i1026" DrawAspect="Content" ObjectID="_1664306263" r:id="rId11"/>
                          </w:object>
                        </w:r>
                      </w:p>
                    </w:txbxContent>
                  </v:textbox>
                </v:rect>
                <v:rect id="Rectangle 144" o:spid="_x0000_s1450"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9A772D" w:rsidRPr="003F7CF1" w:rsidRDefault="009A772D" w:rsidP="00E80032">
                        <w:pPr>
                          <w:pStyle w:val="Picture"/>
                          <w:rPr>
                            <w:rStyle w:val="Italic"/>
                            <w:sz w:val="19"/>
                            <w:szCs w:val="19"/>
                          </w:rPr>
                        </w:pPr>
                        <w:r w:rsidRPr="003F7CF1">
                          <w:rPr>
                            <w:rStyle w:val="Italic"/>
                            <w:sz w:val="19"/>
                            <w:szCs w:val="19"/>
                          </w:rPr>
                          <w:t>Operator</w:t>
                        </w:r>
                      </w:p>
                    </w:txbxContent>
                  </v:textbox>
                </v:rect>
                <v:rect id="Rectangle 145" o:spid="_x0000_s1451"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9A772D" w:rsidRPr="003F7CF1" w:rsidRDefault="009A772D" w:rsidP="00E80032">
                        <w:pPr>
                          <w:pStyle w:val="Picture"/>
                          <w:rPr>
                            <w:rStyle w:val="Italic"/>
                            <w:sz w:val="19"/>
                            <w:szCs w:val="19"/>
                          </w:rPr>
                        </w:pPr>
                        <w:r w:rsidRPr="003F7CF1">
                          <w:rPr>
                            <w:rStyle w:val="Italic"/>
                            <w:sz w:val="19"/>
                            <w:szCs w:val="19"/>
                          </w:rPr>
                          <w:t>Operand</w:t>
                        </w:r>
                      </w:p>
                    </w:txbxContent>
                  </v:textbox>
                </v:rect>
                <v:line id="Line 146" o:spid="_x0000_s1452"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53"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54"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55"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9A772D" w:rsidRPr="003F7CF1" w:rsidRDefault="009A772D"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 w:name="_Toc320485589"/>
      <w:bookmarkStart w:id="602" w:name="_Toc323656699"/>
      <w:bookmarkStart w:id="603" w:name="_Toc324085437"/>
      <w:bookmarkStart w:id="604" w:name="_Toc383781089"/>
      <w:bookmarkStart w:id="605" w:name="_Toc53473680"/>
      <w:r w:rsidRPr="00EC76D5">
        <w:t>Arithmetic Operators</w:t>
      </w:r>
      <w:bookmarkEnd w:id="601"/>
      <w:bookmarkEnd w:id="602"/>
      <w:bookmarkEnd w:id="603"/>
      <w:bookmarkEnd w:id="604"/>
      <w:bookmarkEnd w:id="60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606" w:name="_Toc320485590"/>
      <w:bookmarkStart w:id="607" w:name="_Toc323656700"/>
      <w:bookmarkStart w:id="608" w:name="_Toc324085438"/>
      <w:bookmarkStart w:id="609" w:name="_Toc383781090"/>
      <w:bookmarkStart w:id="610" w:name="_Toc53473681"/>
      <w:r w:rsidRPr="00EC76D5">
        <w:rPr>
          <w:rStyle w:val="Italic"/>
          <w:i w:val="0"/>
        </w:rPr>
        <w:t>Pointer Arithmetic</w:t>
      </w:r>
      <w:bookmarkEnd w:id="606"/>
      <w:bookmarkEnd w:id="607"/>
      <w:bookmarkEnd w:id="608"/>
      <w:bookmarkEnd w:id="609"/>
      <w:bookmarkEnd w:id="61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proofErr w:type="spellStart"/>
      <w:r w:rsidRPr="00EC76D5">
        <w:rPr>
          <w:rStyle w:val="CodeInText0"/>
        </w:rPr>
        <w:t>numberPtr</w:t>
      </w:r>
      <w:proofErr w:type="spellEnd"/>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9A772D" w:rsidRPr="003F7CF1" w:rsidRDefault="009A772D"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9A772D" w:rsidRPr="003F7CF1" w:rsidRDefault="009A772D"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9A772D" w:rsidRPr="003F7CF1" w:rsidRDefault="009A772D"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9A772D" w:rsidRPr="003F7CF1" w:rsidRDefault="009A772D"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9A772D" w:rsidRPr="003F7CF1" w:rsidRDefault="009A772D"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9A772D" w:rsidRPr="003F7CF1" w:rsidRDefault="009A772D"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9A772D" w:rsidRPr="003F7CF1" w:rsidRDefault="009A772D"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9A772D" w:rsidRPr="003F7CF1" w:rsidRDefault="009A772D"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9A772D" w:rsidRPr="003F7CF1" w:rsidRDefault="009A772D"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9A772D" w:rsidRPr="003F7CF1" w:rsidRDefault="009A772D"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56"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">
                <v:shape id="_x0000_s1457" type="#_x0000_t75" style="position:absolute;width:57384;height:16230;visibility:visible;mso-wrap-style:square">
                  <v:fill o:detectmouseclick="t"/>
                  <v:path o:connecttype="none"/>
                </v:shape>
                <v:rect id="Rectangle 130" o:spid="_x0000_s1458"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9A772D" w:rsidRPr="003F7CF1" w:rsidRDefault="009A772D" w:rsidP="00E80032">
                        <w:pPr>
                          <w:pStyle w:val="SourceCodeBoxText"/>
                          <w:rPr>
                            <w:sz w:val="19"/>
                            <w:szCs w:val="19"/>
                          </w:rPr>
                        </w:pPr>
                      </w:p>
                    </w:txbxContent>
                  </v:textbox>
                </v:rect>
                <v:shape id="Text Box 131" o:spid="_x0000_s1459"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9A772D" w:rsidRPr="003F7CF1" w:rsidRDefault="009A772D" w:rsidP="00E80032">
                        <w:pPr>
                          <w:pStyle w:val="SourceCodeBoxHeader"/>
                          <w:rPr>
                            <w:sz w:val="19"/>
                            <w:szCs w:val="19"/>
                            <w:lang w:val="sv-SE"/>
                          </w:rPr>
                        </w:pPr>
                        <w:r>
                          <w:rPr>
                            <w:sz w:val="19"/>
                            <w:szCs w:val="19"/>
                            <w:lang w:val="sv-SE"/>
                          </w:rPr>
                          <w:t>numberPtr</w:t>
                        </w:r>
                      </w:p>
                    </w:txbxContent>
                  </v:textbox>
                </v:shape>
                <v:rect id="Rectangle 132" o:spid="_x0000_s1460"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9A772D" w:rsidRPr="003F7CF1" w:rsidRDefault="009A772D" w:rsidP="00E80032">
                        <w:pPr>
                          <w:pStyle w:val="SourceCodeBoxText"/>
                          <w:rPr>
                            <w:sz w:val="19"/>
                            <w:szCs w:val="19"/>
                          </w:rPr>
                        </w:pPr>
                        <w:r w:rsidRPr="003F7CF1">
                          <w:rPr>
                            <w:sz w:val="19"/>
                            <w:szCs w:val="19"/>
                          </w:rPr>
                          <w:t>102</w:t>
                        </w:r>
                      </w:p>
                    </w:txbxContent>
                  </v:textbox>
                </v:rect>
                <v:rect id="Rectangle 133" o:spid="_x0000_s1461"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9A772D" w:rsidRPr="003F7CF1" w:rsidRDefault="009A772D" w:rsidP="00E80032">
                        <w:pPr>
                          <w:pStyle w:val="SourceCodeBoxText"/>
                          <w:rPr>
                            <w:sz w:val="19"/>
                            <w:szCs w:val="19"/>
                          </w:rPr>
                        </w:pPr>
                        <w:r w:rsidRPr="003F7CF1">
                          <w:rPr>
                            <w:sz w:val="19"/>
                            <w:szCs w:val="19"/>
                          </w:rPr>
                          <w:t>100</w:t>
                        </w:r>
                      </w:p>
                    </w:txbxContent>
                  </v:textbox>
                </v:rect>
                <v:rect id="Rectangle 134" o:spid="_x0000_s1462"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9A772D" w:rsidRPr="003F7CF1" w:rsidRDefault="009A772D" w:rsidP="00E80032">
                        <w:pPr>
                          <w:pStyle w:val="SourceCodeBoxText"/>
                          <w:rPr>
                            <w:sz w:val="19"/>
                            <w:szCs w:val="19"/>
                          </w:rPr>
                        </w:pPr>
                        <w:r w:rsidRPr="003F7CF1">
                          <w:rPr>
                            <w:sz w:val="19"/>
                            <w:szCs w:val="19"/>
                          </w:rPr>
                          <w:t>101</w:t>
                        </w:r>
                      </w:p>
                    </w:txbxContent>
                  </v:textbox>
                </v:rect>
                <v:rect id="Rectangle 135" o:spid="_x0000_s1463"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9A772D" w:rsidRPr="003F7CF1" w:rsidRDefault="009A772D" w:rsidP="00E80032">
                        <w:pPr>
                          <w:pStyle w:val="SourceCodeBoxText"/>
                          <w:rPr>
                            <w:sz w:val="19"/>
                            <w:szCs w:val="19"/>
                          </w:rPr>
                        </w:pPr>
                        <w:r w:rsidRPr="003F7CF1">
                          <w:rPr>
                            <w:sz w:val="19"/>
                            <w:szCs w:val="19"/>
                          </w:rPr>
                          <w:t>103</w:t>
                        </w:r>
                      </w:p>
                    </w:txbxContent>
                  </v:textbox>
                </v:rect>
                <v:rect id="Rectangle 136" o:spid="_x0000_s1464"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9A772D" w:rsidRPr="003F7CF1" w:rsidRDefault="009A772D" w:rsidP="00E80032">
                        <w:pPr>
                          <w:pStyle w:val="SourceCodeBoxText"/>
                          <w:rPr>
                            <w:sz w:val="19"/>
                            <w:szCs w:val="19"/>
                          </w:rPr>
                        </w:pPr>
                        <w:r w:rsidRPr="003F7CF1">
                          <w:rPr>
                            <w:sz w:val="19"/>
                            <w:szCs w:val="19"/>
                          </w:rPr>
                          <w:t>10008</w:t>
                        </w:r>
                      </w:p>
                    </w:txbxContent>
                  </v:textbox>
                </v:rect>
                <v:rect id="Rectangle 137" o:spid="_x0000_s1465"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9A772D" w:rsidRPr="003F7CF1" w:rsidRDefault="009A772D" w:rsidP="00E80032">
                        <w:pPr>
                          <w:pStyle w:val="SourceCodeBoxText"/>
                          <w:rPr>
                            <w:sz w:val="19"/>
                            <w:szCs w:val="19"/>
                          </w:rPr>
                        </w:pPr>
                        <w:r w:rsidRPr="003F7CF1">
                          <w:rPr>
                            <w:sz w:val="19"/>
                            <w:szCs w:val="19"/>
                          </w:rPr>
                          <w:t>10000</w:t>
                        </w:r>
                      </w:p>
                    </w:txbxContent>
                  </v:textbox>
                </v:rect>
                <v:rect id="Rectangle 138" o:spid="_x0000_s1466"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9A772D" w:rsidRPr="003F7CF1" w:rsidRDefault="009A772D" w:rsidP="00E80032">
                        <w:pPr>
                          <w:pStyle w:val="SourceCodeBoxText"/>
                          <w:rPr>
                            <w:sz w:val="19"/>
                            <w:szCs w:val="19"/>
                          </w:rPr>
                        </w:pPr>
                        <w:r w:rsidRPr="003F7CF1">
                          <w:rPr>
                            <w:sz w:val="19"/>
                            <w:szCs w:val="19"/>
                          </w:rPr>
                          <w:t>10004</w:t>
                        </w:r>
                      </w:p>
                    </w:txbxContent>
                  </v:textbox>
                </v:rect>
                <v:rect id="Rectangle 139" o:spid="_x0000_s1467"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9A772D" w:rsidRPr="003F7CF1" w:rsidRDefault="009A772D" w:rsidP="00E80032">
                        <w:pPr>
                          <w:pStyle w:val="SourceCodeBoxText"/>
                          <w:rPr>
                            <w:sz w:val="19"/>
                            <w:szCs w:val="19"/>
                          </w:rPr>
                        </w:pPr>
                        <w:r w:rsidRPr="003F7CF1">
                          <w:rPr>
                            <w:sz w:val="19"/>
                            <w:szCs w:val="19"/>
                          </w:rPr>
                          <w:t>10012</w:t>
                        </w:r>
                      </w:p>
                    </w:txbxContent>
                  </v:textbox>
                </v:rect>
                <v:line id="Line 140" o:spid="_x0000_s1468"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proofErr w:type="spellStart"/>
      <w:r w:rsidR="00B02345">
        <w:t>dereference</w:t>
      </w:r>
      <w:r w:rsidRPr="00EC76D5">
        <w:t>ereeing</w:t>
      </w:r>
      <w:proofErr w:type="spellEnd"/>
      <w:r w:rsidRPr="00EC76D5">
        <w:t xml:space="preserve">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1" w:name="_Toc320485591"/>
      <w:bookmarkStart w:id="612" w:name="_Toc323656701"/>
      <w:bookmarkStart w:id="613" w:name="_Toc324085439"/>
      <w:bookmarkStart w:id="614" w:name="_Toc383781091"/>
      <w:bookmarkStart w:id="615" w:name="_Toc53473682"/>
      <w:r w:rsidRPr="00EC76D5">
        <w:t>Increment and decrement</w:t>
      </w:r>
      <w:bookmarkEnd w:id="611"/>
      <w:bookmarkEnd w:id="612"/>
      <w:bookmarkEnd w:id="613"/>
      <w:bookmarkEnd w:id="614"/>
      <w:bookmarkEnd w:id="61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19"/>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6" w:name="_Toc320485592"/>
      <w:bookmarkStart w:id="617" w:name="_Toc323656702"/>
      <w:bookmarkStart w:id="618" w:name="_Toc324085440"/>
      <w:bookmarkStart w:id="619" w:name="_Toc383781092"/>
      <w:bookmarkStart w:id="620" w:name="_Toc53473683"/>
      <w:r w:rsidRPr="00EC76D5">
        <w:t>Relational Operators</w:t>
      </w:r>
      <w:bookmarkEnd w:id="616"/>
      <w:bookmarkEnd w:id="617"/>
      <w:bookmarkEnd w:id="618"/>
      <w:bookmarkEnd w:id="619"/>
      <w:bookmarkEnd w:id="62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0"/>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1" w:name="_Toc320485593"/>
      <w:bookmarkStart w:id="622" w:name="_Toc323656703"/>
      <w:bookmarkStart w:id="623" w:name="_Toc324085441"/>
      <w:bookmarkStart w:id="624" w:name="_Toc383781093"/>
      <w:bookmarkStart w:id="625" w:name="_Toc53473684"/>
      <w:r w:rsidRPr="00EC76D5">
        <w:t>Logical Operators</w:t>
      </w:r>
      <w:bookmarkEnd w:id="621"/>
      <w:bookmarkEnd w:id="622"/>
      <w:bookmarkEnd w:id="623"/>
      <w:bookmarkEnd w:id="624"/>
      <w:bookmarkEnd w:id="62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proofErr w:type="spellStart"/>
      <w:r w:rsidRPr="00EC76D5">
        <w:rPr>
          <w:rStyle w:val="KeyWord"/>
        </w:rPr>
        <w:t>and</w:t>
      </w:r>
      <w:proofErr w:type="spellEnd"/>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r w:rsidRPr="00EC76D5">
        <w:rPr>
          <w:rStyle w:val="CodeInText0"/>
        </w:rPr>
        <w:t>i</w:t>
      </w:r>
      <w:proofErr w:type="spellEnd"/>
      <w:r w:rsidRPr="00EC76D5">
        <w:rPr>
          <w:rStyle w:val="CodeInText0"/>
        </w:rPr>
        <w:t xml:space="preserve">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 xml:space="preserve">1 / </w:t>
      </w:r>
      <w:proofErr w:type="spellStart"/>
      <w:r w:rsidRPr="00EC76D5">
        <w:rPr>
          <w:rStyle w:val="CodeInText0"/>
        </w:rPr>
        <w:t>i</w:t>
      </w:r>
      <w:proofErr w:type="spellEnd"/>
      <w:r w:rsidRPr="00EC76D5">
        <w:rPr>
          <w:rStyle w:val="CodeInText0"/>
        </w:rPr>
        <w:t xml:space="preserve">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6" w:name="_Toc320485594"/>
      <w:bookmarkStart w:id="627" w:name="_Toc323656704"/>
      <w:bookmarkStart w:id="628" w:name="_Toc324085442"/>
      <w:bookmarkStart w:id="629" w:name="_Toc383781094"/>
      <w:bookmarkStart w:id="630" w:name="_Toc53473685"/>
      <w:r w:rsidRPr="00EC76D5">
        <w:t>Bitwise Operators</w:t>
      </w:r>
      <w:bookmarkEnd w:id="626"/>
      <w:bookmarkEnd w:id="627"/>
      <w:bookmarkEnd w:id="628"/>
      <w:bookmarkEnd w:id="629"/>
      <w:bookmarkEnd w:id="63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4pt;height:18pt" o:ole="">
            <v:imagedata r:id="rId12" o:title=""/>
          </v:shape>
          <o:OLEObject Type="Embed" ProgID="Equation.3" ShapeID="_x0000_i1027" DrawAspect="Content" ObjectID="_1664306258"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4pt;height:18pt" o:ole="">
            <v:imagedata r:id="rId14" o:title=""/>
          </v:shape>
          <o:OLEObject Type="Embed" ProgID="Equation.3" ShapeID="_x0000_i1028" DrawAspect="Content" ObjectID="_1664306259"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EC76D5">
        <w:t>behaviour</w:t>
      </w:r>
      <w:proofErr w:type="spellEnd"/>
      <w:r w:rsidRPr="00EC76D5">
        <w:t xml:space="preserve">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1" w:name="_Toc320485595"/>
      <w:bookmarkStart w:id="632" w:name="_Toc323656705"/>
      <w:bookmarkStart w:id="633" w:name="_Toc324085443"/>
      <w:bookmarkStart w:id="634" w:name="_Toc383781095"/>
      <w:bookmarkStart w:id="635" w:name="_Toc53473686"/>
      <w:r w:rsidRPr="00EC76D5">
        <w:lastRenderedPageBreak/>
        <w:t>Assignment</w:t>
      </w:r>
      <w:bookmarkEnd w:id="631"/>
      <w:bookmarkEnd w:id="632"/>
      <w:bookmarkEnd w:id="633"/>
      <w:bookmarkEnd w:id="634"/>
      <w:bookmarkEnd w:id="63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6" w:name="_Toc320485596"/>
      <w:bookmarkStart w:id="637" w:name="_Toc323656706"/>
      <w:bookmarkStart w:id="638" w:name="_Toc324085444"/>
      <w:bookmarkStart w:id="639" w:name="_Toc383781096"/>
      <w:bookmarkStart w:id="640" w:name="_Toc53473687"/>
      <w:r w:rsidRPr="00EC76D5">
        <w:t>The Condition Operator</w:t>
      </w:r>
      <w:bookmarkEnd w:id="636"/>
      <w:bookmarkEnd w:id="637"/>
      <w:bookmarkEnd w:id="638"/>
      <w:bookmarkEnd w:id="639"/>
      <w:bookmarkEnd w:id="64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1" w:name="_Toc320485597"/>
      <w:bookmarkStart w:id="642" w:name="_Toc323656707"/>
      <w:bookmarkStart w:id="643" w:name="_Toc324085445"/>
      <w:bookmarkStart w:id="644" w:name="_Toc383781097"/>
      <w:bookmarkStart w:id="645" w:name="_Toc53473688"/>
      <w:r w:rsidRPr="00EC76D5">
        <w:t>Precedence and Associatively</w:t>
      </w:r>
      <w:bookmarkEnd w:id="641"/>
      <w:bookmarkEnd w:id="642"/>
      <w:bookmarkEnd w:id="643"/>
      <w:bookmarkEnd w:id="644"/>
      <w:bookmarkEnd w:id="64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 xml:space="preserve">Below follows a table over the </w:t>
      </w:r>
      <w:proofErr w:type="spellStart"/>
      <w:r w:rsidRPr="00EC76D5">
        <w:t>pr</w:t>
      </w:r>
      <w:r w:rsidR="00414C74">
        <w:t>or</w:t>
      </w:r>
      <w:r w:rsidRPr="00EC76D5">
        <w:t>ities</w:t>
      </w:r>
      <w:proofErr w:type="spellEnd"/>
      <w:r w:rsidRPr="00EC76D5">
        <w:t xml:space="preserve">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xml:space="preserve">! ~ ++ -- + - (type) </w:t>
            </w:r>
            <w:proofErr w:type="spellStart"/>
            <w:r w:rsidRPr="00EC76D5">
              <w:t>sizeof</w:t>
            </w:r>
            <w:proofErr w:type="spellEnd"/>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t>+ -</w:t>
            </w:r>
          </w:p>
        </w:tc>
        <w:tc>
          <w:tcPr>
            <w:tcW w:w="2108" w:type="dxa"/>
          </w:tcPr>
          <w:p w14:paraId="39E29F22" w14:textId="77777777" w:rsidR="00E80032" w:rsidRPr="00EC76D5" w:rsidRDefault="00E80032" w:rsidP="000803FF">
            <w:r w:rsidRPr="00EC76D5">
              <w:t>Left to Right</w:t>
            </w:r>
          </w:p>
          <w:p w14:paraId="45FFB198" w14:textId="77777777" w:rsidR="00E80032" w:rsidRPr="00EC76D5" w:rsidRDefault="00E80032" w:rsidP="000803FF">
            <w:r w:rsidRPr="00EC76D5">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46" w:name="_Toc320485598"/>
      <w:bookmarkStart w:id="647" w:name="_Toc323656708"/>
      <w:bookmarkStart w:id="648" w:name="_Toc324085446"/>
      <w:bookmarkStart w:id="649" w:name="_Toc383781098"/>
      <w:bookmarkStart w:id="650" w:name="_Toc53473689"/>
      <w:r w:rsidRPr="00EC76D5">
        <w:t>Statements</w:t>
      </w:r>
      <w:bookmarkEnd w:id="646"/>
      <w:bookmarkEnd w:id="647"/>
      <w:bookmarkEnd w:id="648"/>
      <w:bookmarkEnd w:id="649"/>
      <w:bookmarkEnd w:id="65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 xml:space="preserve">break, continue, </w:t>
            </w:r>
            <w:proofErr w:type="spellStart"/>
            <w:r w:rsidRPr="00EC76D5">
              <w:t>goto</w:t>
            </w:r>
            <w:proofErr w:type="spellEnd"/>
            <w:r w:rsidRPr="00EC76D5">
              <w:t>,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1" w:name="_Toc320485599"/>
      <w:bookmarkStart w:id="652" w:name="_Toc323656709"/>
      <w:bookmarkStart w:id="653" w:name="_Toc324085447"/>
      <w:bookmarkStart w:id="654" w:name="_Toc383781099"/>
      <w:bookmarkStart w:id="655" w:name="_Toc53473690"/>
      <w:r w:rsidRPr="00EC76D5">
        <w:t>Selection statements</w:t>
      </w:r>
      <w:bookmarkEnd w:id="651"/>
      <w:bookmarkEnd w:id="652"/>
      <w:bookmarkEnd w:id="653"/>
      <w:bookmarkEnd w:id="654"/>
      <w:bookmarkEnd w:id="65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proofErr w:type="spellStart"/>
      <w:r w:rsidRPr="00EC76D5">
        <w:rPr>
          <w:rStyle w:val="CodeInText0"/>
        </w:rPr>
        <w:t>i</w:t>
      </w:r>
      <w:proofErr w:type="spellEnd"/>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t xml:space="preserve">As all values not equal to zero are interpreted as true, the following statement is equivalent with the previous </w:t>
      </w:r>
      <w:proofErr w:type="spellStart"/>
      <w:r w:rsidRPr="00EC76D5">
        <w:t>one.fexacltly</w:t>
      </w:r>
      <w:proofErr w:type="spellEnd"/>
    </w:p>
    <w:p w14:paraId="4E12F69E" w14:textId="77777777" w:rsidR="00E80032" w:rsidRPr="00EC76D5" w:rsidRDefault="00E80032" w:rsidP="00E80032">
      <w:pPr>
        <w:pStyle w:val="Code"/>
      </w:pPr>
      <w:r w:rsidRPr="00EC76D5">
        <w:lastRenderedPageBreak/>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proofErr w:type="spellStart"/>
      <w:r w:rsidRPr="00EC76D5">
        <w:rPr>
          <w:rStyle w:val="CodeInText0"/>
        </w:rPr>
        <w:t>i</w:t>
      </w:r>
      <w:proofErr w:type="spellEnd"/>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lastRenderedPageBreak/>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1"/>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6" w:name="_Toc320485600"/>
      <w:bookmarkStart w:id="657" w:name="_Toc323656710"/>
      <w:bookmarkStart w:id="658" w:name="_Toc324085448"/>
      <w:bookmarkStart w:id="659" w:name="_Toc383781100"/>
      <w:bookmarkStart w:id="660" w:name="_Toc53473691"/>
      <w:r w:rsidRPr="00EC76D5">
        <w:t>Iteration statements</w:t>
      </w:r>
      <w:bookmarkEnd w:id="656"/>
      <w:bookmarkEnd w:id="657"/>
      <w:bookmarkEnd w:id="658"/>
      <w:bookmarkEnd w:id="659"/>
      <w:bookmarkEnd w:id="660"/>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lastRenderedPageBreak/>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475764A3"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631D4D">
        <w:t>initialize</w:t>
      </w:r>
      <w:r w:rsidRPr="00EC76D5">
        <w:t>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w:t>
      </w:r>
      <w:proofErr w:type="spellStart"/>
      <w:r w:rsidRPr="00EC76D5">
        <w:t>inf</w:t>
      </w:r>
      <w:r w:rsidR="002F35C1">
        <w:t>initializer</w:t>
      </w:r>
      <w:r w:rsidRPr="00EC76D5">
        <w:t>e</w:t>
      </w:r>
      <w:proofErr w:type="spellEnd"/>
      <w:r w:rsidRPr="00EC76D5">
        <w:t xml:space="preserv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proofErr w:type="spellStart"/>
      <w:r w:rsidRPr="00EC76D5">
        <w:rPr>
          <w:rStyle w:val="CodeInText0"/>
        </w:rPr>
        <w:t>i</w:t>
      </w:r>
      <w:proofErr w:type="spellEnd"/>
      <w:r w:rsidRPr="00EC76D5">
        <w:t xml:space="preserve"> will never be updated and we will be stuck in an </w:t>
      </w:r>
      <w:proofErr w:type="spellStart"/>
      <w:r w:rsidRPr="00EC76D5">
        <w:t>inf</w:t>
      </w:r>
      <w:r w:rsidR="002F35C1">
        <w:t>initializer</w:t>
      </w:r>
      <w:r w:rsidRPr="00EC76D5">
        <w:t>e</w:t>
      </w:r>
      <w:proofErr w:type="spellEnd"/>
      <w:r w:rsidRPr="00EC76D5">
        <w:t xml:space="preserv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lastRenderedPageBreak/>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1" w:name="_Toc320485601"/>
      <w:bookmarkStart w:id="662" w:name="_Toc323656711"/>
      <w:bookmarkStart w:id="663" w:name="_Toc324085449"/>
      <w:bookmarkStart w:id="664" w:name="_Toc383781101"/>
      <w:bookmarkStart w:id="665" w:name="_Toc53473692"/>
      <w:r w:rsidRPr="00EC76D5">
        <w:t>Jump statements</w:t>
      </w:r>
      <w:bookmarkEnd w:id="661"/>
      <w:bookmarkEnd w:id="662"/>
      <w:bookmarkEnd w:id="663"/>
      <w:bookmarkEnd w:id="664"/>
      <w:bookmarkEnd w:id="66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proofErr w:type="spellStart"/>
      <w:r w:rsidRPr="00EC76D5">
        <w:rPr>
          <w:rStyle w:val="CodeInText0"/>
        </w:rPr>
        <w:t>goto</w:t>
      </w:r>
      <w:proofErr w:type="spellEnd"/>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proofErr w:type="spellStart"/>
      <w:r w:rsidRPr="00EC76D5">
        <w:rPr>
          <w:rStyle w:val="CodeInText0"/>
        </w:rPr>
        <w:t>goto</w:t>
      </w:r>
      <w:proofErr w:type="spellEnd"/>
      <w:r w:rsidRPr="00EC76D5">
        <w:t xml:space="preserve"> statement is considered to give rise to unstructured code, so called “</w:t>
      </w:r>
      <w:proofErr w:type="spellStart"/>
      <w:r w:rsidRPr="00EC76D5">
        <w:t>spagetti</w:t>
      </w:r>
      <w:proofErr w:type="spellEnd"/>
      <w:r w:rsidRPr="00EC76D5">
        <w:t xml:space="preserve"> code.” I strongly recommended that you omit </w:t>
      </w:r>
      <w:proofErr w:type="spellStart"/>
      <w:r w:rsidRPr="00EC76D5">
        <w:rPr>
          <w:rStyle w:val="CodeInText0"/>
        </w:rPr>
        <w:t>goto</w:t>
      </w:r>
      <w:proofErr w:type="spellEnd"/>
      <w:r w:rsidRPr="00EC76D5">
        <w:t xml:space="preserve"> altogether. To put it bluntly: now when you </w:t>
      </w:r>
      <w:proofErr w:type="spellStart"/>
      <w:r w:rsidRPr="00EC76D5">
        <w:t>seen</w:t>
      </w:r>
      <w:proofErr w:type="spellEnd"/>
      <w:r w:rsidRPr="00EC76D5">
        <w:t xml:space="preserve">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6" w:name="_Toc320485602"/>
      <w:bookmarkStart w:id="667" w:name="_Toc323656712"/>
      <w:bookmarkStart w:id="668" w:name="_Toc324085450"/>
      <w:bookmarkStart w:id="669" w:name="_Toc383781102"/>
      <w:bookmarkStart w:id="670" w:name="_Toc53473693"/>
      <w:r w:rsidRPr="00EC76D5">
        <w:t>Expression statements</w:t>
      </w:r>
      <w:bookmarkEnd w:id="666"/>
      <w:bookmarkEnd w:id="667"/>
      <w:bookmarkEnd w:id="668"/>
      <w:bookmarkEnd w:id="669"/>
      <w:bookmarkEnd w:id="67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w:t>
      </w:r>
      <w:proofErr w:type="spellStart"/>
      <w:r w:rsidRPr="00EC76D5">
        <w:t>thought</w:t>
      </w:r>
      <w:proofErr w:type="spellEnd"/>
      <w:r w:rsidRPr="00EC76D5">
        <w:t xml:space="preserve">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1" w:name="_Toc323656713"/>
      <w:bookmarkStart w:id="672" w:name="_Toc324085451"/>
      <w:bookmarkStart w:id="673" w:name="_Toc383781103"/>
      <w:bookmarkStart w:id="674" w:name="_Toc53473694"/>
      <w:r w:rsidRPr="00EC76D5">
        <w:t>Volatile</w:t>
      </w:r>
      <w:bookmarkEnd w:id="671"/>
      <w:bookmarkEnd w:id="672"/>
      <w:bookmarkEnd w:id="673"/>
      <w:bookmarkEnd w:id="67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7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76" w:author="Stefan Björnander" w:date="2012-05-06T21:16:00Z">
          <w:pPr>
            <w:pStyle w:val="CommandLine"/>
          </w:pPr>
        </w:pPrChange>
      </w:pPr>
    </w:p>
    <w:p w14:paraId="0D44E5CA" w14:textId="77777777" w:rsidR="00E80032" w:rsidRPr="00EC76D5" w:rsidRDefault="00E80032">
      <w:pPr>
        <w:pStyle w:val="Code"/>
        <w:pPrChange w:id="677" w:author="Stefan Björnander" w:date="2012-05-06T21:16:00Z">
          <w:pPr>
            <w:pStyle w:val="CommandLine"/>
          </w:pPr>
        </w:pPrChange>
      </w:pPr>
      <w:r w:rsidRPr="00EC76D5">
        <w:rPr>
          <w:rFonts w:eastAsia="Times New Roman"/>
          <w:noProof w:val="0"/>
          <w:color w:val="000000" w:themeColor="text1"/>
          <w:rPrChange w:id="678" w:author="Stefan Björnander" w:date="2012-05-06T21:51:00Z">
            <w:rPr>
              <w:b w:val="0"/>
              <w:color w:val="0000FF"/>
            </w:rPr>
          </w:rPrChange>
        </w:rPr>
        <w:t>while</w:t>
      </w:r>
      <w:r w:rsidRPr="00EC76D5">
        <w:t xml:space="preserve"> (*p != 0) {</w:t>
      </w:r>
    </w:p>
    <w:p w14:paraId="27302477" w14:textId="77777777" w:rsidR="00E80032" w:rsidRPr="00EC76D5" w:rsidRDefault="00E80032">
      <w:pPr>
        <w:pStyle w:val="Code"/>
        <w:pPrChange w:id="67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8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81" w:name="_Toc320485603"/>
      <w:bookmarkStart w:id="682" w:name="_Toc323656714"/>
      <w:bookmarkStart w:id="683" w:name="_Toc324085452"/>
      <w:bookmarkStart w:id="684" w:name="_Toc383781104"/>
      <w:bookmarkStart w:id="685" w:name="_Toc53473695"/>
      <w:r w:rsidRPr="00EC76D5">
        <w:t>Functions</w:t>
      </w:r>
      <w:bookmarkEnd w:id="681"/>
      <w:bookmarkEnd w:id="682"/>
      <w:bookmarkEnd w:id="683"/>
      <w:bookmarkEnd w:id="684"/>
      <w:bookmarkEnd w:id="68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9A772D" w:rsidRPr="003F7CF1" w:rsidRDefault="009A772D"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9A772D" w:rsidRPr="003F7CF1" w:rsidRDefault="009A772D"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9A772D" w:rsidRPr="003F7CF1" w:rsidRDefault="009A772D"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69"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">
                <v:shape id="_x0000_s1470" type="#_x0000_t75" style="position:absolute;width:51073;height:5410;visibility:visible;mso-wrap-style:square">
                  <v:fill o:detectmouseclick="t"/>
                  <v:path o:connecttype="none"/>
                </v:shape>
                <v:rect id="Rectangle 300" o:spid="_x0000_s1471"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9A772D" w:rsidRPr="003F7CF1" w:rsidRDefault="009A772D"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72"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9A772D" w:rsidRPr="003F7CF1" w:rsidRDefault="009A772D" w:rsidP="00E80032">
                        <w:pPr>
                          <w:pStyle w:val="Picture"/>
                          <w:rPr>
                            <w:sz w:val="19"/>
                            <w:szCs w:val="19"/>
                            <w:lang w:val="sv-SE"/>
                          </w:rPr>
                        </w:pPr>
                        <w:r w:rsidRPr="003F7CF1">
                          <w:rPr>
                            <w:sz w:val="19"/>
                            <w:szCs w:val="19"/>
                          </w:rPr>
                          <w:t>Function</w:t>
                        </w:r>
                      </w:p>
                    </w:txbxContent>
                  </v:textbox>
                </v:rect>
                <v:line id="Line 302" o:spid="_x0000_s1473"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74"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75"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9A772D" w:rsidRPr="003F7CF1" w:rsidRDefault="009A772D"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9A772D" w:rsidRPr="003F7CF1" w:rsidRDefault="009A772D"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9A772D" w:rsidRPr="003F7CF1" w:rsidRDefault="009A772D"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9A772D" w:rsidRPr="003F7CF1" w:rsidRDefault="009A772D"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76"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e3cEydAMAAO8NAAAOAAAAAAAAAAAAAAAAAC4CAABkcnMvZTJvRG9jLnhtbFBLAQIt&#10;ABQABgAIAAAAIQB2pc9+3AAAAAQBAAAPAAAAAAAAAAAAAAAAAM4FAABkcnMvZG93bnJldi54bWxQ&#10;SwUGAAAAAAQABADzAAAA1wYAAAAA&#10;">
                <v:shape id="_x0000_s1477" type="#_x0000_t75" style="position:absolute;width:51073;height:5410;visibility:visible;mso-wrap-style:square">
                  <v:fill o:detectmouseclick="t"/>
                  <v:path o:connecttype="none"/>
                </v:shape>
                <v:rect id="Rectangle 293" o:spid="_x0000_s1478"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9A772D" w:rsidRPr="003F7CF1" w:rsidRDefault="009A772D" w:rsidP="00E80032">
                        <w:pPr>
                          <w:pStyle w:val="Picture"/>
                          <w:jc w:val="both"/>
                          <w:rPr>
                            <w:sz w:val="19"/>
                            <w:szCs w:val="19"/>
                            <w:lang w:val="sv-SE"/>
                          </w:rPr>
                        </w:pPr>
                        <w:r w:rsidRPr="003F7CF1">
                          <w:rPr>
                            <w:sz w:val="19"/>
                            <w:szCs w:val="19"/>
                            <w:lang w:val="sv-SE"/>
                          </w:rPr>
                          <w:t xml:space="preserve">                       2</w:t>
                        </w:r>
                      </w:p>
                    </w:txbxContent>
                  </v:textbox>
                </v:rect>
                <v:rect id="Rectangle 294" o:spid="_x0000_s1479"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9A772D" w:rsidRPr="003F7CF1" w:rsidRDefault="009A772D" w:rsidP="00E80032">
                        <w:pPr>
                          <w:pStyle w:val="Picture"/>
                          <w:rPr>
                            <w:sz w:val="19"/>
                            <w:szCs w:val="19"/>
                            <w:lang w:val="sv-SE"/>
                          </w:rPr>
                        </w:pPr>
                        <w:r w:rsidRPr="003F7CF1">
                          <w:rPr>
                            <w:sz w:val="19"/>
                            <w:szCs w:val="19"/>
                            <w:lang w:val="sv-SE"/>
                          </w:rPr>
                          <w:t>Square</w:t>
                        </w:r>
                      </w:p>
                    </w:txbxContent>
                  </v:textbox>
                </v:rect>
                <v:line id="Line 295" o:spid="_x0000_s1480"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81"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82"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9A772D" w:rsidRPr="003F7CF1" w:rsidRDefault="009A772D"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proofErr w:type="spellStart"/>
      <w:r w:rsidRPr="00EC76D5">
        <w:rPr>
          <w:rStyle w:val="CodeInText0"/>
        </w:rPr>
        <w:t>SquareRoot</w:t>
      </w:r>
      <w:proofErr w:type="spellEnd"/>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2"/>
      </w:r>
      <w:r w:rsidRPr="00EC76D5">
        <w:t xml:space="preserve">, a function can have local variables; </w:t>
      </w:r>
      <w:r w:rsidRPr="00EC76D5">
        <w:rPr>
          <w:rStyle w:val="CodeInText0"/>
        </w:rPr>
        <w:t>root</w:t>
      </w:r>
      <w:r w:rsidRPr="00EC76D5">
        <w:t xml:space="preserve"> and </w:t>
      </w:r>
      <w:proofErr w:type="spellStart"/>
      <w:r w:rsidRPr="00EC76D5">
        <w:rPr>
          <w:rStyle w:val="CodeInText0"/>
        </w:rPr>
        <w:t>oldRoot</w:t>
      </w:r>
      <w:proofErr w:type="spellEnd"/>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86" w:name="_Toc320485604"/>
      <w:bookmarkStart w:id="687" w:name="_Toc323656715"/>
      <w:bookmarkStart w:id="688" w:name="_Toc324085453"/>
      <w:bookmarkStart w:id="689" w:name="_Toc383781105"/>
      <w:bookmarkStart w:id="690" w:name="_Toc53473696"/>
      <w:r w:rsidRPr="00EC76D5">
        <w:lastRenderedPageBreak/>
        <w:t>Void Functions</w:t>
      </w:r>
      <w:bookmarkEnd w:id="686"/>
      <w:bookmarkEnd w:id="687"/>
      <w:bookmarkEnd w:id="688"/>
      <w:bookmarkEnd w:id="689"/>
      <w:bookmarkEnd w:id="69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91" w:name="_Toc320485605"/>
      <w:bookmarkStart w:id="692" w:name="_Toc323656716"/>
      <w:bookmarkStart w:id="693" w:name="_Toc324085454"/>
      <w:bookmarkStart w:id="694" w:name="_Toc383781106"/>
      <w:bookmarkStart w:id="695" w:name="_Toc53473697"/>
      <w:r w:rsidRPr="00EC76D5">
        <w:t>Local and global variables</w:t>
      </w:r>
      <w:bookmarkEnd w:id="691"/>
      <w:bookmarkEnd w:id="692"/>
      <w:bookmarkEnd w:id="693"/>
      <w:bookmarkEnd w:id="694"/>
      <w:bookmarkEnd w:id="69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23"/>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96" w:name="_Toc323656717"/>
      <w:bookmarkStart w:id="697" w:name="_Toc324085455"/>
      <w:bookmarkStart w:id="698" w:name="_Toc383781107"/>
      <w:bookmarkStart w:id="699" w:name="_Toc53473698"/>
      <w:r w:rsidRPr="00EC76D5">
        <w:t>Inner Blocks with Local Variables</w:t>
      </w:r>
      <w:bookmarkEnd w:id="696"/>
      <w:bookmarkEnd w:id="697"/>
      <w:bookmarkEnd w:id="698"/>
      <w:bookmarkEnd w:id="699"/>
    </w:p>
    <w:p w14:paraId="2243B6C4" w14:textId="500A43CB" w:rsidR="00E80032" w:rsidRPr="00EC76D5" w:rsidRDefault="00E80032" w:rsidP="00E80032">
      <w:r w:rsidRPr="00EC76D5">
        <w:t xml:space="preserve">In C, you are allowed to use the bracket notation when </w:t>
      </w:r>
      <w:proofErr w:type="spellStart"/>
      <w:r w:rsidR="002F35C1">
        <w:t>initializer</w:t>
      </w:r>
      <w:r w:rsidRPr="00EC76D5">
        <w:t>ializing</w:t>
      </w:r>
      <w:proofErr w:type="spellEnd"/>
      <w:r w:rsidRPr="00EC76D5">
        <w:t xml:space="preserve"> structures, unions, and arrays, but not when assigning</w:t>
      </w:r>
      <w:r w:rsidRPr="00EC76D5">
        <w:rPr>
          <w:rStyle w:val="Fotnotsreferens"/>
        </w:rPr>
        <w:footnoteReference w:id="24"/>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70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t xml:space="preserve">However, a more elegant solution would be to use inner blocks with local variables. Each block can define its own variable, which is especially valuable when </w:t>
      </w:r>
      <w:proofErr w:type="spellStart"/>
      <w:r w:rsidR="002F35C1">
        <w:t>initializer</w:t>
      </w:r>
      <w:r w:rsidRPr="00EC76D5">
        <w:t>ializing</w:t>
      </w:r>
      <w:proofErr w:type="spellEnd"/>
      <w:r w:rsidRPr="00EC76D5">
        <w:t xml:space="preserve"> structures.</w:t>
      </w:r>
    </w:p>
    <w:p w14:paraId="69EC1D7C" w14:textId="77777777" w:rsidR="00E80032" w:rsidRPr="00EC76D5" w:rsidRDefault="00E80032" w:rsidP="00E80032">
      <w:pPr>
        <w:pStyle w:val="Code"/>
      </w:pPr>
      <w:r w:rsidRPr="00EC76D5">
        <w:rPr>
          <w:color w:val="000000" w:themeColor="text1"/>
          <w:rPrChange w:id="70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702" w:author="Stefan Björnander" w:date="2012-05-06T21:51:00Z">
            <w:rPr>
              <w:color w:val="0000FF"/>
            </w:rPr>
          </w:rPrChange>
        </w:rPr>
        <w:t>struct</w:t>
      </w:r>
      <w:r w:rsidRPr="00EC76D5">
        <w:t xml:space="preserve"> IntPair Block(</w:t>
      </w:r>
      <w:r w:rsidRPr="00EC76D5">
        <w:rPr>
          <w:color w:val="000000" w:themeColor="text1"/>
          <w:rPrChange w:id="70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lastRenderedPageBreak/>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704" w:name="_Toc320485606"/>
      <w:bookmarkStart w:id="705" w:name="_Toc323656718"/>
      <w:bookmarkStart w:id="706" w:name="_Toc324085456"/>
      <w:bookmarkStart w:id="707" w:name="_Toc383781108"/>
      <w:bookmarkStart w:id="708" w:name="_Toc53473699"/>
      <w:r w:rsidRPr="00EC76D5">
        <w:t>Call-by-Value and Call-by-Reference</w:t>
      </w:r>
      <w:bookmarkEnd w:id="704"/>
      <w:bookmarkEnd w:id="705"/>
      <w:bookmarkEnd w:id="706"/>
      <w:bookmarkEnd w:id="707"/>
      <w:bookmarkEnd w:id="70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 xml:space="preserve"> are copied into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Then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 values with the help of </w:t>
      </w:r>
      <w:r w:rsidRPr="00EC76D5">
        <w:rPr>
          <w:rStyle w:val="CodeInText0"/>
        </w:rPr>
        <w:t>temp</w:t>
      </w:r>
      <w:r w:rsidRPr="00EC76D5">
        <w:t xml:space="preserve">. However, their values are not copied back into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9A772D" w:rsidRPr="003F7CF1" w:rsidRDefault="009A772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9A772D" w:rsidRPr="003F7CF1" w:rsidRDefault="009A772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9A772D" w:rsidRPr="003F7CF1" w:rsidRDefault="009A772D"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9A772D" w:rsidRPr="003F7CF1" w:rsidRDefault="009A772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9A772D" w:rsidRPr="003F7CF1" w:rsidRDefault="009A772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9A772D" w:rsidRPr="003F7CF1" w:rsidRDefault="009A772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9A772D" w:rsidRPr="003F7CF1" w:rsidRDefault="009A772D"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9A772D" w:rsidRPr="003F7CF1" w:rsidRDefault="009A772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9A772D" w:rsidRPr="003F7CF1" w:rsidRDefault="009A772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9A772D" w:rsidRPr="003F7CF1" w:rsidRDefault="009A772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9A772D" w:rsidRPr="003F7CF1" w:rsidRDefault="009A772D"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9A772D" w:rsidRPr="003F7CF1" w:rsidRDefault="009A772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9A772D" w:rsidRPr="003F7CF1" w:rsidRDefault="009A772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9A772D" w:rsidRPr="003F7CF1" w:rsidRDefault="009A772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9A772D" w:rsidRPr="003F7CF1" w:rsidRDefault="009A772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9A772D" w:rsidRPr="003F7CF1" w:rsidRDefault="009A772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9A772D" w:rsidRPr="003F7CF1" w:rsidRDefault="009A772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9A772D" w:rsidRPr="003F7CF1" w:rsidRDefault="009A772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9A772D" w:rsidRPr="003F7CF1" w:rsidRDefault="009A772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9A772D" w:rsidRPr="003F7CF1" w:rsidRDefault="009A772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9A772D" w:rsidRPr="003F7CF1" w:rsidRDefault="009A772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9A772D" w:rsidRPr="003F7CF1" w:rsidRDefault="009A772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9A772D" w:rsidRPr="003F7CF1" w:rsidRDefault="009A772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9A772D" w:rsidRPr="003F7CF1" w:rsidRDefault="009A772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9A772D" w:rsidRPr="003F7CF1" w:rsidRDefault="009A772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9A772D" w:rsidRPr="003F7CF1" w:rsidRDefault="009A772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9A772D" w:rsidRPr="003F7CF1" w:rsidRDefault="009A772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83"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">
                <v:shape id="_x0000_s1484" type="#_x0000_t75" style="position:absolute;width:57384;height:27051;visibility:visible;mso-wrap-style:square">
                  <v:fill o:detectmouseclick="t"/>
                  <v:path o:connecttype="none"/>
                </v:shape>
                <v:rect id="Rectangle 307" o:spid="_x0000_s1485"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9A772D" w:rsidRPr="003F7CF1" w:rsidRDefault="009A772D" w:rsidP="00E80032">
                        <w:pPr>
                          <w:pStyle w:val="SourceCodeBoxText"/>
                          <w:rPr>
                            <w:sz w:val="19"/>
                            <w:szCs w:val="19"/>
                          </w:rPr>
                        </w:pPr>
                        <w:r w:rsidRPr="003F7CF1">
                          <w:rPr>
                            <w:sz w:val="19"/>
                            <w:szCs w:val="19"/>
                          </w:rPr>
                          <w:t>1</w:t>
                        </w:r>
                      </w:p>
                    </w:txbxContent>
                  </v:textbox>
                </v:rect>
                <v:rect id="Rectangle 308" o:spid="_x0000_s1486"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9A772D" w:rsidRPr="003F7CF1" w:rsidRDefault="009A772D" w:rsidP="00E80032">
                        <w:pPr>
                          <w:pStyle w:val="SourceCodeBoxText"/>
                          <w:rPr>
                            <w:sz w:val="19"/>
                            <w:szCs w:val="19"/>
                          </w:rPr>
                        </w:pPr>
                        <w:r w:rsidRPr="003F7CF1">
                          <w:rPr>
                            <w:sz w:val="19"/>
                            <w:szCs w:val="19"/>
                          </w:rPr>
                          <w:t>2</w:t>
                        </w:r>
                      </w:p>
                    </w:txbxContent>
                  </v:textbox>
                </v:rect>
                <v:shape id="Text Box 309" o:spid="_x0000_s1487"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9A772D" w:rsidRPr="003F7CF1" w:rsidRDefault="009A772D" w:rsidP="00E80032">
                        <w:pPr>
                          <w:pStyle w:val="SourceCodeBoxHeader"/>
                          <w:rPr>
                            <w:sz w:val="19"/>
                            <w:szCs w:val="19"/>
                            <w:lang w:val="sv-SE"/>
                          </w:rPr>
                        </w:pPr>
                        <w:r w:rsidRPr="003F7CF1">
                          <w:rPr>
                            <w:sz w:val="19"/>
                            <w:szCs w:val="19"/>
                            <w:lang w:val="sv-SE"/>
                          </w:rPr>
                          <w:t>main:</w:t>
                        </w:r>
                      </w:p>
                    </w:txbxContent>
                  </v:textbox>
                </v:shape>
                <v:rect id="Rectangle 310" o:spid="_x0000_s1488"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9A772D" w:rsidRPr="003F7CF1" w:rsidRDefault="009A772D" w:rsidP="00E80032">
                        <w:pPr>
                          <w:pStyle w:val="SourceCodeBoxText"/>
                          <w:rPr>
                            <w:sz w:val="19"/>
                            <w:szCs w:val="19"/>
                          </w:rPr>
                        </w:pPr>
                        <w:r w:rsidRPr="003F7CF1">
                          <w:rPr>
                            <w:sz w:val="19"/>
                            <w:szCs w:val="19"/>
                          </w:rPr>
                          <w:t>1</w:t>
                        </w:r>
                      </w:p>
                    </w:txbxContent>
                  </v:textbox>
                </v:rect>
                <v:shape id="Text Box 311" o:spid="_x0000_s1489"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9A772D" w:rsidRPr="003F7CF1" w:rsidRDefault="009A772D" w:rsidP="00E80032">
                        <w:pPr>
                          <w:pStyle w:val="SourceCodeBoxHeader"/>
                          <w:rPr>
                            <w:sz w:val="19"/>
                            <w:szCs w:val="19"/>
                            <w:lang w:val="sv-SE"/>
                          </w:rPr>
                        </w:pPr>
                        <w:r>
                          <w:rPr>
                            <w:sz w:val="19"/>
                            <w:szCs w:val="19"/>
                            <w:lang w:val="sv-SE"/>
                          </w:rPr>
                          <w:t>firstNum</w:t>
                        </w:r>
                      </w:p>
                    </w:txbxContent>
                  </v:textbox>
                </v:shape>
                <v:rect id="Rectangle 312" o:spid="_x0000_s1490"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9A772D" w:rsidRPr="003F7CF1" w:rsidRDefault="009A772D" w:rsidP="00E80032">
                        <w:pPr>
                          <w:pStyle w:val="SourceCodeBoxText"/>
                          <w:rPr>
                            <w:sz w:val="19"/>
                            <w:szCs w:val="19"/>
                          </w:rPr>
                        </w:pPr>
                        <w:r w:rsidRPr="003F7CF1">
                          <w:rPr>
                            <w:sz w:val="19"/>
                            <w:szCs w:val="19"/>
                          </w:rPr>
                          <w:t>2</w:t>
                        </w:r>
                      </w:p>
                    </w:txbxContent>
                  </v:textbox>
                </v:rect>
                <v:shape id="Text Box 313" o:spid="_x0000_s1491"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9A772D" w:rsidRPr="003F7CF1" w:rsidRDefault="009A772D" w:rsidP="00E80032">
                        <w:pPr>
                          <w:pStyle w:val="SourceCodeBoxHeader"/>
                          <w:rPr>
                            <w:sz w:val="19"/>
                            <w:szCs w:val="19"/>
                            <w:lang w:val="sv-SE"/>
                          </w:rPr>
                        </w:pPr>
                        <w:r w:rsidRPr="003F7CF1">
                          <w:rPr>
                            <w:sz w:val="19"/>
                            <w:szCs w:val="19"/>
                            <w:lang w:val="sv-SE"/>
                          </w:rPr>
                          <w:t>Swap:</w:t>
                        </w:r>
                      </w:p>
                    </w:txbxContent>
                  </v:textbox>
                </v:shape>
                <v:shape id="Text Box 314" o:spid="_x0000_s1492"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9A772D" w:rsidRPr="003F7CF1" w:rsidRDefault="009A772D" w:rsidP="00E80032">
                        <w:pPr>
                          <w:pStyle w:val="SourceCodeBoxHeader"/>
                          <w:rPr>
                            <w:sz w:val="19"/>
                            <w:szCs w:val="19"/>
                            <w:lang w:val="sv-SE"/>
                          </w:rPr>
                        </w:pPr>
                        <w:r>
                          <w:rPr>
                            <w:sz w:val="19"/>
                            <w:szCs w:val="19"/>
                            <w:lang w:val="sv-SE"/>
                          </w:rPr>
                          <w:t>num2</w:t>
                        </w:r>
                      </w:p>
                    </w:txbxContent>
                  </v:textbox>
                </v:shape>
                <v:rect id="Rectangle 315" o:spid="_x0000_s1493"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9A772D" w:rsidRPr="003F7CF1" w:rsidRDefault="009A772D" w:rsidP="00E80032">
                        <w:pPr>
                          <w:pStyle w:val="SourceCodeBoxText"/>
                          <w:rPr>
                            <w:sz w:val="19"/>
                            <w:szCs w:val="19"/>
                          </w:rPr>
                        </w:pPr>
                        <w:r w:rsidRPr="003F7CF1">
                          <w:rPr>
                            <w:sz w:val="19"/>
                            <w:szCs w:val="19"/>
                          </w:rPr>
                          <w:t>1</w:t>
                        </w:r>
                      </w:p>
                    </w:txbxContent>
                  </v:textbox>
                </v:rect>
                <v:shape id="Text Box 316" o:spid="_x0000_s1494"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9A772D" w:rsidRPr="003F7CF1" w:rsidRDefault="009A772D" w:rsidP="00E80032">
                        <w:pPr>
                          <w:pStyle w:val="SourceCodeBoxHeader"/>
                          <w:rPr>
                            <w:sz w:val="19"/>
                            <w:szCs w:val="19"/>
                            <w:lang w:val="sv-SE"/>
                          </w:rPr>
                        </w:pPr>
                        <w:r>
                          <w:rPr>
                            <w:sz w:val="19"/>
                            <w:szCs w:val="19"/>
                            <w:lang w:val="sv-SE"/>
                          </w:rPr>
                          <w:t>temp</w:t>
                        </w:r>
                      </w:p>
                    </w:txbxContent>
                  </v:textbox>
                </v:shape>
                <v:shape id="Text Box 317" o:spid="_x0000_s1495"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9A772D" w:rsidRPr="003F7CF1" w:rsidRDefault="009A772D" w:rsidP="00E80032">
                        <w:pPr>
                          <w:pStyle w:val="SourceCodeBoxHeader"/>
                          <w:rPr>
                            <w:sz w:val="19"/>
                            <w:szCs w:val="19"/>
                            <w:lang w:val="sv-SE"/>
                          </w:rPr>
                        </w:pPr>
                        <w:r>
                          <w:rPr>
                            <w:sz w:val="19"/>
                            <w:szCs w:val="19"/>
                            <w:lang w:val="sv-SE"/>
                          </w:rPr>
                          <w:t>secondNum</w:t>
                        </w:r>
                      </w:p>
                    </w:txbxContent>
                  </v:textbox>
                </v:shape>
                <v:shape id="Text Box 318" o:spid="_x0000_s1496"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9A772D" w:rsidRPr="003F7CF1" w:rsidRDefault="009A772D" w:rsidP="00E80032">
                        <w:pPr>
                          <w:pStyle w:val="SourceCodeBoxHeader"/>
                          <w:rPr>
                            <w:sz w:val="19"/>
                            <w:szCs w:val="19"/>
                            <w:lang w:val="sv-SE"/>
                          </w:rPr>
                        </w:pPr>
                        <w:r>
                          <w:rPr>
                            <w:sz w:val="19"/>
                            <w:szCs w:val="19"/>
                            <w:lang w:val="sv-SE"/>
                          </w:rPr>
                          <w:t>num1</w:t>
                        </w:r>
                      </w:p>
                    </w:txbxContent>
                  </v:textbox>
                </v:shape>
                <v:rect id="Rectangle 319" o:spid="_x0000_s1497"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9A772D" w:rsidRPr="003F7CF1" w:rsidRDefault="009A772D" w:rsidP="00E80032">
                        <w:pPr>
                          <w:pStyle w:val="SourceCodeBoxText"/>
                          <w:rPr>
                            <w:sz w:val="19"/>
                            <w:szCs w:val="19"/>
                          </w:rPr>
                        </w:pPr>
                        <w:r w:rsidRPr="003F7CF1">
                          <w:rPr>
                            <w:sz w:val="19"/>
                            <w:szCs w:val="19"/>
                          </w:rPr>
                          <w:t>2</w:t>
                        </w:r>
                      </w:p>
                    </w:txbxContent>
                  </v:textbox>
                </v:rect>
                <v:rect id="Rectangle 320" o:spid="_x0000_s1498"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9A772D" w:rsidRPr="003F7CF1" w:rsidRDefault="009A772D" w:rsidP="00E80032">
                        <w:pPr>
                          <w:pStyle w:val="SourceCodeBoxText"/>
                          <w:rPr>
                            <w:sz w:val="19"/>
                            <w:szCs w:val="19"/>
                          </w:rPr>
                        </w:pPr>
                        <w:r w:rsidRPr="003F7CF1">
                          <w:rPr>
                            <w:sz w:val="19"/>
                            <w:szCs w:val="19"/>
                          </w:rPr>
                          <w:t>2</w:t>
                        </w:r>
                      </w:p>
                    </w:txbxContent>
                  </v:textbox>
                </v:rect>
                <v:shape id="Text Box 321" o:spid="_x0000_s1499"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9A772D" w:rsidRPr="003F7CF1" w:rsidRDefault="009A772D" w:rsidP="00E80032">
                        <w:pPr>
                          <w:pStyle w:val="SourceCodeBoxHeader"/>
                          <w:rPr>
                            <w:sz w:val="19"/>
                            <w:szCs w:val="19"/>
                            <w:lang w:val="sv-SE"/>
                          </w:rPr>
                        </w:pPr>
                        <w:r>
                          <w:rPr>
                            <w:sz w:val="19"/>
                            <w:szCs w:val="19"/>
                            <w:lang w:val="sv-SE"/>
                          </w:rPr>
                          <w:t>num2</w:t>
                        </w:r>
                      </w:p>
                    </w:txbxContent>
                  </v:textbox>
                </v:shape>
                <v:rect id="Rectangle 322" o:spid="_x0000_s1500"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9A772D" w:rsidRPr="003F7CF1" w:rsidRDefault="009A772D" w:rsidP="00E80032">
                        <w:pPr>
                          <w:pStyle w:val="SourceCodeBoxText"/>
                          <w:rPr>
                            <w:sz w:val="19"/>
                            <w:szCs w:val="19"/>
                          </w:rPr>
                        </w:pPr>
                        <w:r w:rsidRPr="003F7CF1">
                          <w:rPr>
                            <w:sz w:val="19"/>
                            <w:szCs w:val="19"/>
                          </w:rPr>
                          <w:t>1</w:t>
                        </w:r>
                      </w:p>
                    </w:txbxContent>
                  </v:textbox>
                </v:rect>
                <v:shape id="Text Box 323" o:spid="_x0000_s1501"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9A772D" w:rsidRPr="003F7CF1" w:rsidRDefault="009A772D" w:rsidP="00E80032">
                        <w:pPr>
                          <w:pStyle w:val="SourceCodeBoxHeader"/>
                          <w:rPr>
                            <w:sz w:val="19"/>
                            <w:szCs w:val="19"/>
                            <w:lang w:val="sv-SE"/>
                          </w:rPr>
                        </w:pPr>
                        <w:r>
                          <w:rPr>
                            <w:sz w:val="19"/>
                            <w:szCs w:val="19"/>
                            <w:lang w:val="sv-SE"/>
                          </w:rPr>
                          <w:t>temp</w:t>
                        </w:r>
                      </w:p>
                    </w:txbxContent>
                  </v:textbox>
                </v:shape>
                <v:shape id="Text Box 324" o:spid="_x0000_s1502"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9A772D" w:rsidRPr="003F7CF1" w:rsidRDefault="009A772D" w:rsidP="00E80032">
                        <w:pPr>
                          <w:pStyle w:val="SourceCodeBoxHeader"/>
                          <w:rPr>
                            <w:sz w:val="19"/>
                            <w:szCs w:val="19"/>
                            <w:lang w:val="sv-SE"/>
                          </w:rPr>
                        </w:pPr>
                        <w:r>
                          <w:rPr>
                            <w:sz w:val="19"/>
                            <w:szCs w:val="19"/>
                            <w:lang w:val="sv-SE"/>
                          </w:rPr>
                          <w:t>num1</w:t>
                        </w:r>
                      </w:p>
                    </w:txbxContent>
                  </v:textbox>
                </v:shape>
                <v:rect id="Rectangle 325" o:spid="_x0000_s1503"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9A772D" w:rsidRPr="003F7CF1" w:rsidRDefault="009A772D" w:rsidP="00E80032">
                        <w:pPr>
                          <w:pStyle w:val="SourceCodeBoxText"/>
                          <w:rPr>
                            <w:sz w:val="19"/>
                            <w:szCs w:val="19"/>
                          </w:rPr>
                        </w:pPr>
                        <w:r w:rsidRPr="003F7CF1">
                          <w:rPr>
                            <w:sz w:val="19"/>
                            <w:szCs w:val="19"/>
                          </w:rPr>
                          <w:t>2</w:t>
                        </w:r>
                      </w:p>
                    </w:txbxContent>
                  </v:textbox>
                </v:rect>
                <v:rect id="Rectangle 326" o:spid="_x0000_s1504"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9A772D" w:rsidRPr="003F7CF1" w:rsidRDefault="009A772D" w:rsidP="00E80032">
                        <w:pPr>
                          <w:pStyle w:val="SourceCodeBoxText"/>
                          <w:rPr>
                            <w:sz w:val="19"/>
                            <w:szCs w:val="19"/>
                          </w:rPr>
                        </w:pPr>
                        <w:r w:rsidRPr="003F7CF1">
                          <w:rPr>
                            <w:sz w:val="19"/>
                            <w:szCs w:val="19"/>
                          </w:rPr>
                          <w:t>1</w:t>
                        </w:r>
                      </w:p>
                    </w:txbxContent>
                  </v:textbox>
                </v:rect>
                <v:shape id="Text Box 327" o:spid="_x0000_s1505"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9A772D" w:rsidRPr="003F7CF1" w:rsidRDefault="009A772D" w:rsidP="00E80032">
                        <w:pPr>
                          <w:pStyle w:val="SourceCodeBoxHeader"/>
                          <w:rPr>
                            <w:sz w:val="19"/>
                            <w:szCs w:val="19"/>
                            <w:lang w:val="sv-SE"/>
                          </w:rPr>
                        </w:pPr>
                        <w:r>
                          <w:rPr>
                            <w:sz w:val="19"/>
                            <w:szCs w:val="19"/>
                            <w:lang w:val="sv-SE"/>
                          </w:rPr>
                          <w:t>num2</w:t>
                        </w:r>
                      </w:p>
                    </w:txbxContent>
                  </v:textbox>
                </v:shape>
                <v:rect id="Rectangle 328" o:spid="_x0000_s1506"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9A772D" w:rsidRPr="003F7CF1" w:rsidRDefault="009A772D" w:rsidP="00E80032">
                        <w:pPr>
                          <w:pStyle w:val="SourceCodeBoxText"/>
                          <w:rPr>
                            <w:sz w:val="19"/>
                            <w:szCs w:val="19"/>
                          </w:rPr>
                        </w:pPr>
                        <w:r w:rsidRPr="003F7CF1">
                          <w:rPr>
                            <w:sz w:val="19"/>
                            <w:szCs w:val="19"/>
                          </w:rPr>
                          <w:t>1</w:t>
                        </w:r>
                      </w:p>
                    </w:txbxContent>
                  </v:textbox>
                </v:rect>
                <v:shape id="Text Box 329" o:spid="_x0000_s1507"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9A772D" w:rsidRPr="003F7CF1" w:rsidRDefault="009A772D" w:rsidP="00E80032">
                        <w:pPr>
                          <w:pStyle w:val="SourceCodeBoxHeader"/>
                          <w:rPr>
                            <w:sz w:val="19"/>
                            <w:szCs w:val="19"/>
                            <w:lang w:val="sv-SE"/>
                          </w:rPr>
                        </w:pPr>
                        <w:r>
                          <w:rPr>
                            <w:sz w:val="19"/>
                            <w:szCs w:val="19"/>
                            <w:lang w:val="sv-SE"/>
                          </w:rPr>
                          <w:t>temp</w:t>
                        </w:r>
                      </w:p>
                    </w:txbxContent>
                  </v:textbox>
                </v:shape>
                <v:shape id="Text Box 330" o:spid="_x0000_s1508"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9A772D" w:rsidRPr="003F7CF1" w:rsidRDefault="009A772D" w:rsidP="00E80032">
                        <w:pPr>
                          <w:pStyle w:val="SourceCodeBoxHeader"/>
                          <w:rPr>
                            <w:sz w:val="19"/>
                            <w:szCs w:val="19"/>
                            <w:lang w:val="sv-SE"/>
                          </w:rPr>
                        </w:pPr>
                        <w:r>
                          <w:rPr>
                            <w:sz w:val="19"/>
                            <w:szCs w:val="19"/>
                            <w:lang w:val="sv-SE"/>
                          </w:rPr>
                          <w:t>num1</w:t>
                        </w:r>
                      </w:p>
                    </w:txbxContent>
                  </v:textbox>
                </v:shape>
                <v:shape id="Text Box 331" o:spid="_x0000_s1509"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9A772D" w:rsidRPr="003F7CF1" w:rsidRDefault="009A772D" w:rsidP="00E80032">
                        <w:pPr>
                          <w:pStyle w:val="SourceCodeBoxHeader"/>
                          <w:rPr>
                            <w:sz w:val="19"/>
                            <w:szCs w:val="19"/>
                            <w:lang w:val="sv-SE"/>
                          </w:rPr>
                        </w:pPr>
                        <w:r w:rsidRPr="003F7CF1">
                          <w:rPr>
                            <w:sz w:val="19"/>
                            <w:szCs w:val="19"/>
                            <w:lang w:val="sv-SE"/>
                          </w:rPr>
                          <w:t>(a)</w:t>
                        </w:r>
                      </w:p>
                    </w:txbxContent>
                  </v:textbox>
                </v:shape>
                <v:shape id="Text Box 332" o:spid="_x0000_s1510"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9A772D" w:rsidRPr="003F7CF1" w:rsidRDefault="009A772D" w:rsidP="00E80032">
                        <w:pPr>
                          <w:pStyle w:val="SourceCodeBoxHeader"/>
                          <w:rPr>
                            <w:sz w:val="19"/>
                            <w:szCs w:val="19"/>
                            <w:lang w:val="sv-SE"/>
                          </w:rPr>
                        </w:pPr>
                        <w:r w:rsidRPr="003F7CF1">
                          <w:rPr>
                            <w:sz w:val="19"/>
                            <w:szCs w:val="19"/>
                            <w:lang w:val="sv-SE"/>
                          </w:rPr>
                          <w:t>(b)</w:t>
                        </w:r>
                      </w:p>
                    </w:txbxContent>
                  </v:textbox>
                </v:shape>
                <v:shape id="Text Box 333" o:spid="_x0000_s1511"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9A772D" w:rsidRPr="003F7CF1" w:rsidRDefault="009A772D"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but rather their addresses. Therefore,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does in fact contain the addresses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on main. As in the reference section above, we illustrate this with dashed arrows. Therefore, when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exchanges values, in fact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9A772D" w:rsidRPr="003F7CF1" w:rsidRDefault="009A772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9A772D" w:rsidRPr="003F7CF1" w:rsidRDefault="009A772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9A772D" w:rsidRPr="003F7CF1" w:rsidRDefault="009A772D"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9A772D" w:rsidRPr="003F7CF1" w:rsidRDefault="009A772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9A772D" w:rsidRPr="003F7CF1" w:rsidRDefault="009A772D"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9A772D" w:rsidRPr="003F7CF1" w:rsidRDefault="009A772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9A772D" w:rsidRPr="003F7CF1" w:rsidRDefault="009A772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9A772D" w:rsidRPr="003F7CF1" w:rsidRDefault="009A772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9A772D" w:rsidRPr="003F7CF1" w:rsidRDefault="009A772D"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9A772D" w:rsidRPr="003F7CF1" w:rsidRDefault="009A772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9A772D" w:rsidRPr="003F7CF1" w:rsidRDefault="009A772D"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9A772D" w:rsidRPr="003F7CF1" w:rsidRDefault="009A772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9A772D" w:rsidRPr="003F7CF1" w:rsidRDefault="009A772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9A772D" w:rsidRPr="003F7CF1" w:rsidRDefault="009A772D"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9A772D" w:rsidRPr="003F7CF1" w:rsidRDefault="009A772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9A772D" w:rsidRPr="003F7CF1" w:rsidRDefault="009A772D"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9A772D" w:rsidRPr="003F7CF1" w:rsidRDefault="009A772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9A772D" w:rsidRPr="003F7CF1" w:rsidRDefault="009A772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9A772D" w:rsidRPr="003F7CF1" w:rsidRDefault="009A772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9A772D" w:rsidRPr="003F7CF1" w:rsidRDefault="009A772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9A772D" w:rsidRPr="003F7CF1" w:rsidRDefault="009A772D"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9A772D" w:rsidRPr="003F7CF1" w:rsidRDefault="009A772D"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9A772D" w:rsidRPr="003F7CF1" w:rsidRDefault="009A772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9A772D" w:rsidRPr="003F7CF1" w:rsidRDefault="009A772D"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9A772D" w:rsidRPr="003F7CF1" w:rsidRDefault="009A772D"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9A772D" w:rsidRPr="003F7CF1" w:rsidRDefault="009A772D"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9A772D" w:rsidRPr="003F7CF1" w:rsidRDefault="009A772D"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9A772D" w:rsidRPr="003F7CF1" w:rsidRDefault="009A772D"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9A772D" w:rsidRPr="003F7CF1" w:rsidRDefault="009A772D"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9A772D" w:rsidRPr="003F7CF1" w:rsidRDefault="009A772D"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9A772D" w:rsidRPr="003F7CF1" w:rsidRDefault="009A772D"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512"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">
                <v:shape id="_x0000_s1513" type="#_x0000_t75" style="position:absolute;width:57384;height:27051;visibility:visible;mso-wrap-style:square">
                  <v:fill o:detectmouseclick="t"/>
                  <v:path o:connecttype="none"/>
                </v:shape>
                <v:rect id="Rectangle 244" o:spid="_x0000_s1514"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9A772D" w:rsidRPr="003F7CF1" w:rsidRDefault="009A772D" w:rsidP="00E80032">
                        <w:pPr>
                          <w:pStyle w:val="SourceCodeBoxText"/>
                          <w:rPr>
                            <w:sz w:val="19"/>
                            <w:szCs w:val="19"/>
                          </w:rPr>
                        </w:pPr>
                        <w:r w:rsidRPr="003F7CF1">
                          <w:rPr>
                            <w:sz w:val="19"/>
                            <w:szCs w:val="19"/>
                          </w:rPr>
                          <w:t>1</w:t>
                        </w:r>
                      </w:p>
                    </w:txbxContent>
                  </v:textbox>
                </v:rect>
                <v:rect id="Rectangle 245" o:spid="_x0000_s1515"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9A772D" w:rsidRPr="003F7CF1" w:rsidRDefault="009A772D" w:rsidP="00E80032">
                        <w:pPr>
                          <w:pStyle w:val="SourceCodeBoxText"/>
                          <w:rPr>
                            <w:sz w:val="19"/>
                            <w:szCs w:val="19"/>
                          </w:rPr>
                        </w:pPr>
                        <w:r w:rsidRPr="003F7CF1">
                          <w:rPr>
                            <w:sz w:val="19"/>
                            <w:szCs w:val="19"/>
                          </w:rPr>
                          <w:t>2</w:t>
                        </w:r>
                      </w:p>
                    </w:txbxContent>
                  </v:textbox>
                </v:rect>
                <v:rect id="Rectangle 246" o:spid="_x0000_s1516"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9A772D" w:rsidRPr="003F7CF1" w:rsidRDefault="009A772D" w:rsidP="00E80032">
                        <w:pPr>
                          <w:pStyle w:val="SourceCodeBoxText"/>
                          <w:rPr>
                            <w:sz w:val="19"/>
                            <w:szCs w:val="19"/>
                          </w:rPr>
                        </w:pPr>
                      </w:p>
                    </w:txbxContent>
                  </v:textbox>
                </v:rect>
                <v:shape id="Text Box 247" o:spid="_x0000_s1517"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9A772D" w:rsidRPr="003F7CF1" w:rsidRDefault="009A772D" w:rsidP="00E80032">
                        <w:pPr>
                          <w:pStyle w:val="SourceCodeBoxHeader"/>
                          <w:rPr>
                            <w:sz w:val="19"/>
                            <w:szCs w:val="19"/>
                            <w:lang w:val="sv-SE"/>
                          </w:rPr>
                        </w:pPr>
                        <w:r>
                          <w:rPr>
                            <w:sz w:val="19"/>
                            <w:szCs w:val="19"/>
                            <w:lang w:val="sv-SE"/>
                          </w:rPr>
                          <w:t>firstNum</w:t>
                        </w:r>
                      </w:p>
                    </w:txbxContent>
                  </v:textbox>
                </v:shape>
                <v:rect id="Rectangle 248" o:spid="_x0000_s1518"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9A772D" w:rsidRPr="003F7CF1" w:rsidRDefault="009A772D" w:rsidP="00E80032">
                        <w:pPr>
                          <w:pStyle w:val="SourceCodeBoxText"/>
                          <w:rPr>
                            <w:sz w:val="19"/>
                            <w:szCs w:val="19"/>
                          </w:rPr>
                        </w:pPr>
                      </w:p>
                    </w:txbxContent>
                  </v:textbox>
                </v:rect>
                <v:shape id="Text Box 249" o:spid="_x0000_s1519"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9A772D" w:rsidRPr="003F7CF1" w:rsidRDefault="009A772D" w:rsidP="00E80032">
                        <w:pPr>
                          <w:pStyle w:val="SourceCodeBoxHeader"/>
                          <w:rPr>
                            <w:sz w:val="19"/>
                            <w:szCs w:val="19"/>
                            <w:lang w:val="sv-SE"/>
                          </w:rPr>
                        </w:pPr>
                        <w:r>
                          <w:rPr>
                            <w:sz w:val="19"/>
                            <w:szCs w:val="19"/>
                            <w:lang w:val="sv-SE"/>
                          </w:rPr>
                          <w:t>num2</w:t>
                        </w:r>
                      </w:p>
                    </w:txbxContent>
                  </v:textbox>
                </v:shape>
                <v:rect id="Rectangle 250" o:spid="_x0000_s1520"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9A772D" w:rsidRPr="003F7CF1" w:rsidRDefault="009A772D" w:rsidP="00E80032">
                        <w:pPr>
                          <w:pStyle w:val="SourceCodeBoxText"/>
                          <w:rPr>
                            <w:sz w:val="19"/>
                            <w:szCs w:val="19"/>
                          </w:rPr>
                        </w:pPr>
                        <w:r w:rsidRPr="003F7CF1">
                          <w:rPr>
                            <w:sz w:val="19"/>
                            <w:szCs w:val="19"/>
                          </w:rPr>
                          <w:t>1</w:t>
                        </w:r>
                      </w:p>
                    </w:txbxContent>
                  </v:textbox>
                </v:rect>
                <v:shape id="Text Box 251" o:spid="_x0000_s1521"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9A772D" w:rsidRPr="003F7CF1" w:rsidRDefault="009A772D" w:rsidP="00E80032">
                        <w:pPr>
                          <w:pStyle w:val="SourceCodeBoxHeader"/>
                          <w:rPr>
                            <w:sz w:val="19"/>
                            <w:szCs w:val="19"/>
                            <w:lang w:val="sv-SE"/>
                          </w:rPr>
                        </w:pPr>
                        <w:r>
                          <w:rPr>
                            <w:sz w:val="19"/>
                            <w:szCs w:val="19"/>
                            <w:lang w:val="sv-SE"/>
                          </w:rPr>
                          <w:t>temp</w:t>
                        </w:r>
                      </w:p>
                    </w:txbxContent>
                  </v:textbox>
                </v:shape>
                <v:shape id="Text Box 252" o:spid="_x0000_s1522"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9A772D" w:rsidRPr="003F7CF1" w:rsidRDefault="009A772D" w:rsidP="00E80032">
                        <w:pPr>
                          <w:pStyle w:val="SourceCodeBoxHeader"/>
                          <w:rPr>
                            <w:sz w:val="19"/>
                            <w:szCs w:val="19"/>
                            <w:lang w:val="sv-SE"/>
                          </w:rPr>
                        </w:pPr>
                        <w:r>
                          <w:rPr>
                            <w:sz w:val="19"/>
                            <w:szCs w:val="19"/>
                            <w:lang w:val="sv-SE"/>
                          </w:rPr>
                          <w:t>secondNum</w:t>
                        </w:r>
                      </w:p>
                    </w:txbxContent>
                  </v:textbox>
                </v:shape>
                <v:shape id="Text Box 253" o:spid="_x0000_s1523"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9A772D" w:rsidRPr="003F7CF1" w:rsidRDefault="009A772D" w:rsidP="00E80032">
                        <w:pPr>
                          <w:pStyle w:val="SourceCodeBoxHeader"/>
                          <w:rPr>
                            <w:sz w:val="19"/>
                            <w:szCs w:val="19"/>
                            <w:lang w:val="sv-SE"/>
                          </w:rPr>
                        </w:pPr>
                        <w:r>
                          <w:rPr>
                            <w:sz w:val="19"/>
                            <w:szCs w:val="19"/>
                            <w:lang w:val="sv-SE"/>
                          </w:rPr>
                          <w:t>num1</w:t>
                        </w:r>
                      </w:p>
                    </w:txbxContent>
                  </v:textbox>
                </v:shape>
                <v:shape id="Text Box 254" o:spid="_x0000_s1524"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9A772D" w:rsidRPr="003F7CF1" w:rsidRDefault="009A772D" w:rsidP="00E80032">
                        <w:pPr>
                          <w:pStyle w:val="SourceCodeBoxHeader"/>
                          <w:rPr>
                            <w:sz w:val="19"/>
                            <w:szCs w:val="19"/>
                            <w:lang w:val="sv-SE"/>
                          </w:rPr>
                        </w:pPr>
                        <w:r w:rsidRPr="003F7CF1">
                          <w:rPr>
                            <w:sz w:val="19"/>
                            <w:szCs w:val="19"/>
                            <w:lang w:val="sv-SE"/>
                          </w:rPr>
                          <w:t>(a)</w:t>
                        </w:r>
                      </w:p>
                    </w:txbxContent>
                  </v:textbox>
                </v:shape>
                <v:line id="Line 255" o:spid="_x0000_s1525"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26"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27"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9A772D" w:rsidRPr="003F7CF1" w:rsidRDefault="009A772D" w:rsidP="00E80032">
                        <w:pPr>
                          <w:pStyle w:val="SourceCodeBoxText"/>
                          <w:rPr>
                            <w:sz w:val="19"/>
                            <w:szCs w:val="19"/>
                          </w:rPr>
                        </w:pPr>
                        <w:r w:rsidRPr="003F7CF1">
                          <w:rPr>
                            <w:sz w:val="19"/>
                            <w:szCs w:val="19"/>
                          </w:rPr>
                          <w:t>2</w:t>
                        </w:r>
                      </w:p>
                    </w:txbxContent>
                  </v:textbox>
                </v:rect>
                <v:rect id="Rectangle 258" o:spid="_x0000_s1528"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9A772D" w:rsidRPr="003F7CF1" w:rsidRDefault="009A772D" w:rsidP="00E80032">
                        <w:pPr>
                          <w:pStyle w:val="SourceCodeBoxText"/>
                          <w:rPr>
                            <w:sz w:val="19"/>
                            <w:szCs w:val="19"/>
                          </w:rPr>
                        </w:pPr>
                        <w:r w:rsidRPr="003F7CF1">
                          <w:rPr>
                            <w:sz w:val="19"/>
                            <w:szCs w:val="19"/>
                          </w:rPr>
                          <w:t>2</w:t>
                        </w:r>
                      </w:p>
                    </w:txbxContent>
                  </v:textbox>
                </v:rect>
                <v:rect id="Rectangle 259" o:spid="_x0000_s1529"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9A772D" w:rsidRPr="003F7CF1" w:rsidRDefault="009A772D" w:rsidP="00E80032">
                        <w:pPr>
                          <w:pStyle w:val="SourceCodeBoxText"/>
                          <w:rPr>
                            <w:sz w:val="19"/>
                            <w:szCs w:val="19"/>
                          </w:rPr>
                        </w:pPr>
                      </w:p>
                    </w:txbxContent>
                  </v:textbox>
                </v:rect>
                <v:shape id="Text Box 260" o:spid="_x0000_s1530"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9A772D" w:rsidRPr="003F7CF1" w:rsidRDefault="009A772D" w:rsidP="00E80032">
                        <w:pPr>
                          <w:pStyle w:val="SourceCodeBoxHeader"/>
                          <w:rPr>
                            <w:sz w:val="19"/>
                            <w:szCs w:val="19"/>
                            <w:lang w:val="sv-SE"/>
                          </w:rPr>
                        </w:pPr>
                        <w:r>
                          <w:rPr>
                            <w:sz w:val="19"/>
                            <w:szCs w:val="19"/>
                            <w:lang w:val="sv-SE"/>
                          </w:rPr>
                          <w:t>firstNum</w:t>
                        </w:r>
                      </w:p>
                    </w:txbxContent>
                  </v:textbox>
                </v:shape>
                <v:rect id="Rectangle 261" o:spid="_x0000_s1531"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9A772D" w:rsidRPr="003F7CF1" w:rsidRDefault="009A772D" w:rsidP="00E80032">
                        <w:pPr>
                          <w:pStyle w:val="SourceCodeBoxText"/>
                          <w:rPr>
                            <w:sz w:val="19"/>
                            <w:szCs w:val="19"/>
                          </w:rPr>
                        </w:pPr>
                      </w:p>
                    </w:txbxContent>
                  </v:textbox>
                </v:rect>
                <v:shape id="Text Box 262" o:spid="_x0000_s1532"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9A772D" w:rsidRPr="003F7CF1" w:rsidRDefault="009A772D" w:rsidP="00E80032">
                        <w:pPr>
                          <w:pStyle w:val="SourceCodeBoxHeader"/>
                          <w:rPr>
                            <w:sz w:val="19"/>
                            <w:szCs w:val="19"/>
                            <w:lang w:val="sv-SE"/>
                          </w:rPr>
                        </w:pPr>
                        <w:r>
                          <w:rPr>
                            <w:sz w:val="19"/>
                            <w:szCs w:val="19"/>
                            <w:lang w:val="sv-SE"/>
                          </w:rPr>
                          <w:t>num2</w:t>
                        </w:r>
                      </w:p>
                    </w:txbxContent>
                  </v:textbox>
                </v:shape>
                <v:rect id="Rectangle 263" o:spid="_x0000_s1533"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9A772D" w:rsidRPr="003F7CF1" w:rsidRDefault="009A772D" w:rsidP="00E80032">
                        <w:pPr>
                          <w:pStyle w:val="SourceCodeBoxText"/>
                          <w:rPr>
                            <w:sz w:val="19"/>
                            <w:szCs w:val="19"/>
                          </w:rPr>
                        </w:pPr>
                        <w:r w:rsidRPr="003F7CF1">
                          <w:rPr>
                            <w:sz w:val="19"/>
                            <w:szCs w:val="19"/>
                          </w:rPr>
                          <w:t>1</w:t>
                        </w:r>
                      </w:p>
                    </w:txbxContent>
                  </v:textbox>
                </v:rect>
                <v:shape id="Text Box 264" o:spid="_x0000_s1534"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9A772D" w:rsidRPr="003F7CF1" w:rsidRDefault="009A772D" w:rsidP="00E80032">
                        <w:pPr>
                          <w:pStyle w:val="SourceCodeBoxHeader"/>
                          <w:rPr>
                            <w:sz w:val="19"/>
                            <w:szCs w:val="19"/>
                            <w:lang w:val="sv-SE"/>
                          </w:rPr>
                        </w:pPr>
                        <w:r>
                          <w:rPr>
                            <w:sz w:val="19"/>
                            <w:szCs w:val="19"/>
                            <w:lang w:val="sv-SE"/>
                          </w:rPr>
                          <w:t>temp</w:t>
                        </w:r>
                      </w:p>
                    </w:txbxContent>
                  </v:textbox>
                </v:shape>
                <v:shape id="Text Box 265" o:spid="_x0000_s1535"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9A772D" w:rsidRPr="003F7CF1" w:rsidRDefault="009A772D" w:rsidP="00E80032">
                        <w:pPr>
                          <w:pStyle w:val="SourceCodeBoxHeader"/>
                          <w:rPr>
                            <w:sz w:val="19"/>
                            <w:szCs w:val="19"/>
                            <w:lang w:val="sv-SE"/>
                          </w:rPr>
                        </w:pPr>
                        <w:r>
                          <w:rPr>
                            <w:sz w:val="19"/>
                            <w:szCs w:val="19"/>
                            <w:lang w:val="sv-SE"/>
                          </w:rPr>
                          <w:t>num1</w:t>
                        </w:r>
                      </w:p>
                    </w:txbxContent>
                  </v:textbox>
                </v:shape>
                <v:shape id="Text Box 266" o:spid="_x0000_s1536"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9A772D" w:rsidRPr="003F7CF1" w:rsidRDefault="009A772D" w:rsidP="00E80032">
                        <w:pPr>
                          <w:pStyle w:val="SourceCodeBoxHeader"/>
                          <w:rPr>
                            <w:sz w:val="19"/>
                            <w:szCs w:val="19"/>
                            <w:lang w:val="sv-SE"/>
                          </w:rPr>
                        </w:pPr>
                        <w:r w:rsidRPr="003F7CF1">
                          <w:rPr>
                            <w:sz w:val="19"/>
                            <w:szCs w:val="19"/>
                            <w:lang w:val="sv-SE"/>
                          </w:rPr>
                          <w:t>(b)</w:t>
                        </w:r>
                      </w:p>
                    </w:txbxContent>
                  </v:textbox>
                </v:shape>
                <v:line id="Line 267" o:spid="_x0000_s1537"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38"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39"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9A772D" w:rsidRPr="003F7CF1" w:rsidRDefault="009A772D" w:rsidP="00E80032">
                        <w:pPr>
                          <w:pStyle w:val="SourceCodeBoxText"/>
                          <w:rPr>
                            <w:sz w:val="19"/>
                            <w:szCs w:val="19"/>
                          </w:rPr>
                        </w:pPr>
                        <w:r w:rsidRPr="003F7CF1">
                          <w:rPr>
                            <w:sz w:val="19"/>
                            <w:szCs w:val="19"/>
                          </w:rPr>
                          <w:t>2</w:t>
                        </w:r>
                      </w:p>
                    </w:txbxContent>
                  </v:textbox>
                </v:rect>
                <v:rect id="Rectangle 270" o:spid="_x0000_s1540"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9A772D" w:rsidRPr="003F7CF1" w:rsidRDefault="009A772D" w:rsidP="00E80032">
                        <w:pPr>
                          <w:pStyle w:val="SourceCodeBoxText"/>
                          <w:rPr>
                            <w:sz w:val="19"/>
                            <w:szCs w:val="19"/>
                          </w:rPr>
                        </w:pPr>
                        <w:r w:rsidRPr="003F7CF1">
                          <w:rPr>
                            <w:sz w:val="19"/>
                            <w:szCs w:val="19"/>
                          </w:rPr>
                          <w:t>1</w:t>
                        </w:r>
                      </w:p>
                    </w:txbxContent>
                  </v:textbox>
                </v:rect>
                <v:rect id="Rectangle 271" o:spid="_x0000_s1541"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9A772D" w:rsidRPr="003F7CF1" w:rsidRDefault="009A772D" w:rsidP="00E80032">
                        <w:pPr>
                          <w:pStyle w:val="SourceCodeBoxText"/>
                          <w:rPr>
                            <w:sz w:val="19"/>
                            <w:szCs w:val="19"/>
                          </w:rPr>
                        </w:pPr>
                      </w:p>
                    </w:txbxContent>
                  </v:textbox>
                </v:rect>
                <v:shape id="Text Box 272" o:spid="_x0000_s1542"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9A772D" w:rsidRPr="003F7CF1" w:rsidRDefault="009A772D" w:rsidP="00E80032">
                        <w:pPr>
                          <w:pStyle w:val="SourceCodeBoxHeader"/>
                          <w:rPr>
                            <w:sz w:val="19"/>
                            <w:szCs w:val="19"/>
                            <w:lang w:val="sv-SE"/>
                          </w:rPr>
                        </w:pPr>
                        <w:r>
                          <w:rPr>
                            <w:sz w:val="19"/>
                            <w:szCs w:val="19"/>
                            <w:lang w:val="sv-SE"/>
                          </w:rPr>
                          <w:t>firstNum</w:t>
                        </w:r>
                      </w:p>
                    </w:txbxContent>
                  </v:textbox>
                </v:shape>
                <v:rect id="Rectangle 273" o:spid="_x0000_s1543"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9A772D" w:rsidRPr="003F7CF1" w:rsidRDefault="009A772D" w:rsidP="00E80032">
                        <w:pPr>
                          <w:pStyle w:val="SourceCodeBoxText"/>
                          <w:rPr>
                            <w:sz w:val="19"/>
                            <w:szCs w:val="19"/>
                          </w:rPr>
                        </w:pPr>
                      </w:p>
                    </w:txbxContent>
                  </v:textbox>
                </v:rect>
                <v:shape id="Text Box 274" o:spid="_x0000_s1544"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9A772D" w:rsidRPr="003F7CF1" w:rsidRDefault="009A772D" w:rsidP="00E80032">
                        <w:pPr>
                          <w:pStyle w:val="SourceCodeBoxHeader"/>
                          <w:rPr>
                            <w:sz w:val="19"/>
                            <w:szCs w:val="19"/>
                            <w:lang w:val="sv-SE"/>
                          </w:rPr>
                        </w:pPr>
                        <w:r>
                          <w:rPr>
                            <w:sz w:val="19"/>
                            <w:szCs w:val="19"/>
                            <w:lang w:val="sv-SE"/>
                          </w:rPr>
                          <w:t>num2</w:t>
                        </w:r>
                      </w:p>
                    </w:txbxContent>
                  </v:textbox>
                </v:shape>
                <v:rect id="Rectangle 275" o:spid="_x0000_s1545"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9A772D" w:rsidRPr="003F7CF1" w:rsidRDefault="009A772D" w:rsidP="00E80032">
                        <w:pPr>
                          <w:pStyle w:val="SourceCodeBoxText"/>
                          <w:rPr>
                            <w:sz w:val="19"/>
                            <w:szCs w:val="19"/>
                          </w:rPr>
                        </w:pPr>
                        <w:r w:rsidRPr="003F7CF1">
                          <w:rPr>
                            <w:sz w:val="19"/>
                            <w:szCs w:val="19"/>
                          </w:rPr>
                          <w:t>1</w:t>
                        </w:r>
                      </w:p>
                    </w:txbxContent>
                  </v:textbox>
                </v:rect>
                <v:shape id="Text Box 276" o:spid="_x0000_s1546"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9A772D" w:rsidRPr="003F7CF1" w:rsidRDefault="009A772D" w:rsidP="00E80032">
                        <w:pPr>
                          <w:pStyle w:val="SourceCodeBoxHeader"/>
                          <w:rPr>
                            <w:sz w:val="19"/>
                            <w:szCs w:val="19"/>
                            <w:lang w:val="sv-SE"/>
                          </w:rPr>
                        </w:pPr>
                        <w:r>
                          <w:rPr>
                            <w:sz w:val="19"/>
                            <w:szCs w:val="19"/>
                            <w:lang w:val="sv-SE"/>
                          </w:rPr>
                          <w:t>temp</w:t>
                        </w:r>
                      </w:p>
                    </w:txbxContent>
                  </v:textbox>
                </v:shape>
                <v:shape id="Text Box 277" o:spid="_x0000_s1547"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9A772D" w:rsidRPr="003F7CF1" w:rsidRDefault="009A772D" w:rsidP="00E80032">
                        <w:pPr>
                          <w:pStyle w:val="SourceCodeBoxHeader"/>
                          <w:rPr>
                            <w:sz w:val="19"/>
                            <w:szCs w:val="19"/>
                            <w:lang w:val="sv-SE"/>
                          </w:rPr>
                        </w:pPr>
                        <w:r>
                          <w:rPr>
                            <w:sz w:val="19"/>
                            <w:szCs w:val="19"/>
                            <w:lang w:val="sv-SE"/>
                          </w:rPr>
                          <w:t>num1</w:t>
                        </w:r>
                      </w:p>
                    </w:txbxContent>
                  </v:textbox>
                </v:shape>
                <v:shape id="Text Box 278" o:spid="_x0000_s1548"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9A772D" w:rsidRPr="003F7CF1" w:rsidRDefault="009A772D" w:rsidP="00E80032">
                        <w:pPr>
                          <w:pStyle w:val="SourceCodeBoxHeader"/>
                          <w:rPr>
                            <w:sz w:val="19"/>
                            <w:szCs w:val="19"/>
                            <w:lang w:val="sv-SE"/>
                          </w:rPr>
                        </w:pPr>
                        <w:r w:rsidRPr="003F7CF1">
                          <w:rPr>
                            <w:sz w:val="19"/>
                            <w:szCs w:val="19"/>
                            <w:lang w:val="sv-SE"/>
                          </w:rPr>
                          <w:t>(c)</w:t>
                        </w:r>
                      </w:p>
                    </w:txbxContent>
                  </v:textbox>
                </v:shape>
                <v:line id="Line 279" o:spid="_x0000_s1549"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50"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709" w:name="_Toc320485607"/>
      <w:bookmarkStart w:id="710" w:name="_Toc323656719"/>
      <w:bookmarkStart w:id="711" w:name="_Toc324085457"/>
      <w:bookmarkStart w:id="712" w:name="_Toc383781109"/>
      <w:bookmarkStart w:id="713" w:name="_Toc53473700"/>
      <w:r w:rsidRPr="00EC76D5">
        <w:t>Static, Extern, and Register Variables</w:t>
      </w:r>
      <w:bookmarkEnd w:id="709"/>
      <w:bookmarkEnd w:id="710"/>
      <w:bookmarkEnd w:id="711"/>
      <w:bookmarkEnd w:id="712"/>
      <w:bookmarkEnd w:id="713"/>
    </w:p>
    <w:p w14:paraId="0C33C95A" w14:textId="2884947C" w:rsidR="00E80032" w:rsidRPr="00EC76D5" w:rsidRDefault="00E80032" w:rsidP="00E80032">
      <w:r w:rsidRPr="00EC76D5">
        <w:t xml:space="preserve">In the function below, </w:t>
      </w:r>
      <w:proofErr w:type="spellStart"/>
      <w:r w:rsidRPr="00EC76D5">
        <w:rPr>
          <w:rStyle w:val="CodeInText0"/>
        </w:rPr>
        <w:t>s_count</w:t>
      </w:r>
      <w:proofErr w:type="spellEnd"/>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proofErr w:type="spellStart"/>
      <w:r w:rsidRPr="00EC76D5">
        <w:rPr>
          <w:rStyle w:val="CodeInText0"/>
        </w:rPr>
        <w:t>s_count</w:t>
      </w:r>
      <w:proofErr w:type="spellEnd"/>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proofErr w:type="spellStart"/>
      <w:r w:rsidRPr="00EC76D5">
        <w:rPr>
          <w:rStyle w:val="CodeInText0"/>
        </w:rPr>
        <w:t>s_count</w:t>
      </w:r>
      <w:proofErr w:type="spellEnd"/>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 xml:space="preserve">If we define a global variable in one file, it will be </w:t>
      </w:r>
      <w:proofErr w:type="spellStart"/>
      <w:r w:rsidRPr="00EC76D5">
        <w:t>accessable</w:t>
      </w:r>
      <w:proofErr w:type="spellEnd"/>
      <w:r w:rsidRPr="00EC76D5">
        <w:t xml:space="preserve"> in another file if we declare</w:t>
      </w:r>
      <w:r w:rsidRPr="00EC76D5">
        <w:rPr>
          <w:rStyle w:val="Fotnotsreferens"/>
        </w:rPr>
        <w:footnoteReference w:id="25"/>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proofErr w:type="spellStart"/>
      <w:r w:rsidRPr="00EC76D5">
        <w:t>File1.c</w:t>
      </w:r>
      <w:proofErr w:type="spellEnd"/>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proofErr w:type="spellStart"/>
      <w:r w:rsidRPr="00EC76D5">
        <w:t>File2.c</w:t>
      </w:r>
      <w:proofErr w:type="spellEnd"/>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714" w:name="_Toc320485608"/>
      <w:bookmarkStart w:id="715" w:name="_Toc323656720"/>
      <w:bookmarkStart w:id="716" w:name="_Toc324085458"/>
      <w:bookmarkStart w:id="717" w:name="_Toc383781110"/>
      <w:bookmarkStart w:id="718" w:name="_Toc53473701"/>
      <w:r w:rsidRPr="00EC76D5">
        <w:lastRenderedPageBreak/>
        <w:t>Recursion</w:t>
      </w:r>
      <w:bookmarkEnd w:id="714"/>
      <w:bookmarkEnd w:id="715"/>
      <w:bookmarkEnd w:id="716"/>
      <w:bookmarkEnd w:id="717"/>
      <w:bookmarkEnd w:id="71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1.6pt" o:ole="" fillcolor="window">
            <v:imagedata r:id="rId16" o:title=""/>
          </v:shape>
          <o:OLEObject Type="Embed" ProgID="Equation.3" ShapeID="_x0000_i1029" DrawAspect="Content" ObjectID="_1664306260"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6FB551AC" w:rsidR="00E80032" w:rsidRPr="00EC76D5" w:rsidRDefault="00FC52DE" w:rsidP="007C7CB2">
      <w:pPr>
        <w:pStyle w:val="Rubrik3"/>
      </w:pPr>
      <w:bookmarkStart w:id="719" w:name="_Toc320485609"/>
      <w:bookmarkStart w:id="720" w:name="_Toc323656721"/>
      <w:bookmarkStart w:id="721" w:name="_Toc324085459"/>
      <w:bookmarkStart w:id="722" w:name="_Toc383781111"/>
      <w:bookmarkStart w:id="723" w:name="_Toc53473702"/>
      <w:r>
        <w:t>Definition</w:t>
      </w:r>
      <w:r w:rsidR="00E80032" w:rsidRPr="00EC76D5">
        <w:t xml:space="preserve"> and Declaration</w:t>
      </w:r>
      <w:bookmarkEnd w:id="719"/>
      <w:bookmarkEnd w:id="720"/>
      <w:bookmarkEnd w:id="721"/>
      <w:bookmarkEnd w:id="722"/>
      <w:bookmarkEnd w:id="72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51AB7E2A"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D46DBD">
        <w:t>21.8</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4pt" o:ole="" fillcolor="window">
            <v:imagedata r:id="rId19" o:title=""/>
          </v:shape>
          <o:OLEObject Type="Embed" ProgID="Equation.3" ShapeID="_x0000_i1030" DrawAspect="Content" ObjectID="_1664306261" r:id="rId20"/>
        </w:object>
      </w:r>
    </w:p>
    <w:p w14:paraId="4649FE88" w14:textId="77777777" w:rsidR="00E80032" w:rsidRPr="00EC76D5" w:rsidRDefault="00E80032" w:rsidP="00E80032">
      <w:r w:rsidRPr="00EC76D5">
        <w:object w:dxaOrig="2840" w:dyaOrig="720" w14:anchorId="47114D30">
          <v:shape id="_x0000_i1031" type="#_x0000_t75" style="width:2in;height:36.4pt" o:ole="" fillcolor="window">
            <v:imagedata r:id="rId21" o:title=""/>
          </v:shape>
          <o:OLEObject Type="Embed" ProgID="Equation.3" ShapeID="_x0000_i1031" DrawAspect="Content" ObjectID="_1664306262"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724" w:name="_Toc320485610"/>
      <w:bookmarkStart w:id="725" w:name="_Toc323656722"/>
      <w:bookmarkStart w:id="726" w:name="_Toc324085460"/>
      <w:bookmarkStart w:id="727" w:name="_Toc383781112"/>
      <w:bookmarkStart w:id="728" w:name="_Toc53473703"/>
      <w:r w:rsidRPr="00EC76D5">
        <w:t>Higher-Order Functions</w:t>
      </w:r>
      <w:bookmarkEnd w:id="724"/>
      <w:bookmarkEnd w:id="725"/>
      <w:bookmarkEnd w:id="726"/>
      <w:bookmarkEnd w:id="727"/>
      <w:bookmarkEnd w:id="72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proofErr w:type="spellStart"/>
      <w:r w:rsidRPr="00EC76D5">
        <w:rPr>
          <w:rStyle w:val="CodeInText0"/>
        </w:rPr>
        <w:t>ApplyArray</w:t>
      </w:r>
      <w:proofErr w:type="spellEnd"/>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proofErr w:type="spellStart"/>
      <w:r w:rsidRPr="00EC76D5">
        <w:rPr>
          <w:rStyle w:val="CodeInText0"/>
        </w:rPr>
        <w:t>APPLY_FUNC</w:t>
      </w:r>
      <w:proofErr w:type="spellEnd"/>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729" w:name="_Toc320485611"/>
      <w:bookmarkStart w:id="730" w:name="_Toc323656723"/>
      <w:bookmarkStart w:id="731" w:name="_Toc324085461"/>
      <w:bookmarkStart w:id="732" w:name="_Toc383781113"/>
      <w:bookmarkStart w:id="733" w:name="_Ref383865210"/>
      <w:bookmarkStart w:id="734" w:name="_Toc53473704"/>
      <w:r w:rsidRPr="00EC76D5">
        <w:lastRenderedPageBreak/>
        <w:t>Structures and Linked Lists</w:t>
      </w:r>
      <w:bookmarkEnd w:id="729"/>
      <w:bookmarkEnd w:id="730"/>
      <w:bookmarkEnd w:id="731"/>
      <w:bookmarkEnd w:id="732"/>
      <w:bookmarkEnd w:id="733"/>
      <w:bookmarkEnd w:id="73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9A772D" w:rsidRPr="003F7CF1" w:rsidRDefault="009A772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9A772D" w:rsidRPr="003F7CF1" w:rsidRDefault="009A772D"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9A772D" w:rsidRPr="003F7CF1" w:rsidRDefault="009A772D"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9A772D" w:rsidRPr="003F7CF1" w:rsidRDefault="009A772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9A772D" w:rsidRPr="003F7CF1" w:rsidRDefault="009A772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9A772D" w:rsidRPr="003F7CF1" w:rsidRDefault="009A772D"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9A772D" w:rsidRPr="003F7CF1" w:rsidRDefault="009A772D"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9A772D" w:rsidRPr="003F7CF1" w:rsidRDefault="009A772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9A772D" w:rsidRPr="003F7CF1" w:rsidRDefault="009A772D"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9A772D" w:rsidRPr="003F7CF1" w:rsidRDefault="009A772D"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9A772D" w:rsidRPr="003F7CF1" w:rsidRDefault="009A772D"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9A772D" w:rsidRPr="003F7CF1" w:rsidRDefault="009A772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9A772D" w:rsidRPr="003F7CF1" w:rsidRDefault="009A772D"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51"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">
                <v:shape id="_x0000_s1552" type="#_x0000_t75" style="position:absolute;width:61315;height:8115;visibility:visible;mso-wrap-style:square">
                  <v:fill o:detectmouseclick="t"/>
                  <v:path o:connecttype="none"/>
                </v:shape>
                <v:rect id="Rectangle 72" o:spid="_x0000_s1553"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9A772D" w:rsidRPr="003F7CF1" w:rsidRDefault="009A772D" w:rsidP="00E80032">
                        <w:pPr>
                          <w:pStyle w:val="SourceCodeBoxText"/>
                          <w:rPr>
                            <w:sz w:val="19"/>
                            <w:szCs w:val="19"/>
                            <w:lang w:val="en-US"/>
                          </w:rPr>
                        </w:pPr>
                        <w:r w:rsidRPr="003F7CF1">
                          <w:rPr>
                            <w:sz w:val="19"/>
                            <w:szCs w:val="19"/>
                            <w:lang w:val="en-US"/>
                          </w:rPr>
                          <w:t>1</w:t>
                        </w:r>
                      </w:p>
                    </w:txbxContent>
                  </v:textbox>
                </v:rect>
                <v:shape id="Text Box 73" o:spid="_x0000_s1554"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9A772D" w:rsidRPr="003F7CF1" w:rsidRDefault="009A772D" w:rsidP="00E80032">
                        <w:pPr>
                          <w:pStyle w:val="Picture"/>
                          <w:rPr>
                            <w:sz w:val="19"/>
                            <w:szCs w:val="19"/>
                          </w:rPr>
                        </w:pPr>
                        <w:r>
                          <w:rPr>
                            <w:sz w:val="19"/>
                            <w:szCs w:val="19"/>
                          </w:rPr>
                          <w:t>value</w:t>
                        </w:r>
                      </w:p>
                    </w:txbxContent>
                  </v:textbox>
                </v:shape>
                <v:shape id="Text Box 74" o:spid="_x0000_s1555"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9A772D" w:rsidRPr="003F7CF1" w:rsidRDefault="009A772D" w:rsidP="00E80032">
                        <w:pPr>
                          <w:pStyle w:val="Picture"/>
                          <w:rPr>
                            <w:sz w:val="19"/>
                            <w:szCs w:val="19"/>
                          </w:rPr>
                        </w:pPr>
                        <w:r>
                          <w:rPr>
                            <w:sz w:val="19"/>
                            <w:szCs w:val="19"/>
                          </w:rPr>
                          <w:t>nextPtr</w:t>
                        </w:r>
                      </w:p>
                    </w:txbxContent>
                  </v:textbox>
                </v:shape>
                <v:rect id="Rectangle 75" o:spid="_x0000_s1556"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9A772D" w:rsidRPr="003F7CF1" w:rsidRDefault="009A772D" w:rsidP="00E80032">
                        <w:pPr>
                          <w:pStyle w:val="SourceCodeBoxText"/>
                          <w:rPr>
                            <w:sz w:val="19"/>
                            <w:szCs w:val="19"/>
                            <w:lang w:val="en-US"/>
                          </w:rPr>
                        </w:pPr>
                      </w:p>
                    </w:txbxContent>
                  </v:textbox>
                </v:rect>
                <v:rect id="Rectangle 76" o:spid="_x0000_s1557"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9A772D" w:rsidRPr="003F7CF1" w:rsidRDefault="009A772D" w:rsidP="00E80032">
                        <w:pPr>
                          <w:pStyle w:val="SourceCodeBoxText"/>
                          <w:rPr>
                            <w:sz w:val="19"/>
                            <w:szCs w:val="19"/>
                            <w:lang w:val="en-US"/>
                          </w:rPr>
                        </w:pPr>
                        <w:r w:rsidRPr="003F7CF1">
                          <w:rPr>
                            <w:sz w:val="19"/>
                            <w:szCs w:val="19"/>
                            <w:lang w:val="en-US"/>
                          </w:rPr>
                          <w:t>2</w:t>
                        </w:r>
                      </w:p>
                    </w:txbxContent>
                  </v:textbox>
                </v:rect>
                <v:shape id="Text Box 77" o:spid="_x0000_s1558"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9A772D" w:rsidRPr="003F7CF1" w:rsidRDefault="009A772D" w:rsidP="00E80032">
                        <w:pPr>
                          <w:pStyle w:val="Picture"/>
                          <w:rPr>
                            <w:sz w:val="19"/>
                            <w:szCs w:val="19"/>
                          </w:rPr>
                        </w:pPr>
                        <w:r>
                          <w:rPr>
                            <w:sz w:val="19"/>
                            <w:szCs w:val="19"/>
                          </w:rPr>
                          <w:t>value</w:t>
                        </w:r>
                      </w:p>
                    </w:txbxContent>
                  </v:textbox>
                </v:shape>
                <v:shape id="Text Box 78" o:spid="_x0000_s1559"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9A772D" w:rsidRPr="003F7CF1" w:rsidRDefault="009A772D" w:rsidP="00E80032">
                        <w:pPr>
                          <w:pStyle w:val="Picture"/>
                          <w:rPr>
                            <w:sz w:val="19"/>
                            <w:szCs w:val="19"/>
                          </w:rPr>
                        </w:pPr>
                        <w:r>
                          <w:rPr>
                            <w:sz w:val="19"/>
                            <w:szCs w:val="19"/>
                          </w:rPr>
                          <w:t>nextPtr</w:t>
                        </w:r>
                      </w:p>
                    </w:txbxContent>
                  </v:textbox>
                </v:shape>
                <v:rect id="Rectangle 79" o:spid="_x0000_s1560"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9A772D" w:rsidRPr="003F7CF1" w:rsidRDefault="009A772D" w:rsidP="00E80032">
                        <w:pPr>
                          <w:pStyle w:val="SourceCodeBoxText"/>
                          <w:rPr>
                            <w:sz w:val="19"/>
                            <w:szCs w:val="19"/>
                            <w:lang w:val="en-US"/>
                          </w:rPr>
                        </w:pPr>
                      </w:p>
                    </w:txbxContent>
                  </v:textbox>
                </v:rect>
                <v:rect id="Rectangle 80" o:spid="_x0000_s1561"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9A772D" w:rsidRPr="003F7CF1" w:rsidRDefault="009A772D" w:rsidP="00E80032">
                        <w:pPr>
                          <w:pStyle w:val="SourceCodeBoxText"/>
                          <w:rPr>
                            <w:sz w:val="19"/>
                            <w:szCs w:val="19"/>
                            <w:lang w:val="en-US"/>
                          </w:rPr>
                        </w:pPr>
                        <w:r w:rsidRPr="003F7CF1">
                          <w:rPr>
                            <w:sz w:val="19"/>
                            <w:szCs w:val="19"/>
                            <w:lang w:val="en-US"/>
                          </w:rPr>
                          <w:t>3</w:t>
                        </w:r>
                      </w:p>
                    </w:txbxContent>
                  </v:textbox>
                </v:rect>
                <v:shape id="Text Box 81" o:spid="_x0000_s1562"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9A772D" w:rsidRPr="003F7CF1" w:rsidRDefault="009A772D" w:rsidP="00E80032">
                        <w:pPr>
                          <w:pStyle w:val="Picture"/>
                          <w:rPr>
                            <w:sz w:val="19"/>
                            <w:szCs w:val="19"/>
                          </w:rPr>
                        </w:pPr>
                        <w:r>
                          <w:rPr>
                            <w:sz w:val="19"/>
                            <w:szCs w:val="19"/>
                          </w:rPr>
                          <w:t>value</w:t>
                        </w:r>
                      </w:p>
                    </w:txbxContent>
                  </v:textbox>
                </v:shape>
                <v:shape id="Text Box 82" o:spid="_x0000_s1563"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9A772D" w:rsidRPr="003F7CF1" w:rsidRDefault="009A772D" w:rsidP="00E80032">
                        <w:pPr>
                          <w:pStyle w:val="Picture"/>
                          <w:rPr>
                            <w:sz w:val="19"/>
                            <w:szCs w:val="19"/>
                          </w:rPr>
                        </w:pPr>
                        <w:r>
                          <w:rPr>
                            <w:sz w:val="19"/>
                            <w:szCs w:val="19"/>
                          </w:rPr>
                          <w:t>nextPtr</w:t>
                        </w:r>
                      </w:p>
                    </w:txbxContent>
                  </v:textbox>
                </v:shape>
                <v:rect id="Rectangle 83" o:spid="_x0000_s1564"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9A772D" w:rsidRPr="003F7CF1" w:rsidRDefault="009A772D" w:rsidP="00E80032">
                        <w:pPr>
                          <w:pStyle w:val="SourceCodeBoxText"/>
                          <w:rPr>
                            <w:sz w:val="19"/>
                            <w:szCs w:val="19"/>
                            <w:lang w:val="en-US"/>
                          </w:rPr>
                        </w:pPr>
                      </w:p>
                    </w:txbxContent>
                  </v:textbox>
                </v:rect>
                <v:line id="Line 84" o:spid="_x0000_s1565"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66"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67"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68"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9A772D" w:rsidRPr="003F7CF1" w:rsidRDefault="009A772D"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735" w:name="_Toc320485612"/>
      <w:bookmarkStart w:id="736" w:name="_Toc323656724"/>
      <w:bookmarkStart w:id="737" w:name="_Toc324085462"/>
      <w:bookmarkStart w:id="738" w:name="_Toc383781114"/>
      <w:bookmarkStart w:id="739" w:name="_Toc53473705"/>
      <w:r w:rsidRPr="00EC76D5">
        <w:t>Stacks and Linked Lists</w:t>
      </w:r>
      <w:bookmarkEnd w:id="735"/>
      <w:bookmarkEnd w:id="736"/>
      <w:bookmarkEnd w:id="737"/>
      <w:bookmarkEnd w:id="738"/>
      <w:bookmarkEnd w:id="739"/>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9A772D" w:rsidRPr="003F7CF1" w:rsidRDefault="009A772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9A772D" w:rsidRPr="003F7CF1" w:rsidRDefault="009A772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9A772D" w:rsidRPr="003F7CF1" w:rsidRDefault="009A772D"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9A772D" w:rsidRPr="003F7CF1" w:rsidRDefault="009A772D" w:rsidP="00E80032">
                              <w:pPr>
                                <w:pStyle w:val="SourceCodeBoxText"/>
                                <w:rPr>
                                  <w:sz w:val="19"/>
                                  <w:szCs w:val="19"/>
                                  <w:lang w:val="en-US"/>
                                </w:rPr>
                              </w:pPr>
                              <w:r w:rsidRPr="003F7CF1">
                                <w:rPr>
                                  <w:sz w:val="19"/>
                                  <w:szCs w:val="19"/>
                                  <w:lang w:val="en-US"/>
                                </w:rPr>
                                <w:t>push 1</w:t>
                              </w:r>
                            </w:p>
                            <w:p w14:paraId="3C159322" w14:textId="77777777" w:rsidR="009A772D" w:rsidRPr="003F7CF1" w:rsidRDefault="009A772D" w:rsidP="00E80032">
                              <w:pPr>
                                <w:pStyle w:val="SourceCodeBoxText"/>
                                <w:rPr>
                                  <w:sz w:val="19"/>
                                  <w:szCs w:val="19"/>
                                  <w:lang w:val="en-US"/>
                                </w:rPr>
                              </w:pPr>
                              <w:r w:rsidRPr="003F7CF1">
                                <w:rPr>
                                  <w:sz w:val="19"/>
                                  <w:szCs w:val="19"/>
                                  <w:lang w:val="en-US"/>
                                </w:rPr>
                                <w:t>push 2</w:t>
                              </w:r>
                            </w:p>
                            <w:p w14:paraId="22BA48C9" w14:textId="77777777" w:rsidR="009A772D" w:rsidRPr="003F7CF1" w:rsidRDefault="009A772D" w:rsidP="00E80032">
                              <w:pPr>
                                <w:pStyle w:val="SourceCodeBoxText"/>
                                <w:rPr>
                                  <w:sz w:val="19"/>
                                  <w:szCs w:val="19"/>
                                  <w:lang w:val="en-US"/>
                                </w:rPr>
                              </w:pPr>
                              <w:r w:rsidRPr="003F7CF1">
                                <w:rPr>
                                  <w:sz w:val="19"/>
                                  <w:szCs w:val="19"/>
                                  <w:lang w:val="en-US"/>
                                </w:rPr>
                                <w:t>push 3</w:t>
                              </w:r>
                            </w:p>
                            <w:p w14:paraId="5F86FACB" w14:textId="77777777" w:rsidR="009A772D" w:rsidRPr="003F7CF1" w:rsidRDefault="009A772D"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69"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">
                <v:shape id="_x0000_s1570" type="#_x0000_t75" style="position:absolute;width:40601;height:11734;visibility:visible;mso-wrap-style:square">
                  <v:fill o:detectmouseclick="t"/>
                  <v:path o:connecttype="none"/>
                </v:shape>
                <v:rect id="Rectangle 10" o:spid="_x0000_s1571"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9A772D" w:rsidRPr="003F7CF1" w:rsidRDefault="009A772D" w:rsidP="00E80032">
                        <w:pPr>
                          <w:pStyle w:val="SourceCodeBoxText"/>
                          <w:rPr>
                            <w:sz w:val="19"/>
                            <w:szCs w:val="19"/>
                            <w:lang w:val="en-US"/>
                          </w:rPr>
                        </w:pPr>
                        <w:r w:rsidRPr="003F7CF1">
                          <w:rPr>
                            <w:sz w:val="19"/>
                            <w:szCs w:val="19"/>
                            <w:lang w:val="en-US"/>
                          </w:rPr>
                          <w:t>1</w:t>
                        </w:r>
                      </w:p>
                    </w:txbxContent>
                  </v:textbox>
                </v:rect>
                <v:line id="Line 11" o:spid="_x0000_s1572"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73"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74"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9A772D" w:rsidRPr="003F7CF1" w:rsidRDefault="009A772D" w:rsidP="00E80032">
                        <w:pPr>
                          <w:pStyle w:val="SourceCodeBoxText"/>
                          <w:rPr>
                            <w:sz w:val="19"/>
                            <w:szCs w:val="19"/>
                            <w:lang w:val="en-US"/>
                          </w:rPr>
                        </w:pPr>
                        <w:r w:rsidRPr="003F7CF1">
                          <w:rPr>
                            <w:sz w:val="19"/>
                            <w:szCs w:val="19"/>
                            <w:lang w:val="en-US"/>
                          </w:rPr>
                          <w:t>2</w:t>
                        </w:r>
                      </w:p>
                    </w:txbxContent>
                  </v:textbox>
                </v:rect>
                <v:rect id="Rectangle 14" o:spid="_x0000_s1575"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9A772D" w:rsidRPr="003F7CF1" w:rsidRDefault="009A772D" w:rsidP="00E80032">
                        <w:pPr>
                          <w:pStyle w:val="SourceCodeBoxText"/>
                          <w:rPr>
                            <w:sz w:val="19"/>
                            <w:szCs w:val="19"/>
                            <w:lang w:val="en-US"/>
                          </w:rPr>
                        </w:pPr>
                        <w:r w:rsidRPr="003F7CF1">
                          <w:rPr>
                            <w:sz w:val="19"/>
                            <w:szCs w:val="19"/>
                            <w:lang w:val="en-US"/>
                          </w:rPr>
                          <w:t>3</w:t>
                        </w:r>
                      </w:p>
                    </w:txbxContent>
                  </v:textbox>
                </v:rect>
                <v:line id="Line 15" o:spid="_x0000_s1576"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77"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9A772D" w:rsidRPr="003F7CF1" w:rsidRDefault="009A772D" w:rsidP="00E80032">
                        <w:pPr>
                          <w:pStyle w:val="SourceCodeBoxText"/>
                          <w:rPr>
                            <w:sz w:val="19"/>
                            <w:szCs w:val="19"/>
                            <w:lang w:val="en-US"/>
                          </w:rPr>
                        </w:pPr>
                        <w:r w:rsidRPr="003F7CF1">
                          <w:rPr>
                            <w:sz w:val="19"/>
                            <w:szCs w:val="19"/>
                            <w:lang w:val="en-US"/>
                          </w:rPr>
                          <w:t>push 1</w:t>
                        </w:r>
                      </w:p>
                      <w:p w14:paraId="3C159322" w14:textId="77777777" w:rsidR="009A772D" w:rsidRPr="003F7CF1" w:rsidRDefault="009A772D" w:rsidP="00E80032">
                        <w:pPr>
                          <w:pStyle w:val="SourceCodeBoxText"/>
                          <w:rPr>
                            <w:sz w:val="19"/>
                            <w:szCs w:val="19"/>
                            <w:lang w:val="en-US"/>
                          </w:rPr>
                        </w:pPr>
                        <w:r w:rsidRPr="003F7CF1">
                          <w:rPr>
                            <w:sz w:val="19"/>
                            <w:szCs w:val="19"/>
                            <w:lang w:val="en-US"/>
                          </w:rPr>
                          <w:t>push 2</w:t>
                        </w:r>
                      </w:p>
                      <w:p w14:paraId="22BA48C9" w14:textId="77777777" w:rsidR="009A772D" w:rsidRPr="003F7CF1" w:rsidRDefault="009A772D" w:rsidP="00E80032">
                        <w:pPr>
                          <w:pStyle w:val="SourceCodeBoxText"/>
                          <w:rPr>
                            <w:sz w:val="19"/>
                            <w:szCs w:val="19"/>
                            <w:lang w:val="en-US"/>
                          </w:rPr>
                        </w:pPr>
                        <w:r w:rsidRPr="003F7CF1">
                          <w:rPr>
                            <w:sz w:val="19"/>
                            <w:szCs w:val="19"/>
                            <w:lang w:val="en-US"/>
                          </w:rPr>
                          <w:t>push 3</w:t>
                        </w:r>
                      </w:p>
                      <w:p w14:paraId="5F86FACB" w14:textId="77777777" w:rsidR="009A772D" w:rsidRPr="003F7CF1" w:rsidRDefault="009A772D"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proofErr w:type="spellStart"/>
      <w:r w:rsidRPr="00EC76D5">
        <w:rPr>
          <w:sz w:val="21"/>
          <w:szCs w:val="21"/>
        </w:rPr>
        <w:t>Cell.h</w:t>
      </w:r>
      <w:proofErr w:type="spellEnd"/>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t>void CellSetNext(CELL* cellPtr, CELL* nextPtr);</w:t>
      </w:r>
    </w:p>
    <w:p w14:paraId="341027F6" w14:textId="77777777" w:rsidR="00E80032" w:rsidRPr="00EC76D5" w:rsidRDefault="00E80032" w:rsidP="00E80032">
      <w:pPr>
        <w:pStyle w:val="Code"/>
      </w:pPr>
      <w:r w:rsidRPr="00EC76D5">
        <w:lastRenderedPageBreak/>
        <w:t>CELL* CellGetNext(CELL* cellPtr);</w:t>
      </w:r>
    </w:p>
    <w:p w14:paraId="6AD9D1DF" w14:textId="77777777" w:rsidR="00E80032" w:rsidRPr="00EC76D5" w:rsidRDefault="00E80032" w:rsidP="00E80032">
      <w:pPr>
        <w:pStyle w:val="CodeListing"/>
        <w:rPr>
          <w:sz w:val="21"/>
          <w:szCs w:val="21"/>
        </w:rPr>
      </w:pPr>
      <w:proofErr w:type="spellStart"/>
      <w:r w:rsidRPr="00EC76D5">
        <w:rPr>
          <w:sz w:val="21"/>
          <w:szCs w:val="21"/>
        </w:rPr>
        <w:t>Cell.c</w:t>
      </w:r>
      <w:proofErr w:type="spellEnd"/>
    </w:p>
    <w:p w14:paraId="4155391E" w14:textId="05854D3B" w:rsidR="00E80032" w:rsidRPr="00EC76D5" w:rsidRDefault="00E80032" w:rsidP="00E80032">
      <w:pPr>
        <w:pStyle w:val="Code"/>
      </w:pPr>
      <w:r w:rsidRPr="00EC76D5">
        <w:t>#include "</w:t>
      </w:r>
      <w:r w:rsidR="00AA0A7A">
        <w:t>c</w:t>
      </w:r>
      <w:r w:rsidRPr="00EC76D5">
        <w:t>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269ED3C8" w14:textId="21158AEE" w:rsidR="00E80032" w:rsidRPr="00EC76D5" w:rsidRDefault="00E80032" w:rsidP="00E80032">
      <w:pPr>
        <w:pStyle w:val="Code"/>
      </w:pPr>
      <w:r w:rsidRPr="00EC76D5">
        <w:t xml:space="preserve">#include </w:t>
      </w:r>
      <w:r w:rsidR="00EF337F">
        <w:t>&lt;stdlib.h&gt;</w:t>
      </w:r>
    </w:p>
    <w:p w14:paraId="362F7753" w14:textId="54D3AC68" w:rsidR="00E80032" w:rsidRPr="00EC76D5" w:rsidRDefault="00E80032" w:rsidP="00E80032">
      <w:pPr>
        <w:pStyle w:val="Code"/>
      </w:pPr>
      <w:r w:rsidRPr="00EC76D5">
        <w:t>#include "</w:t>
      </w:r>
      <w:r w:rsidR="00AA0A7A">
        <w:t>c</w:t>
      </w:r>
      <w:r w:rsidRPr="00EC76D5">
        <w:t>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9A772D" w:rsidRPr="003F7CF1" w:rsidRDefault="009A772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9A772D" w:rsidRPr="003F7CF1" w:rsidRDefault="009A772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9A772D" w:rsidRPr="003F7CF1" w:rsidRDefault="009A772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9A772D" w:rsidRPr="003F7CF1" w:rsidRDefault="009A772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9A772D" w:rsidRPr="003F7CF1" w:rsidRDefault="009A772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9A772D" w:rsidRPr="003F7CF1" w:rsidRDefault="009A772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9A772D" w:rsidRPr="003F7CF1" w:rsidRDefault="009A772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9A772D" w:rsidRPr="003F7CF1" w:rsidRDefault="009A772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9A772D" w:rsidRPr="003F7CF1" w:rsidRDefault="009A772D"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9A772D" w:rsidRPr="003F7CF1" w:rsidRDefault="009A772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9A772D" w:rsidRPr="003F7CF1" w:rsidRDefault="009A772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9A772D" w:rsidRPr="003F7CF1" w:rsidRDefault="009A772D"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9A772D" w:rsidRPr="003F7CF1" w:rsidRDefault="009A772D"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9A772D" w:rsidRPr="003F7CF1" w:rsidRDefault="009A772D"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9A772D" w:rsidRPr="003F7CF1" w:rsidRDefault="009A772D"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9A772D" w:rsidRPr="003F7CF1" w:rsidRDefault="009A772D"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9A772D" w:rsidRPr="003F7CF1" w:rsidRDefault="009A772D"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9A772D" w:rsidRPr="003F7CF1" w:rsidRDefault="009A772D"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9A772D" w:rsidRPr="003F7CF1" w:rsidRDefault="009A772D"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78"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">
                <v:shape id="_x0000_s1579" type="#_x0000_t75" style="position:absolute;width:50082;height:16230;visibility:visible;mso-wrap-style:square">
                  <v:fill o:detectmouseclick="t"/>
                  <v:path o:connecttype="none"/>
                </v:shape>
                <v:rect id="Rectangle 39" o:spid="_x0000_s1580"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9A772D" w:rsidRPr="003F7CF1" w:rsidRDefault="009A772D" w:rsidP="00E80032">
                        <w:pPr>
                          <w:pStyle w:val="SourceCodeBoxText"/>
                          <w:rPr>
                            <w:sz w:val="19"/>
                            <w:szCs w:val="19"/>
                            <w:lang w:val="en-US"/>
                          </w:rPr>
                        </w:pPr>
                        <w:r w:rsidRPr="003F7CF1">
                          <w:rPr>
                            <w:sz w:val="19"/>
                            <w:szCs w:val="19"/>
                            <w:lang w:val="en-US"/>
                          </w:rPr>
                          <w:t>1</w:t>
                        </w:r>
                      </w:p>
                    </w:txbxContent>
                  </v:textbox>
                </v:rect>
                <v:shape id="Text Box 40" o:spid="_x0000_s1581"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9A772D" w:rsidRPr="003F7CF1" w:rsidRDefault="009A772D" w:rsidP="00E80032">
                        <w:pPr>
                          <w:pStyle w:val="Picture"/>
                          <w:rPr>
                            <w:sz w:val="19"/>
                            <w:szCs w:val="19"/>
                          </w:rPr>
                        </w:pPr>
                        <w:r w:rsidRPr="003F7CF1">
                          <w:rPr>
                            <w:sz w:val="19"/>
                            <w:szCs w:val="19"/>
                          </w:rPr>
                          <w:t>m_</w:t>
                        </w:r>
                        <w:r>
                          <w:rPr>
                            <w:sz w:val="19"/>
                            <w:szCs w:val="19"/>
                          </w:rPr>
                          <w:t>value</w:t>
                        </w:r>
                      </w:p>
                    </w:txbxContent>
                  </v:textbox>
                </v:shape>
                <v:shape id="Text Box 41" o:spid="_x0000_s1582"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9A772D" w:rsidRPr="003F7CF1" w:rsidRDefault="009A772D" w:rsidP="00E80032">
                        <w:pPr>
                          <w:pStyle w:val="Picture"/>
                          <w:rPr>
                            <w:sz w:val="19"/>
                            <w:szCs w:val="19"/>
                          </w:rPr>
                        </w:pPr>
                        <w:r w:rsidRPr="003F7CF1">
                          <w:rPr>
                            <w:sz w:val="19"/>
                            <w:szCs w:val="19"/>
                          </w:rPr>
                          <w:t>m_</w:t>
                        </w:r>
                        <w:r>
                          <w:rPr>
                            <w:sz w:val="19"/>
                            <w:szCs w:val="19"/>
                          </w:rPr>
                          <w:t>nextPtr</w:t>
                        </w:r>
                      </w:p>
                    </w:txbxContent>
                  </v:textbox>
                </v:shape>
                <v:rect id="Rectangle 42" o:spid="_x0000_s1583"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9A772D" w:rsidRPr="003F7CF1" w:rsidRDefault="009A772D" w:rsidP="00E80032">
                        <w:pPr>
                          <w:pStyle w:val="SourceCodeBoxText"/>
                          <w:rPr>
                            <w:sz w:val="19"/>
                            <w:szCs w:val="19"/>
                            <w:lang w:val="en-US"/>
                          </w:rPr>
                        </w:pPr>
                      </w:p>
                    </w:txbxContent>
                  </v:textbox>
                </v:rect>
                <v:rect id="Rectangle 43" o:spid="_x0000_s1584"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9A772D" w:rsidRPr="003F7CF1" w:rsidRDefault="009A772D" w:rsidP="00E80032">
                        <w:pPr>
                          <w:pStyle w:val="SourceCodeBoxText"/>
                          <w:rPr>
                            <w:sz w:val="19"/>
                            <w:szCs w:val="19"/>
                            <w:lang w:val="en-US"/>
                          </w:rPr>
                        </w:pPr>
                        <w:r w:rsidRPr="003F7CF1">
                          <w:rPr>
                            <w:sz w:val="19"/>
                            <w:szCs w:val="19"/>
                            <w:lang w:val="en-US"/>
                          </w:rPr>
                          <w:t>2</w:t>
                        </w:r>
                      </w:p>
                    </w:txbxContent>
                  </v:textbox>
                </v:rect>
                <v:shape id="Text Box 44" o:spid="_x0000_s1585"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9A772D" w:rsidRPr="003F7CF1" w:rsidRDefault="009A772D" w:rsidP="00E80032">
                        <w:pPr>
                          <w:pStyle w:val="Picture"/>
                          <w:rPr>
                            <w:sz w:val="19"/>
                            <w:szCs w:val="19"/>
                          </w:rPr>
                        </w:pPr>
                        <w:r w:rsidRPr="003F7CF1">
                          <w:rPr>
                            <w:sz w:val="19"/>
                            <w:szCs w:val="19"/>
                          </w:rPr>
                          <w:t>m_</w:t>
                        </w:r>
                        <w:r>
                          <w:rPr>
                            <w:sz w:val="19"/>
                            <w:szCs w:val="19"/>
                          </w:rPr>
                          <w:t>value</w:t>
                        </w:r>
                      </w:p>
                    </w:txbxContent>
                  </v:textbox>
                </v:shape>
                <v:shape id="Text Box 45" o:spid="_x0000_s1586"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9A772D" w:rsidRPr="003F7CF1" w:rsidRDefault="009A772D" w:rsidP="00E80032">
                        <w:pPr>
                          <w:pStyle w:val="Picture"/>
                          <w:rPr>
                            <w:sz w:val="19"/>
                            <w:szCs w:val="19"/>
                          </w:rPr>
                        </w:pPr>
                        <w:r w:rsidRPr="003F7CF1">
                          <w:rPr>
                            <w:sz w:val="19"/>
                            <w:szCs w:val="19"/>
                          </w:rPr>
                          <w:t>m_</w:t>
                        </w:r>
                        <w:r>
                          <w:rPr>
                            <w:sz w:val="19"/>
                            <w:szCs w:val="19"/>
                          </w:rPr>
                          <w:t>nextPtr</w:t>
                        </w:r>
                      </w:p>
                    </w:txbxContent>
                  </v:textbox>
                </v:shape>
                <v:rect id="Rectangle 46" o:spid="_x0000_s1587"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9A772D" w:rsidRPr="003F7CF1" w:rsidRDefault="009A772D" w:rsidP="00E80032">
                        <w:pPr>
                          <w:pStyle w:val="SourceCodeBoxText"/>
                          <w:rPr>
                            <w:sz w:val="19"/>
                            <w:szCs w:val="19"/>
                            <w:lang w:val="en-US"/>
                          </w:rPr>
                        </w:pPr>
                      </w:p>
                    </w:txbxContent>
                  </v:textbox>
                </v:rect>
                <v:rect id="Rectangle 47" o:spid="_x0000_s1588"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9A772D" w:rsidRPr="003F7CF1" w:rsidRDefault="009A772D" w:rsidP="00E80032">
                        <w:pPr>
                          <w:pStyle w:val="SourceCodeBoxText"/>
                          <w:rPr>
                            <w:sz w:val="19"/>
                            <w:szCs w:val="19"/>
                            <w:lang w:val="en-US"/>
                          </w:rPr>
                        </w:pPr>
                        <w:r w:rsidRPr="003F7CF1">
                          <w:rPr>
                            <w:sz w:val="19"/>
                            <w:szCs w:val="19"/>
                            <w:lang w:val="en-US"/>
                          </w:rPr>
                          <w:t>3</w:t>
                        </w:r>
                      </w:p>
                    </w:txbxContent>
                  </v:textbox>
                </v:rect>
                <v:shape id="Text Box 48" o:spid="_x0000_s1589"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9A772D" w:rsidRPr="003F7CF1" w:rsidRDefault="009A772D" w:rsidP="00E80032">
                        <w:pPr>
                          <w:pStyle w:val="Picture"/>
                          <w:rPr>
                            <w:sz w:val="19"/>
                            <w:szCs w:val="19"/>
                          </w:rPr>
                        </w:pPr>
                        <w:r w:rsidRPr="003F7CF1">
                          <w:rPr>
                            <w:sz w:val="19"/>
                            <w:szCs w:val="19"/>
                          </w:rPr>
                          <w:t>m_</w:t>
                        </w:r>
                        <w:r>
                          <w:rPr>
                            <w:sz w:val="19"/>
                            <w:szCs w:val="19"/>
                          </w:rPr>
                          <w:t>value</w:t>
                        </w:r>
                      </w:p>
                    </w:txbxContent>
                  </v:textbox>
                </v:shape>
                <v:shape id="Text Box 49" o:spid="_x0000_s1590"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9A772D" w:rsidRPr="003F7CF1" w:rsidRDefault="009A772D" w:rsidP="00E80032">
                        <w:pPr>
                          <w:pStyle w:val="Picture"/>
                          <w:rPr>
                            <w:sz w:val="19"/>
                            <w:szCs w:val="19"/>
                          </w:rPr>
                        </w:pPr>
                        <w:r w:rsidRPr="003F7CF1">
                          <w:rPr>
                            <w:sz w:val="19"/>
                            <w:szCs w:val="19"/>
                          </w:rPr>
                          <w:t>m_</w:t>
                        </w:r>
                        <w:r>
                          <w:rPr>
                            <w:sz w:val="19"/>
                            <w:szCs w:val="19"/>
                          </w:rPr>
                          <w:t>nextPtr</w:t>
                        </w:r>
                      </w:p>
                    </w:txbxContent>
                  </v:textbox>
                </v:shape>
                <v:rect id="Rectangle 50" o:spid="_x0000_s1591"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9A772D" w:rsidRPr="003F7CF1" w:rsidRDefault="009A772D" w:rsidP="00E80032">
                        <w:pPr>
                          <w:pStyle w:val="SourceCodeBoxText"/>
                          <w:rPr>
                            <w:sz w:val="19"/>
                            <w:szCs w:val="19"/>
                            <w:lang w:val="en-US"/>
                          </w:rPr>
                        </w:pPr>
                      </w:p>
                    </w:txbxContent>
                  </v:textbox>
                </v:rect>
                <v:line id="Line 51" o:spid="_x0000_s1592"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93"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94"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95"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9A772D" w:rsidRPr="003F7CF1" w:rsidRDefault="009A772D" w:rsidP="00E80032">
                        <w:pPr>
                          <w:pStyle w:val="SourceCodeBoxText"/>
                          <w:rPr>
                            <w:sz w:val="19"/>
                            <w:szCs w:val="19"/>
                            <w:lang w:val="en-US"/>
                          </w:rPr>
                        </w:pPr>
                        <w:r w:rsidRPr="003F7CF1">
                          <w:rPr>
                            <w:sz w:val="19"/>
                            <w:szCs w:val="19"/>
                            <w:lang w:val="en-US"/>
                          </w:rPr>
                          <w:t>NULL</w:t>
                        </w:r>
                      </w:p>
                    </w:txbxContent>
                  </v:textbox>
                </v:rect>
                <v:rect id="Rectangle 55" o:spid="_x0000_s1596"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9A772D" w:rsidRPr="003F7CF1" w:rsidRDefault="009A772D" w:rsidP="00E80032">
                        <w:pPr>
                          <w:pStyle w:val="SourceCodeBoxText"/>
                          <w:rPr>
                            <w:sz w:val="19"/>
                            <w:szCs w:val="19"/>
                            <w:lang w:val="en-US"/>
                          </w:rPr>
                        </w:pPr>
                      </w:p>
                    </w:txbxContent>
                  </v:textbox>
                </v:rect>
                <v:shape id="Text Box 56" o:spid="_x0000_s1597"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9A772D" w:rsidRPr="003F7CF1" w:rsidRDefault="009A772D" w:rsidP="00E80032">
                        <w:pPr>
                          <w:pStyle w:val="Picture"/>
                          <w:rPr>
                            <w:sz w:val="19"/>
                            <w:szCs w:val="19"/>
                          </w:rPr>
                        </w:pPr>
                        <w:r>
                          <w:rPr>
                            <w:sz w:val="19"/>
                            <w:szCs w:val="19"/>
                          </w:rPr>
                          <w:t>cellPtr</w:t>
                        </w:r>
                        <w:r w:rsidRPr="003F7CF1">
                          <w:rPr>
                            <w:sz w:val="19"/>
                            <w:szCs w:val="19"/>
                          </w:rPr>
                          <w:t>1</w:t>
                        </w:r>
                      </w:p>
                    </w:txbxContent>
                  </v:textbox>
                </v:shape>
                <v:line id="Line 57" o:spid="_x0000_s1598"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99"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600"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601"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9A772D" w:rsidRPr="003F7CF1" w:rsidRDefault="009A772D" w:rsidP="00E80032">
                        <w:pPr>
                          <w:pStyle w:val="SourceCodeBoxText"/>
                          <w:rPr>
                            <w:sz w:val="19"/>
                            <w:szCs w:val="19"/>
                            <w:lang w:val="en-US"/>
                          </w:rPr>
                        </w:pPr>
                      </w:p>
                    </w:txbxContent>
                  </v:textbox>
                </v:rect>
                <v:shape id="Text Box 61" o:spid="_x0000_s1602"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9A772D" w:rsidRPr="003F7CF1" w:rsidRDefault="009A772D" w:rsidP="00E80032">
                        <w:pPr>
                          <w:pStyle w:val="Picture"/>
                          <w:rPr>
                            <w:sz w:val="19"/>
                            <w:szCs w:val="19"/>
                          </w:rPr>
                        </w:pPr>
                        <w:r>
                          <w:rPr>
                            <w:sz w:val="19"/>
                            <w:szCs w:val="19"/>
                          </w:rPr>
                          <w:t>cellPtr2</w:t>
                        </w:r>
                      </w:p>
                    </w:txbxContent>
                  </v:textbox>
                </v:shape>
                <v:line id="Line 62" o:spid="_x0000_s1603"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604"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605"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606"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9A772D" w:rsidRPr="003F7CF1" w:rsidRDefault="009A772D" w:rsidP="00E80032">
                        <w:pPr>
                          <w:pStyle w:val="SourceCodeBoxText"/>
                          <w:rPr>
                            <w:sz w:val="19"/>
                            <w:szCs w:val="19"/>
                            <w:lang w:val="en-US"/>
                          </w:rPr>
                        </w:pPr>
                      </w:p>
                    </w:txbxContent>
                  </v:textbox>
                </v:rect>
                <v:line id="Line 66" o:spid="_x0000_s1607"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608"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609"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610"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9A772D" w:rsidRPr="003F7CF1" w:rsidRDefault="009A772D"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08AD130C"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D46DBD">
        <w:t>21.10</w:t>
      </w:r>
      <w:r w:rsidRPr="00EC76D5">
        <w:fldChar w:fldCharType="end"/>
      </w:r>
      <w:r w:rsidRPr="00EC76D5">
        <w:t xml:space="preserve">) that takes a logical value and aborts the </w:t>
      </w:r>
      <w:r w:rsidRPr="00EC76D5">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proofErr w:type="spellStart"/>
      <w:r w:rsidRPr="00EC76D5">
        <w:rPr>
          <w:sz w:val="21"/>
          <w:szCs w:val="21"/>
        </w:rPr>
        <w:t>Stack.h</w:t>
      </w:r>
      <w:proofErr w:type="spellEnd"/>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proofErr w:type="spellStart"/>
      <w:r w:rsidRPr="00EC76D5">
        <w:rPr>
          <w:sz w:val="21"/>
          <w:szCs w:val="21"/>
        </w:rPr>
        <w:t>Stack.c</w:t>
      </w:r>
      <w:proofErr w:type="spellEnd"/>
    </w:p>
    <w:p w14:paraId="15FC2D03" w14:textId="021977D1" w:rsidR="00E80032" w:rsidRPr="00EC76D5" w:rsidRDefault="00E80032" w:rsidP="00E80032">
      <w:pPr>
        <w:pStyle w:val="Code"/>
      </w:pPr>
      <w:r w:rsidRPr="00EC76D5">
        <w:t xml:space="preserve">#include </w:t>
      </w:r>
      <w:r w:rsidR="00EF337F">
        <w:t>&lt;stdlib.h&gt;</w:t>
      </w:r>
    </w:p>
    <w:p w14:paraId="06579C58" w14:textId="77777777" w:rsidR="00E80032" w:rsidRPr="00EC76D5" w:rsidRDefault="00E80032" w:rsidP="00E80032">
      <w:pPr>
        <w:pStyle w:val="Code"/>
      </w:pPr>
      <w:r w:rsidRPr="00EC76D5">
        <w:t>#include &lt;assert.h&gt;</w:t>
      </w:r>
    </w:p>
    <w:p w14:paraId="6A157DAF" w14:textId="60240FD0" w:rsidR="00E80032" w:rsidRPr="00EC76D5" w:rsidRDefault="00E80032" w:rsidP="00E80032">
      <w:pPr>
        <w:pStyle w:val="Code"/>
      </w:pPr>
      <w:r w:rsidRPr="00EC76D5">
        <w:t>#include "</w:t>
      </w:r>
      <w:r w:rsidR="00AA0A7A">
        <w:t>c</w:t>
      </w:r>
      <w:r w:rsidRPr="00EC76D5">
        <w:t>ell.h"</w:t>
      </w:r>
    </w:p>
    <w:p w14:paraId="558398BC" w14:textId="51C47BDD" w:rsidR="00E80032" w:rsidRPr="00EC76D5" w:rsidRDefault="00E80032" w:rsidP="00E80032">
      <w:pPr>
        <w:pStyle w:val="Code"/>
      </w:pPr>
      <w:r w:rsidRPr="00EC76D5">
        <w:t>#include "</w:t>
      </w:r>
      <w:r w:rsidR="00AA0A7A">
        <w:t>s</w:t>
      </w:r>
      <w:r w:rsidRPr="00EC76D5">
        <w:t>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lastRenderedPageBreak/>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17E81354" w14:textId="40A2CAB8" w:rsidR="00E80032" w:rsidRPr="00EC76D5" w:rsidRDefault="00E80032" w:rsidP="00E80032">
      <w:pPr>
        <w:pStyle w:val="Code"/>
      </w:pPr>
      <w:r w:rsidRPr="00EC76D5">
        <w:t xml:space="preserve">#include </w:t>
      </w:r>
      <w:r w:rsidR="00EF337F">
        <w:t>&lt;stdlib.h&gt;</w:t>
      </w:r>
    </w:p>
    <w:p w14:paraId="3D3A3710" w14:textId="52FEDB70" w:rsidR="00E80032" w:rsidRPr="00EC76D5" w:rsidRDefault="00E80032" w:rsidP="00E80032">
      <w:pPr>
        <w:pStyle w:val="Code"/>
      </w:pPr>
      <w:r w:rsidRPr="00EC76D5">
        <w:t>#include "</w:t>
      </w:r>
      <w:r w:rsidR="00AA0A7A">
        <w:t>c</w:t>
      </w:r>
      <w:r w:rsidRPr="00EC76D5">
        <w:t>ell.h"</w:t>
      </w:r>
    </w:p>
    <w:p w14:paraId="7D5F2777" w14:textId="1118E0F6" w:rsidR="00E80032" w:rsidRPr="00EC76D5" w:rsidRDefault="00E80032" w:rsidP="00E80032">
      <w:pPr>
        <w:pStyle w:val="Code"/>
      </w:pPr>
      <w:r w:rsidRPr="00EC76D5">
        <w:t>#include "</w:t>
      </w:r>
      <w:r w:rsidR="00AA0A7A">
        <w:t>s</w:t>
      </w:r>
      <w:r w:rsidRPr="00EC76D5">
        <w:t>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proofErr w:type="spellStart"/>
      <w:r w:rsidRPr="00EC76D5">
        <w:rPr>
          <w:rStyle w:val="CodeInText0"/>
        </w:rPr>
        <w:t>StackClear</w:t>
      </w:r>
      <w:proofErr w:type="spellEnd"/>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proofErr w:type="spellStart"/>
      <w:r w:rsidRPr="00EC76D5">
        <w:rPr>
          <w:rStyle w:val="CodeInText0"/>
        </w:rPr>
        <w:t>calloc</w:t>
      </w:r>
      <w:proofErr w:type="spellEnd"/>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9A772D" w:rsidRPr="003F7CF1" w:rsidRDefault="009A772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611"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" filled="f" stroked="f">
                <v:textbox>
                  <w:txbxContent>
                    <w:p w14:paraId="30636896" w14:textId="77777777" w:rsidR="009A772D" w:rsidRPr="003F7CF1" w:rsidRDefault="009A772D"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9A772D" w:rsidRPr="003F7CF1" w:rsidRDefault="009A772D" w:rsidP="00E80032">
                              <w:pPr>
                                <w:pStyle w:val="SourceCodeBoxText"/>
                                <w:rPr>
                                  <w:sz w:val="19"/>
                                  <w:szCs w:val="19"/>
                                  <w:lang w:val="en-US"/>
                                </w:rPr>
                              </w:pPr>
                              <w:r w:rsidRPr="003F7CF1">
                                <w:rPr>
                                  <w:sz w:val="19"/>
                                  <w:szCs w:val="19"/>
                                  <w:lang w:val="en-US"/>
                                </w:rPr>
                                <w:t>3</w:t>
                              </w:r>
                            </w:p>
                            <w:p w14:paraId="40F6D3AC" w14:textId="77777777" w:rsidR="009A772D" w:rsidRPr="003F7CF1" w:rsidRDefault="009A772D"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9A772D" w:rsidRPr="003F7CF1" w:rsidRDefault="009A772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9A772D" w:rsidRPr="003F7CF1" w:rsidRDefault="009A772D"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9A772D" w:rsidRPr="003F7CF1" w:rsidRDefault="009A772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9A772D" w:rsidRPr="003F7CF1" w:rsidRDefault="009A772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9A772D" w:rsidRPr="003F7CF1" w:rsidRDefault="009A772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9A772D" w:rsidRPr="003F7CF1" w:rsidRDefault="009A772D"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9A772D" w:rsidRPr="003F7CF1" w:rsidRDefault="009A772D"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9A772D" w:rsidRPr="003F7CF1" w:rsidRDefault="009A772D"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9A772D" w:rsidRPr="003F7CF1" w:rsidRDefault="009A772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9A772D" w:rsidRPr="003F7CF1" w:rsidRDefault="009A772D"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9A772D" w:rsidRPr="003F7CF1" w:rsidRDefault="009A772D"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9A772D" w:rsidRPr="003F7CF1" w:rsidRDefault="009A772D"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9A772D" w:rsidRPr="003F7CF1" w:rsidRDefault="009A772D"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612"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">
                <v:shape id="_x0000_s1613" type="#_x0000_t75" style="position:absolute;width:47790;height:7213;visibility:visible;mso-wrap-style:square">
                  <v:fill o:detectmouseclick="t"/>
                  <v:path o:connecttype="none"/>
                </v:shape>
                <v:rect id="Rectangle 19" o:spid="_x0000_s1614"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9A772D" w:rsidRPr="003F7CF1" w:rsidRDefault="009A772D" w:rsidP="00E80032">
                        <w:pPr>
                          <w:pStyle w:val="SourceCodeBoxText"/>
                          <w:rPr>
                            <w:sz w:val="19"/>
                            <w:szCs w:val="19"/>
                            <w:lang w:val="en-US"/>
                          </w:rPr>
                        </w:pPr>
                        <w:r w:rsidRPr="003F7CF1">
                          <w:rPr>
                            <w:sz w:val="19"/>
                            <w:szCs w:val="19"/>
                            <w:lang w:val="en-US"/>
                          </w:rPr>
                          <w:t>3</w:t>
                        </w:r>
                      </w:p>
                      <w:p w14:paraId="40F6D3AC" w14:textId="77777777" w:rsidR="009A772D" w:rsidRPr="003F7CF1" w:rsidRDefault="009A772D" w:rsidP="00E80032">
                        <w:pPr>
                          <w:rPr>
                            <w:sz w:val="21"/>
                            <w:szCs w:val="21"/>
                          </w:rPr>
                        </w:pPr>
                      </w:p>
                    </w:txbxContent>
                  </v:textbox>
                </v:rect>
                <v:rect id="Rectangle 20" o:spid="_x0000_s1615"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9A772D" w:rsidRPr="003F7CF1" w:rsidRDefault="009A772D" w:rsidP="00E80032">
                        <w:pPr>
                          <w:pStyle w:val="SourceCodeBoxText"/>
                          <w:rPr>
                            <w:sz w:val="19"/>
                            <w:szCs w:val="19"/>
                            <w:lang w:val="en-US"/>
                          </w:rPr>
                        </w:pPr>
                      </w:p>
                    </w:txbxContent>
                  </v:textbox>
                </v:rect>
                <v:rect id="Rectangle 21" o:spid="_x0000_s1616"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9A772D" w:rsidRPr="003F7CF1" w:rsidRDefault="009A772D" w:rsidP="00E80032">
                        <w:pPr>
                          <w:pStyle w:val="SourceCodeBoxText"/>
                          <w:rPr>
                            <w:sz w:val="19"/>
                            <w:szCs w:val="19"/>
                            <w:lang w:val="en-US"/>
                          </w:rPr>
                        </w:pPr>
                        <w:r w:rsidRPr="003F7CF1">
                          <w:rPr>
                            <w:sz w:val="19"/>
                            <w:szCs w:val="19"/>
                            <w:lang w:val="en-US"/>
                          </w:rPr>
                          <w:t>2</w:t>
                        </w:r>
                      </w:p>
                    </w:txbxContent>
                  </v:textbox>
                </v:rect>
                <v:shape id="Text Box 22" o:spid="_x0000_s1617"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9A772D" w:rsidRPr="003F7CF1" w:rsidRDefault="009A772D" w:rsidP="00E80032">
                        <w:pPr>
                          <w:pStyle w:val="Picture"/>
                          <w:rPr>
                            <w:sz w:val="19"/>
                            <w:szCs w:val="19"/>
                          </w:rPr>
                        </w:pPr>
                        <w:r w:rsidRPr="003F7CF1">
                          <w:rPr>
                            <w:sz w:val="19"/>
                            <w:szCs w:val="19"/>
                          </w:rPr>
                          <w:t>m_</w:t>
                        </w:r>
                        <w:r>
                          <w:rPr>
                            <w:sz w:val="19"/>
                            <w:szCs w:val="19"/>
                          </w:rPr>
                          <w:t>value</w:t>
                        </w:r>
                      </w:p>
                    </w:txbxContent>
                  </v:textbox>
                </v:shape>
                <v:shape id="Text Box 320" o:spid="_x0000_s1618"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9A772D" w:rsidRPr="003F7CF1" w:rsidRDefault="009A772D" w:rsidP="00E80032">
                        <w:pPr>
                          <w:pStyle w:val="Picture"/>
                          <w:rPr>
                            <w:sz w:val="19"/>
                            <w:szCs w:val="19"/>
                          </w:rPr>
                        </w:pPr>
                        <w:r w:rsidRPr="003F7CF1">
                          <w:rPr>
                            <w:sz w:val="19"/>
                            <w:szCs w:val="19"/>
                          </w:rPr>
                          <w:t>m_</w:t>
                        </w:r>
                        <w:r>
                          <w:rPr>
                            <w:sz w:val="19"/>
                            <w:szCs w:val="19"/>
                          </w:rPr>
                          <w:t>nextPtr</w:t>
                        </w:r>
                      </w:p>
                    </w:txbxContent>
                  </v:textbox>
                </v:shape>
                <v:rect id="Rectangle 24" o:spid="_x0000_s1619"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9A772D" w:rsidRPr="003F7CF1" w:rsidRDefault="009A772D" w:rsidP="00E80032">
                        <w:pPr>
                          <w:pStyle w:val="SourceCodeBoxText"/>
                          <w:rPr>
                            <w:sz w:val="19"/>
                            <w:szCs w:val="19"/>
                            <w:lang w:val="en-US"/>
                          </w:rPr>
                        </w:pPr>
                      </w:p>
                    </w:txbxContent>
                  </v:textbox>
                </v:rect>
                <v:rect id="Rectangle 25" o:spid="_x0000_s1620"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9A772D" w:rsidRPr="003F7CF1" w:rsidRDefault="009A772D" w:rsidP="00E80032">
                        <w:pPr>
                          <w:pStyle w:val="SourceCodeBoxText"/>
                          <w:rPr>
                            <w:sz w:val="19"/>
                            <w:szCs w:val="19"/>
                            <w:lang w:val="en-US"/>
                          </w:rPr>
                        </w:pPr>
                        <w:r w:rsidRPr="003F7CF1">
                          <w:rPr>
                            <w:sz w:val="19"/>
                            <w:szCs w:val="19"/>
                            <w:lang w:val="en-US"/>
                          </w:rPr>
                          <w:t>1</w:t>
                        </w:r>
                      </w:p>
                    </w:txbxContent>
                  </v:textbox>
                </v:rect>
                <v:shape id="Text Box 26" o:spid="_x0000_s1621"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9A772D" w:rsidRPr="003F7CF1" w:rsidRDefault="009A772D" w:rsidP="00E80032">
                        <w:pPr>
                          <w:pStyle w:val="Picture"/>
                          <w:rPr>
                            <w:sz w:val="19"/>
                            <w:szCs w:val="19"/>
                          </w:rPr>
                        </w:pPr>
                        <w:r w:rsidRPr="003F7CF1">
                          <w:rPr>
                            <w:sz w:val="19"/>
                            <w:szCs w:val="19"/>
                          </w:rPr>
                          <w:t>m_</w:t>
                        </w:r>
                        <w:r>
                          <w:rPr>
                            <w:sz w:val="19"/>
                            <w:szCs w:val="19"/>
                          </w:rPr>
                          <w:t>value</w:t>
                        </w:r>
                      </w:p>
                    </w:txbxContent>
                  </v:textbox>
                </v:shape>
                <v:shape id="Text Box 27" o:spid="_x0000_s1622"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9A772D" w:rsidRPr="003F7CF1" w:rsidRDefault="009A772D" w:rsidP="00E80032">
                        <w:pPr>
                          <w:pStyle w:val="Picture"/>
                          <w:rPr>
                            <w:sz w:val="19"/>
                            <w:szCs w:val="19"/>
                          </w:rPr>
                        </w:pPr>
                        <w:r w:rsidRPr="003F7CF1">
                          <w:rPr>
                            <w:sz w:val="19"/>
                            <w:szCs w:val="19"/>
                          </w:rPr>
                          <w:t>m_</w:t>
                        </w:r>
                        <w:r>
                          <w:rPr>
                            <w:sz w:val="19"/>
                            <w:szCs w:val="19"/>
                          </w:rPr>
                          <w:t>nextPtr</w:t>
                        </w:r>
                      </w:p>
                    </w:txbxContent>
                  </v:textbox>
                </v:shape>
                <v:rect id="Rectangle 28" o:spid="_x0000_s1623"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9A772D" w:rsidRPr="003F7CF1" w:rsidRDefault="009A772D" w:rsidP="00E80032">
                        <w:pPr>
                          <w:pStyle w:val="SourceCodeBoxText"/>
                          <w:rPr>
                            <w:sz w:val="19"/>
                            <w:szCs w:val="19"/>
                            <w:lang w:val="en-US"/>
                          </w:rPr>
                        </w:pPr>
                      </w:p>
                    </w:txbxContent>
                  </v:textbox>
                </v:rect>
                <v:line id="Line 29" o:spid="_x0000_s1624"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25"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26"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27"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9A772D" w:rsidRPr="003F7CF1" w:rsidRDefault="009A772D" w:rsidP="00E80032">
                        <w:pPr>
                          <w:pStyle w:val="SourceCodeBoxText"/>
                          <w:rPr>
                            <w:sz w:val="19"/>
                            <w:szCs w:val="19"/>
                            <w:lang w:val="en-US"/>
                          </w:rPr>
                        </w:pPr>
                        <w:r w:rsidRPr="003F7CF1">
                          <w:rPr>
                            <w:sz w:val="19"/>
                            <w:szCs w:val="19"/>
                            <w:lang w:val="en-US"/>
                          </w:rPr>
                          <w:t>NULL</w:t>
                        </w:r>
                      </w:p>
                    </w:txbxContent>
                  </v:textbox>
                </v:rect>
                <v:line id="Line 33" o:spid="_x0000_s1628"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29"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9A772D" w:rsidRPr="003F7CF1" w:rsidRDefault="009A772D" w:rsidP="00E80032">
                        <w:pPr>
                          <w:pStyle w:val="Picture"/>
                        </w:pPr>
                        <w:r w:rsidRPr="003F7CF1">
                          <w:t>m_</w:t>
                        </w:r>
                        <w:r>
                          <w:t>value</w:t>
                        </w:r>
                      </w:p>
                    </w:txbxContent>
                  </v:textbox>
                </v:shape>
                <v:rect id="Rectangle 35" o:spid="_x0000_s1630"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9A772D" w:rsidRPr="003F7CF1" w:rsidRDefault="009A772D" w:rsidP="00E80032">
                        <w:pPr>
                          <w:pStyle w:val="SourceCodeBoxText"/>
                          <w:rPr>
                            <w:sz w:val="19"/>
                            <w:szCs w:val="19"/>
                            <w:lang w:val="en-US"/>
                          </w:rPr>
                        </w:pPr>
                      </w:p>
                    </w:txbxContent>
                  </v:textbox>
                </v:rect>
                <v:shape id="Text Box 36" o:spid="_x0000_s1631"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9A772D" w:rsidRPr="003F7CF1" w:rsidRDefault="009A772D"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740" w:name="_Toc320485613"/>
      <w:bookmarkStart w:id="741" w:name="_Toc323656725"/>
      <w:bookmarkStart w:id="742" w:name="_Toc324085463"/>
      <w:bookmarkStart w:id="743" w:name="_Toc383781115"/>
      <w:bookmarkStart w:id="744" w:name="_Toc53473706"/>
      <w:r w:rsidRPr="00EC76D5">
        <w:t>Unions</w:t>
      </w:r>
      <w:bookmarkEnd w:id="740"/>
      <w:bookmarkEnd w:id="741"/>
      <w:bookmarkEnd w:id="742"/>
      <w:bookmarkEnd w:id="743"/>
      <w:bookmarkEnd w:id="74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745" w:name="_Toc320485614"/>
      <w:bookmarkStart w:id="746" w:name="_Toc323656726"/>
      <w:bookmarkStart w:id="747" w:name="_Toc324085464"/>
      <w:bookmarkStart w:id="748" w:name="_Toc383781116"/>
      <w:bookmarkStart w:id="749" w:name="_Toc53473707"/>
      <w:r w:rsidRPr="00EC76D5">
        <w:t>Bitfields</w:t>
      </w:r>
      <w:bookmarkEnd w:id="745"/>
      <w:bookmarkEnd w:id="746"/>
      <w:bookmarkEnd w:id="747"/>
      <w:bookmarkEnd w:id="748"/>
      <w:bookmarkEnd w:id="74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proofErr w:type="spellStart"/>
      <w:r w:rsidRPr="00EC76D5">
        <w:rPr>
          <w:rStyle w:val="CodeInText0"/>
        </w:rPr>
        <w:t>sizeof</w:t>
      </w:r>
      <w:proofErr w:type="spellEnd"/>
      <w:r w:rsidRPr="00EC76D5">
        <w:rPr>
          <w:rStyle w:val="CodeInText0"/>
        </w:rPr>
        <w:t xml:space="preserve">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75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751" w:name="_Toc320485616"/>
      <w:bookmarkStart w:id="752" w:name="_Toc323656727"/>
      <w:bookmarkStart w:id="753" w:name="_Toc324085465"/>
      <w:bookmarkStart w:id="754" w:name="_Toc383781117"/>
      <w:bookmarkStart w:id="755" w:name="_Toc53473708"/>
      <w:r w:rsidRPr="00EC76D5">
        <w:t>Structures with function pointers</w:t>
      </w:r>
      <w:bookmarkEnd w:id="751"/>
      <w:bookmarkEnd w:id="752"/>
      <w:bookmarkEnd w:id="753"/>
      <w:bookmarkEnd w:id="754"/>
      <w:bookmarkEnd w:id="75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26"/>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756" w:name="_Toc320485619"/>
      <w:bookmarkStart w:id="757" w:name="_Toc323656728"/>
      <w:bookmarkStart w:id="758" w:name="_Toc324085466"/>
      <w:bookmarkStart w:id="759" w:name="_Toc383781118"/>
      <w:bookmarkStart w:id="760" w:name="_Ref383781494"/>
      <w:bookmarkStart w:id="761" w:name="_Ref383865235"/>
      <w:bookmarkStart w:id="762" w:name="_Ref383865434"/>
      <w:bookmarkStart w:id="763" w:name="_Ref383866090"/>
      <w:bookmarkStart w:id="764" w:name="_Toc53473709"/>
      <w:r w:rsidRPr="00EC76D5">
        <w:t>The Preprocessor</w:t>
      </w:r>
      <w:bookmarkEnd w:id="756"/>
      <w:bookmarkEnd w:id="757"/>
      <w:bookmarkEnd w:id="758"/>
      <w:bookmarkEnd w:id="759"/>
      <w:bookmarkEnd w:id="760"/>
      <w:bookmarkEnd w:id="761"/>
      <w:bookmarkEnd w:id="762"/>
      <w:bookmarkEnd w:id="763"/>
      <w:bookmarkEnd w:id="764"/>
    </w:p>
    <w:p w14:paraId="5E5C7357" w14:textId="122C10D6"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00294181">
        <w:rPr>
          <w:rStyle w:val="CodeInText0"/>
        </w:rPr>
        <w:t>&lt;</w:t>
      </w:r>
      <w:proofErr w:type="spellStart"/>
      <w:r w:rsidR="00294181">
        <w:rPr>
          <w:rStyle w:val="CodeInText0"/>
        </w:rPr>
        <w:t>stdio.h</w:t>
      </w:r>
      <w:proofErr w:type="spellEnd"/>
      <w:r w:rsidR="00294181">
        <w:rPr>
          <w:rStyle w:val="CodeInText0"/>
        </w:rPr>
        <w:t>&gt;</w:t>
      </w:r>
      <w:r w:rsidRPr="00EC76D5">
        <w:t xml:space="preserve">). Later on, we will include our own header files. Then we will use parentheses instead of arrow brackets. The difference is that the pre-processor looks </w:t>
      </w:r>
      <w:r w:rsidRPr="00EC76D5">
        <w:lastRenderedPageBreak/>
        <w:t>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5B04E81A"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D46DBD">
        <w:t>21.10</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765" w:name="_Toc320485618"/>
      <w:bookmarkStart w:id="766" w:name="_Toc323656729"/>
      <w:bookmarkStart w:id="767" w:name="_Toc324085467"/>
      <w:bookmarkStart w:id="768" w:name="_Toc383781119"/>
      <w:bookmarkStart w:id="769" w:name="_Toc53473710"/>
      <w:bookmarkStart w:id="770" w:name="_Toc320485621"/>
      <w:r w:rsidRPr="00EC76D5">
        <w:t>The Standard Library</w:t>
      </w:r>
      <w:bookmarkEnd w:id="765"/>
      <w:bookmarkEnd w:id="766"/>
      <w:bookmarkEnd w:id="767"/>
      <w:bookmarkEnd w:id="768"/>
      <w:bookmarkEnd w:id="76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771" w:name="_Toc323656730"/>
      <w:bookmarkStart w:id="772" w:name="_Toc324085468"/>
      <w:bookmarkStart w:id="773" w:name="_Toc383781120"/>
      <w:bookmarkStart w:id="774" w:name="_Toc53473711"/>
      <w:r w:rsidRPr="00EC76D5">
        <w:t>File Management</w:t>
      </w:r>
      <w:bookmarkEnd w:id="771"/>
      <w:bookmarkEnd w:id="772"/>
      <w:bookmarkEnd w:id="773"/>
      <w:bookmarkEnd w:id="77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proofErr w:type="spellStart"/>
      <w:r w:rsidRPr="00EC76D5">
        <w:rPr>
          <w:rStyle w:val="CodeInText0"/>
        </w:rPr>
        <w:t>Input.txt</w:t>
      </w:r>
      <w:proofErr w:type="spellEnd"/>
      <w:r w:rsidRPr="00EC76D5">
        <w:t xml:space="preserve"> and writes their squares to the file </w:t>
      </w:r>
      <w:proofErr w:type="spellStart"/>
      <w:r w:rsidRPr="00EC76D5">
        <w:rPr>
          <w:rStyle w:val="CodeInText0"/>
        </w:rPr>
        <w:t>Output.txt</w:t>
      </w:r>
      <w:proofErr w:type="spellEnd"/>
      <w:r w:rsidRPr="00EC76D5">
        <w:t xml:space="preserve">. The function </w:t>
      </w:r>
      <w:proofErr w:type="spellStart"/>
      <w:r w:rsidRPr="00EC76D5">
        <w:rPr>
          <w:rStyle w:val="CodeInText0"/>
        </w:rPr>
        <w:t>feof</w:t>
      </w:r>
      <w:proofErr w:type="spellEnd"/>
      <w:r w:rsidRPr="00EC76D5">
        <w:t xml:space="preserve"> returns zero when there is no more value to be read from the file. Finally, we must not forget to close the file.</w:t>
      </w:r>
    </w:p>
    <w:p w14:paraId="7189D2F9" w14:textId="1DD6A0FD" w:rsidR="00E80032" w:rsidRPr="00EC76D5" w:rsidRDefault="00E80032" w:rsidP="00E80032">
      <w:pPr>
        <w:pStyle w:val="Code"/>
      </w:pPr>
      <w:r w:rsidRPr="00EC76D5">
        <w:t xml:space="preserve">#include </w:t>
      </w:r>
      <w:r w:rsidR="00EF337F">
        <w:t>&lt;stdlib.h&gt;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proofErr w:type="spellStart"/>
      <w:r w:rsidRPr="00EC76D5">
        <w:t>Input.txt</w:t>
      </w:r>
      <w:proofErr w:type="spellEnd"/>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proofErr w:type="spellStart"/>
      <w:r w:rsidRPr="00EC76D5">
        <w:rPr>
          <w:rStyle w:val="CodeInText0"/>
        </w:rPr>
        <w:t>Numbers.bin</w:t>
      </w:r>
      <w:proofErr w:type="spellEnd"/>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proofErr w:type="spellStart"/>
      <w:r w:rsidRPr="00EC76D5">
        <w:t>BinaryFile.c</w:t>
      </w:r>
      <w:proofErr w:type="spellEnd"/>
    </w:p>
    <w:p w14:paraId="11F286E5" w14:textId="45E29D6C" w:rsidR="00E80032" w:rsidRPr="00EC76D5" w:rsidRDefault="00E80032" w:rsidP="00E80032">
      <w:pPr>
        <w:pStyle w:val="Code"/>
      </w:pPr>
      <w:r w:rsidRPr="00EC76D5">
        <w:t xml:space="preserve">#include </w:t>
      </w:r>
      <w:r w:rsidR="00EF337F">
        <w:t>&lt;stdlib.h&gt;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t xml:space="preserve">  assert(inFile != NULL);</w:t>
      </w:r>
    </w:p>
    <w:p w14:paraId="337D6967" w14:textId="77777777" w:rsidR="00E80032" w:rsidRPr="00EC76D5" w:rsidRDefault="00E80032" w:rsidP="00E80032">
      <w:pPr>
        <w:pStyle w:val="Code"/>
      </w:pPr>
      <w:r w:rsidRPr="00EC76D5">
        <w:lastRenderedPageBreak/>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proofErr w:type="spellStart"/>
      <w:r w:rsidRPr="00EC76D5">
        <w:rPr>
          <w:rStyle w:val="CodeInText0"/>
        </w:rPr>
        <w:t>Numbers.bin</w:t>
      </w:r>
      <w:proofErr w:type="spellEnd"/>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775" w:name="_Toc323656731"/>
      <w:bookmarkStart w:id="776" w:name="_Toc324085469"/>
      <w:bookmarkStart w:id="777" w:name="_Toc383781121"/>
      <w:bookmarkStart w:id="778" w:name="_Toc53473712"/>
      <w:r w:rsidRPr="00EC76D5">
        <w:t>Program Parameters</w:t>
      </w:r>
      <w:bookmarkEnd w:id="775"/>
      <w:bookmarkEnd w:id="776"/>
      <w:bookmarkEnd w:id="777"/>
      <w:bookmarkEnd w:id="77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proofErr w:type="spellStart"/>
      <w:r w:rsidRPr="00EC76D5">
        <w:rPr>
          <w:rStyle w:val="CodeInText0"/>
        </w:rPr>
        <w:t>argc</w:t>
      </w:r>
      <w:proofErr w:type="spellEnd"/>
      <w:r w:rsidRPr="00EC76D5">
        <w:t xml:space="preserve"> parameter holds the number of input strings, and </w:t>
      </w:r>
      <w:proofErr w:type="spellStart"/>
      <w:r w:rsidRPr="00EC76D5">
        <w:rPr>
          <w:rStyle w:val="CodeInText0"/>
        </w:rPr>
        <w:t>argv</w:t>
      </w:r>
      <w:proofErr w:type="spellEnd"/>
      <w:r w:rsidRPr="00EC76D5">
        <w:t xml:space="preserve"> holds the string themselves.</w:t>
      </w:r>
    </w:p>
    <w:p w14:paraId="334A4FAE" w14:textId="2305ED48" w:rsidR="00E80032" w:rsidRPr="00EC76D5" w:rsidRDefault="00E80032" w:rsidP="00E80032">
      <w:pPr>
        <w:pStyle w:val="Code"/>
      </w:pPr>
      <w:r w:rsidRPr="00EC76D5">
        <w:t xml:space="preserve">#include </w:t>
      </w:r>
      <w:r w:rsidR="00294181">
        <w:rPr>
          <w:color w:val="000000" w:themeColor="text1"/>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proofErr w:type="spellStart"/>
      <w:r w:rsidRPr="00EC76D5">
        <w:rPr>
          <w:rStyle w:val="CodeInText0"/>
        </w:rPr>
        <w:t>argv</w:t>
      </w:r>
      <w:proofErr w:type="spellEnd"/>
      <w:r w:rsidRPr="00EC76D5">
        <w:rPr>
          <w:rStyle w:val="CodeInText0"/>
        </w:rPr>
        <w:t>[0]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779" w:name="_Toc323656732"/>
      <w:bookmarkStart w:id="780" w:name="_Toc324085470"/>
      <w:bookmarkStart w:id="781" w:name="_Toc383781122"/>
      <w:bookmarkStart w:id="782" w:name="_Toc53473713"/>
      <w:r w:rsidRPr="00EC76D5">
        <w:t>Environment Functions</w:t>
      </w:r>
      <w:bookmarkEnd w:id="779"/>
      <w:bookmarkEnd w:id="780"/>
      <w:bookmarkEnd w:id="781"/>
      <w:bookmarkEnd w:id="782"/>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proofErr w:type="spellStart"/>
      <w:r w:rsidRPr="00EC76D5">
        <w:rPr>
          <w:rStyle w:val="CodeInText0"/>
        </w:rPr>
        <w:t>atexit</w:t>
      </w:r>
      <w:proofErr w:type="spellEnd"/>
      <w:r w:rsidRPr="00EC76D5">
        <w:t xml:space="preserve"> states a function that is called when </w:t>
      </w:r>
      <w:r w:rsidRPr="00EC76D5">
        <w:rPr>
          <w:rStyle w:val="CodeInText0"/>
        </w:rPr>
        <w:t>exit</w:t>
      </w:r>
      <w:r w:rsidRPr="00EC76D5">
        <w:t xml:space="preserve"> is called; </w:t>
      </w:r>
      <w:proofErr w:type="spellStart"/>
      <w:r w:rsidRPr="00EC76D5">
        <w:rPr>
          <w:rStyle w:val="CodeInText0"/>
        </w:rPr>
        <w:t>getenv</w:t>
      </w:r>
      <w:proofErr w:type="spellEnd"/>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proofErr w:type="spellStart"/>
        <w:r w:rsidRPr="00EC76D5">
          <w:rPr>
            <w:rStyle w:val="CodeInText0"/>
          </w:rPr>
          <w:t>EXIT_SUCCESS</w:t>
        </w:r>
        <w:proofErr w:type="spellEnd"/>
      </w:hyperlink>
      <w:r w:rsidRPr="00EC76D5">
        <w:t xml:space="preserve"> and </w:t>
      </w:r>
      <w:hyperlink r:id="rId26" w:history="1">
        <w:proofErr w:type="spellStart"/>
        <w:r w:rsidRPr="00EC76D5">
          <w:rPr>
            <w:rStyle w:val="CodeInText0"/>
          </w:rPr>
          <w:t>EXIT_FAILURE</w:t>
        </w:r>
        <w:proofErr w:type="spellEnd"/>
      </w:hyperlink>
      <w:r w:rsidRPr="00EC76D5">
        <w:t xml:space="preserve"> that can used with the </w:t>
      </w:r>
      <w:r w:rsidRPr="00EC76D5">
        <w:rPr>
          <w:rStyle w:val="CodeInText0"/>
        </w:rPr>
        <w:t>exit</w:t>
      </w:r>
      <w:r w:rsidRPr="00EC76D5">
        <w:t xml:space="preserve"> function.</w:t>
      </w:r>
    </w:p>
    <w:p w14:paraId="7EDD3DF8" w14:textId="220C7454" w:rsidR="00E80032" w:rsidRPr="00EC76D5" w:rsidRDefault="00E80032" w:rsidP="00E80032">
      <w:pPr>
        <w:pStyle w:val="Code"/>
      </w:pPr>
      <w:r w:rsidRPr="00EC76D5">
        <w:t xml:space="preserve">#include </w:t>
      </w:r>
      <w:r w:rsidR="00294181">
        <w:rPr>
          <w:color w:val="000000" w:themeColor="text1"/>
        </w:rPr>
        <w:t>&lt;stdio.h&gt;</w:t>
      </w:r>
    </w:p>
    <w:p w14:paraId="089F54E0" w14:textId="165D56D5" w:rsidR="00E80032" w:rsidRPr="00EC76D5" w:rsidRDefault="00E80032" w:rsidP="00E80032">
      <w:pPr>
        <w:pStyle w:val="Code"/>
      </w:pPr>
      <w:r w:rsidRPr="00EC76D5">
        <w:rPr>
          <w:color w:val="000000" w:themeColor="text1"/>
          <w:rPrChange w:id="783" w:author="Stefan Björnander" w:date="2012-05-06T21:51:00Z">
            <w:rPr>
              <w:color w:val="0000FF"/>
            </w:rPr>
          </w:rPrChange>
        </w:rPr>
        <w:t>#include</w:t>
      </w:r>
      <w:r w:rsidRPr="00EC76D5">
        <w:t xml:space="preserve"> </w:t>
      </w:r>
      <w:r w:rsidR="00EF337F">
        <w:t>&lt;stdlib.h&gt;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784" w:author="Stefan Björnander" w:date="2012-05-06T21:51:00Z">
            <w:rPr>
              <w:color w:val="0000FF"/>
            </w:rPr>
          </w:rPrChange>
        </w:rPr>
        <w:t>void</w:t>
      </w:r>
      <w:r w:rsidRPr="00EC76D5">
        <w:t xml:space="preserve"> ExitFunction(</w:t>
      </w:r>
      <w:r w:rsidRPr="00EC76D5">
        <w:rPr>
          <w:color w:val="000000" w:themeColor="text1"/>
          <w:rPrChange w:id="785"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786"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lastRenderedPageBreak/>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2E921036" w:rsidR="00E80032" w:rsidRPr="00EC76D5" w:rsidRDefault="00E80032" w:rsidP="00E80032">
      <w:pPr>
        <w:pStyle w:val="Code"/>
      </w:pPr>
      <w:r w:rsidRPr="00EC76D5">
        <w:t xml:space="preserve">#include </w:t>
      </w:r>
      <w:r w:rsidR="00294181">
        <w:rPr>
          <w:color w:val="000000" w:themeColor="text1"/>
        </w:rPr>
        <w:t>&lt;stdio.h&gt;</w:t>
      </w:r>
    </w:p>
    <w:p w14:paraId="62B47D48" w14:textId="3D3B7C9C" w:rsidR="00E80032" w:rsidRPr="00EC76D5" w:rsidRDefault="00E80032" w:rsidP="00E80032">
      <w:pPr>
        <w:pStyle w:val="Code"/>
      </w:pPr>
      <w:r w:rsidRPr="00EC76D5">
        <w:t xml:space="preserve">#include </w:t>
      </w:r>
      <w:r w:rsidR="00EF337F">
        <w:t>&lt;stdlib.h&gt;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787" w:name="_Toc323656733"/>
      <w:bookmarkStart w:id="788" w:name="_Toc324085471"/>
      <w:bookmarkStart w:id="789" w:name="_Toc383781123"/>
      <w:bookmarkStart w:id="790" w:name="_Ref383865473"/>
      <w:bookmarkStart w:id="791" w:name="_Ref383865556"/>
      <w:bookmarkStart w:id="792" w:name="_Toc53473714"/>
      <w:r w:rsidRPr="00EC76D5">
        <w:t>Searching and Sorting</w:t>
      </w:r>
      <w:bookmarkEnd w:id="787"/>
      <w:bookmarkEnd w:id="788"/>
      <w:bookmarkEnd w:id="789"/>
      <w:bookmarkEnd w:id="790"/>
      <w:bookmarkEnd w:id="791"/>
      <w:bookmarkEnd w:id="792"/>
    </w:p>
    <w:p w14:paraId="23F2EFA3" w14:textId="77777777" w:rsidR="00E80032" w:rsidRPr="00EC76D5" w:rsidRDefault="00E80032" w:rsidP="00E80032">
      <w:r w:rsidRPr="00EC76D5">
        <w:t xml:space="preserve">The </w:t>
      </w:r>
      <w:proofErr w:type="spellStart"/>
      <w:r w:rsidRPr="00EC76D5">
        <w:rPr>
          <w:rStyle w:val="CodeInText0"/>
        </w:rPr>
        <w:t>bsearch</w:t>
      </w:r>
      <w:proofErr w:type="spellEnd"/>
      <w:r w:rsidRPr="00EC76D5">
        <w:t xml:space="preserve"> function performs a binary search through a sorted list of values. We need to add a pointer function parameter specifying a function comparing two values.</w:t>
      </w:r>
    </w:p>
    <w:p w14:paraId="39E01868" w14:textId="5762C113" w:rsidR="00E80032" w:rsidRPr="00EC76D5" w:rsidRDefault="00E80032" w:rsidP="00E80032">
      <w:pPr>
        <w:pStyle w:val="Code"/>
      </w:pPr>
      <w:r w:rsidRPr="00EC76D5">
        <w:rPr>
          <w:color w:val="000000" w:themeColor="text1"/>
          <w:rPrChange w:id="793" w:author="Stefan Björnander" w:date="2012-05-06T21:51:00Z">
            <w:rPr>
              <w:color w:val="0000FF"/>
            </w:rPr>
          </w:rPrChange>
        </w:rPr>
        <w:t>#include</w:t>
      </w:r>
      <w:r w:rsidRPr="00EC76D5">
        <w:t xml:space="preserve"> </w:t>
      </w:r>
      <w:r w:rsidR="00EF337F">
        <w:t>&lt;stdlib.h&gt;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794" w:author="Stefan Björnander" w:date="2012-05-06T21:51:00Z">
            <w:rPr>
              <w:color w:val="0000FF"/>
            </w:rPr>
          </w:rPrChange>
        </w:rPr>
        <w:t>int</w:t>
      </w:r>
      <w:r w:rsidRPr="00EC76D5">
        <w:t xml:space="preserve"> CompareIntegers(</w:t>
      </w:r>
      <w:r w:rsidRPr="00EC76D5">
        <w:rPr>
          <w:color w:val="000000" w:themeColor="text1"/>
          <w:rPrChange w:id="795" w:author="Stefan Björnander" w:date="2012-05-06T21:51:00Z">
            <w:rPr>
              <w:color w:val="0000FF"/>
            </w:rPr>
          </w:rPrChange>
        </w:rPr>
        <w:t>const</w:t>
      </w:r>
      <w:r w:rsidRPr="00EC76D5">
        <w:t xml:space="preserve"> </w:t>
      </w:r>
      <w:r w:rsidRPr="00EC76D5">
        <w:rPr>
          <w:color w:val="000000" w:themeColor="text1"/>
          <w:rPrChange w:id="796" w:author="Stefan Björnander" w:date="2012-05-06T21:51:00Z">
            <w:rPr>
              <w:color w:val="0000FF"/>
            </w:rPr>
          </w:rPrChange>
        </w:rPr>
        <w:t>int</w:t>
      </w:r>
      <w:r w:rsidRPr="00EC76D5">
        <w:t xml:space="preserve">* intPtr1, </w:t>
      </w:r>
      <w:r w:rsidRPr="00EC76D5">
        <w:rPr>
          <w:color w:val="000000" w:themeColor="text1"/>
          <w:rPrChange w:id="797" w:author="Stefan Björnander" w:date="2012-05-06T21:51:00Z">
            <w:rPr>
              <w:color w:val="0000FF"/>
            </w:rPr>
          </w:rPrChange>
        </w:rPr>
        <w:t>const</w:t>
      </w:r>
      <w:r w:rsidRPr="00EC76D5">
        <w:t xml:space="preserve"> </w:t>
      </w:r>
      <w:r w:rsidRPr="00EC76D5">
        <w:rPr>
          <w:color w:val="000000" w:themeColor="text1"/>
          <w:rPrChange w:id="798"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799"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800"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801"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802"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lastRenderedPageBreak/>
        <w:t>}</w:t>
      </w:r>
    </w:p>
    <w:p w14:paraId="5A7D557A" w14:textId="77777777" w:rsidR="00E80032" w:rsidRPr="00EC76D5" w:rsidRDefault="00E80032" w:rsidP="00E80032">
      <w:r w:rsidRPr="00EC76D5">
        <w:t xml:space="preserve">There is also the </w:t>
      </w:r>
      <w:proofErr w:type="spellStart"/>
      <w:r w:rsidRPr="00EC76D5">
        <w:rPr>
          <w:rStyle w:val="CodeInText0"/>
        </w:rPr>
        <w:t>qsort</w:t>
      </w:r>
      <w:proofErr w:type="spellEnd"/>
      <w:r w:rsidRPr="00EC76D5">
        <w:t xml:space="preserve"> function that performs a fast sorting.</w:t>
      </w:r>
    </w:p>
    <w:p w14:paraId="15451E23" w14:textId="4AB0E247" w:rsidR="00E80032" w:rsidRPr="00EC76D5" w:rsidRDefault="00E80032" w:rsidP="00E80032">
      <w:pPr>
        <w:pStyle w:val="Code"/>
      </w:pPr>
      <w:r w:rsidRPr="00EC76D5">
        <w:rPr>
          <w:color w:val="000000" w:themeColor="text1"/>
          <w:rPrChange w:id="803" w:author="Stefan Björnander" w:date="2012-05-06T21:51:00Z">
            <w:rPr>
              <w:color w:val="0000FF"/>
            </w:rPr>
          </w:rPrChange>
        </w:rPr>
        <w:t>#include</w:t>
      </w:r>
      <w:r w:rsidRPr="00EC76D5">
        <w:t xml:space="preserve"> </w:t>
      </w:r>
      <w:r w:rsidR="00EF337F">
        <w:t>&lt;stdlib.h&gt;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804"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805"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806"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807" w:name="_Toc323656734"/>
      <w:bookmarkStart w:id="808" w:name="_Toc324085472"/>
      <w:bookmarkStart w:id="809" w:name="_Toc383781124"/>
      <w:bookmarkStart w:id="810" w:name="_Toc53473715"/>
      <w:r w:rsidRPr="00EC76D5">
        <w:t xml:space="preserve">Functions with </w:t>
      </w:r>
      <w:bookmarkStart w:id="811" w:name="_Toc320485620"/>
      <w:r w:rsidRPr="00EC76D5">
        <w:t>Variable Number of Parameters</w:t>
      </w:r>
      <w:bookmarkEnd w:id="807"/>
      <w:bookmarkEnd w:id="808"/>
      <w:bookmarkEnd w:id="809"/>
      <w:bookmarkEnd w:id="811"/>
      <w:bookmarkEnd w:id="810"/>
    </w:p>
    <w:p w14:paraId="37D95BF6" w14:textId="77777777" w:rsidR="00E80032" w:rsidRPr="00EC76D5" w:rsidRDefault="00E80032" w:rsidP="00E80032">
      <w:r w:rsidRPr="00EC76D5">
        <w:t xml:space="preserve">In C, there is possible to define functions with a variable number of parameters (such as </w:t>
      </w:r>
      <w:proofErr w:type="spellStart"/>
      <w:r w:rsidRPr="00EC76D5">
        <w:rPr>
          <w:rStyle w:val="CodeInText0"/>
        </w:rPr>
        <w:t>printf</w:t>
      </w:r>
      <w:proofErr w:type="spellEnd"/>
      <w:r w:rsidRPr="00EC76D5">
        <w:t xml:space="preserve"> and </w:t>
      </w:r>
      <w:proofErr w:type="spellStart"/>
      <w:r w:rsidRPr="00EC76D5">
        <w:rPr>
          <w:rStyle w:val="CodeInText0"/>
        </w:rPr>
        <w:t>scanf</w:t>
      </w:r>
      <w:proofErr w:type="spellEnd"/>
      <w:r w:rsidRPr="00EC76D5">
        <w:t xml:space="preserve">). One condition is that the function has at least one regular parameter in order for the </w:t>
      </w:r>
      <w:proofErr w:type="spellStart"/>
      <w:r w:rsidRPr="00EC76D5">
        <w:rPr>
          <w:rStyle w:val="CodeInText0"/>
        </w:rPr>
        <w:t>va_start</w:t>
      </w:r>
      <w:proofErr w:type="spellEnd"/>
      <w:r w:rsidRPr="00EC76D5">
        <w:t xml:space="preserve"> macro to hook up to. The </w:t>
      </w:r>
      <w:proofErr w:type="spellStart"/>
      <w:r w:rsidRPr="00EC76D5">
        <w:rPr>
          <w:rStyle w:val="CodeInText0"/>
        </w:rPr>
        <w:t>va_arg</w:t>
      </w:r>
      <w:proofErr w:type="spellEnd"/>
      <w:r w:rsidRPr="00EC76D5">
        <w:t xml:space="preserve"> macro reads the arguments and the </w:t>
      </w:r>
      <w:proofErr w:type="spellStart"/>
      <w:r w:rsidRPr="00EC76D5">
        <w:rPr>
          <w:rStyle w:val="CodeInText0"/>
        </w:rPr>
        <w:t>va_end</w:t>
      </w:r>
      <w:proofErr w:type="spellEnd"/>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6DABC193" w:rsidR="00E80032" w:rsidRPr="00EC76D5" w:rsidRDefault="00E80032" w:rsidP="00E80032">
      <w:pPr>
        <w:pStyle w:val="Code"/>
      </w:pPr>
      <w:r w:rsidRPr="00EC76D5">
        <w:t xml:space="preserve">#include </w:t>
      </w:r>
      <w:r w:rsidR="00EF337F">
        <w:t>&lt;stdarg.h&gt;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812" w:name="_Toc323656735"/>
      <w:bookmarkStart w:id="813" w:name="_Toc324085473"/>
      <w:bookmarkStart w:id="814" w:name="_Toc383781125"/>
      <w:bookmarkStart w:id="815" w:name="_Toc53473716"/>
      <w:r w:rsidRPr="00EC76D5">
        <w:t>String Management</w:t>
      </w:r>
      <w:bookmarkEnd w:id="812"/>
      <w:bookmarkEnd w:id="813"/>
      <w:bookmarkEnd w:id="814"/>
      <w:bookmarkEnd w:id="815"/>
    </w:p>
    <w:p w14:paraId="375DC584" w14:textId="77777777" w:rsidR="00E80032" w:rsidRPr="00EC76D5" w:rsidRDefault="00E80032" w:rsidP="00E80032">
      <w:r w:rsidRPr="00EC76D5">
        <w:t xml:space="preserve">There are several functions dealing with strings: </w:t>
      </w:r>
      <w:proofErr w:type="spellStart"/>
      <w:r w:rsidRPr="00EC76D5">
        <w:rPr>
          <w:rStyle w:val="CodeInText0"/>
        </w:rPr>
        <w:t>strcpy</w:t>
      </w:r>
      <w:proofErr w:type="spellEnd"/>
      <w:r w:rsidRPr="00EC76D5">
        <w:t xml:space="preserve"> copies a string; </w:t>
      </w:r>
      <w:proofErr w:type="spellStart"/>
      <w:r w:rsidRPr="00EC76D5">
        <w:rPr>
          <w:rStyle w:val="CodeInText0"/>
        </w:rPr>
        <w:t>strcat</w:t>
      </w:r>
      <w:proofErr w:type="spellEnd"/>
      <w:r w:rsidRPr="00EC76D5">
        <w:t xml:space="preserve"> adds a string; </w:t>
      </w:r>
      <w:proofErr w:type="spellStart"/>
      <w:r w:rsidRPr="00EC76D5">
        <w:rPr>
          <w:rStyle w:val="CodeInText0"/>
        </w:rPr>
        <w:t>strlen</w:t>
      </w:r>
      <w:proofErr w:type="spellEnd"/>
      <w:r w:rsidRPr="00EC76D5">
        <w:t xml:space="preserve"> gives the length of a string; </w:t>
      </w:r>
      <w:proofErr w:type="spellStart"/>
      <w:r w:rsidRPr="00EC76D5">
        <w:rPr>
          <w:rStyle w:val="CodeInText0"/>
        </w:rPr>
        <w:t>strcmp</w:t>
      </w:r>
      <w:proofErr w:type="spellEnd"/>
      <w:r w:rsidRPr="00EC76D5">
        <w:t xml:space="preserve"> compares two strings;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gives the first and last occurrence of a character in a string. All functions look for the finishing null character (‘\0’), </w:t>
      </w:r>
      <w:proofErr w:type="spellStart"/>
      <w:r w:rsidRPr="00EC76D5">
        <w:rPr>
          <w:rStyle w:val="CodeInText0"/>
        </w:rPr>
        <w:t>strcmp</w:t>
      </w:r>
      <w:proofErr w:type="spellEnd"/>
      <w:r w:rsidRPr="00EC76D5">
        <w:t xml:space="preserve"> returns a value less than zero if the first string is smaller than second string, a value greater than zero if the second string is larger, and zero if they are equals. Note that the comparison continues until the finishing zero character </w:t>
      </w:r>
      <w:r w:rsidRPr="00EC76D5">
        <w:lastRenderedPageBreak/>
        <w:t xml:space="preserve">has been found, even though the character arrays may be longer. As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816" w:author="Stefan Björnander" w:date="2012-05-06T21:51:00Z">
            <w:rPr>
              <w:color w:val="0000FF"/>
            </w:rPr>
          </w:rPrChange>
        </w:rPr>
        <w:t>int</w:t>
      </w:r>
      <w:r w:rsidRPr="00EC76D5">
        <w:t xml:space="preserve"> FirstIndexOf(char s[], </w:t>
      </w:r>
      <w:r w:rsidRPr="00EC76D5">
        <w:rPr>
          <w:color w:val="000000" w:themeColor="text1"/>
          <w:rPrChange w:id="817"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818" w:author="Stefan Björnander" w:date="2012-05-06T21:51:00Z">
            <w:rPr>
              <w:color w:val="0000FF"/>
            </w:rPr>
          </w:rPrChange>
        </w:rPr>
        <w:t>int</w:t>
      </w:r>
      <w:r w:rsidRPr="00EC76D5">
        <w:t xml:space="preserve"> LastIndexOf(</w:t>
      </w:r>
      <w:r w:rsidRPr="00EC76D5">
        <w:rPr>
          <w:color w:val="000000" w:themeColor="text1"/>
          <w:rPrChange w:id="819" w:author="Stefan Björnander" w:date="2012-05-06T21:51:00Z">
            <w:rPr>
              <w:color w:val="0000FF"/>
            </w:rPr>
          </w:rPrChange>
        </w:rPr>
        <w:t>char</w:t>
      </w:r>
      <w:r w:rsidRPr="00EC76D5">
        <w:t xml:space="preserve"> s[], </w:t>
      </w:r>
      <w:r w:rsidRPr="00EC76D5">
        <w:rPr>
          <w:color w:val="000000" w:themeColor="text1"/>
          <w:rPrChange w:id="820"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821" w:author="Stefan Björnander" w:date="2012-05-06T21:51:00Z">
            <w:rPr>
              <w:color w:val="A31515"/>
            </w:rPr>
          </w:rPrChange>
        </w:rPr>
        <w:t>"Hello"</w:t>
      </w:r>
      <w:r w:rsidRPr="00EC76D5">
        <w:t xml:space="preserve">, s2[] = </w:t>
      </w:r>
      <w:r w:rsidRPr="00EC76D5">
        <w:rPr>
          <w:color w:val="000000" w:themeColor="text1"/>
          <w:rPrChange w:id="822"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823"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proofErr w:type="spellStart"/>
      <w:r w:rsidRPr="00EC76D5">
        <w:rPr>
          <w:rStyle w:val="CodeInText0"/>
        </w:rPr>
        <w:t>sprintf</w:t>
      </w:r>
      <w:proofErr w:type="spellEnd"/>
      <w:r w:rsidRPr="00EC76D5">
        <w:t xml:space="preserve"> and read from a string with </w:t>
      </w:r>
      <w:proofErr w:type="spellStart"/>
      <w:r w:rsidRPr="00EC76D5">
        <w:rPr>
          <w:rStyle w:val="CodeInText0"/>
        </w:rPr>
        <w:t>sscanf</w:t>
      </w:r>
      <w:proofErr w:type="spellEnd"/>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824"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825"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826" w:author="Stefan Björnander" w:date="2012-05-06T21:51:00Z">
            <w:rPr>
              <w:color w:val="0000FF"/>
            </w:rPr>
          </w:rPrChange>
        </w:rPr>
        <w:t>if</w:t>
      </w:r>
      <w:r w:rsidRPr="00EC76D5">
        <w:t xml:space="preserve"> (sscanf(s2, </w:t>
      </w:r>
      <w:r w:rsidRPr="00EC76D5">
        <w:rPr>
          <w:color w:val="000000" w:themeColor="text1"/>
          <w:rPrChange w:id="827"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lastRenderedPageBreak/>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828"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829" w:name="_Toc323656736"/>
      <w:bookmarkStart w:id="830" w:name="_Toc324085474"/>
      <w:bookmarkStart w:id="831" w:name="_Toc383781126"/>
      <w:bookmarkStart w:id="832" w:name="_Toc53473717"/>
      <w:r w:rsidRPr="00EC76D5">
        <w:t>Memory Management</w:t>
      </w:r>
      <w:bookmarkEnd w:id="829"/>
      <w:bookmarkEnd w:id="830"/>
      <w:bookmarkEnd w:id="831"/>
      <w:bookmarkEnd w:id="832"/>
    </w:p>
    <w:p w14:paraId="24E8A528" w14:textId="77777777" w:rsidR="00E80032" w:rsidRPr="00EC76D5" w:rsidRDefault="00E80032" w:rsidP="00E80032">
      <w:r w:rsidRPr="00EC76D5">
        <w:t xml:space="preserve">There is also a set of function for general memory management: </w:t>
      </w:r>
      <w:proofErr w:type="spellStart"/>
      <w:r w:rsidRPr="00EC76D5">
        <w:rPr>
          <w:rStyle w:val="CodeInText0"/>
        </w:rPr>
        <w:t>memset</w:t>
      </w:r>
      <w:proofErr w:type="spellEnd"/>
      <w:r w:rsidRPr="00EC76D5">
        <w:t xml:space="preserve"> sets each byte of a memory block to a given value; </w:t>
      </w:r>
      <w:proofErr w:type="spellStart"/>
      <w:r w:rsidRPr="00EC76D5">
        <w:rPr>
          <w:rStyle w:val="CodeInText0"/>
        </w:rPr>
        <w:t>memcmp</w:t>
      </w:r>
      <w:proofErr w:type="spellEnd"/>
      <w:r w:rsidRPr="00EC76D5">
        <w:t xml:space="preserve"> compares the memory blocks; </w:t>
      </w:r>
      <w:proofErr w:type="spellStart"/>
      <w:r w:rsidRPr="00EC76D5">
        <w:rPr>
          <w:rStyle w:val="CodeInText0"/>
        </w:rPr>
        <w:t>memcpy</w:t>
      </w:r>
      <w:proofErr w:type="spellEnd"/>
      <w:r w:rsidRPr="00EC76D5">
        <w:t xml:space="preserve"> and </w:t>
      </w:r>
      <w:proofErr w:type="spellStart"/>
      <w:r w:rsidRPr="00EC76D5">
        <w:rPr>
          <w:rStyle w:val="CodeInText0"/>
        </w:rPr>
        <w:t>memmove</w:t>
      </w:r>
      <w:proofErr w:type="spellEnd"/>
      <w:r w:rsidRPr="00EC76D5">
        <w:t xml:space="preserve"> copies a memory block. The difference between them is that </w:t>
      </w:r>
      <w:proofErr w:type="spellStart"/>
      <w:r w:rsidRPr="00EC76D5">
        <w:rPr>
          <w:rStyle w:val="CodeInText0"/>
        </w:rPr>
        <w:t>memcpy</w:t>
      </w:r>
      <w:proofErr w:type="spellEnd"/>
      <w:r w:rsidRPr="00EC76D5">
        <w:t xml:space="preserve"> copies the bytes of the block directly when </w:t>
      </w:r>
      <w:proofErr w:type="spellStart"/>
      <w:r w:rsidRPr="00EC76D5">
        <w:rPr>
          <w:rStyle w:val="CodeInText0"/>
        </w:rPr>
        <w:t>memmove</w:t>
      </w:r>
      <w:proofErr w:type="spellEnd"/>
      <w:r w:rsidRPr="00EC76D5">
        <w:t xml:space="preserve"> uses a buffer, which gives that </w:t>
      </w:r>
      <w:proofErr w:type="spellStart"/>
      <w:r w:rsidRPr="00EC76D5">
        <w:rPr>
          <w:rStyle w:val="CodeInText0"/>
        </w:rPr>
        <w:t>memcpy</w:t>
      </w:r>
      <w:proofErr w:type="spellEnd"/>
      <w:r w:rsidRPr="00EC76D5">
        <w:t xml:space="preserve"> is faster and </w:t>
      </w:r>
      <w:proofErr w:type="spellStart"/>
      <w:r w:rsidRPr="00EC76D5">
        <w:rPr>
          <w:rStyle w:val="CodeInText0"/>
        </w:rPr>
        <w:t>memmove</w:t>
      </w:r>
      <w:proofErr w:type="spellEnd"/>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4A333C4D" w:rsidR="00E80032" w:rsidRPr="00EC76D5" w:rsidRDefault="00E80032" w:rsidP="00E80032">
      <w:pPr>
        <w:pStyle w:val="Code"/>
      </w:pPr>
      <w:r w:rsidRPr="00EC76D5">
        <w:rPr>
          <w:color w:val="000000" w:themeColor="text1"/>
          <w:rPrChange w:id="833" w:author="Stefan Björnander" w:date="2012-05-06T21:51:00Z">
            <w:rPr>
              <w:color w:val="0000FF"/>
            </w:rPr>
          </w:rPrChange>
        </w:rPr>
        <w:t>#include</w:t>
      </w:r>
      <w:r w:rsidRPr="00EC76D5">
        <w:t xml:space="preserve"> </w:t>
      </w:r>
      <w:r w:rsidR="00EF337F">
        <w:t>&lt;stdlib.h&gt;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834"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835" w:name="_Toc323656737"/>
      <w:bookmarkStart w:id="836" w:name="_Toc324085475"/>
      <w:bookmarkStart w:id="837" w:name="_Toc383781127"/>
      <w:bookmarkStart w:id="838" w:name="_Toc53473718"/>
      <w:r w:rsidRPr="00EC76D5">
        <w:t>Mathematical Functions</w:t>
      </w:r>
      <w:bookmarkEnd w:id="835"/>
      <w:bookmarkEnd w:id="836"/>
      <w:bookmarkEnd w:id="837"/>
      <w:bookmarkEnd w:id="838"/>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proofErr w:type="spellStart"/>
      <w:r w:rsidRPr="00EC76D5">
        <w:rPr>
          <w:rStyle w:val="CodeInText0"/>
        </w:rPr>
        <w:t>acos</w:t>
      </w:r>
      <w:proofErr w:type="spellEnd"/>
      <w:r w:rsidRPr="00EC76D5">
        <w:t xml:space="preserve">, </w:t>
      </w:r>
      <w:proofErr w:type="spellStart"/>
      <w:r w:rsidRPr="00EC76D5">
        <w:rPr>
          <w:rStyle w:val="CodeInText0"/>
        </w:rPr>
        <w:t>asin</w:t>
      </w:r>
      <w:proofErr w:type="spellEnd"/>
      <w:r w:rsidRPr="00EC76D5">
        <w:t xml:space="preserve">, and </w:t>
      </w:r>
      <w:proofErr w:type="spellStart"/>
      <w:r w:rsidRPr="00EC76D5">
        <w:rPr>
          <w:rStyle w:val="CodeInText0"/>
        </w:rPr>
        <w:t>atan</w:t>
      </w:r>
      <w:proofErr w:type="spellEnd"/>
      <w:r w:rsidRPr="00EC76D5">
        <w:t xml:space="preserve">, and </w:t>
      </w:r>
      <w:proofErr w:type="spellStart"/>
      <w:r w:rsidRPr="00EC76D5">
        <w:rPr>
          <w:rStyle w:val="CodeInText0"/>
        </w:rPr>
        <w:t>atan2</w:t>
      </w:r>
      <w:proofErr w:type="spellEnd"/>
      <w:r w:rsidRPr="00EC76D5">
        <w:t xml:space="preserve">; the hyperbolic functions </w:t>
      </w:r>
      <w:proofErr w:type="spellStart"/>
      <w:r w:rsidRPr="00EC76D5">
        <w:rPr>
          <w:rStyle w:val="CodeInText0"/>
        </w:rPr>
        <w:t>cosh</w:t>
      </w:r>
      <w:proofErr w:type="spellEnd"/>
      <w:r w:rsidRPr="00EC76D5">
        <w:t xml:space="preserve">, </w:t>
      </w:r>
      <w:proofErr w:type="spellStart"/>
      <w:r w:rsidRPr="00EC76D5">
        <w:rPr>
          <w:rStyle w:val="CodeInText0"/>
        </w:rPr>
        <w:t>sinh</w:t>
      </w:r>
      <w:proofErr w:type="spellEnd"/>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proofErr w:type="spellStart"/>
      <w:r w:rsidRPr="00EC76D5">
        <w:rPr>
          <w:rStyle w:val="CodeInText0"/>
        </w:rPr>
        <w:t>log10</w:t>
      </w:r>
      <w:proofErr w:type="spellEnd"/>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proofErr w:type="spellStart"/>
      <w:r w:rsidRPr="00EC76D5">
        <w:rPr>
          <w:rStyle w:val="CodeInText0"/>
        </w:rPr>
        <w:t>atan2</w:t>
      </w:r>
      <w:proofErr w:type="spellEnd"/>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839" w:name="_Toc320485615"/>
      <w:bookmarkStart w:id="840" w:name="_Toc323656738"/>
      <w:bookmarkStart w:id="841" w:name="_Toc324085476"/>
      <w:bookmarkStart w:id="842" w:name="_Toc383781128"/>
      <w:bookmarkStart w:id="843" w:name="_Toc53473719"/>
      <w:r w:rsidRPr="00EC76D5">
        <w:t>Long Jumps</w:t>
      </w:r>
      <w:bookmarkEnd w:id="839"/>
      <w:bookmarkEnd w:id="840"/>
      <w:bookmarkEnd w:id="841"/>
      <w:bookmarkEnd w:id="842"/>
      <w:bookmarkEnd w:id="843"/>
    </w:p>
    <w:p w14:paraId="2F4CF170" w14:textId="77777777" w:rsidR="00E80032" w:rsidRPr="00EC76D5" w:rsidRDefault="00E80032" w:rsidP="00E80032">
      <w:pPr>
        <w:rPr>
          <w:lang w:eastAsia="sv-SE"/>
        </w:rPr>
      </w:pPr>
      <w:r w:rsidRPr="00EC76D5">
        <w:rPr>
          <w:lang w:eastAsia="sv-SE"/>
        </w:rPr>
        <w:t xml:space="preserve">Regular jumps with </w:t>
      </w:r>
      <w:proofErr w:type="spellStart"/>
      <w:r w:rsidRPr="00EC76D5">
        <w:rPr>
          <w:rStyle w:val="CodeInText0"/>
        </w:rPr>
        <w:t>goto</w:t>
      </w:r>
      <w:proofErr w:type="spellEnd"/>
      <w:r w:rsidRPr="00EC76D5">
        <w:rPr>
          <w:lang w:eastAsia="sv-SE"/>
        </w:rPr>
        <w:t xml:space="preserve"> can only occur in the same function body; long jumps with the standard function </w:t>
      </w:r>
      <w:proofErr w:type="spellStart"/>
      <w:r w:rsidRPr="00EC76D5">
        <w:rPr>
          <w:rStyle w:val="CodeInText0"/>
        </w:rPr>
        <w:t>setjmp</w:t>
      </w:r>
      <w:proofErr w:type="spellEnd"/>
      <w:r w:rsidRPr="00EC76D5">
        <w:rPr>
          <w:lang w:eastAsia="sv-SE"/>
        </w:rPr>
        <w:t xml:space="preserve"> and </w:t>
      </w:r>
      <w:proofErr w:type="spellStart"/>
      <w:r w:rsidRPr="00EC76D5">
        <w:rPr>
          <w:rStyle w:val="CodeInText0"/>
        </w:rPr>
        <w:t>longjump</w:t>
      </w:r>
      <w:proofErr w:type="spellEnd"/>
      <w:r w:rsidRPr="00EC76D5">
        <w:rPr>
          <w:lang w:eastAsia="sv-SE"/>
        </w:rPr>
        <w:t xml:space="preserve"> can, on the other hand, occur throw call sequences; </w:t>
      </w:r>
      <w:proofErr w:type="spellStart"/>
      <w:r w:rsidRPr="00EC76D5">
        <w:rPr>
          <w:rStyle w:val="CodeInText0"/>
        </w:rPr>
        <w:t>setjmp</w:t>
      </w:r>
      <w:proofErr w:type="spellEnd"/>
      <w:r w:rsidRPr="00EC76D5">
        <w:rPr>
          <w:lang w:eastAsia="sv-SE"/>
        </w:rPr>
        <w:t xml:space="preserve"> saves the state of the program execution and </w:t>
      </w:r>
      <w:proofErr w:type="spellStart"/>
      <w:r w:rsidRPr="00EC76D5">
        <w:rPr>
          <w:rStyle w:val="CodeInText0"/>
        </w:rPr>
        <w:t>longjmp</w:t>
      </w:r>
      <w:proofErr w:type="spellEnd"/>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proofErr w:type="spellStart"/>
      <w:r w:rsidRPr="00EC76D5">
        <w:rPr>
          <w:rStyle w:val="CodeInText0"/>
        </w:rPr>
        <w:t>setjump</w:t>
      </w:r>
      <w:proofErr w:type="spellEnd"/>
      <w:r w:rsidRPr="00EC76D5">
        <w:rPr>
          <w:lang w:eastAsia="sv-SE"/>
        </w:rPr>
        <w:t xml:space="preserve"> returns zero when the jump is set and a non-zero value when a long jump occurs</w:t>
      </w:r>
      <w:r w:rsidRPr="00EC76D5">
        <w:rPr>
          <w:rStyle w:val="Fotnotsreferens"/>
        </w:rPr>
        <w:footnoteReference w:id="27"/>
      </w:r>
      <w:r w:rsidRPr="00EC76D5">
        <w:rPr>
          <w:lang w:eastAsia="sv-SE"/>
        </w:rPr>
        <w:t>.</w:t>
      </w:r>
    </w:p>
    <w:p w14:paraId="1BF0B816" w14:textId="77777777" w:rsidR="00E80032" w:rsidRPr="00EC76D5" w:rsidRDefault="00E80032" w:rsidP="00E80032">
      <w:pPr>
        <w:pStyle w:val="Code"/>
      </w:pPr>
      <w:r w:rsidRPr="00EC76D5">
        <w:t>#include &lt;stdio.h&gt;</w:t>
      </w:r>
    </w:p>
    <w:p w14:paraId="7CD2F06A" w14:textId="432C5AFA" w:rsidR="00E80032" w:rsidRPr="00EC76D5" w:rsidRDefault="00E80032" w:rsidP="00E80032">
      <w:pPr>
        <w:pStyle w:val="Code"/>
      </w:pPr>
      <w:r w:rsidRPr="00EC76D5">
        <w:t xml:space="preserve">#include </w:t>
      </w:r>
      <w:r w:rsidR="00EF337F">
        <w:t>&lt;setjmp.h&gt;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844" w:name="_Toc323656739"/>
      <w:bookmarkStart w:id="845" w:name="_Toc324085477"/>
      <w:bookmarkStart w:id="846" w:name="_Toc383781129"/>
      <w:bookmarkStart w:id="847" w:name="_Toc53473720"/>
      <w:r w:rsidRPr="00EC76D5">
        <w:t>Time</w:t>
      </w:r>
      <w:bookmarkEnd w:id="844"/>
      <w:bookmarkEnd w:id="845"/>
      <w:bookmarkEnd w:id="846"/>
      <w:bookmarkEnd w:id="847"/>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proofErr w:type="spellStart"/>
      <w:r w:rsidRPr="00EC76D5">
        <w:rPr>
          <w:rStyle w:val="CodeInText0"/>
        </w:rPr>
        <w:t>localtime</w:t>
      </w:r>
      <w:proofErr w:type="spellEnd"/>
      <w:r w:rsidRPr="00EC76D5">
        <w:t xml:space="preserve"> function. If we call instead call </w:t>
      </w:r>
      <w:proofErr w:type="spellStart"/>
      <w:r w:rsidRPr="00EC76D5">
        <w:rPr>
          <w:rStyle w:val="CodeInText0"/>
        </w:rPr>
        <w:t>gmtime</w:t>
      </w:r>
      <w:proofErr w:type="spellEnd"/>
      <w:r w:rsidRPr="00EC76D5">
        <w:t xml:space="preserve">, the </w:t>
      </w:r>
      <w:hyperlink r:id="rId27" w:tooltip="Greenwich Mean Time" w:history="1">
        <w:r w:rsidRPr="00EC76D5">
          <w:t>Greenwich Mean Time</w:t>
        </w:r>
      </w:hyperlink>
      <w:r w:rsidRPr="00EC76D5">
        <w:t xml:space="preserve"> (Coordinated Universal Time) will be given. Note that the </w:t>
      </w:r>
      <w:proofErr w:type="spellStart"/>
      <w:r w:rsidRPr="00EC76D5">
        <w:rPr>
          <w:rStyle w:val="CodeInText0"/>
        </w:rPr>
        <w:t>tm_year</w:t>
      </w:r>
      <w:proofErr w:type="spellEnd"/>
      <w:r w:rsidRPr="00EC76D5">
        <w:t xml:space="preserve"> field gives the year starting from 1900.</w:t>
      </w:r>
    </w:p>
    <w:p w14:paraId="7278998F" w14:textId="3688CC11" w:rsidR="00E80032" w:rsidRPr="00EC76D5" w:rsidRDefault="00E80032" w:rsidP="00E80032">
      <w:pPr>
        <w:pStyle w:val="Code"/>
      </w:pPr>
      <w:r w:rsidRPr="00EC76D5">
        <w:t xml:space="preserve">#include </w:t>
      </w:r>
      <w:r w:rsidR="007705ED">
        <w:rPr>
          <w:color w:val="000000" w:themeColor="text1"/>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848" w:author="Stefan Björnander" w:date="2012-05-06T21:51:00Z">
            <w:rPr>
              <w:color w:val="A31515"/>
            </w:rPr>
          </w:rPrChange>
        </w:rPr>
        <w:t>"Feb"</w:t>
      </w:r>
      <w:r w:rsidRPr="00EC76D5">
        <w:t xml:space="preserve">, </w:t>
      </w:r>
      <w:r w:rsidRPr="00EC76D5">
        <w:rPr>
          <w:color w:val="000000" w:themeColor="text1"/>
          <w:rPrChange w:id="849" w:author="Stefan Björnander" w:date="2012-05-06T21:51:00Z">
            <w:rPr>
              <w:color w:val="A31515"/>
            </w:rPr>
          </w:rPrChange>
        </w:rPr>
        <w:t>"Mar"</w:t>
      </w:r>
      <w:r w:rsidRPr="00EC76D5">
        <w:t xml:space="preserve">, </w:t>
      </w:r>
      <w:r w:rsidRPr="00EC76D5">
        <w:rPr>
          <w:color w:val="000000" w:themeColor="text1"/>
          <w:rPrChange w:id="850"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851" w:author="Stefan Björnander" w:date="2012-05-06T21:51:00Z">
            <w:rPr>
              <w:color w:val="A31515"/>
            </w:rPr>
          </w:rPrChange>
        </w:rPr>
        <w:t>"Jun"</w:t>
      </w:r>
      <w:r w:rsidRPr="00EC76D5">
        <w:t xml:space="preserve">, </w:t>
      </w:r>
      <w:r w:rsidRPr="00EC76D5">
        <w:rPr>
          <w:color w:val="000000" w:themeColor="text1"/>
          <w:rPrChange w:id="852" w:author="Stefan Björnander" w:date="2012-05-06T21:51:00Z">
            <w:rPr>
              <w:color w:val="A31515"/>
            </w:rPr>
          </w:rPrChange>
        </w:rPr>
        <w:t>"Jul"</w:t>
      </w:r>
      <w:r w:rsidRPr="00EC76D5">
        <w:t xml:space="preserve">, </w:t>
      </w:r>
      <w:r w:rsidRPr="00EC76D5">
        <w:rPr>
          <w:color w:val="000000" w:themeColor="text1"/>
          <w:rPrChange w:id="853"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854" w:author="Stefan Björnander" w:date="2012-05-06T21:51:00Z">
            <w:rPr>
              <w:color w:val="A31515"/>
            </w:rPr>
          </w:rPrChange>
        </w:rPr>
        <w:t>"Oct"</w:t>
      </w:r>
      <w:r w:rsidRPr="00EC76D5">
        <w:t xml:space="preserve">, </w:t>
      </w:r>
      <w:r w:rsidRPr="00EC76D5">
        <w:rPr>
          <w:color w:val="000000" w:themeColor="text1"/>
          <w:rPrChange w:id="855" w:author="Stefan Björnander" w:date="2012-05-06T21:51:00Z">
            <w:rPr>
              <w:color w:val="A31515"/>
            </w:rPr>
          </w:rPrChange>
        </w:rPr>
        <w:t>"Nov"</w:t>
      </w:r>
      <w:r w:rsidRPr="00EC76D5">
        <w:t>,</w:t>
      </w:r>
      <w:r w:rsidRPr="00EC76D5">
        <w:rPr>
          <w:color w:val="000000" w:themeColor="text1"/>
          <w:rPrChange w:id="856"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857" w:author="Stefan Björnander" w:date="2012-05-06T21:51:00Z">
            <w:rPr>
              <w:color w:val="A31515"/>
            </w:rPr>
          </w:rPrChange>
        </w:rPr>
        <w:t>"Mon"</w:t>
      </w:r>
      <w:r w:rsidRPr="00EC76D5">
        <w:t xml:space="preserve">, </w:t>
      </w:r>
      <w:r w:rsidRPr="00EC76D5">
        <w:rPr>
          <w:color w:val="000000" w:themeColor="text1"/>
          <w:rPrChange w:id="858" w:author="Stefan Björnander" w:date="2012-05-06T21:51:00Z">
            <w:rPr>
              <w:color w:val="A31515"/>
            </w:rPr>
          </w:rPrChange>
        </w:rPr>
        <w:t>"Tue"</w:t>
      </w:r>
      <w:r w:rsidRPr="00EC76D5">
        <w:t xml:space="preserve">, </w:t>
      </w:r>
      <w:r w:rsidRPr="00EC76D5">
        <w:rPr>
          <w:color w:val="000000" w:themeColor="text1"/>
          <w:rPrChange w:id="859"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860" w:author="Stefan Björnander" w:date="2012-05-06T21:51:00Z">
            <w:rPr>
              <w:color w:val="A31515"/>
            </w:rPr>
          </w:rPrChange>
        </w:rPr>
        <w:t>"Fri"</w:t>
      </w:r>
      <w:r w:rsidRPr="00EC76D5">
        <w:t xml:space="preserve">, </w:t>
      </w:r>
      <w:r w:rsidRPr="00EC76D5">
        <w:rPr>
          <w:color w:val="000000" w:themeColor="text1"/>
          <w:rPrChange w:id="861"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t xml:space="preserve">  localtime_s(&amp;time, &amp;t);</w:t>
      </w:r>
    </w:p>
    <w:p w14:paraId="1D28C200" w14:textId="77777777" w:rsidR="00E80032" w:rsidRPr="00EC76D5" w:rsidRDefault="00E80032" w:rsidP="00E80032">
      <w:pPr>
        <w:pStyle w:val="Code"/>
      </w:pPr>
      <w:r w:rsidRPr="00EC76D5">
        <w:lastRenderedPageBreak/>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6468D264" w:rsidR="00E80032" w:rsidRPr="00EC76D5" w:rsidRDefault="00E80032" w:rsidP="00E80032">
      <w:pPr>
        <w:pStyle w:val="Code"/>
      </w:pPr>
      <w:r w:rsidRPr="00EC76D5">
        <w:rPr>
          <w:color w:val="000000" w:themeColor="text1"/>
          <w:rPrChange w:id="862" w:author="Stefan Björnander" w:date="2012-05-06T21:51:00Z">
            <w:rPr>
              <w:color w:val="0000FF"/>
            </w:rPr>
          </w:rPrChange>
        </w:rPr>
        <w:t>#include</w:t>
      </w:r>
      <w:r w:rsidRPr="00EC76D5">
        <w:t xml:space="preserve"> </w:t>
      </w:r>
      <w:r w:rsidR="00294181">
        <w:t>&lt;stdio.h&gt;</w:t>
      </w:r>
    </w:p>
    <w:p w14:paraId="50C1A712" w14:textId="3AF63A56" w:rsidR="00E80032" w:rsidRPr="00EC76D5" w:rsidRDefault="00E80032" w:rsidP="00E80032">
      <w:pPr>
        <w:pStyle w:val="Code"/>
      </w:pPr>
      <w:r w:rsidRPr="00EC76D5">
        <w:rPr>
          <w:color w:val="000000" w:themeColor="text1"/>
          <w:rPrChange w:id="863" w:author="Stefan Björnander" w:date="2012-05-06T21:51:00Z">
            <w:rPr>
              <w:color w:val="0000FF"/>
            </w:rPr>
          </w:rPrChange>
        </w:rPr>
        <w:t>#include</w:t>
      </w:r>
      <w:r w:rsidRPr="00EC76D5">
        <w:t xml:space="preserve"> </w:t>
      </w:r>
      <w:r w:rsidR="007705ED">
        <w:t>&lt;time.h&gt;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864"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865" w:name="_Toc323656740"/>
      <w:bookmarkStart w:id="866" w:name="_Toc324085478"/>
      <w:bookmarkStart w:id="867" w:name="_Toc383781130"/>
      <w:bookmarkStart w:id="868" w:name="_Toc53473721"/>
      <w:r w:rsidRPr="00EC76D5">
        <w:t>Random Numbers</w:t>
      </w:r>
      <w:bookmarkEnd w:id="865"/>
      <w:bookmarkEnd w:id="866"/>
      <w:bookmarkEnd w:id="867"/>
      <w:bookmarkEnd w:id="868"/>
    </w:p>
    <w:p w14:paraId="113C753A" w14:textId="6DD8E6C6"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631D4D">
        <w:t>initialize</w:t>
      </w:r>
      <w:r w:rsidRPr="00EC76D5">
        <w:t xml:space="preserve"> the sequence we need to sow a random seed with the </w:t>
      </w:r>
      <w:proofErr w:type="spellStart"/>
      <w:r w:rsidRPr="00EC76D5">
        <w:rPr>
          <w:rStyle w:val="CodeInText0"/>
        </w:rPr>
        <w:t>srand</w:t>
      </w:r>
      <w:proofErr w:type="spellEnd"/>
      <w:r w:rsidRPr="00EC76D5">
        <w:t xml:space="preserve"> function. One way to generate different seeds is to use the </w:t>
      </w:r>
      <w:r w:rsidRPr="00EC76D5">
        <w:rPr>
          <w:rStyle w:val="CodeInText0"/>
        </w:rPr>
        <w:t>time</w:t>
      </w:r>
      <w:r w:rsidRPr="00EC76D5">
        <w:t xml:space="preserve"> function. The </w:t>
      </w:r>
      <w:hyperlink r:id="rId28" w:history="1">
        <w:proofErr w:type="spellStart"/>
        <w:r w:rsidRPr="00EC76D5">
          <w:rPr>
            <w:rStyle w:val="CodeInText0"/>
          </w:rPr>
          <w:t>RAND_MAX</w:t>
        </w:r>
        <w:proofErr w:type="spellEnd"/>
      </w:hyperlink>
      <w:r w:rsidRPr="00EC76D5">
        <w:t xml:space="preserve">  macro gives the largest possible random numbers; however, usually we want random numbers in a certain interval. The following code generates five sequences of ten numbers between 1 and 100.</w:t>
      </w:r>
    </w:p>
    <w:p w14:paraId="5769FD00" w14:textId="6AE4145F" w:rsidR="00E80032" w:rsidRPr="00EC76D5" w:rsidRDefault="00E80032" w:rsidP="00E80032">
      <w:pPr>
        <w:pStyle w:val="Code"/>
      </w:pPr>
      <w:r w:rsidRPr="00EC76D5">
        <w:rPr>
          <w:color w:val="000000" w:themeColor="text1"/>
          <w:rPrChange w:id="869" w:author="Stefan Björnander" w:date="2012-05-06T21:51:00Z">
            <w:rPr>
              <w:color w:val="0000FF"/>
            </w:rPr>
          </w:rPrChange>
        </w:rPr>
        <w:t>#include</w:t>
      </w:r>
      <w:r w:rsidRPr="00EC76D5">
        <w:t xml:space="preserve"> </w:t>
      </w:r>
      <w:r w:rsidR="00EF337F">
        <w:t>&lt;stdlib.h&gt;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870"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871"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872" w:name="_Toc323656741"/>
      <w:bookmarkStart w:id="873" w:name="_Toc324085479"/>
      <w:bookmarkStart w:id="874" w:name="_Toc383781131"/>
      <w:bookmarkStart w:id="875" w:name="_Toc53473722"/>
      <w:r w:rsidRPr="00EC76D5">
        <w:t>Limits of Integral and Floating Types</w:t>
      </w:r>
      <w:bookmarkEnd w:id="872"/>
      <w:bookmarkEnd w:id="873"/>
      <w:bookmarkEnd w:id="874"/>
      <w:bookmarkEnd w:id="875"/>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lastRenderedPageBreak/>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876" w:name="_Toc323656742"/>
      <w:bookmarkStart w:id="877" w:name="_Toc324085480"/>
      <w:bookmarkStart w:id="878" w:name="_Toc383781132"/>
      <w:bookmarkStart w:id="879" w:name="_Toc53473723"/>
      <w:r w:rsidRPr="00EC76D5">
        <w:t>Character Functions</w:t>
      </w:r>
      <w:bookmarkEnd w:id="876"/>
      <w:bookmarkEnd w:id="877"/>
      <w:bookmarkEnd w:id="878"/>
      <w:bookmarkEnd w:id="879"/>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880"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proofErr w:type="spellStart"/>
            <w:r w:rsidRPr="00EC76D5">
              <w:rPr>
                <w:b/>
                <w:sz w:val="21"/>
                <w:szCs w:val="21"/>
              </w:rPr>
              <w:t>isalpha</w:t>
            </w:r>
            <w:proofErr w:type="spellEnd"/>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proofErr w:type="spellStart"/>
            <w:r w:rsidRPr="00EC76D5">
              <w:rPr>
                <w:b/>
                <w:sz w:val="21"/>
                <w:szCs w:val="21"/>
              </w:rPr>
              <w:t>islower</w:t>
            </w:r>
            <w:proofErr w:type="spellEnd"/>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proofErr w:type="spellStart"/>
            <w:r w:rsidRPr="00EC76D5">
              <w:rPr>
                <w:b/>
                <w:sz w:val="21"/>
                <w:szCs w:val="21"/>
              </w:rPr>
              <w:t>isupper</w:t>
            </w:r>
            <w:proofErr w:type="spellEnd"/>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proofErr w:type="spellStart"/>
            <w:r w:rsidRPr="00EC76D5">
              <w:rPr>
                <w:b/>
                <w:sz w:val="21"/>
                <w:szCs w:val="21"/>
              </w:rPr>
              <w:t>isdigit</w:t>
            </w:r>
            <w:proofErr w:type="spellEnd"/>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proofErr w:type="spellStart"/>
            <w:r w:rsidRPr="00EC76D5">
              <w:rPr>
                <w:b/>
                <w:sz w:val="21"/>
                <w:szCs w:val="21"/>
              </w:rPr>
              <w:t>Isxdigit</w:t>
            </w:r>
            <w:proofErr w:type="spellEnd"/>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881"/>
            <w:commentRangeStart w:id="882"/>
            <w:proofErr w:type="spellStart"/>
            <w:r w:rsidRPr="00EC76D5">
              <w:rPr>
                <w:b/>
                <w:sz w:val="21"/>
                <w:szCs w:val="21"/>
              </w:rPr>
              <w:t>Isalnum</w:t>
            </w:r>
            <w:commentRangeEnd w:id="881"/>
            <w:proofErr w:type="spellEnd"/>
            <w:r w:rsidR="00166455" w:rsidRPr="00EC76D5">
              <w:rPr>
                <w:rStyle w:val="Kommentarsreferens"/>
                <w:rFonts w:eastAsia="Times New Roman" w:cs="Times New Roman"/>
              </w:rPr>
              <w:commentReference w:id="881"/>
            </w:r>
            <w:commentRangeEnd w:id="882"/>
            <w:r w:rsidR="00166455" w:rsidRPr="00EC76D5">
              <w:rPr>
                <w:rStyle w:val="Kommentarsreferens"/>
                <w:rFonts w:eastAsia="Times New Roman" w:cs="Times New Roman"/>
              </w:rPr>
              <w:commentReference w:id="882"/>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proofErr w:type="spellStart"/>
            <w:r w:rsidRPr="00EC76D5">
              <w:rPr>
                <w:b/>
                <w:sz w:val="21"/>
                <w:szCs w:val="21"/>
              </w:rPr>
              <w:t>Isspace</w:t>
            </w:r>
            <w:proofErr w:type="spellEnd"/>
          </w:p>
        </w:tc>
        <w:tc>
          <w:tcPr>
            <w:tcW w:w="7904" w:type="dxa"/>
          </w:tcPr>
          <w:p w14:paraId="7A1BA1D2" w14:textId="77777777" w:rsidR="00E80032" w:rsidRPr="00EC76D5" w:rsidRDefault="00E80032" w:rsidP="000803FF">
            <w:r w:rsidRPr="00EC76D5">
              <w:t>White-space character: space (</w:t>
            </w:r>
            <w:proofErr w:type="spellStart"/>
            <w:r w:rsidRPr="00EC76D5">
              <w:t>0x20</w:t>
            </w:r>
            <w:proofErr w:type="spellEnd"/>
            <w:r w:rsidRPr="00EC76D5">
              <w:t>), horizontal tab (</w:t>
            </w:r>
            <w:proofErr w:type="spellStart"/>
            <w:r w:rsidRPr="00EC76D5">
              <w:t>0x09</w:t>
            </w:r>
            <w:proofErr w:type="spellEnd"/>
            <w:r w:rsidRPr="00EC76D5">
              <w:t>), vertical tab (</w:t>
            </w:r>
            <w:proofErr w:type="spellStart"/>
            <w:r w:rsidRPr="00EC76D5">
              <w:t>0x0B</w:t>
            </w:r>
            <w:proofErr w:type="spellEnd"/>
            <w:r w:rsidRPr="00EC76D5">
              <w:t>), new-line (</w:t>
            </w:r>
            <w:proofErr w:type="spellStart"/>
            <w:r w:rsidRPr="00EC76D5">
              <w:t>0x0A</w:t>
            </w:r>
            <w:proofErr w:type="spellEnd"/>
            <w:r w:rsidRPr="00EC76D5">
              <w:t>), form-feed (</w:t>
            </w:r>
            <w:proofErr w:type="spellStart"/>
            <w:r w:rsidRPr="00EC76D5">
              <w:t>0x0D</w:t>
            </w:r>
            <w:proofErr w:type="spellEnd"/>
            <w:r w:rsidRPr="00EC76D5">
              <w:t>), or carriage return (</w:t>
            </w:r>
            <w:proofErr w:type="spellStart"/>
            <w:r w:rsidRPr="00EC76D5">
              <w:t>0x0C</w:t>
            </w:r>
            <w:proofErr w:type="spellEnd"/>
            <w:r w:rsidRPr="00EC76D5">
              <w:t>).</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proofErr w:type="spellStart"/>
            <w:r w:rsidRPr="00EC76D5">
              <w:rPr>
                <w:b/>
                <w:sz w:val="21"/>
                <w:szCs w:val="21"/>
              </w:rPr>
              <w:t>Iscntrl</w:t>
            </w:r>
            <w:proofErr w:type="spellEnd"/>
          </w:p>
        </w:tc>
        <w:tc>
          <w:tcPr>
            <w:tcW w:w="7904" w:type="dxa"/>
          </w:tcPr>
          <w:p w14:paraId="1E4A5FAF" w14:textId="77777777" w:rsidR="00E80032" w:rsidRPr="00EC76D5" w:rsidRDefault="00E80032" w:rsidP="000803FF">
            <w:r w:rsidRPr="00EC76D5">
              <w:t xml:space="preserve">Control character: characters with ASCII codes </w:t>
            </w:r>
            <w:proofErr w:type="spellStart"/>
            <w:r w:rsidRPr="00EC76D5">
              <w:t>0x00</w:t>
            </w:r>
            <w:proofErr w:type="spellEnd"/>
            <w:r w:rsidRPr="00EC76D5">
              <w:t xml:space="preserve"> to </w:t>
            </w:r>
            <w:proofErr w:type="spellStart"/>
            <w:r w:rsidRPr="00EC76D5">
              <w:t>0x0F</w:t>
            </w:r>
            <w:proofErr w:type="spellEnd"/>
            <w:r w:rsidRPr="00EC76D5">
              <w:t>, inclusive, and delete (</w:t>
            </w:r>
            <w:proofErr w:type="spellStart"/>
            <w:r w:rsidRPr="00EC76D5">
              <w:t>0x1F</w:t>
            </w:r>
            <w:proofErr w:type="spellEnd"/>
            <w:r w:rsidRPr="00EC76D5">
              <w:t>).</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proofErr w:type="spellStart"/>
            <w:r w:rsidRPr="00EC76D5">
              <w:rPr>
                <w:b/>
                <w:sz w:val="21"/>
                <w:szCs w:val="21"/>
              </w:rPr>
              <w:lastRenderedPageBreak/>
              <w:t>Isprint</w:t>
            </w:r>
            <w:proofErr w:type="spellEnd"/>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proofErr w:type="spellStart"/>
            <w:r w:rsidRPr="00EC76D5">
              <w:rPr>
                <w:b/>
                <w:sz w:val="21"/>
                <w:szCs w:val="21"/>
              </w:rPr>
              <w:t>Isgraph</w:t>
            </w:r>
            <w:proofErr w:type="spellEnd"/>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proofErr w:type="spellStart"/>
            <w:r w:rsidRPr="00EC76D5">
              <w:rPr>
                <w:b/>
                <w:sz w:val="21"/>
                <w:szCs w:val="21"/>
              </w:rPr>
              <w:t>ispunct</w:t>
            </w:r>
            <w:proofErr w:type="spellEnd"/>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proofErr w:type="spellStart"/>
      <w:r w:rsidRPr="00EC76D5">
        <w:rPr>
          <w:rStyle w:val="CodeInText0"/>
        </w:rPr>
        <w:t>tolower</w:t>
      </w:r>
      <w:proofErr w:type="spellEnd"/>
      <w:r w:rsidRPr="00EC76D5">
        <w:t xml:space="preserve"> and </w:t>
      </w:r>
      <w:proofErr w:type="spellStart"/>
      <w:r w:rsidRPr="00EC76D5">
        <w:rPr>
          <w:rStyle w:val="CodeInText0"/>
        </w:rPr>
        <w:t>toupper</w:t>
      </w:r>
      <w:proofErr w:type="spellEnd"/>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883" w:name="_Toc323656743"/>
      <w:bookmarkStart w:id="884" w:name="_Toc324085481"/>
      <w:bookmarkStart w:id="885" w:name="_Toc383781133"/>
      <w:bookmarkStart w:id="886" w:name="_Toc53473724"/>
      <w:r w:rsidRPr="00EC76D5">
        <w:t>Further Reading</w:t>
      </w:r>
      <w:bookmarkEnd w:id="770"/>
      <w:bookmarkEnd w:id="883"/>
      <w:bookmarkEnd w:id="884"/>
      <w:bookmarkEnd w:id="885"/>
      <w:bookmarkEnd w:id="886"/>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proofErr w:type="spellStart"/>
        <w:r w:rsidRPr="00EC76D5">
          <w:t>Deitel</w:t>
        </w:r>
        <w:proofErr w:type="spellEnd"/>
      </w:hyperlink>
      <w:r w:rsidRPr="00EC76D5">
        <w:t xml:space="preserve"> (6th Edition, Prentice Hall, 2009), which </w:t>
      </w:r>
      <w:proofErr w:type="spellStart"/>
      <w:r w:rsidRPr="00EC76D5">
        <w:t>which</w:t>
      </w:r>
      <w:proofErr w:type="spellEnd"/>
      <w:r w:rsidRPr="00EC76D5">
        <w:t xml:space="preserve">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w:t>
      </w:r>
      <w:proofErr w:type="spellStart"/>
      <w:r w:rsidRPr="00EC76D5">
        <w:t>3th</w:t>
      </w:r>
      <w:proofErr w:type="spellEnd"/>
      <w:r w:rsidRPr="00EC76D5">
        <w:t xml:space="preserve">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6ED6B355" w14:textId="77777777" w:rsidR="00F03D06" w:rsidRPr="00EC76D5" w:rsidRDefault="00F03D06" w:rsidP="00F03D06">
      <w:pPr>
        <w:pStyle w:val="Rubrik1"/>
        <w:numPr>
          <w:ilvl w:val="0"/>
          <w:numId w:val="0"/>
        </w:numPr>
        <w:ind w:left="720" w:hanging="720"/>
      </w:pPr>
      <w:bookmarkStart w:id="887" w:name="_Toc53473725"/>
      <w:r w:rsidRPr="00EC76D5">
        <w:lastRenderedPageBreak/>
        <w:t>Foreword</w:t>
      </w:r>
      <w:bookmarkEnd w:id="887"/>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that is, the least meaningful parts of the source code. For instance, the characters ‘</w:t>
      </w:r>
      <w:proofErr w:type="spellStart"/>
      <w:r w:rsidRPr="00EC76D5">
        <w:t>i</w:t>
      </w:r>
      <w:proofErr w:type="spellEnd"/>
      <w:r w:rsidRPr="00EC76D5">
        <w:t xml:space="preserve">' and ‘f’ is put together into the keyword </w:t>
      </w:r>
      <w:r w:rsidRPr="00EC76D5">
        <w:rPr>
          <w:b/>
        </w:rPr>
        <w:t>if</w:t>
      </w:r>
      <w:r w:rsidRPr="00EC76D5">
        <w:t xml:space="preserve">, and the characters ‘!’ and ‘=’ is put together into the operator </w:t>
      </w:r>
      <w:proofErr w:type="spellStart"/>
      <w:r w:rsidRPr="00EC76D5">
        <w:rPr>
          <w:b/>
        </w:rPr>
        <w:t>not_equal</w:t>
      </w:r>
      <w:proofErr w:type="spellEnd"/>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w:t>
      </w:r>
      <w:proofErr w:type="spellStart"/>
      <w:r w:rsidRPr="00EC76D5">
        <w:t>x86</w:t>
      </w:r>
      <w:proofErr w:type="spellEnd"/>
      <w:r w:rsidRPr="00EC76D5">
        <w:t xml:space="preserve">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w:t>
      </w:r>
      <w:proofErr w:type="spellStart"/>
      <w:r w:rsidRPr="00EC76D5">
        <w:rPr>
          <w:rFonts w:cs="Times New Roman"/>
        </w:rPr>
        <w:t>JLex</w:t>
      </w:r>
      <w:proofErr w:type="spellEnd"/>
      <w:r w:rsidRPr="00EC76D5">
        <w:rPr>
          <w:rFonts w:cs="Times New Roman"/>
        </w:rPr>
        <w:t xml:space="preserve">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Alfred V. </w:t>
      </w:r>
      <w:proofErr w:type="spellStart"/>
      <w:r w:rsidRPr="00EC76D5">
        <w:rPr>
          <w:rFonts w:cs="Times New Roman"/>
          <w:color w:val="000000"/>
        </w:rPr>
        <w:t>Aho</w:t>
      </w:r>
      <w:proofErr w:type="spellEnd"/>
      <w:r w:rsidRPr="00EC76D5">
        <w:rPr>
          <w:rFonts w:cs="Times New Roman"/>
          <w:color w:val="000000"/>
        </w:rPr>
        <w:t xml:space="preserve">, Lam, Monica S. Lam, Ravi </w:t>
      </w:r>
      <w:proofErr w:type="spellStart"/>
      <w:r w:rsidRPr="00EC76D5">
        <w:rPr>
          <w:rFonts w:cs="Times New Roman"/>
          <w:color w:val="000000"/>
        </w:rPr>
        <w:t>Sethi</w:t>
      </w:r>
      <w:proofErr w:type="spellEnd"/>
      <w:r w:rsidRPr="00EC76D5">
        <w:rPr>
          <w:rFonts w:cs="Times New Roman"/>
          <w:color w:val="000000"/>
        </w:rPr>
        <w:t>,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Keith Cooper, Linda </w:t>
      </w:r>
      <w:proofErr w:type="spellStart"/>
      <w:r w:rsidRPr="00EC76D5">
        <w:rPr>
          <w:rFonts w:cs="Times New Roman"/>
          <w:color w:val="000000"/>
        </w:rPr>
        <w:t>Torczon</w:t>
      </w:r>
      <w:proofErr w:type="spellEnd"/>
      <w:r w:rsidRPr="00EC76D5">
        <w:rPr>
          <w:rFonts w:cs="Times New Roman"/>
          <w:color w:val="000000"/>
        </w:rPr>
        <w:t>.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Charles N. Fischer, Ron K. </w:t>
      </w:r>
      <w:proofErr w:type="spellStart"/>
      <w:r w:rsidRPr="00EC76D5">
        <w:rPr>
          <w:rFonts w:cs="Times New Roman"/>
          <w:color w:val="000000"/>
        </w:rPr>
        <w:t>Cytron</w:t>
      </w:r>
      <w:proofErr w:type="spellEnd"/>
      <w:r w:rsidRPr="00EC76D5">
        <w:rPr>
          <w:rFonts w:cs="Times New Roman"/>
          <w:color w:val="000000"/>
        </w:rPr>
        <w:t>,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Steven S. </w:t>
      </w:r>
      <w:proofErr w:type="spellStart"/>
      <w:r w:rsidRPr="00EC76D5">
        <w:rPr>
          <w:rFonts w:cs="Times New Roman"/>
          <w:color w:val="000000"/>
        </w:rPr>
        <w:t>Muchnick</w:t>
      </w:r>
      <w:proofErr w:type="spellEnd"/>
      <w:r w:rsidRPr="00EC76D5">
        <w:rPr>
          <w:rFonts w:cs="Times New Roman"/>
          <w:color w:val="000000"/>
        </w:rPr>
        <w:t>.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 Introduction. Introduces the compiler phases described in the following chapters by demonstrating a compiler for a small toy language generating MIPS-code executable in the </w:t>
      </w:r>
      <w:proofErr w:type="spellStart"/>
      <w:r w:rsidRPr="00EC76D5">
        <w:rPr>
          <w:rFonts w:cs="Times New Roman"/>
          <w:color w:val="000000"/>
        </w:rPr>
        <w:t>SPIM</w:t>
      </w:r>
      <w:proofErr w:type="spellEnd"/>
      <w:r w:rsidRPr="00EC76D5">
        <w:rPr>
          <w:rFonts w:cs="Times New Roman"/>
          <w:color w:val="000000"/>
        </w:rPr>
        <w:t xml:space="preserve">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EC76D5">
        <w:rPr>
          <w:rFonts w:cs="Times New Roman"/>
          <w:color w:val="000000"/>
        </w:rPr>
        <w:t>JLex</w:t>
      </w:r>
      <w:proofErr w:type="spellEnd"/>
      <w:r w:rsidRPr="00EC76D5">
        <w:rPr>
          <w:rFonts w:cs="Times New Roman"/>
          <w:color w:val="000000"/>
        </w:rPr>
        <w:t>,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EC76D5">
        <w:rPr>
          <w:rFonts w:cs="Times New Roman"/>
          <w:color w:val="000000"/>
        </w:rPr>
        <w:t>Yacc</w:t>
      </w:r>
      <w:proofErr w:type="spellEnd"/>
      <w:r w:rsidRPr="00EC76D5">
        <w:rPr>
          <w:rFonts w:cs="Times New Roman"/>
          <w:color w:val="000000"/>
        </w:rPr>
        <w:t xml:space="preserve">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FF23C0A"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631D4D">
        <w:rPr>
          <w:rFonts w:cs="Times New Roman"/>
          <w:color w:val="000000"/>
        </w:rPr>
        <w:t>initialize</w:t>
      </w:r>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9. Target Code Generation. The target code of the C++ compiler of this book is Intel </w:t>
      </w:r>
      <w:proofErr w:type="spellStart"/>
      <w:r w:rsidRPr="00EC76D5">
        <w:rPr>
          <w:rFonts w:cs="Times New Roman"/>
          <w:color w:val="000000"/>
        </w:rPr>
        <w:t>x86</w:t>
      </w:r>
      <w:proofErr w:type="spellEnd"/>
      <w:r w:rsidRPr="00EC76D5">
        <w:rPr>
          <w:rFonts w:cs="Times New Roman"/>
          <w:color w:val="000000"/>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9A772D" w:rsidRDefault="009A772D" w:rsidP="005F7461">
                              <w:pPr>
                                <w:spacing w:before="60" w:after="0"/>
                                <w:jc w:val="center"/>
                                <w:rPr>
                                  <w:lang w:val="sv-SE"/>
                                </w:rPr>
                              </w:pPr>
                              <w:r>
                                <w:rPr>
                                  <w:lang w:val="sv-SE"/>
                                </w:rPr>
                                <w:t>Preprocessor</w:t>
                              </w:r>
                            </w:p>
                            <w:p w14:paraId="04F32221" w14:textId="77777777" w:rsidR="009A772D" w:rsidRPr="00C7380D" w:rsidRDefault="009A772D"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9A772D" w:rsidRPr="008541FD" w:rsidRDefault="009A772D" w:rsidP="005F7461">
                              <w:pPr>
                                <w:spacing w:before="60" w:after="0"/>
                                <w:jc w:val="center"/>
                              </w:pPr>
                              <w:r w:rsidRPr="008541FD">
                                <w:t>Source</w:t>
                              </w:r>
                              <w:r>
                                <w:t xml:space="preserve"> </w:t>
                              </w:r>
                              <w:r w:rsidRPr="008541FD">
                                <w:t>Code</w:t>
                              </w:r>
                            </w:p>
                            <w:p w14:paraId="4FCEAC5C" w14:textId="77777777" w:rsidR="009A772D" w:rsidRDefault="009A772D"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9A772D" w:rsidRDefault="009A772D"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9A772D" w:rsidRDefault="009A772D" w:rsidP="005F7461">
                              <w:pPr>
                                <w:pStyle w:val="Normalwebb"/>
                                <w:spacing w:before="60" w:line="256" w:lineRule="auto"/>
                                <w:jc w:val="center"/>
                              </w:pPr>
                              <w:r>
                                <w:rPr>
                                  <w:rFonts w:eastAsia="Calibri"/>
                                  <w:sz w:val="22"/>
                                  <w:szCs w:val="22"/>
                                  <w:lang w:val="en-US"/>
                                </w:rPr>
                                <w:t>Processed Code</w:t>
                              </w:r>
                            </w:p>
                            <w:p w14:paraId="14142DBC" w14:textId="77777777" w:rsidR="009A772D" w:rsidRDefault="009A772D"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9A772D" w:rsidRDefault="009A772D"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9A772D" w:rsidRDefault="009A772D" w:rsidP="005F7461">
                              <w:pPr>
                                <w:pStyle w:val="Normalwebb"/>
                                <w:spacing w:before="60" w:line="254" w:lineRule="auto"/>
                                <w:jc w:val="center"/>
                              </w:pPr>
                              <w:r>
                                <w:rPr>
                                  <w:rFonts w:eastAsia="Calibri"/>
                                  <w:sz w:val="22"/>
                                  <w:szCs w:val="22"/>
                                  <w:lang w:val="en-US"/>
                                </w:rPr>
                                <w:t>Syntax Tree</w:t>
                              </w:r>
                            </w:p>
                            <w:p w14:paraId="070DB26E" w14:textId="77777777" w:rsidR="009A772D" w:rsidRDefault="009A772D"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9A772D" w:rsidRDefault="009A772D"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9A772D" w:rsidRDefault="009A772D" w:rsidP="005F7461">
                              <w:pPr>
                                <w:pStyle w:val="Normalwebb"/>
                                <w:spacing w:before="60" w:line="252" w:lineRule="auto"/>
                                <w:jc w:val="center"/>
                              </w:pPr>
                              <w:r>
                                <w:rPr>
                                  <w:rFonts w:eastAsia="Calibri"/>
                                  <w:sz w:val="22"/>
                                  <w:szCs w:val="22"/>
                                  <w:lang w:val="en-US"/>
                                </w:rPr>
                                <w:t>Optimized Syntax Tree</w:t>
                              </w:r>
                            </w:p>
                            <w:p w14:paraId="3315953C" w14:textId="77777777" w:rsidR="009A772D" w:rsidRDefault="009A772D"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9A772D" w:rsidRDefault="009A772D"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9A772D" w:rsidRDefault="009A772D" w:rsidP="005F7461">
                              <w:pPr>
                                <w:pStyle w:val="Normalwebb"/>
                                <w:spacing w:before="60" w:line="252" w:lineRule="auto"/>
                                <w:jc w:val="center"/>
                              </w:pPr>
                              <w:r>
                                <w:rPr>
                                  <w:rFonts w:eastAsia="Calibri"/>
                                  <w:sz w:val="22"/>
                                  <w:szCs w:val="22"/>
                                  <w:lang w:val="en-US"/>
                                </w:rPr>
                                <w:t>Middle Code List</w:t>
                              </w:r>
                            </w:p>
                            <w:p w14:paraId="321C1BE9" w14:textId="77777777" w:rsidR="009A772D" w:rsidRDefault="009A772D"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9A772D" w:rsidRDefault="009A772D" w:rsidP="005F7461">
                              <w:pPr>
                                <w:pStyle w:val="Normalwebb"/>
                                <w:spacing w:before="60" w:line="252" w:lineRule="auto"/>
                                <w:jc w:val="center"/>
                              </w:pPr>
                              <w:r>
                                <w:rPr>
                                  <w:rFonts w:eastAsia="Calibri"/>
                                  <w:sz w:val="22"/>
                                  <w:szCs w:val="22"/>
                                  <w:lang w:val="en-US"/>
                                </w:rPr>
                                <w:t>Optimized Middle Code List</w:t>
                              </w:r>
                            </w:p>
                            <w:p w14:paraId="4CF9CB98" w14:textId="77777777" w:rsidR="009A772D" w:rsidRDefault="009A772D"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9A772D" w:rsidRDefault="009A772D"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9A772D" w:rsidRDefault="009A772D"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32"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">
                <v:shape id="_x0000_s1633" type="#_x0000_t75" style="position:absolute;width:59436;height:72885;visibility:visible;mso-wrap-style:square">
                  <v:fill o:detectmouseclick="t"/>
                  <v:path o:connecttype="none"/>
                </v:shape>
                <v:shape id="Textruta 385" o:spid="_x0000_s1634"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9A772D" w:rsidRDefault="009A772D" w:rsidP="005F7461">
                        <w:pPr>
                          <w:spacing w:before="60" w:after="0"/>
                          <w:jc w:val="center"/>
                          <w:rPr>
                            <w:lang w:val="sv-SE"/>
                          </w:rPr>
                        </w:pPr>
                        <w:r>
                          <w:rPr>
                            <w:lang w:val="sv-SE"/>
                          </w:rPr>
                          <w:t>Preprocessor</w:t>
                        </w:r>
                      </w:p>
                      <w:p w14:paraId="04F32221" w14:textId="77777777" w:rsidR="009A772D" w:rsidRPr="00C7380D" w:rsidRDefault="009A772D" w:rsidP="005F7461">
                        <w:pPr>
                          <w:rPr>
                            <w:lang w:val="sv-SE"/>
                          </w:rPr>
                        </w:pPr>
                      </w:p>
                    </w:txbxContent>
                  </v:textbox>
                </v:shape>
                <v:shape id="Textruta 7" o:spid="_x0000_s1635"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9A772D" w:rsidRPr="008541FD" w:rsidRDefault="009A772D" w:rsidP="005F7461">
                        <w:pPr>
                          <w:spacing w:before="60" w:after="0"/>
                          <w:jc w:val="center"/>
                        </w:pPr>
                        <w:r w:rsidRPr="008541FD">
                          <w:t>Source</w:t>
                        </w:r>
                        <w:r>
                          <w:t xml:space="preserve"> </w:t>
                        </w:r>
                        <w:r w:rsidRPr="008541FD">
                          <w:t>Code</w:t>
                        </w:r>
                      </w:p>
                      <w:p w14:paraId="4FCEAC5C" w14:textId="77777777" w:rsidR="009A772D" w:rsidRDefault="009A772D" w:rsidP="005F7461">
                        <w:pPr>
                          <w:pStyle w:val="Normalwebb"/>
                          <w:spacing w:before="120" w:after="120" w:line="256" w:lineRule="auto"/>
                        </w:pPr>
                        <w:r>
                          <w:rPr>
                            <w:rFonts w:eastAsia="Calibri"/>
                            <w:sz w:val="22"/>
                            <w:szCs w:val="22"/>
                          </w:rPr>
                          <w:t> </w:t>
                        </w:r>
                      </w:p>
                    </w:txbxContent>
                  </v:textbox>
                </v:shape>
                <v:shape id="Rak pilkoppling 387" o:spid="_x0000_s1636"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37"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9A772D" w:rsidRDefault="009A772D" w:rsidP="005F7461">
                        <w:pPr>
                          <w:pStyle w:val="Normalwebb"/>
                          <w:spacing w:before="60" w:line="256" w:lineRule="auto"/>
                          <w:jc w:val="center"/>
                        </w:pPr>
                        <w:r>
                          <w:rPr>
                            <w:rFonts w:eastAsia="Calibri"/>
                            <w:sz w:val="22"/>
                            <w:szCs w:val="22"/>
                          </w:rPr>
                          <w:t>Parser</w:t>
                        </w:r>
                      </w:p>
                    </w:txbxContent>
                  </v:textbox>
                </v:shape>
                <v:shape id="Textruta 7" o:spid="_x0000_s1638"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9A772D" w:rsidRDefault="009A772D" w:rsidP="005F7461">
                        <w:pPr>
                          <w:pStyle w:val="Normalwebb"/>
                          <w:spacing w:before="60" w:line="256" w:lineRule="auto"/>
                          <w:jc w:val="center"/>
                        </w:pPr>
                        <w:r>
                          <w:rPr>
                            <w:rFonts w:eastAsia="Calibri"/>
                            <w:sz w:val="22"/>
                            <w:szCs w:val="22"/>
                            <w:lang w:val="en-US"/>
                          </w:rPr>
                          <w:t>Processed Code</w:t>
                        </w:r>
                      </w:p>
                      <w:p w14:paraId="14142DBC" w14:textId="77777777" w:rsidR="009A772D" w:rsidRDefault="009A772D" w:rsidP="005F7461">
                        <w:pPr>
                          <w:pStyle w:val="Normalwebb"/>
                          <w:spacing w:before="120" w:after="120" w:line="254" w:lineRule="auto"/>
                        </w:pPr>
                        <w:r>
                          <w:rPr>
                            <w:rFonts w:eastAsia="Calibri"/>
                            <w:sz w:val="22"/>
                            <w:szCs w:val="22"/>
                          </w:rPr>
                          <w:t> </w:t>
                        </w:r>
                      </w:p>
                    </w:txbxContent>
                  </v:textbox>
                </v:shape>
                <v:shape id="Rak pilkoppling 405" o:spid="_x0000_s1639"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40"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41"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9A772D" w:rsidRDefault="009A772D" w:rsidP="005F7461">
                        <w:pPr>
                          <w:pStyle w:val="Normalwebb"/>
                          <w:spacing w:before="60" w:line="254" w:lineRule="auto"/>
                          <w:jc w:val="center"/>
                        </w:pPr>
                        <w:r>
                          <w:rPr>
                            <w:rFonts w:eastAsia="Calibri"/>
                            <w:sz w:val="22"/>
                            <w:szCs w:val="22"/>
                          </w:rPr>
                          <w:t>Syntax Tree Optimister</w:t>
                        </w:r>
                      </w:p>
                    </w:txbxContent>
                  </v:textbox>
                </v:shape>
                <v:shape id="Textruta 7" o:spid="_x0000_s1642"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9A772D" w:rsidRDefault="009A772D" w:rsidP="005F7461">
                        <w:pPr>
                          <w:pStyle w:val="Normalwebb"/>
                          <w:spacing w:before="60" w:line="254" w:lineRule="auto"/>
                          <w:jc w:val="center"/>
                        </w:pPr>
                        <w:r>
                          <w:rPr>
                            <w:rFonts w:eastAsia="Calibri"/>
                            <w:sz w:val="22"/>
                            <w:szCs w:val="22"/>
                            <w:lang w:val="en-US"/>
                          </w:rPr>
                          <w:t>Syntax Tree</w:t>
                        </w:r>
                      </w:p>
                      <w:p w14:paraId="070DB26E" w14:textId="77777777" w:rsidR="009A772D" w:rsidRDefault="009A772D" w:rsidP="005F7461">
                        <w:pPr>
                          <w:pStyle w:val="Normalwebb"/>
                          <w:spacing w:before="120" w:after="120" w:line="252" w:lineRule="auto"/>
                        </w:pPr>
                        <w:r>
                          <w:rPr>
                            <w:rFonts w:eastAsia="Calibri"/>
                            <w:sz w:val="22"/>
                            <w:szCs w:val="22"/>
                          </w:rPr>
                          <w:t> </w:t>
                        </w:r>
                      </w:p>
                    </w:txbxContent>
                  </v:textbox>
                </v:shape>
                <v:shape id="Rak pilkoppling 418" o:spid="_x0000_s1643"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44"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45"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9A772D" w:rsidRDefault="009A772D" w:rsidP="005F7461">
                        <w:pPr>
                          <w:pStyle w:val="Normalwebb"/>
                          <w:spacing w:before="60" w:line="252" w:lineRule="auto"/>
                          <w:jc w:val="center"/>
                        </w:pPr>
                        <w:r>
                          <w:rPr>
                            <w:rFonts w:eastAsia="Calibri"/>
                            <w:sz w:val="22"/>
                            <w:szCs w:val="22"/>
                          </w:rPr>
                          <w:t>Middle Code Generator</w:t>
                        </w:r>
                      </w:p>
                    </w:txbxContent>
                  </v:textbox>
                </v:shape>
                <v:shape id="Textruta 7" o:spid="_x0000_s1646"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9A772D" w:rsidRDefault="009A772D" w:rsidP="005F7461">
                        <w:pPr>
                          <w:pStyle w:val="Normalwebb"/>
                          <w:spacing w:before="60" w:line="252" w:lineRule="auto"/>
                          <w:jc w:val="center"/>
                        </w:pPr>
                        <w:r>
                          <w:rPr>
                            <w:rFonts w:eastAsia="Calibri"/>
                            <w:sz w:val="22"/>
                            <w:szCs w:val="22"/>
                            <w:lang w:val="en-US"/>
                          </w:rPr>
                          <w:t>Optimized Syntax Tree</w:t>
                        </w:r>
                      </w:p>
                      <w:p w14:paraId="3315953C" w14:textId="77777777" w:rsidR="009A772D" w:rsidRDefault="009A772D" w:rsidP="005F7461">
                        <w:pPr>
                          <w:pStyle w:val="Normalwebb"/>
                          <w:spacing w:before="120" w:after="120" w:line="252" w:lineRule="auto"/>
                        </w:pPr>
                        <w:r>
                          <w:rPr>
                            <w:rFonts w:eastAsia="Calibri"/>
                            <w:sz w:val="22"/>
                            <w:szCs w:val="22"/>
                          </w:rPr>
                          <w:t> </w:t>
                        </w:r>
                      </w:p>
                    </w:txbxContent>
                  </v:textbox>
                </v:shape>
                <v:shape id="Rak pilkoppling 422" o:spid="_x0000_s1647"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48"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49"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9A772D" w:rsidRDefault="009A772D" w:rsidP="005F7461">
                        <w:pPr>
                          <w:pStyle w:val="Normalwebb"/>
                          <w:spacing w:before="60" w:line="252" w:lineRule="auto"/>
                          <w:jc w:val="center"/>
                        </w:pPr>
                        <w:r>
                          <w:rPr>
                            <w:rFonts w:eastAsia="Calibri"/>
                            <w:sz w:val="22"/>
                            <w:szCs w:val="22"/>
                          </w:rPr>
                          <w:t>Middle Code Optimizer</w:t>
                        </w:r>
                      </w:p>
                    </w:txbxContent>
                  </v:textbox>
                </v:shape>
                <v:shape id="Textruta 7" o:spid="_x0000_s1650"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9A772D" w:rsidRDefault="009A772D" w:rsidP="005F7461">
                        <w:pPr>
                          <w:pStyle w:val="Normalwebb"/>
                          <w:spacing w:before="60" w:line="252" w:lineRule="auto"/>
                          <w:jc w:val="center"/>
                        </w:pPr>
                        <w:r>
                          <w:rPr>
                            <w:rFonts w:eastAsia="Calibri"/>
                            <w:sz w:val="22"/>
                            <w:szCs w:val="22"/>
                            <w:lang w:val="en-US"/>
                          </w:rPr>
                          <w:t>Middle Code List</w:t>
                        </w:r>
                      </w:p>
                      <w:p w14:paraId="321C1BE9" w14:textId="77777777" w:rsidR="009A772D" w:rsidRDefault="009A772D" w:rsidP="005F7461">
                        <w:pPr>
                          <w:pStyle w:val="Normalwebb"/>
                          <w:spacing w:before="120" w:after="120" w:line="252" w:lineRule="auto"/>
                        </w:pPr>
                        <w:r>
                          <w:rPr>
                            <w:rFonts w:eastAsia="Calibri"/>
                            <w:sz w:val="22"/>
                            <w:szCs w:val="22"/>
                          </w:rPr>
                          <w:t> </w:t>
                        </w:r>
                      </w:p>
                    </w:txbxContent>
                  </v:textbox>
                </v:shape>
                <v:shape id="Rak pilkoppling 426" o:spid="_x0000_s1651"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52"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53"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9A772D" w:rsidRDefault="009A772D" w:rsidP="005F7461">
                        <w:pPr>
                          <w:pStyle w:val="Normalwebb"/>
                          <w:spacing w:before="60" w:line="252" w:lineRule="auto"/>
                          <w:jc w:val="center"/>
                        </w:pPr>
                        <w:r>
                          <w:rPr>
                            <w:rFonts w:eastAsia="Calibri"/>
                            <w:sz w:val="22"/>
                            <w:szCs w:val="22"/>
                            <w:lang w:val="en-US"/>
                          </w:rPr>
                          <w:t>Optimized Middle Code List</w:t>
                        </w:r>
                      </w:p>
                      <w:p w14:paraId="4CF9CB98" w14:textId="77777777" w:rsidR="009A772D" w:rsidRDefault="009A772D" w:rsidP="005F7461">
                        <w:pPr>
                          <w:pStyle w:val="Normalwebb"/>
                          <w:spacing w:before="120" w:after="120" w:line="252" w:lineRule="auto"/>
                        </w:pPr>
                        <w:r>
                          <w:rPr>
                            <w:rFonts w:eastAsia="Calibri"/>
                            <w:sz w:val="22"/>
                            <w:szCs w:val="22"/>
                          </w:rPr>
                          <w:t> </w:t>
                        </w:r>
                      </w:p>
                    </w:txbxContent>
                  </v:textbox>
                </v:shape>
                <v:shape id="Rak pilkoppling 434" o:spid="_x0000_s1654"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55"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9A772D" w:rsidRDefault="009A772D" w:rsidP="005F7461">
                        <w:pPr>
                          <w:pStyle w:val="Normalwebb"/>
                          <w:spacing w:before="60" w:line="254" w:lineRule="auto"/>
                          <w:jc w:val="center"/>
                        </w:pPr>
                        <w:r>
                          <w:rPr>
                            <w:rFonts w:eastAsia="Calibri"/>
                            <w:sz w:val="22"/>
                            <w:szCs w:val="22"/>
                          </w:rPr>
                          <w:t>Scanner</w:t>
                        </w:r>
                      </w:p>
                    </w:txbxContent>
                  </v:textbox>
                </v:shape>
                <v:shape id="Textruta 7" o:spid="_x0000_s1656"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9A772D" w:rsidRDefault="009A772D" w:rsidP="005F7461">
                        <w:pPr>
                          <w:pStyle w:val="Normalwebb"/>
                          <w:spacing w:before="60" w:line="252" w:lineRule="auto"/>
                          <w:jc w:val="center"/>
                        </w:pPr>
                        <w:r>
                          <w:rPr>
                            <w:rFonts w:eastAsia="Calibri"/>
                            <w:sz w:val="22"/>
                            <w:szCs w:val="22"/>
                          </w:rPr>
                          <w:t>Symbol Table</w:t>
                        </w:r>
                      </w:p>
                    </w:txbxContent>
                  </v:textbox>
                </v:shape>
                <v:shape id="Rak pilkoppling 437" o:spid="_x0000_s1657"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58"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9A772D" w:rsidRDefault="009A772D" w:rsidP="006F14D0">
                              <w:pPr>
                                <w:spacing w:before="60" w:after="0"/>
                                <w:jc w:val="center"/>
                                <w:rPr>
                                  <w:lang w:val="sv-SE"/>
                                </w:rPr>
                              </w:pPr>
                              <w:r>
                                <w:rPr>
                                  <w:lang w:val="sv-SE"/>
                                </w:rPr>
                                <w:t>Preprocessor</w:t>
                              </w:r>
                            </w:p>
                            <w:p w14:paraId="2CD90E0F" w14:textId="77777777" w:rsidR="009A772D" w:rsidRPr="00C7380D" w:rsidRDefault="009A772D"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9A772D" w:rsidRPr="008541FD" w:rsidRDefault="009A772D" w:rsidP="006F14D0">
                              <w:pPr>
                                <w:spacing w:before="60" w:after="0"/>
                                <w:jc w:val="center"/>
                              </w:pPr>
                              <w:r w:rsidRPr="008541FD">
                                <w:t>Source</w:t>
                              </w:r>
                              <w:r>
                                <w:t xml:space="preserve"> </w:t>
                              </w:r>
                              <w:r w:rsidRPr="008541FD">
                                <w:t>Code</w:t>
                              </w:r>
                            </w:p>
                            <w:p w14:paraId="1314F231" w14:textId="77777777" w:rsidR="009A772D" w:rsidRDefault="009A772D"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9A772D" w:rsidRDefault="009A772D"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9A772D" w:rsidRDefault="009A772D" w:rsidP="006F14D0">
                              <w:pPr>
                                <w:pStyle w:val="Normalwebb"/>
                                <w:spacing w:before="60" w:line="256" w:lineRule="auto"/>
                                <w:jc w:val="center"/>
                              </w:pPr>
                              <w:r>
                                <w:rPr>
                                  <w:rFonts w:eastAsia="Calibri"/>
                                  <w:sz w:val="22"/>
                                  <w:szCs w:val="22"/>
                                  <w:lang w:val="en-US"/>
                                </w:rPr>
                                <w:t>Processed Code</w:t>
                              </w:r>
                            </w:p>
                            <w:p w14:paraId="705B7689" w14:textId="77777777" w:rsidR="009A772D" w:rsidRDefault="009A772D"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9A772D" w:rsidRDefault="009A772D"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9A772D" w:rsidRDefault="009A772D" w:rsidP="006F14D0">
                              <w:pPr>
                                <w:pStyle w:val="Normalwebb"/>
                                <w:spacing w:before="60" w:line="254" w:lineRule="auto"/>
                                <w:jc w:val="center"/>
                              </w:pPr>
                              <w:r>
                                <w:rPr>
                                  <w:rFonts w:eastAsia="Calibri"/>
                                  <w:sz w:val="22"/>
                                  <w:szCs w:val="22"/>
                                  <w:lang w:val="en-US"/>
                                </w:rPr>
                                <w:t>Syntax Tree</w:t>
                              </w:r>
                            </w:p>
                            <w:p w14:paraId="20988EE2" w14:textId="77777777" w:rsidR="009A772D" w:rsidRDefault="009A772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9A772D" w:rsidRDefault="009A772D"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9A772D" w:rsidRDefault="009A772D" w:rsidP="006F14D0">
                              <w:pPr>
                                <w:pStyle w:val="Normalwebb"/>
                                <w:spacing w:before="60" w:line="252" w:lineRule="auto"/>
                                <w:jc w:val="center"/>
                              </w:pPr>
                              <w:r>
                                <w:rPr>
                                  <w:rFonts w:eastAsia="Calibri"/>
                                  <w:sz w:val="22"/>
                                  <w:szCs w:val="22"/>
                                  <w:lang w:val="en-US"/>
                                </w:rPr>
                                <w:t>Optimized Syntax Tree</w:t>
                              </w:r>
                            </w:p>
                            <w:p w14:paraId="35223DB0" w14:textId="77777777" w:rsidR="009A772D" w:rsidRDefault="009A772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9A772D" w:rsidRDefault="009A772D"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9A772D" w:rsidRDefault="009A772D" w:rsidP="006F14D0">
                              <w:pPr>
                                <w:pStyle w:val="Normalwebb"/>
                                <w:spacing w:before="60" w:line="252" w:lineRule="auto"/>
                                <w:jc w:val="center"/>
                              </w:pPr>
                              <w:r>
                                <w:rPr>
                                  <w:rFonts w:eastAsia="Calibri"/>
                                  <w:sz w:val="22"/>
                                  <w:szCs w:val="22"/>
                                  <w:lang w:val="en-US"/>
                                </w:rPr>
                                <w:t>Middle Code List</w:t>
                              </w:r>
                            </w:p>
                            <w:p w14:paraId="5410A942" w14:textId="77777777" w:rsidR="009A772D" w:rsidRDefault="009A772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9A772D" w:rsidRDefault="009A772D" w:rsidP="006F14D0">
                              <w:pPr>
                                <w:pStyle w:val="Normalwebb"/>
                                <w:spacing w:before="60" w:line="252" w:lineRule="auto"/>
                                <w:jc w:val="center"/>
                              </w:pPr>
                              <w:r>
                                <w:rPr>
                                  <w:rFonts w:eastAsia="Calibri"/>
                                  <w:sz w:val="22"/>
                                  <w:szCs w:val="22"/>
                                  <w:lang w:val="en-US"/>
                                </w:rPr>
                                <w:t>Optimized Middle Code List</w:t>
                              </w:r>
                            </w:p>
                            <w:p w14:paraId="36F7A1DE" w14:textId="77777777" w:rsidR="009A772D" w:rsidRDefault="009A772D"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9A772D" w:rsidRDefault="009A772D"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9A772D" w:rsidRDefault="009A772D"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59"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">
                <v:shape id="_x0000_s1660" type="#_x0000_t75" style="position:absolute;width:59436;height:72885;visibility:visible;mso-wrap-style:square">
                  <v:fill o:detectmouseclick="t"/>
                  <v:path o:connecttype="none"/>
                </v:shape>
                <v:shape id="Textruta 7" o:spid="_x0000_s1661"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9A772D" w:rsidRDefault="009A772D" w:rsidP="006F14D0">
                        <w:pPr>
                          <w:spacing w:before="60" w:after="0"/>
                          <w:jc w:val="center"/>
                          <w:rPr>
                            <w:lang w:val="sv-SE"/>
                          </w:rPr>
                        </w:pPr>
                        <w:r>
                          <w:rPr>
                            <w:lang w:val="sv-SE"/>
                          </w:rPr>
                          <w:t>Preprocessor</w:t>
                        </w:r>
                      </w:p>
                      <w:p w14:paraId="2CD90E0F" w14:textId="77777777" w:rsidR="009A772D" w:rsidRPr="00C7380D" w:rsidRDefault="009A772D" w:rsidP="006F14D0">
                        <w:pPr>
                          <w:rPr>
                            <w:lang w:val="sv-SE"/>
                          </w:rPr>
                        </w:pPr>
                      </w:p>
                    </w:txbxContent>
                  </v:textbox>
                </v:shape>
                <v:shape id="Textruta 7" o:spid="_x0000_s1662"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9A772D" w:rsidRPr="008541FD" w:rsidRDefault="009A772D" w:rsidP="006F14D0">
                        <w:pPr>
                          <w:spacing w:before="60" w:after="0"/>
                          <w:jc w:val="center"/>
                        </w:pPr>
                        <w:r w:rsidRPr="008541FD">
                          <w:t>Source</w:t>
                        </w:r>
                        <w:r>
                          <w:t xml:space="preserve"> </w:t>
                        </w:r>
                        <w:r w:rsidRPr="008541FD">
                          <w:t>Code</w:t>
                        </w:r>
                      </w:p>
                      <w:p w14:paraId="1314F231" w14:textId="77777777" w:rsidR="009A772D" w:rsidRDefault="009A772D" w:rsidP="006F14D0">
                        <w:pPr>
                          <w:pStyle w:val="Normalwebb"/>
                          <w:spacing w:before="120" w:after="120" w:line="256" w:lineRule="auto"/>
                        </w:pPr>
                        <w:r>
                          <w:rPr>
                            <w:rFonts w:eastAsia="Calibri"/>
                            <w:sz w:val="22"/>
                            <w:szCs w:val="22"/>
                          </w:rPr>
                          <w:t> </w:t>
                        </w:r>
                      </w:p>
                    </w:txbxContent>
                  </v:textbox>
                </v:shape>
                <v:shape id="Rak pilkoppling 8" o:spid="_x0000_s1663"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64"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9A772D" w:rsidRDefault="009A772D" w:rsidP="006F14D0">
                        <w:pPr>
                          <w:pStyle w:val="Normalwebb"/>
                          <w:spacing w:before="60" w:line="256" w:lineRule="auto"/>
                          <w:jc w:val="center"/>
                        </w:pPr>
                        <w:r>
                          <w:rPr>
                            <w:rFonts w:eastAsia="Calibri"/>
                            <w:sz w:val="22"/>
                            <w:szCs w:val="22"/>
                          </w:rPr>
                          <w:t>Parser</w:t>
                        </w:r>
                      </w:p>
                    </w:txbxContent>
                  </v:textbox>
                </v:shape>
                <v:shape id="Textruta 7" o:spid="_x0000_s1665"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9A772D" w:rsidRDefault="009A772D" w:rsidP="006F14D0">
                        <w:pPr>
                          <w:pStyle w:val="Normalwebb"/>
                          <w:spacing w:before="60" w:line="256" w:lineRule="auto"/>
                          <w:jc w:val="center"/>
                        </w:pPr>
                        <w:r>
                          <w:rPr>
                            <w:rFonts w:eastAsia="Calibri"/>
                            <w:sz w:val="22"/>
                            <w:szCs w:val="22"/>
                            <w:lang w:val="en-US"/>
                          </w:rPr>
                          <w:t>Processed Code</w:t>
                        </w:r>
                      </w:p>
                      <w:p w14:paraId="705B7689" w14:textId="77777777" w:rsidR="009A772D" w:rsidRDefault="009A772D" w:rsidP="006F14D0">
                        <w:pPr>
                          <w:pStyle w:val="Normalwebb"/>
                          <w:spacing w:before="120" w:after="120" w:line="254" w:lineRule="auto"/>
                        </w:pPr>
                        <w:r>
                          <w:rPr>
                            <w:rFonts w:eastAsia="Calibri"/>
                            <w:sz w:val="22"/>
                            <w:szCs w:val="22"/>
                          </w:rPr>
                          <w:t> </w:t>
                        </w:r>
                      </w:p>
                    </w:txbxContent>
                  </v:textbox>
                </v:shape>
                <v:shape id="Rak pilkoppling 383" o:spid="_x0000_s1666"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67"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68"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9A772D" w:rsidRDefault="009A772D" w:rsidP="006F14D0">
                        <w:pPr>
                          <w:pStyle w:val="Normalwebb"/>
                          <w:spacing w:before="60" w:line="254" w:lineRule="auto"/>
                          <w:jc w:val="center"/>
                        </w:pPr>
                        <w:r>
                          <w:rPr>
                            <w:rFonts w:eastAsia="Calibri"/>
                            <w:sz w:val="22"/>
                            <w:szCs w:val="22"/>
                          </w:rPr>
                          <w:t>Syntax Tree Optimister</w:t>
                        </w:r>
                      </w:p>
                    </w:txbxContent>
                  </v:textbox>
                </v:shape>
                <v:shape id="Textruta 7" o:spid="_x0000_s1669"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9A772D" w:rsidRDefault="009A772D" w:rsidP="006F14D0">
                        <w:pPr>
                          <w:pStyle w:val="Normalwebb"/>
                          <w:spacing w:before="60" w:line="254" w:lineRule="auto"/>
                          <w:jc w:val="center"/>
                        </w:pPr>
                        <w:r>
                          <w:rPr>
                            <w:rFonts w:eastAsia="Calibri"/>
                            <w:sz w:val="22"/>
                            <w:szCs w:val="22"/>
                            <w:lang w:val="en-US"/>
                          </w:rPr>
                          <w:t>Syntax Tree</w:t>
                        </w:r>
                      </w:p>
                      <w:p w14:paraId="20988EE2" w14:textId="77777777" w:rsidR="009A772D" w:rsidRDefault="009A772D" w:rsidP="006F14D0">
                        <w:pPr>
                          <w:pStyle w:val="Normalwebb"/>
                          <w:spacing w:before="120" w:after="120" w:line="252" w:lineRule="auto"/>
                        </w:pPr>
                        <w:r>
                          <w:rPr>
                            <w:rFonts w:eastAsia="Calibri"/>
                            <w:sz w:val="22"/>
                            <w:szCs w:val="22"/>
                          </w:rPr>
                          <w:t> </w:t>
                        </w:r>
                      </w:p>
                    </w:txbxContent>
                  </v:textbox>
                </v:shape>
                <v:shape id="Rak pilkoppling 390" o:spid="_x0000_s1670"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71"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72"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9A772D" w:rsidRDefault="009A772D" w:rsidP="006F14D0">
                        <w:pPr>
                          <w:pStyle w:val="Normalwebb"/>
                          <w:spacing w:before="60" w:line="252" w:lineRule="auto"/>
                          <w:jc w:val="center"/>
                        </w:pPr>
                        <w:r>
                          <w:rPr>
                            <w:rFonts w:eastAsia="Calibri"/>
                            <w:sz w:val="22"/>
                            <w:szCs w:val="22"/>
                          </w:rPr>
                          <w:t>Middle Code Generator</w:t>
                        </w:r>
                      </w:p>
                    </w:txbxContent>
                  </v:textbox>
                </v:shape>
                <v:shape id="Textruta 7" o:spid="_x0000_s1673"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9A772D" w:rsidRDefault="009A772D" w:rsidP="006F14D0">
                        <w:pPr>
                          <w:pStyle w:val="Normalwebb"/>
                          <w:spacing w:before="60" w:line="252" w:lineRule="auto"/>
                          <w:jc w:val="center"/>
                        </w:pPr>
                        <w:r>
                          <w:rPr>
                            <w:rFonts w:eastAsia="Calibri"/>
                            <w:sz w:val="22"/>
                            <w:szCs w:val="22"/>
                            <w:lang w:val="en-US"/>
                          </w:rPr>
                          <w:t>Optimized Syntax Tree</w:t>
                        </w:r>
                      </w:p>
                      <w:p w14:paraId="35223DB0" w14:textId="77777777" w:rsidR="009A772D" w:rsidRDefault="009A772D" w:rsidP="006F14D0">
                        <w:pPr>
                          <w:pStyle w:val="Normalwebb"/>
                          <w:spacing w:before="120" w:after="120" w:line="252" w:lineRule="auto"/>
                        </w:pPr>
                        <w:r>
                          <w:rPr>
                            <w:rFonts w:eastAsia="Calibri"/>
                            <w:sz w:val="22"/>
                            <w:szCs w:val="22"/>
                          </w:rPr>
                          <w:t> </w:t>
                        </w:r>
                      </w:p>
                    </w:txbxContent>
                  </v:textbox>
                </v:shape>
                <v:shape id="Rak pilkoppling 394" o:spid="_x0000_s1674"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75"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76"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9A772D" w:rsidRDefault="009A772D" w:rsidP="006F14D0">
                        <w:pPr>
                          <w:pStyle w:val="Normalwebb"/>
                          <w:spacing w:before="60" w:line="252" w:lineRule="auto"/>
                          <w:jc w:val="center"/>
                        </w:pPr>
                        <w:r>
                          <w:rPr>
                            <w:rFonts w:eastAsia="Calibri"/>
                            <w:sz w:val="22"/>
                            <w:szCs w:val="22"/>
                          </w:rPr>
                          <w:t>Middle Code Optimizer</w:t>
                        </w:r>
                      </w:p>
                    </w:txbxContent>
                  </v:textbox>
                </v:shape>
                <v:shape id="Textruta 7" o:spid="_x0000_s1677"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9A772D" w:rsidRDefault="009A772D" w:rsidP="006F14D0">
                        <w:pPr>
                          <w:pStyle w:val="Normalwebb"/>
                          <w:spacing w:before="60" w:line="252" w:lineRule="auto"/>
                          <w:jc w:val="center"/>
                        </w:pPr>
                        <w:r>
                          <w:rPr>
                            <w:rFonts w:eastAsia="Calibri"/>
                            <w:sz w:val="22"/>
                            <w:szCs w:val="22"/>
                            <w:lang w:val="en-US"/>
                          </w:rPr>
                          <w:t>Middle Code List</w:t>
                        </w:r>
                      </w:p>
                      <w:p w14:paraId="5410A942" w14:textId="77777777" w:rsidR="009A772D" w:rsidRDefault="009A772D" w:rsidP="006F14D0">
                        <w:pPr>
                          <w:pStyle w:val="Normalwebb"/>
                          <w:spacing w:before="120" w:after="120" w:line="252" w:lineRule="auto"/>
                        </w:pPr>
                        <w:r>
                          <w:rPr>
                            <w:rFonts w:eastAsia="Calibri"/>
                            <w:sz w:val="22"/>
                            <w:szCs w:val="22"/>
                          </w:rPr>
                          <w:t> </w:t>
                        </w:r>
                      </w:p>
                    </w:txbxContent>
                  </v:textbox>
                </v:shape>
                <v:shape id="Rak pilkoppling 398" o:spid="_x0000_s1678"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79"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80"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9A772D" w:rsidRDefault="009A772D" w:rsidP="006F14D0">
                        <w:pPr>
                          <w:pStyle w:val="Normalwebb"/>
                          <w:spacing w:before="60" w:line="252" w:lineRule="auto"/>
                          <w:jc w:val="center"/>
                        </w:pPr>
                        <w:r>
                          <w:rPr>
                            <w:rFonts w:eastAsia="Calibri"/>
                            <w:sz w:val="22"/>
                            <w:szCs w:val="22"/>
                            <w:lang w:val="en-US"/>
                          </w:rPr>
                          <w:t>Optimized Middle Code List</w:t>
                        </w:r>
                      </w:p>
                      <w:p w14:paraId="36F7A1DE" w14:textId="77777777" w:rsidR="009A772D" w:rsidRDefault="009A772D" w:rsidP="006F14D0">
                        <w:pPr>
                          <w:pStyle w:val="Normalwebb"/>
                          <w:spacing w:before="120" w:after="120" w:line="252" w:lineRule="auto"/>
                        </w:pPr>
                        <w:r>
                          <w:rPr>
                            <w:rFonts w:eastAsia="Calibri"/>
                            <w:sz w:val="22"/>
                            <w:szCs w:val="22"/>
                          </w:rPr>
                          <w:t> </w:t>
                        </w:r>
                      </w:p>
                    </w:txbxContent>
                  </v:textbox>
                </v:shape>
                <v:shape id="Rak pilkoppling 403" o:spid="_x0000_s1681"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82"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9A772D" w:rsidRDefault="009A772D" w:rsidP="006F14D0">
                        <w:pPr>
                          <w:pStyle w:val="Normalwebb"/>
                          <w:spacing w:before="60" w:line="254" w:lineRule="auto"/>
                          <w:jc w:val="center"/>
                        </w:pPr>
                        <w:r>
                          <w:rPr>
                            <w:rFonts w:eastAsia="Calibri"/>
                            <w:sz w:val="22"/>
                            <w:szCs w:val="22"/>
                          </w:rPr>
                          <w:t>Scanner</w:t>
                        </w:r>
                      </w:p>
                    </w:txbxContent>
                  </v:textbox>
                </v:shape>
                <v:shape id="Textruta 7" o:spid="_x0000_s1683"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9A772D" w:rsidRDefault="009A772D" w:rsidP="006F14D0">
                        <w:pPr>
                          <w:pStyle w:val="Normalwebb"/>
                          <w:spacing w:before="60" w:line="252" w:lineRule="auto"/>
                          <w:jc w:val="center"/>
                        </w:pPr>
                        <w:r>
                          <w:rPr>
                            <w:rFonts w:eastAsia="Calibri"/>
                            <w:sz w:val="22"/>
                            <w:szCs w:val="22"/>
                          </w:rPr>
                          <w:t>Symbol Table</w:t>
                        </w:r>
                      </w:p>
                    </w:txbxContent>
                  </v:textbox>
                </v:shape>
                <v:shape id="Rak pilkoppling 430" o:spid="_x0000_s1684"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85"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81" w:author="Stefan Bjornander" w:date="2015-05-23T17:42:00Z" w:initials="SB">
    <w:p w14:paraId="7086E310" w14:textId="77777777" w:rsidR="009A772D" w:rsidRDefault="009A772D">
      <w:pPr>
        <w:pStyle w:val="Kommentarer"/>
      </w:pPr>
      <w:r>
        <w:rPr>
          <w:rStyle w:val="Kommentarsreferens"/>
        </w:rPr>
        <w:annotationRef/>
      </w:r>
    </w:p>
    <w:p w14:paraId="01C1DAD9" w14:textId="77777777" w:rsidR="009A772D" w:rsidRDefault="009A772D">
      <w:pPr>
        <w:pStyle w:val="Kommentarer"/>
      </w:pPr>
      <w:r>
        <w:rPr>
          <w:b/>
          <w:sz w:val="21"/>
          <w:szCs w:val="21"/>
        </w:rPr>
        <w:pict w14:anchorId="5BD8B1F4">
          <v:shape id="_x0000_i1033" type="#_x0000_t75" style="width:36.4pt;height:6pt" o:ole="" strokeweight="0">
            <v:stroke endcap="round"/>
            <v:imagedata r:id="rId1" o:title=""/>
            <v:path shadowok="f" fillok="f" insetpenok="f"/>
            <o:lock v:ext="edit" rotation="t" verticies="t" text="t" shapetype="t"/>
            <o:ink i="AAB=&#10;" annotation="t"/>
          </v:shape>
        </w:pict>
      </w:r>
    </w:p>
  </w:comment>
  <w:comment w:id="882" w:author="Stefan Bjornander" w:date="2015-05-23T17:42:00Z" w:initials="SB">
    <w:p w14:paraId="04F55807" w14:textId="77777777" w:rsidR="009A772D" w:rsidRDefault="009A772D">
      <w:pPr>
        <w:pStyle w:val="Kommentarer"/>
      </w:pPr>
      <w:r>
        <w:rPr>
          <w:rStyle w:val="Kommentarsreferens"/>
        </w:rPr>
        <w:annotationRef/>
      </w:r>
    </w:p>
    <w:p w14:paraId="533EC9EE" w14:textId="77777777" w:rsidR="009A772D" w:rsidRDefault="009A772D">
      <w:pPr>
        <w:pStyle w:val="Kommentarer"/>
      </w:pPr>
      <w:r>
        <w:rPr>
          <w:b/>
          <w:sz w:val="21"/>
          <w:szCs w:val="21"/>
        </w:rPr>
        <w:pict w14:anchorId="232FB768">
          <v:shape id="_x0000_i1035" type="#_x0000_t75" style="width:36.4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9A772D" w:rsidRDefault="009A772D" w:rsidP="006C7309">
      <w:pPr>
        <w:spacing w:line="240" w:lineRule="auto"/>
      </w:pPr>
      <w:r>
        <w:separator/>
      </w:r>
    </w:p>
  </w:endnote>
  <w:endnote w:type="continuationSeparator" w:id="0">
    <w:p w14:paraId="0DD18C9D" w14:textId="77777777" w:rsidR="009A772D" w:rsidRDefault="009A772D"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9A772D" w:rsidRDefault="009A772D" w:rsidP="006C7309">
      <w:pPr>
        <w:spacing w:line="240" w:lineRule="auto"/>
      </w:pPr>
      <w:r>
        <w:separator/>
      </w:r>
    </w:p>
  </w:footnote>
  <w:footnote w:type="continuationSeparator" w:id="0">
    <w:p w14:paraId="0BA3DA21" w14:textId="77777777" w:rsidR="009A772D" w:rsidRDefault="009A772D" w:rsidP="006C7309">
      <w:pPr>
        <w:spacing w:line="240" w:lineRule="auto"/>
      </w:pPr>
      <w:r>
        <w:continuationSeparator/>
      </w:r>
    </w:p>
  </w:footnote>
  <w:footnote w:id="1">
    <w:p w14:paraId="1F73F94F" w14:textId="77777777" w:rsidR="009A772D" w:rsidRPr="007E20F3" w:rsidRDefault="009A772D"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2">
    <w:p w14:paraId="09AB3D7E" w14:textId="48C364FF" w:rsidR="009A772D" w:rsidRPr="002D6FCA" w:rsidRDefault="009A772D">
      <w:pPr>
        <w:pStyle w:val="Fotnotstext"/>
        <w:rPr>
          <w:lang w:val="sv-SE"/>
        </w:rPr>
      </w:pPr>
      <w:r>
        <w:rPr>
          <w:rStyle w:val="Fotnotsreferens"/>
        </w:rPr>
        <w:footnoteRef/>
      </w:r>
      <w:r>
        <w:t xml:space="preserve"> </w:t>
      </w:r>
      <w:r w:rsidRPr="00BD4B2D">
        <w:t xml:space="preserve">As we all know, goto has no place in well-structured programs. </w:t>
      </w:r>
      <w:r w:rsidRPr="00CC64B1">
        <w:t xml:space="preserve">Labels and goto are included in </w:t>
      </w:r>
      <w:r>
        <w:t xml:space="preserve">C </w:t>
      </w:r>
      <w:r w:rsidRPr="00CC64B1">
        <w:t xml:space="preserve">of historical reasons only. </w:t>
      </w:r>
      <w:r w:rsidRPr="00E01F3C">
        <w:t>Mo</w:t>
      </w:r>
      <w:r>
        <w:t xml:space="preserve">re recent </w:t>
      </w:r>
      <w:r w:rsidRPr="00E01F3C">
        <w:t>languages have omitted goto.</w:t>
      </w:r>
    </w:p>
  </w:footnote>
  <w:footnote w:id="3">
    <w:p w14:paraId="10319273" w14:textId="77777777" w:rsidR="009A772D" w:rsidRPr="00DB458B" w:rsidRDefault="009A772D"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4">
    <w:p w14:paraId="58CBFD86" w14:textId="1C24BC1F" w:rsidR="009A772D" w:rsidRDefault="009A772D" w:rsidP="00DB458B">
      <w:r>
        <w:rPr>
          <w:rStyle w:val="Fotnotsreferens"/>
        </w:rPr>
        <w:footnoteRef/>
      </w:r>
      <w:r>
        <w:t xml:space="preserve"> As mention in Section </w:t>
      </w:r>
      <w:r>
        <w:fldChar w:fldCharType="begin"/>
      </w:r>
      <w:r>
        <w:instrText xml:space="preserve"> REF _Ref419646553 \r \h </w:instrText>
      </w:r>
      <w:r>
        <w:fldChar w:fldCharType="separate"/>
      </w:r>
      <w:r>
        <w:t>15.2</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9A772D" w:rsidRPr="00DB458B" w:rsidRDefault="009A772D">
      <w:pPr>
        <w:pStyle w:val="Fotnotstext"/>
      </w:pPr>
    </w:p>
  </w:footnote>
  <w:footnote w:id="5">
    <w:p w14:paraId="3057005F" w14:textId="77777777" w:rsidR="009A772D" w:rsidRPr="00304E17" w:rsidRDefault="009A772D" w:rsidP="007660E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w:t>
      </w:r>
    </w:p>
  </w:footnote>
  <w:footnote w:id="6">
    <w:p w14:paraId="2574BD6E" w14:textId="77777777" w:rsidR="009A772D" w:rsidRPr="00725EAE" w:rsidRDefault="009A772D"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7">
    <w:p w14:paraId="0A93E7E0" w14:textId="77777777" w:rsidR="009A772D" w:rsidRPr="00B4576D" w:rsidRDefault="009A772D"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8">
    <w:p w14:paraId="673337B7" w14:textId="77777777" w:rsidR="009A772D" w:rsidRPr="00080A22" w:rsidRDefault="009A772D"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9">
    <w:p w14:paraId="32ED624A" w14:textId="03CFC2CC" w:rsidR="009A772D" w:rsidRDefault="009A772D"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21.10</w:t>
      </w:r>
      <w:r>
        <w:fldChar w:fldCharType="end"/>
      </w:r>
      <w:r>
        <w:t>):</w:t>
      </w:r>
    </w:p>
    <w:p w14:paraId="57E07F8E" w14:textId="77777777" w:rsidR="009A772D" w:rsidRDefault="009A772D" w:rsidP="00E80032">
      <w:pPr>
        <w:pStyle w:val="Code"/>
      </w:pPr>
      <w:r>
        <w:t>#define BOOL int</w:t>
      </w:r>
    </w:p>
    <w:p w14:paraId="5A8A6026" w14:textId="77777777" w:rsidR="009A772D" w:rsidRDefault="009A772D" w:rsidP="00E80032">
      <w:pPr>
        <w:pStyle w:val="Code"/>
      </w:pPr>
      <w:r>
        <w:t>#define TRUE 1</w:t>
      </w:r>
    </w:p>
    <w:p w14:paraId="09976B6C" w14:textId="77777777" w:rsidR="009A772D" w:rsidRPr="00BF232B" w:rsidRDefault="009A772D" w:rsidP="00E80032">
      <w:pPr>
        <w:pStyle w:val="Code"/>
      </w:pPr>
      <w:r>
        <w:t>#define FALSE 0</w:t>
      </w:r>
    </w:p>
  </w:footnote>
  <w:footnote w:id="10">
    <w:p w14:paraId="1100CB01" w14:textId="77777777" w:rsidR="009A772D" w:rsidRDefault="009A772D"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1">
    <w:p w14:paraId="6678A4C0" w14:textId="77777777" w:rsidR="009A772D" w:rsidRDefault="009A772D" w:rsidP="00E80032">
      <w:r>
        <w:rPr>
          <w:rStyle w:val="Fotnotsreferens"/>
        </w:rPr>
        <w:footnoteRef/>
      </w:r>
      <w:r>
        <w:t xml:space="preserve"> Depending of the compiler and its warning level settings.</w:t>
      </w:r>
    </w:p>
  </w:footnote>
  <w:footnote w:id="12">
    <w:p w14:paraId="3D554D37" w14:textId="77777777" w:rsidR="009A772D" w:rsidRPr="004679D4" w:rsidRDefault="009A772D"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13">
    <w:p w14:paraId="0C800D4D" w14:textId="77777777" w:rsidR="009A772D" w:rsidRPr="00C03AB7" w:rsidRDefault="009A772D"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14">
    <w:p w14:paraId="278B000B" w14:textId="77777777" w:rsidR="009A772D" w:rsidRPr="000C5114" w:rsidRDefault="009A772D"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5">
    <w:p w14:paraId="1A8D5AE6" w14:textId="77777777" w:rsidR="009A772D" w:rsidRPr="002343ED" w:rsidRDefault="009A772D"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6">
    <w:p w14:paraId="3BE4E62C" w14:textId="77777777" w:rsidR="009A772D" w:rsidRDefault="009A772D" w:rsidP="00E80032">
      <w:r>
        <w:rPr>
          <w:rStyle w:val="Fotnotsreferens"/>
        </w:rPr>
        <w:footnoteRef/>
      </w:r>
      <w:r>
        <w:t xml:space="preserve"> However, we have no knowledge about the actual address; it may be 10,000 or anything else.</w:t>
      </w:r>
    </w:p>
  </w:footnote>
  <w:footnote w:id="17">
    <w:p w14:paraId="575EFDCD" w14:textId="77777777" w:rsidR="009A772D" w:rsidRPr="009B0162" w:rsidRDefault="009A772D" w:rsidP="00E80032">
      <w:r>
        <w:rPr>
          <w:rStyle w:val="Fotnotsreferens"/>
        </w:rPr>
        <w:footnoteRef/>
      </w:r>
      <w:r w:rsidRPr="009B0162">
        <w:t xml:space="preserve"> In C++, the ampersand is also used</w:t>
      </w:r>
      <w:r>
        <w:t xml:space="preserve"> to define references variables, which are not included in C.</w:t>
      </w:r>
    </w:p>
  </w:footnote>
  <w:footnote w:id="18">
    <w:p w14:paraId="723B76D0" w14:textId="77777777" w:rsidR="009A772D" w:rsidRDefault="009A772D"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9">
    <w:p w14:paraId="6E4A057E" w14:textId="77777777" w:rsidR="009A772D" w:rsidRDefault="009A772D"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0">
    <w:p w14:paraId="28C19D66" w14:textId="77777777" w:rsidR="009A772D" w:rsidRPr="00E554CC" w:rsidRDefault="009A772D"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1">
    <w:p w14:paraId="26C017D1" w14:textId="77777777" w:rsidR="009A772D" w:rsidRPr="00391B01" w:rsidRDefault="009A772D"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2">
    <w:p w14:paraId="325E6486" w14:textId="77777777" w:rsidR="009A772D" w:rsidRDefault="009A772D"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23">
    <w:p w14:paraId="6A4339FA" w14:textId="77777777" w:rsidR="009A772D" w:rsidRDefault="009A772D"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24">
    <w:p w14:paraId="301408BC" w14:textId="77777777" w:rsidR="009A772D" w:rsidRDefault="009A772D" w:rsidP="00E80032">
      <w:r>
        <w:rPr>
          <w:rStyle w:val="Fotnotsreferens"/>
        </w:rPr>
        <w:footnoteRef/>
      </w:r>
      <w:r>
        <w:t xml:space="preserve"> There is no rational explanation, just accept it.</w:t>
      </w:r>
    </w:p>
  </w:footnote>
  <w:footnote w:id="25">
    <w:p w14:paraId="0B9FD0C4" w14:textId="77777777" w:rsidR="009A772D" w:rsidRDefault="009A772D"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6">
    <w:p w14:paraId="0D18B916" w14:textId="77777777" w:rsidR="009A772D" w:rsidRPr="00EF01A1" w:rsidRDefault="009A772D"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7">
    <w:p w14:paraId="08813838" w14:textId="77777777" w:rsidR="009A772D" w:rsidRPr="008655EC" w:rsidRDefault="009A772D"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1"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5"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3E61B8E"/>
    <w:multiLevelType w:val="multilevel"/>
    <w:tmpl w:val="A164F7E6"/>
    <w:numStyleLink w:val="Heading"/>
  </w:abstractNum>
  <w:abstractNum w:abstractNumId="57"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9"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1"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2"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4"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5"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9"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1"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2"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6"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0" w15:restartNumberingAfterBreak="0">
    <w:nsid w:val="68915423"/>
    <w:multiLevelType w:val="multilevel"/>
    <w:tmpl w:val="A164F7E6"/>
    <w:numStyleLink w:val="Heading"/>
  </w:abstractNum>
  <w:abstractNum w:abstractNumId="81"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2" w15:restartNumberingAfterBreak="0">
    <w:nsid w:val="692B52DB"/>
    <w:multiLevelType w:val="multilevel"/>
    <w:tmpl w:val="A164F7E6"/>
    <w:numStyleLink w:val="Heading"/>
  </w:abstractNum>
  <w:abstractNum w:abstractNumId="83"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4"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6"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9"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0"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5"/>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2"/>
  </w:num>
  <w:num w:numId="7">
    <w:abstractNumId w:val="56"/>
  </w:num>
  <w:num w:numId="8">
    <w:abstractNumId w:val="82"/>
  </w:num>
  <w:num w:numId="9">
    <w:abstractNumId w:val="46"/>
  </w:num>
  <w:num w:numId="10">
    <w:abstractNumId w:val="34"/>
  </w:num>
  <w:num w:numId="11">
    <w:abstractNumId w:val="80"/>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8"/>
  </w:num>
  <w:num w:numId="31">
    <w:abstractNumId w:val="12"/>
  </w:num>
  <w:num w:numId="32">
    <w:abstractNumId w:val="91"/>
  </w:num>
  <w:num w:numId="33">
    <w:abstractNumId w:val="5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5"/>
  </w:num>
  <w:num w:numId="45">
    <w:abstractNumId w:val="81"/>
  </w:num>
  <w:num w:numId="46">
    <w:abstractNumId w:val="50"/>
  </w:num>
  <w:num w:numId="47">
    <w:abstractNumId w:val="63"/>
  </w:num>
  <w:num w:numId="48">
    <w:abstractNumId w:val="11"/>
  </w:num>
  <w:num w:numId="49">
    <w:abstractNumId w:val="16"/>
  </w:num>
  <w:num w:numId="50">
    <w:abstractNumId w:val="54"/>
  </w:num>
  <w:num w:numId="51">
    <w:abstractNumId w:val="10"/>
  </w:num>
  <w:num w:numId="52">
    <w:abstractNumId w:val="88"/>
  </w:num>
  <w:num w:numId="53">
    <w:abstractNumId w:val="77"/>
  </w:num>
  <w:num w:numId="54">
    <w:abstractNumId w:val="29"/>
  </w:num>
  <w:num w:numId="55">
    <w:abstractNumId w:val="66"/>
  </w:num>
  <w:num w:numId="56">
    <w:abstractNumId w:val="17"/>
  </w:num>
  <w:num w:numId="57">
    <w:abstractNumId w:val="83"/>
  </w:num>
  <w:num w:numId="58">
    <w:abstractNumId w:val="32"/>
  </w:num>
  <w:num w:numId="59">
    <w:abstractNumId w:val="15"/>
  </w:num>
  <w:num w:numId="60">
    <w:abstractNumId w:val="58"/>
  </w:num>
  <w:num w:numId="61">
    <w:abstractNumId w:val="58"/>
    <w:lvlOverride w:ilvl="0">
      <w:startOverride w:val="1"/>
    </w:lvlOverride>
  </w:num>
  <w:num w:numId="62">
    <w:abstractNumId w:val="58"/>
    <w:lvlOverride w:ilvl="0">
      <w:startOverride w:val="1"/>
    </w:lvlOverride>
  </w:num>
  <w:num w:numId="63">
    <w:abstractNumId w:val="58"/>
    <w:lvlOverride w:ilvl="0">
      <w:startOverride w:val="1"/>
    </w:lvlOverride>
  </w:num>
  <w:num w:numId="64">
    <w:abstractNumId w:val="58"/>
    <w:lvlOverride w:ilvl="0">
      <w:startOverride w:val="1"/>
    </w:lvlOverride>
  </w:num>
  <w:num w:numId="65">
    <w:abstractNumId w:val="31"/>
  </w:num>
  <w:num w:numId="66">
    <w:abstractNumId w:val="45"/>
  </w:num>
  <w:num w:numId="67">
    <w:abstractNumId w:val="25"/>
  </w:num>
  <w:num w:numId="68">
    <w:abstractNumId w:val="89"/>
  </w:num>
  <w:num w:numId="69">
    <w:abstractNumId w:val="36"/>
  </w:num>
  <w:num w:numId="70">
    <w:abstractNumId w:val="23"/>
  </w:num>
  <w:num w:numId="71">
    <w:abstractNumId w:val="79"/>
  </w:num>
  <w:num w:numId="72">
    <w:abstractNumId w:val="22"/>
  </w:num>
  <w:num w:numId="73">
    <w:abstractNumId w:val="74"/>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8"/>
  </w:num>
  <w:num w:numId="81">
    <w:abstractNumId w:val="70"/>
  </w:num>
  <w:num w:numId="82">
    <w:abstractNumId w:val="59"/>
  </w:num>
  <w:num w:numId="83">
    <w:abstractNumId w:val="65"/>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6"/>
  </w:num>
  <w:num w:numId="88">
    <w:abstractNumId w:val="87"/>
  </w:num>
  <w:num w:numId="89">
    <w:abstractNumId w:val="72"/>
  </w:num>
  <w:num w:numId="90">
    <w:abstractNumId w:val="84"/>
  </w:num>
  <w:num w:numId="91">
    <w:abstractNumId w:val="18"/>
  </w:num>
  <w:num w:numId="92">
    <w:abstractNumId w:val="21"/>
  </w:num>
  <w:num w:numId="93">
    <w:abstractNumId w:val="51"/>
  </w:num>
  <w:num w:numId="94">
    <w:abstractNumId w:val="14"/>
  </w:num>
  <w:num w:numId="95">
    <w:abstractNumId w:val="37"/>
  </w:num>
  <w:num w:numId="96">
    <w:abstractNumId w:val="53"/>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6"/>
  </w:num>
  <w:num w:numId="100">
    <w:abstractNumId w:val="73"/>
  </w:num>
  <w:num w:numId="101">
    <w:abstractNumId w:val="69"/>
  </w:num>
  <w:num w:numId="102">
    <w:abstractNumId w:val="90"/>
  </w:num>
  <w:num w:numId="103">
    <w:abstractNumId w:val="30"/>
  </w:num>
  <w:num w:numId="104">
    <w:abstractNumId w:val="43"/>
  </w:num>
  <w:num w:numId="105">
    <w:abstractNumId w:val="19"/>
  </w:num>
  <w:num w:numId="106">
    <w:abstractNumId w:val="67"/>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4"/>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2"/>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 w:numId="141">
    <w:abstractNumId w:val="85"/>
  </w:num>
  <w:num w:numId="142">
    <w:abstractNumId w:val="61"/>
  </w:num>
  <w:num w:numId="143">
    <w:abstractNumId w:val="19"/>
  </w:num>
  <w:num w:numId="144">
    <w:abstractNumId w:val="67"/>
  </w:num>
  <w:num w:numId="1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6"/>
  </w:num>
  <w:num w:numId="1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49"/>
  </w:num>
  <w:num w:numId="16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0"/>
  </w:num>
  <w:num w:numId="163">
    <w:abstractNumId w:val="71"/>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0A"/>
    <w:rsid w:val="00000353"/>
    <w:rsid w:val="00000B70"/>
    <w:rsid w:val="00001168"/>
    <w:rsid w:val="000011FF"/>
    <w:rsid w:val="000017EA"/>
    <w:rsid w:val="0000182D"/>
    <w:rsid w:val="000019A2"/>
    <w:rsid w:val="00001BB3"/>
    <w:rsid w:val="00001C15"/>
    <w:rsid w:val="00001E36"/>
    <w:rsid w:val="00002063"/>
    <w:rsid w:val="000020DA"/>
    <w:rsid w:val="000021D1"/>
    <w:rsid w:val="00002339"/>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DB"/>
    <w:rsid w:val="00017A47"/>
    <w:rsid w:val="00017A89"/>
    <w:rsid w:val="0002015E"/>
    <w:rsid w:val="000207E8"/>
    <w:rsid w:val="00020850"/>
    <w:rsid w:val="00020F00"/>
    <w:rsid w:val="00021034"/>
    <w:rsid w:val="00021505"/>
    <w:rsid w:val="000216A5"/>
    <w:rsid w:val="00021816"/>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A45"/>
    <w:rsid w:val="00023AC8"/>
    <w:rsid w:val="00023E71"/>
    <w:rsid w:val="00024000"/>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78"/>
    <w:rsid w:val="00057515"/>
    <w:rsid w:val="0005751B"/>
    <w:rsid w:val="00057613"/>
    <w:rsid w:val="00057667"/>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6203"/>
    <w:rsid w:val="00076367"/>
    <w:rsid w:val="000763E9"/>
    <w:rsid w:val="00076429"/>
    <w:rsid w:val="00076673"/>
    <w:rsid w:val="00076698"/>
    <w:rsid w:val="00076700"/>
    <w:rsid w:val="000768A3"/>
    <w:rsid w:val="000768EE"/>
    <w:rsid w:val="00076A94"/>
    <w:rsid w:val="00076C9C"/>
    <w:rsid w:val="00076CB8"/>
    <w:rsid w:val="00076FAB"/>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D5"/>
    <w:rsid w:val="00096C31"/>
    <w:rsid w:val="00096C4E"/>
    <w:rsid w:val="00097076"/>
    <w:rsid w:val="00097230"/>
    <w:rsid w:val="00097305"/>
    <w:rsid w:val="00097F16"/>
    <w:rsid w:val="00097FF3"/>
    <w:rsid w:val="000A036D"/>
    <w:rsid w:val="000A073D"/>
    <w:rsid w:val="000A0865"/>
    <w:rsid w:val="000A0AD9"/>
    <w:rsid w:val="000A0BB2"/>
    <w:rsid w:val="000A0C51"/>
    <w:rsid w:val="000A0DDD"/>
    <w:rsid w:val="000A11EF"/>
    <w:rsid w:val="000A13D4"/>
    <w:rsid w:val="000A13D6"/>
    <w:rsid w:val="000A1414"/>
    <w:rsid w:val="000A168C"/>
    <w:rsid w:val="000A1A26"/>
    <w:rsid w:val="000A1B26"/>
    <w:rsid w:val="000A26DD"/>
    <w:rsid w:val="000A2723"/>
    <w:rsid w:val="000A286B"/>
    <w:rsid w:val="000A2B0C"/>
    <w:rsid w:val="000A2F1F"/>
    <w:rsid w:val="000A2FCC"/>
    <w:rsid w:val="000A36AE"/>
    <w:rsid w:val="000A39CA"/>
    <w:rsid w:val="000A39F9"/>
    <w:rsid w:val="000A3A20"/>
    <w:rsid w:val="000A3C53"/>
    <w:rsid w:val="000A3CFE"/>
    <w:rsid w:val="000A3EF0"/>
    <w:rsid w:val="000A3F11"/>
    <w:rsid w:val="000A406A"/>
    <w:rsid w:val="000A48FD"/>
    <w:rsid w:val="000A4A04"/>
    <w:rsid w:val="000A4A82"/>
    <w:rsid w:val="000A4D04"/>
    <w:rsid w:val="000A4D5D"/>
    <w:rsid w:val="000A4E53"/>
    <w:rsid w:val="000A4ECD"/>
    <w:rsid w:val="000A525D"/>
    <w:rsid w:val="000A557F"/>
    <w:rsid w:val="000A5859"/>
    <w:rsid w:val="000A58DC"/>
    <w:rsid w:val="000A5AA6"/>
    <w:rsid w:val="000A5EB7"/>
    <w:rsid w:val="000A687C"/>
    <w:rsid w:val="000A6C5F"/>
    <w:rsid w:val="000A712F"/>
    <w:rsid w:val="000A7263"/>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4086"/>
    <w:rsid w:val="000B4600"/>
    <w:rsid w:val="000B4BEB"/>
    <w:rsid w:val="000B4C7E"/>
    <w:rsid w:val="000B4E53"/>
    <w:rsid w:val="000B4E76"/>
    <w:rsid w:val="000B4F48"/>
    <w:rsid w:val="000B5511"/>
    <w:rsid w:val="000B58AC"/>
    <w:rsid w:val="000B5A10"/>
    <w:rsid w:val="000B5A8F"/>
    <w:rsid w:val="000B5BAC"/>
    <w:rsid w:val="000B5DC4"/>
    <w:rsid w:val="000B6B1D"/>
    <w:rsid w:val="000B6C0A"/>
    <w:rsid w:val="000B6E1E"/>
    <w:rsid w:val="000B76E5"/>
    <w:rsid w:val="000B796C"/>
    <w:rsid w:val="000B7A56"/>
    <w:rsid w:val="000C0110"/>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F67"/>
    <w:rsid w:val="000D613F"/>
    <w:rsid w:val="000D6185"/>
    <w:rsid w:val="000D6591"/>
    <w:rsid w:val="000D67DA"/>
    <w:rsid w:val="000D6BEC"/>
    <w:rsid w:val="000D71B7"/>
    <w:rsid w:val="000D763E"/>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E7B52"/>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FC7"/>
    <w:rsid w:val="0011007F"/>
    <w:rsid w:val="00110333"/>
    <w:rsid w:val="0011048C"/>
    <w:rsid w:val="001104A9"/>
    <w:rsid w:val="001104C1"/>
    <w:rsid w:val="001108F0"/>
    <w:rsid w:val="00110942"/>
    <w:rsid w:val="001109F0"/>
    <w:rsid w:val="00110AFB"/>
    <w:rsid w:val="00110BE8"/>
    <w:rsid w:val="001111A0"/>
    <w:rsid w:val="00111305"/>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7A7"/>
    <w:rsid w:val="0011692D"/>
    <w:rsid w:val="00116B2B"/>
    <w:rsid w:val="00116D7F"/>
    <w:rsid w:val="00116F18"/>
    <w:rsid w:val="0011719A"/>
    <w:rsid w:val="00117373"/>
    <w:rsid w:val="00117715"/>
    <w:rsid w:val="001178D4"/>
    <w:rsid w:val="00117935"/>
    <w:rsid w:val="00117AA5"/>
    <w:rsid w:val="00117AB0"/>
    <w:rsid w:val="00117B9F"/>
    <w:rsid w:val="00117C82"/>
    <w:rsid w:val="00117D7B"/>
    <w:rsid w:val="001201B0"/>
    <w:rsid w:val="00120279"/>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0BA"/>
    <w:rsid w:val="00122168"/>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8F9"/>
    <w:rsid w:val="00127A13"/>
    <w:rsid w:val="00127AA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905"/>
    <w:rsid w:val="00145BBC"/>
    <w:rsid w:val="00145C0D"/>
    <w:rsid w:val="00145FEF"/>
    <w:rsid w:val="00146475"/>
    <w:rsid w:val="001465CE"/>
    <w:rsid w:val="00146A14"/>
    <w:rsid w:val="00146D88"/>
    <w:rsid w:val="0014720C"/>
    <w:rsid w:val="0014723C"/>
    <w:rsid w:val="001473F3"/>
    <w:rsid w:val="001476AE"/>
    <w:rsid w:val="0014792D"/>
    <w:rsid w:val="00147CD0"/>
    <w:rsid w:val="00147E53"/>
    <w:rsid w:val="00147F72"/>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3E7D"/>
    <w:rsid w:val="001541F2"/>
    <w:rsid w:val="00154238"/>
    <w:rsid w:val="00154690"/>
    <w:rsid w:val="00154742"/>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A9B"/>
    <w:rsid w:val="00157BE3"/>
    <w:rsid w:val="00157C27"/>
    <w:rsid w:val="00157DE4"/>
    <w:rsid w:val="00160114"/>
    <w:rsid w:val="00160459"/>
    <w:rsid w:val="001605C2"/>
    <w:rsid w:val="00160656"/>
    <w:rsid w:val="001608A0"/>
    <w:rsid w:val="00160F1D"/>
    <w:rsid w:val="00160FEF"/>
    <w:rsid w:val="0016107B"/>
    <w:rsid w:val="001612E5"/>
    <w:rsid w:val="00161457"/>
    <w:rsid w:val="00161922"/>
    <w:rsid w:val="00161F8E"/>
    <w:rsid w:val="00162089"/>
    <w:rsid w:val="0016238E"/>
    <w:rsid w:val="001625AF"/>
    <w:rsid w:val="001627E4"/>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C9E"/>
    <w:rsid w:val="00181FFD"/>
    <w:rsid w:val="0018220E"/>
    <w:rsid w:val="001823D0"/>
    <w:rsid w:val="001825EC"/>
    <w:rsid w:val="001825F1"/>
    <w:rsid w:val="0018289C"/>
    <w:rsid w:val="00182926"/>
    <w:rsid w:val="001829F1"/>
    <w:rsid w:val="00182E36"/>
    <w:rsid w:val="00182F03"/>
    <w:rsid w:val="00182F96"/>
    <w:rsid w:val="00182FE5"/>
    <w:rsid w:val="00183255"/>
    <w:rsid w:val="001832E0"/>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048"/>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6DE"/>
    <w:rsid w:val="00187D3B"/>
    <w:rsid w:val="001904EE"/>
    <w:rsid w:val="00190AC7"/>
    <w:rsid w:val="001911B7"/>
    <w:rsid w:val="0019159E"/>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82"/>
    <w:rsid w:val="00194C18"/>
    <w:rsid w:val="00194D02"/>
    <w:rsid w:val="00194D19"/>
    <w:rsid w:val="001950C3"/>
    <w:rsid w:val="001950E8"/>
    <w:rsid w:val="00195278"/>
    <w:rsid w:val="001955F1"/>
    <w:rsid w:val="0019561F"/>
    <w:rsid w:val="00195665"/>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33D"/>
    <w:rsid w:val="001A45D1"/>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878"/>
    <w:rsid w:val="001C492E"/>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3D6"/>
    <w:rsid w:val="001D676B"/>
    <w:rsid w:val="001D6908"/>
    <w:rsid w:val="001D7010"/>
    <w:rsid w:val="001D73E2"/>
    <w:rsid w:val="001D78E8"/>
    <w:rsid w:val="001D7A2A"/>
    <w:rsid w:val="001D7AFE"/>
    <w:rsid w:val="001D7EC0"/>
    <w:rsid w:val="001E0007"/>
    <w:rsid w:val="001E0173"/>
    <w:rsid w:val="001E0645"/>
    <w:rsid w:val="001E0C73"/>
    <w:rsid w:val="001E106A"/>
    <w:rsid w:val="001E123D"/>
    <w:rsid w:val="001E1313"/>
    <w:rsid w:val="001E135B"/>
    <w:rsid w:val="001E1415"/>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8E"/>
    <w:rsid w:val="001F096F"/>
    <w:rsid w:val="001F0AB2"/>
    <w:rsid w:val="001F0B9F"/>
    <w:rsid w:val="001F0CC4"/>
    <w:rsid w:val="001F1304"/>
    <w:rsid w:val="001F1580"/>
    <w:rsid w:val="001F15E5"/>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75C"/>
    <w:rsid w:val="001F5836"/>
    <w:rsid w:val="001F5CDA"/>
    <w:rsid w:val="001F5D57"/>
    <w:rsid w:val="001F6401"/>
    <w:rsid w:val="001F64AE"/>
    <w:rsid w:val="001F6539"/>
    <w:rsid w:val="001F6620"/>
    <w:rsid w:val="001F68E0"/>
    <w:rsid w:val="001F6A77"/>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4C6"/>
    <w:rsid w:val="00204508"/>
    <w:rsid w:val="002046EA"/>
    <w:rsid w:val="0020490A"/>
    <w:rsid w:val="00204AD9"/>
    <w:rsid w:val="00205237"/>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7453"/>
    <w:rsid w:val="0020746E"/>
    <w:rsid w:val="00207516"/>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5449"/>
    <w:rsid w:val="00225450"/>
    <w:rsid w:val="002256FB"/>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48A"/>
    <w:rsid w:val="0023583E"/>
    <w:rsid w:val="0023594B"/>
    <w:rsid w:val="002359E5"/>
    <w:rsid w:val="00235BAE"/>
    <w:rsid w:val="00235D86"/>
    <w:rsid w:val="0023602E"/>
    <w:rsid w:val="002360CD"/>
    <w:rsid w:val="0023626E"/>
    <w:rsid w:val="0023641F"/>
    <w:rsid w:val="00236532"/>
    <w:rsid w:val="002365B2"/>
    <w:rsid w:val="002366A8"/>
    <w:rsid w:val="00236A4E"/>
    <w:rsid w:val="00236AA8"/>
    <w:rsid w:val="00236DB0"/>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1FB9"/>
    <w:rsid w:val="00242194"/>
    <w:rsid w:val="0024224C"/>
    <w:rsid w:val="002425C6"/>
    <w:rsid w:val="00242853"/>
    <w:rsid w:val="00242C8A"/>
    <w:rsid w:val="00242FA9"/>
    <w:rsid w:val="0024309A"/>
    <w:rsid w:val="002430A1"/>
    <w:rsid w:val="002432CA"/>
    <w:rsid w:val="0024340B"/>
    <w:rsid w:val="002436D9"/>
    <w:rsid w:val="00243884"/>
    <w:rsid w:val="00243B1C"/>
    <w:rsid w:val="00243B8E"/>
    <w:rsid w:val="002444A9"/>
    <w:rsid w:val="002446F7"/>
    <w:rsid w:val="00244FA5"/>
    <w:rsid w:val="0024582A"/>
    <w:rsid w:val="00245EF0"/>
    <w:rsid w:val="00245F34"/>
    <w:rsid w:val="002460BE"/>
    <w:rsid w:val="002462E4"/>
    <w:rsid w:val="00246696"/>
    <w:rsid w:val="00246A77"/>
    <w:rsid w:val="00246ACA"/>
    <w:rsid w:val="002472F1"/>
    <w:rsid w:val="002477CB"/>
    <w:rsid w:val="00247BAE"/>
    <w:rsid w:val="00247CC1"/>
    <w:rsid w:val="00247F6C"/>
    <w:rsid w:val="002503B4"/>
    <w:rsid w:val="002506EE"/>
    <w:rsid w:val="002509C7"/>
    <w:rsid w:val="00250A99"/>
    <w:rsid w:val="00250AED"/>
    <w:rsid w:val="00250D97"/>
    <w:rsid w:val="002513A0"/>
    <w:rsid w:val="00251509"/>
    <w:rsid w:val="00251553"/>
    <w:rsid w:val="00251639"/>
    <w:rsid w:val="00251756"/>
    <w:rsid w:val="00251D23"/>
    <w:rsid w:val="00252385"/>
    <w:rsid w:val="002523E5"/>
    <w:rsid w:val="00252523"/>
    <w:rsid w:val="00252F85"/>
    <w:rsid w:val="00253302"/>
    <w:rsid w:val="00253670"/>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7"/>
    <w:rsid w:val="002561C9"/>
    <w:rsid w:val="002562D2"/>
    <w:rsid w:val="002563D9"/>
    <w:rsid w:val="002563E3"/>
    <w:rsid w:val="00256429"/>
    <w:rsid w:val="00256564"/>
    <w:rsid w:val="002566E3"/>
    <w:rsid w:val="00256A4B"/>
    <w:rsid w:val="00256C80"/>
    <w:rsid w:val="00256D36"/>
    <w:rsid w:val="00256D40"/>
    <w:rsid w:val="00256DAE"/>
    <w:rsid w:val="00256F64"/>
    <w:rsid w:val="0025712A"/>
    <w:rsid w:val="00257371"/>
    <w:rsid w:val="002573B9"/>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D9"/>
    <w:rsid w:val="00262C43"/>
    <w:rsid w:val="00263543"/>
    <w:rsid w:val="00263882"/>
    <w:rsid w:val="00263D14"/>
    <w:rsid w:val="002640FE"/>
    <w:rsid w:val="0026414E"/>
    <w:rsid w:val="00264206"/>
    <w:rsid w:val="002643A6"/>
    <w:rsid w:val="002648A1"/>
    <w:rsid w:val="00264A0D"/>
    <w:rsid w:val="002652BA"/>
    <w:rsid w:val="00265865"/>
    <w:rsid w:val="00265982"/>
    <w:rsid w:val="00265B30"/>
    <w:rsid w:val="00265BDF"/>
    <w:rsid w:val="00265E07"/>
    <w:rsid w:val="002662B6"/>
    <w:rsid w:val="00266732"/>
    <w:rsid w:val="0026677B"/>
    <w:rsid w:val="00266C50"/>
    <w:rsid w:val="00266D64"/>
    <w:rsid w:val="00266FC0"/>
    <w:rsid w:val="00267063"/>
    <w:rsid w:val="002674C9"/>
    <w:rsid w:val="0026755D"/>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72E"/>
    <w:rsid w:val="0027377B"/>
    <w:rsid w:val="002738B4"/>
    <w:rsid w:val="00273957"/>
    <w:rsid w:val="00273A7F"/>
    <w:rsid w:val="00273AA4"/>
    <w:rsid w:val="00273BBD"/>
    <w:rsid w:val="00273F1F"/>
    <w:rsid w:val="002743A8"/>
    <w:rsid w:val="002743DF"/>
    <w:rsid w:val="002743F8"/>
    <w:rsid w:val="002751B9"/>
    <w:rsid w:val="00275405"/>
    <w:rsid w:val="0027550F"/>
    <w:rsid w:val="002759C1"/>
    <w:rsid w:val="00275A17"/>
    <w:rsid w:val="00275E78"/>
    <w:rsid w:val="0027614D"/>
    <w:rsid w:val="00276163"/>
    <w:rsid w:val="00276387"/>
    <w:rsid w:val="00276390"/>
    <w:rsid w:val="00276604"/>
    <w:rsid w:val="00276911"/>
    <w:rsid w:val="00277104"/>
    <w:rsid w:val="00277D97"/>
    <w:rsid w:val="0028036D"/>
    <w:rsid w:val="00280429"/>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6123"/>
    <w:rsid w:val="0028622E"/>
    <w:rsid w:val="002866DC"/>
    <w:rsid w:val="00286822"/>
    <w:rsid w:val="0028684D"/>
    <w:rsid w:val="00286B7D"/>
    <w:rsid w:val="00286EC1"/>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82D"/>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53AC"/>
    <w:rsid w:val="002B548F"/>
    <w:rsid w:val="002B59FE"/>
    <w:rsid w:val="002B5AEC"/>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F1C"/>
    <w:rsid w:val="002C1265"/>
    <w:rsid w:val="002C13E2"/>
    <w:rsid w:val="002C1888"/>
    <w:rsid w:val="002C1E59"/>
    <w:rsid w:val="002C2311"/>
    <w:rsid w:val="002C231C"/>
    <w:rsid w:val="002C233F"/>
    <w:rsid w:val="002C2806"/>
    <w:rsid w:val="002C298C"/>
    <w:rsid w:val="002C2C21"/>
    <w:rsid w:val="002C2D6E"/>
    <w:rsid w:val="002C2E81"/>
    <w:rsid w:val="002C34AF"/>
    <w:rsid w:val="002C35B6"/>
    <w:rsid w:val="002C375A"/>
    <w:rsid w:val="002C3770"/>
    <w:rsid w:val="002C3B33"/>
    <w:rsid w:val="002C4824"/>
    <w:rsid w:val="002C4D31"/>
    <w:rsid w:val="002C4D53"/>
    <w:rsid w:val="002C4F32"/>
    <w:rsid w:val="002C5092"/>
    <w:rsid w:val="002C5359"/>
    <w:rsid w:val="002C5994"/>
    <w:rsid w:val="002C5A0F"/>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301"/>
    <w:rsid w:val="002D1940"/>
    <w:rsid w:val="002D1B80"/>
    <w:rsid w:val="002D1E89"/>
    <w:rsid w:val="002D1E99"/>
    <w:rsid w:val="002D1ED9"/>
    <w:rsid w:val="002D2040"/>
    <w:rsid w:val="002D2125"/>
    <w:rsid w:val="002D281C"/>
    <w:rsid w:val="002D2838"/>
    <w:rsid w:val="002D286B"/>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350"/>
    <w:rsid w:val="002D5524"/>
    <w:rsid w:val="002D565D"/>
    <w:rsid w:val="002D5806"/>
    <w:rsid w:val="002D58E6"/>
    <w:rsid w:val="002D5A00"/>
    <w:rsid w:val="002D6168"/>
    <w:rsid w:val="002D61AA"/>
    <w:rsid w:val="002D61FB"/>
    <w:rsid w:val="002D637C"/>
    <w:rsid w:val="002D63B6"/>
    <w:rsid w:val="002D64B4"/>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A81"/>
    <w:rsid w:val="002E1D8C"/>
    <w:rsid w:val="002E1DAE"/>
    <w:rsid w:val="002E1EF1"/>
    <w:rsid w:val="002E236E"/>
    <w:rsid w:val="002E2390"/>
    <w:rsid w:val="002E2493"/>
    <w:rsid w:val="002E24BF"/>
    <w:rsid w:val="002E2513"/>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A6"/>
    <w:rsid w:val="002F5737"/>
    <w:rsid w:val="002F57B1"/>
    <w:rsid w:val="002F5879"/>
    <w:rsid w:val="002F5979"/>
    <w:rsid w:val="002F5A76"/>
    <w:rsid w:val="002F5BA3"/>
    <w:rsid w:val="002F5E67"/>
    <w:rsid w:val="002F5F40"/>
    <w:rsid w:val="002F6087"/>
    <w:rsid w:val="002F62B3"/>
    <w:rsid w:val="002F6544"/>
    <w:rsid w:val="002F6651"/>
    <w:rsid w:val="002F67E9"/>
    <w:rsid w:val="002F69EF"/>
    <w:rsid w:val="002F6A62"/>
    <w:rsid w:val="002F6B79"/>
    <w:rsid w:val="002F7372"/>
    <w:rsid w:val="002F73EF"/>
    <w:rsid w:val="002F7968"/>
    <w:rsid w:val="002F7988"/>
    <w:rsid w:val="002F7BF6"/>
    <w:rsid w:val="002F7C25"/>
    <w:rsid w:val="002F7E86"/>
    <w:rsid w:val="00300914"/>
    <w:rsid w:val="003009E8"/>
    <w:rsid w:val="00300B6C"/>
    <w:rsid w:val="00300E7C"/>
    <w:rsid w:val="003011D5"/>
    <w:rsid w:val="00301317"/>
    <w:rsid w:val="003014C6"/>
    <w:rsid w:val="0030154B"/>
    <w:rsid w:val="00301694"/>
    <w:rsid w:val="003017CF"/>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CCD"/>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45E"/>
    <w:rsid w:val="00307C90"/>
    <w:rsid w:val="00307F09"/>
    <w:rsid w:val="00310266"/>
    <w:rsid w:val="00310474"/>
    <w:rsid w:val="00310577"/>
    <w:rsid w:val="00310655"/>
    <w:rsid w:val="003109E5"/>
    <w:rsid w:val="00310BEE"/>
    <w:rsid w:val="00310F4B"/>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A6F"/>
    <w:rsid w:val="00316CAE"/>
    <w:rsid w:val="00316E15"/>
    <w:rsid w:val="0031712C"/>
    <w:rsid w:val="00317335"/>
    <w:rsid w:val="0031759E"/>
    <w:rsid w:val="00317998"/>
    <w:rsid w:val="00317AFD"/>
    <w:rsid w:val="00317C90"/>
    <w:rsid w:val="00317C94"/>
    <w:rsid w:val="003203B3"/>
    <w:rsid w:val="0032043D"/>
    <w:rsid w:val="003206EF"/>
    <w:rsid w:val="00320749"/>
    <w:rsid w:val="00320851"/>
    <w:rsid w:val="00320A32"/>
    <w:rsid w:val="00320A55"/>
    <w:rsid w:val="00320B60"/>
    <w:rsid w:val="00320B78"/>
    <w:rsid w:val="00320D1F"/>
    <w:rsid w:val="00320E27"/>
    <w:rsid w:val="003211B0"/>
    <w:rsid w:val="0032175C"/>
    <w:rsid w:val="003217B9"/>
    <w:rsid w:val="003217D2"/>
    <w:rsid w:val="003218B7"/>
    <w:rsid w:val="00321CE7"/>
    <w:rsid w:val="00321DF0"/>
    <w:rsid w:val="003222D6"/>
    <w:rsid w:val="003222ED"/>
    <w:rsid w:val="0032247A"/>
    <w:rsid w:val="003225A4"/>
    <w:rsid w:val="003225C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E8"/>
    <w:rsid w:val="00326746"/>
    <w:rsid w:val="00327206"/>
    <w:rsid w:val="00327424"/>
    <w:rsid w:val="003278A4"/>
    <w:rsid w:val="00327A7B"/>
    <w:rsid w:val="003302FD"/>
    <w:rsid w:val="00330339"/>
    <w:rsid w:val="00330396"/>
    <w:rsid w:val="003303A2"/>
    <w:rsid w:val="0033041B"/>
    <w:rsid w:val="0033060D"/>
    <w:rsid w:val="00330976"/>
    <w:rsid w:val="0033098A"/>
    <w:rsid w:val="00331315"/>
    <w:rsid w:val="00331316"/>
    <w:rsid w:val="00331651"/>
    <w:rsid w:val="00331A06"/>
    <w:rsid w:val="00331A84"/>
    <w:rsid w:val="00331F96"/>
    <w:rsid w:val="00331FA3"/>
    <w:rsid w:val="0033201B"/>
    <w:rsid w:val="003320A4"/>
    <w:rsid w:val="003321A9"/>
    <w:rsid w:val="0033234D"/>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9FF"/>
    <w:rsid w:val="00342ACC"/>
    <w:rsid w:val="00342B3D"/>
    <w:rsid w:val="00342F23"/>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6E7"/>
    <w:rsid w:val="00347866"/>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F"/>
    <w:rsid w:val="00356C57"/>
    <w:rsid w:val="00356E7E"/>
    <w:rsid w:val="00356F85"/>
    <w:rsid w:val="00357180"/>
    <w:rsid w:val="0035730A"/>
    <w:rsid w:val="00357A3E"/>
    <w:rsid w:val="00357B2A"/>
    <w:rsid w:val="00357BD3"/>
    <w:rsid w:val="00357C7F"/>
    <w:rsid w:val="00357CBD"/>
    <w:rsid w:val="00360335"/>
    <w:rsid w:val="003605B7"/>
    <w:rsid w:val="00360D37"/>
    <w:rsid w:val="00360E31"/>
    <w:rsid w:val="00360F01"/>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9BF"/>
    <w:rsid w:val="00374AF4"/>
    <w:rsid w:val="00374C70"/>
    <w:rsid w:val="00374ECD"/>
    <w:rsid w:val="00374EFE"/>
    <w:rsid w:val="00375301"/>
    <w:rsid w:val="0037530A"/>
    <w:rsid w:val="00375569"/>
    <w:rsid w:val="003758D0"/>
    <w:rsid w:val="003758E2"/>
    <w:rsid w:val="003759BD"/>
    <w:rsid w:val="00375C96"/>
    <w:rsid w:val="0037618F"/>
    <w:rsid w:val="003761A3"/>
    <w:rsid w:val="0037650E"/>
    <w:rsid w:val="003766CF"/>
    <w:rsid w:val="00376F43"/>
    <w:rsid w:val="00376F71"/>
    <w:rsid w:val="00376FA0"/>
    <w:rsid w:val="0037779A"/>
    <w:rsid w:val="00377813"/>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30EB"/>
    <w:rsid w:val="0038316F"/>
    <w:rsid w:val="00383494"/>
    <w:rsid w:val="00383981"/>
    <w:rsid w:val="00383AD8"/>
    <w:rsid w:val="00383ED8"/>
    <w:rsid w:val="00384015"/>
    <w:rsid w:val="003840B2"/>
    <w:rsid w:val="0038420A"/>
    <w:rsid w:val="0038438A"/>
    <w:rsid w:val="003847B3"/>
    <w:rsid w:val="00384998"/>
    <w:rsid w:val="00384BE6"/>
    <w:rsid w:val="00384C2F"/>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E72"/>
    <w:rsid w:val="003944DA"/>
    <w:rsid w:val="003946AB"/>
    <w:rsid w:val="003946D5"/>
    <w:rsid w:val="0039488A"/>
    <w:rsid w:val="003948AB"/>
    <w:rsid w:val="003948AD"/>
    <w:rsid w:val="003949A5"/>
    <w:rsid w:val="00394C65"/>
    <w:rsid w:val="00394FB5"/>
    <w:rsid w:val="003951F5"/>
    <w:rsid w:val="0039569B"/>
    <w:rsid w:val="003958DE"/>
    <w:rsid w:val="003959AC"/>
    <w:rsid w:val="00395ABD"/>
    <w:rsid w:val="00395C72"/>
    <w:rsid w:val="00395D57"/>
    <w:rsid w:val="00395E28"/>
    <w:rsid w:val="00395E41"/>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8F8"/>
    <w:rsid w:val="003A1A30"/>
    <w:rsid w:val="003A1B9C"/>
    <w:rsid w:val="003A1CDE"/>
    <w:rsid w:val="003A1DB0"/>
    <w:rsid w:val="003A20DF"/>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D8"/>
    <w:rsid w:val="003A7A0A"/>
    <w:rsid w:val="003A7F64"/>
    <w:rsid w:val="003A7F8B"/>
    <w:rsid w:val="003B0233"/>
    <w:rsid w:val="003B02BF"/>
    <w:rsid w:val="003B0D03"/>
    <w:rsid w:val="003B11CA"/>
    <w:rsid w:val="003B202A"/>
    <w:rsid w:val="003B20E5"/>
    <w:rsid w:val="003B214B"/>
    <w:rsid w:val="003B23D1"/>
    <w:rsid w:val="003B2CE4"/>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C0"/>
    <w:rsid w:val="003B5E4D"/>
    <w:rsid w:val="003B6A04"/>
    <w:rsid w:val="003B75A5"/>
    <w:rsid w:val="003B7755"/>
    <w:rsid w:val="003B78CD"/>
    <w:rsid w:val="003B7C6A"/>
    <w:rsid w:val="003B7DD0"/>
    <w:rsid w:val="003B7DFC"/>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111"/>
    <w:rsid w:val="003C243A"/>
    <w:rsid w:val="003C25C3"/>
    <w:rsid w:val="003C28D6"/>
    <w:rsid w:val="003C29EC"/>
    <w:rsid w:val="003C2DC9"/>
    <w:rsid w:val="003C2F7A"/>
    <w:rsid w:val="003C30A6"/>
    <w:rsid w:val="003C333D"/>
    <w:rsid w:val="003C3398"/>
    <w:rsid w:val="003C351D"/>
    <w:rsid w:val="003C3562"/>
    <w:rsid w:val="003C41FE"/>
    <w:rsid w:val="003C4200"/>
    <w:rsid w:val="003C44DF"/>
    <w:rsid w:val="003C44E9"/>
    <w:rsid w:val="003C4548"/>
    <w:rsid w:val="003C4673"/>
    <w:rsid w:val="003C4740"/>
    <w:rsid w:val="003C4A7F"/>
    <w:rsid w:val="003C4AF0"/>
    <w:rsid w:val="003C4E6C"/>
    <w:rsid w:val="003C5209"/>
    <w:rsid w:val="003C5548"/>
    <w:rsid w:val="003C57B4"/>
    <w:rsid w:val="003C5A0D"/>
    <w:rsid w:val="003C5BD2"/>
    <w:rsid w:val="003C6008"/>
    <w:rsid w:val="003C6130"/>
    <w:rsid w:val="003C6377"/>
    <w:rsid w:val="003C63B4"/>
    <w:rsid w:val="003C6473"/>
    <w:rsid w:val="003C669C"/>
    <w:rsid w:val="003C67C0"/>
    <w:rsid w:val="003C6850"/>
    <w:rsid w:val="003C6A51"/>
    <w:rsid w:val="003C6D25"/>
    <w:rsid w:val="003C6ECF"/>
    <w:rsid w:val="003C716C"/>
    <w:rsid w:val="003C730D"/>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818"/>
    <w:rsid w:val="003D1C91"/>
    <w:rsid w:val="003D1D27"/>
    <w:rsid w:val="003D2098"/>
    <w:rsid w:val="003D2297"/>
    <w:rsid w:val="003D2417"/>
    <w:rsid w:val="003D2653"/>
    <w:rsid w:val="003D27F1"/>
    <w:rsid w:val="003D281C"/>
    <w:rsid w:val="003D294F"/>
    <w:rsid w:val="003D2AED"/>
    <w:rsid w:val="003D2E33"/>
    <w:rsid w:val="003D30E7"/>
    <w:rsid w:val="003D3523"/>
    <w:rsid w:val="003D3A52"/>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62D3"/>
    <w:rsid w:val="003D641B"/>
    <w:rsid w:val="003D667B"/>
    <w:rsid w:val="003D6961"/>
    <w:rsid w:val="003D6BC6"/>
    <w:rsid w:val="003D6E5B"/>
    <w:rsid w:val="003D6FE9"/>
    <w:rsid w:val="003D71C2"/>
    <w:rsid w:val="003D7574"/>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161B"/>
    <w:rsid w:val="004016FE"/>
    <w:rsid w:val="00401BF0"/>
    <w:rsid w:val="00402235"/>
    <w:rsid w:val="0040267F"/>
    <w:rsid w:val="00402ACC"/>
    <w:rsid w:val="00402F39"/>
    <w:rsid w:val="0040312D"/>
    <w:rsid w:val="0040348D"/>
    <w:rsid w:val="004036F0"/>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F76"/>
    <w:rsid w:val="004071F5"/>
    <w:rsid w:val="00407AC9"/>
    <w:rsid w:val="00407BD9"/>
    <w:rsid w:val="00407BEA"/>
    <w:rsid w:val="00407E29"/>
    <w:rsid w:val="00407F97"/>
    <w:rsid w:val="0041026E"/>
    <w:rsid w:val="00410A3C"/>
    <w:rsid w:val="00410B53"/>
    <w:rsid w:val="00410DDA"/>
    <w:rsid w:val="00410F43"/>
    <w:rsid w:val="00410FF9"/>
    <w:rsid w:val="004110C0"/>
    <w:rsid w:val="0041112D"/>
    <w:rsid w:val="004115A7"/>
    <w:rsid w:val="00411703"/>
    <w:rsid w:val="004117D3"/>
    <w:rsid w:val="00411C65"/>
    <w:rsid w:val="00411F1D"/>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712"/>
    <w:rsid w:val="00414B32"/>
    <w:rsid w:val="00414C74"/>
    <w:rsid w:val="00414CAD"/>
    <w:rsid w:val="00414D77"/>
    <w:rsid w:val="00414F6D"/>
    <w:rsid w:val="004153E4"/>
    <w:rsid w:val="004153EE"/>
    <w:rsid w:val="004157C2"/>
    <w:rsid w:val="00415893"/>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C27"/>
    <w:rsid w:val="00431E56"/>
    <w:rsid w:val="00431FA2"/>
    <w:rsid w:val="004321C9"/>
    <w:rsid w:val="00432ACD"/>
    <w:rsid w:val="00432BAC"/>
    <w:rsid w:val="00432E51"/>
    <w:rsid w:val="00433020"/>
    <w:rsid w:val="004332E6"/>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5036"/>
    <w:rsid w:val="00445761"/>
    <w:rsid w:val="004457B8"/>
    <w:rsid w:val="00446108"/>
    <w:rsid w:val="0044640F"/>
    <w:rsid w:val="00446717"/>
    <w:rsid w:val="004468D3"/>
    <w:rsid w:val="0044691B"/>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D8D"/>
    <w:rsid w:val="00461F57"/>
    <w:rsid w:val="0046223F"/>
    <w:rsid w:val="004627DD"/>
    <w:rsid w:val="00462D0C"/>
    <w:rsid w:val="00462D47"/>
    <w:rsid w:val="0046300F"/>
    <w:rsid w:val="00463013"/>
    <w:rsid w:val="0046331D"/>
    <w:rsid w:val="00463520"/>
    <w:rsid w:val="00463A75"/>
    <w:rsid w:val="00463BDA"/>
    <w:rsid w:val="00463DBE"/>
    <w:rsid w:val="0046480A"/>
    <w:rsid w:val="0046489D"/>
    <w:rsid w:val="00464A67"/>
    <w:rsid w:val="00464AD3"/>
    <w:rsid w:val="00464C9E"/>
    <w:rsid w:val="00465804"/>
    <w:rsid w:val="004659E6"/>
    <w:rsid w:val="00465DAB"/>
    <w:rsid w:val="004664C2"/>
    <w:rsid w:val="00466918"/>
    <w:rsid w:val="004669E0"/>
    <w:rsid w:val="00466AB6"/>
    <w:rsid w:val="004670DB"/>
    <w:rsid w:val="004672AD"/>
    <w:rsid w:val="004673E8"/>
    <w:rsid w:val="004673EF"/>
    <w:rsid w:val="00467696"/>
    <w:rsid w:val="00467973"/>
    <w:rsid w:val="00470057"/>
    <w:rsid w:val="0047016D"/>
    <w:rsid w:val="004702AD"/>
    <w:rsid w:val="00470842"/>
    <w:rsid w:val="0047092B"/>
    <w:rsid w:val="004711C8"/>
    <w:rsid w:val="00471AA9"/>
    <w:rsid w:val="00471B0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87F35"/>
    <w:rsid w:val="00490080"/>
    <w:rsid w:val="00490966"/>
    <w:rsid w:val="00490BCB"/>
    <w:rsid w:val="00490DB3"/>
    <w:rsid w:val="00491083"/>
    <w:rsid w:val="00491549"/>
    <w:rsid w:val="00491622"/>
    <w:rsid w:val="004917EF"/>
    <w:rsid w:val="00491927"/>
    <w:rsid w:val="004919A7"/>
    <w:rsid w:val="00491CBC"/>
    <w:rsid w:val="00491CEF"/>
    <w:rsid w:val="00491FCF"/>
    <w:rsid w:val="004920BF"/>
    <w:rsid w:val="004922D6"/>
    <w:rsid w:val="004926B1"/>
    <w:rsid w:val="004929EE"/>
    <w:rsid w:val="00492C75"/>
    <w:rsid w:val="004932A4"/>
    <w:rsid w:val="004933A1"/>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C10"/>
    <w:rsid w:val="004A2D5C"/>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4005"/>
    <w:rsid w:val="004B40B6"/>
    <w:rsid w:val="004B4129"/>
    <w:rsid w:val="004B42A1"/>
    <w:rsid w:val="004B46F1"/>
    <w:rsid w:val="004B4BD2"/>
    <w:rsid w:val="004B4F3B"/>
    <w:rsid w:val="004B57E5"/>
    <w:rsid w:val="004B5ACB"/>
    <w:rsid w:val="004B5D95"/>
    <w:rsid w:val="004B5FD9"/>
    <w:rsid w:val="004B60E9"/>
    <w:rsid w:val="004B61D4"/>
    <w:rsid w:val="004B6483"/>
    <w:rsid w:val="004B67B4"/>
    <w:rsid w:val="004B67DB"/>
    <w:rsid w:val="004B6C11"/>
    <w:rsid w:val="004B6DBB"/>
    <w:rsid w:val="004B6FF2"/>
    <w:rsid w:val="004B716F"/>
    <w:rsid w:val="004B7238"/>
    <w:rsid w:val="004B72C9"/>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D43"/>
    <w:rsid w:val="004C3DD0"/>
    <w:rsid w:val="004C3FB1"/>
    <w:rsid w:val="004C4540"/>
    <w:rsid w:val="004C47A1"/>
    <w:rsid w:val="004C4A09"/>
    <w:rsid w:val="004C4B1C"/>
    <w:rsid w:val="004C4B6A"/>
    <w:rsid w:val="004C5083"/>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B0F"/>
    <w:rsid w:val="004D1D67"/>
    <w:rsid w:val="004D298F"/>
    <w:rsid w:val="004D2C0B"/>
    <w:rsid w:val="004D2F48"/>
    <w:rsid w:val="004D32C9"/>
    <w:rsid w:val="004D3483"/>
    <w:rsid w:val="004D3646"/>
    <w:rsid w:val="004D377E"/>
    <w:rsid w:val="004D3890"/>
    <w:rsid w:val="004D3A89"/>
    <w:rsid w:val="004D3F12"/>
    <w:rsid w:val="004D417E"/>
    <w:rsid w:val="004D41A8"/>
    <w:rsid w:val="004D4254"/>
    <w:rsid w:val="004D46A8"/>
    <w:rsid w:val="004D46B3"/>
    <w:rsid w:val="004D4883"/>
    <w:rsid w:val="004D4A36"/>
    <w:rsid w:val="004D4C39"/>
    <w:rsid w:val="004D4F24"/>
    <w:rsid w:val="004D5404"/>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75F"/>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E32"/>
    <w:rsid w:val="00540E40"/>
    <w:rsid w:val="0054127F"/>
    <w:rsid w:val="0054134E"/>
    <w:rsid w:val="0054137B"/>
    <w:rsid w:val="005413E2"/>
    <w:rsid w:val="00541594"/>
    <w:rsid w:val="00541B08"/>
    <w:rsid w:val="00541B67"/>
    <w:rsid w:val="00541BC3"/>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20E"/>
    <w:rsid w:val="005462C2"/>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9D7"/>
    <w:rsid w:val="00553ABB"/>
    <w:rsid w:val="00553ACA"/>
    <w:rsid w:val="00553C80"/>
    <w:rsid w:val="00553DE4"/>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31"/>
    <w:rsid w:val="00580B55"/>
    <w:rsid w:val="00580C7C"/>
    <w:rsid w:val="005815A0"/>
    <w:rsid w:val="00581E1F"/>
    <w:rsid w:val="00582897"/>
    <w:rsid w:val="00582962"/>
    <w:rsid w:val="005829E6"/>
    <w:rsid w:val="00582B75"/>
    <w:rsid w:val="0058319B"/>
    <w:rsid w:val="005834C5"/>
    <w:rsid w:val="0058397F"/>
    <w:rsid w:val="00583F80"/>
    <w:rsid w:val="0058403D"/>
    <w:rsid w:val="0058403E"/>
    <w:rsid w:val="005840CC"/>
    <w:rsid w:val="005843DF"/>
    <w:rsid w:val="005844F5"/>
    <w:rsid w:val="00584B7F"/>
    <w:rsid w:val="00584D79"/>
    <w:rsid w:val="00584DB1"/>
    <w:rsid w:val="00584DFF"/>
    <w:rsid w:val="00584E5F"/>
    <w:rsid w:val="00585610"/>
    <w:rsid w:val="0058578B"/>
    <w:rsid w:val="00585A01"/>
    <w:rsid w:val="00585AF9"/>
    <w:rsid w:val="00585F92"/>
    <w:rsid w:val="0058602A"/>
    <w:rsid w:val="00586119"/>
    <w:rsid w:val="00586537"/>
    <w:rsid w:val="00586633"/>
    <w:rsid w:val="005867AE"/>
    <w:rsid w:val="005869AB"/>
    <w:rsid w:val="00586C7E"/>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716"/>
    <w:rsid w:val="00592DBD"/>
    <w:rsid w:val="00592DD7"/>
    <w:rsid w:val="00592DEE"/>
    <w:rsid w:val="005935AB"/>
    <w:rsid w:val="005935D9"/>
    <w:rsid w:val="0059389B"/>
    <w:rsid w:val="00594526"/>
    <w:rsid w:val="0059455C"/>
    <w:rsid w:val="005949CB"/>
    <w:rsid w:val="00594B31"/>
    <w:rsid w:val="00594C76"/>
    <w:rsid w:val="00594DB0"/>
    <w:rsid w:val="00594DD9"/>
    <w:rsid w:val="00594E18"/>
    <w:rsid w:val="00594ED1"/>
    <w:rsid w:val="0059512B"/>
    <w:rsid w:val="005956E9"/>
    <w:rsid w:val="0059575B"/>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81D"/>
    <w:rsid w:val="005B0924"/>
    <w:rsid w:val="005B0937"/>
    <w:rsid w:val="005B0B3B"/>
    <w:rsid w:val="005B0C44"/>
    <w:rsid w:val="005B0E6C"/>
    <w:rsid w:val="005B0E8B"/>
    <w:rsid w:val="005B1028"/>
    <w:rsid w:val="005B1C22"/>
    <w:rsid w:val="005B1C6D"/>
    <w:rsid w:val="005B20C1"/>
    <w:rsid w:val="005B2440"/>
    <w:rsid w:val="005B24CE"/>
    <w:rsid w:val="005B24DF"/>
    <w:rsid w:val="005B2629"/>
    <w:rsid w:val="005B2692"/>
    <w:rsid w:val="005B2865"/>
    <w:rsid w:val="005B2B58"/>
    <w:rsid w:val="005B2E3D"/>
    <w:rsid w:val="005B3053"/>
    <w:rsid w:val="005B30CF"/>
    <w:rsid w:val="005B369E"/>
    <w:rsid w:val="005B37F6"/>
    <w:rsid w:val="005B3826"/>
    <w:rsid w:val="005B3B39"/>
    <w:rsid w:val="005B486C"/>
    <w:rsid w:val="005B4AA0"/>
    <w:rsid w:val="005B4BF3"/>
    <w:rsid w:val="005B4D7C"/>
    <w:rsid w:val="005B4F50"/>
    <w:rsid w:val="005B4F53"/>
    <w:rsid w:val="005B5058"/>
    <w:rsid w:val="005B52B9"/>
    <w:rsid w:val="005B5483"/>
    <w:rsid w:val="005B56F9"/>
    <w:rsid w:val="005B57BC"/>
    <w:rsid w:val="005B634F"/>
    <w:rsid w:val="005B642C"/>
    <w:rsid w:val="005B65BD"/>
    <w:rsid w:val="005B664C"/>
    <w:rsid w:val="005B66D3"/>
    <w:rsid w:val="005B684D"/>
    <w:rsid w:val="005B693F"/>
    <w:rsid w:val="005B6983"/>
    <w:rsid w:val="005B6A9D"/>
    <w:rsid w:val="005B7215"/>
    <w:rsid w:val="005B7616"/>
    <w:rsid w:val="005B7AB5"/>
    <w:rsid w:val="005C0222"/>
    <w:rsid w:val="005C09BD"/>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FE"/>
    <w:rsid w:val="005D21A0"/>
    <w:rsid w:val="005D21CC"/>
    <w:rsid w:val="005D22DD"/>
    <w:rsid w:val="005D277A"/>
    <w:rsid w:val="005D2ADB"/>
    <w:rsid w:val="005D2AF1"/>
    <w:rsid w:val="005D3075"/>
    <w:rsid w:val="005D3189"/>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C2B"/>
    <w:rsid w:val="005E74CB"/>
    <w:rsid w:val="005E77FB"/>
    <w:rsid w:val="005E7A0F"/>
    <w:rsid w:val="005E7B07"/>
    <w:rsid w:val="005E7B0F"/>
    <w:rsid w:val="005E7D2C"/>
    <w:rsid w:val="005F0234"/>
    <w:rsid w:val="005F0389"/>
    <w:rsid w:val="005F04A7"/>
    <w:rsid w:val="005F0700"/>
    <w:rsid w:val="005F0955"/>
    <w:rsid w:val="005F0A18"/>
    <w:rsid w:val="005F0D85"/>
    <w:rsid w:val="005F0E3F"/>
    <w:rsid w:val="005F0F47"/>
    <w:rsid w:val="005F10A7"/>
    <w:rsid w:val="005F110F"/>
    <w:rsid w:val="005F132C"/>
    <w:rsid w:val="005F1558"/>
    <w:rsid w:val="005F2116"/>
    <w:rsid w:val="005F22E6"/>
    <w:rsid w:val="005F2592"/>
    <w:rsid w:val="005F2CEE"/>
    <w:rsid w:val="005F2DE9"/>
    <w:rsid w:val="005F2E26"/>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F5D"/>
    <w:rsid w:val="005F4FE5"/>
    <w:rsid w:val="005F5173"/>
    <w:rsid w:val="005F524C"/>
    <w:rsid w:val="005F52EA"/>
    <w:rsid w:val="005F52ED"/>
    <w:rsid w:val="005F554E"/>
    <w:rsid w:val="005F582C"/>
    <w:rsid w:val="005F5905"/>
    <w:rsid w:val="005F592C"/>
    <w:rsid w:val="005F5A14"/>
    <w:rsid w:val="005F5B32"/>
    <w:rsid w:val="005F5E9F"/>
    <w:rsid w:val="005F63F7"/>
    <w:rsid w:val="005F6533"/>
    <w:rsid w:val="005F7461"/>
    <w:rsid w:val="005F74DA"/>
    <w:rsid w:val="005F7676"/>
    <w:rsid w:val="005F7745"/>
    <w:rsid w:val="005F78E9"/>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571"/>
    <w:rsid w:val="00604614"/>
    <w:rsid w:val="006048AF"/>
    <w:rsid w:val="00604DBD"/>
    <w:rsid w:val="006053C4"/>
    <w:rsid w:val="006053EE"/>
    <w:rsid w:val="006056E4"/>
    <w:rsid w:val="0060594D"/>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113D"/>
    <w:rsid w:val="0062119D"/>
    <w:rsid w:val="006211B6"/>
    <w:rsid w:val="00621654"/>
    <w:rsid w:val="00621700"/>
    <w:rsid w:val="00621758"/>
    <w:rsid w:val="006217C5"/>
    <w:rsid w:val="006219F0"/>
    <w:rsid w:val="00621A70"/>
    <w:rsid w:val="006220FD"/>
    <w:rsid w:val="00622525"/>
    <w:rsid w:val="00622CCB"/>
    <w:rsid w:val="00622E29"/>
    <w:rsid w:val="006230BD"/>
    <w:rsid w:val="00623106"/>
    <w:rsid w:val="006233E0"/>
    <w:rsid w:val="00623CA9"/>
    <w:rsid w:val="006240E7"/>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7EE"/>
    <w:rsid w:val="00633831"/>
    <w:rsid w:val="00633E59"/>
    <w:rsid w:val="00633EFE"/>
    <w:rsid w:val="00633F90"/>
    <w:rsid w:val="006342B0"/>
    <w:rsid w:val="00634409"/>
    <w:rsid w:val="0063443C"/>
    <w:rsid w:val="00634A52"/>
    <w:rsid w:val="006350D4"/>
    <w:rsid w:val="00635132"/>
    <w:rsid w:val="00635709"/>
    <w:rsid w:val="0063589A"/>
    <w:rsid w:val="0063592A"/>
    <w:rsid w:val="00635B7E"/>
    <w:rsid w:val="00635BCD"/>
    <w:rsid w:val="00635C83"/>
    <w:rsid w:val="00635D13"/>
    <w:rsid w:val="006362EF"/>
    <w:rsid w:val="00636360"/>
    <w:rsid w:val="006367C9"/>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FAB"/>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A6A"/>
    <w:rsid w:val="00643D40"/>
    <w:rsid w:val="0064403A"/>
    <w:rsid w:val="00644189"/>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210"/>
    <w:rsid w:val="00651387"/>
    <w:rsid w:val="00651622"/>
    <w:rsid w:val="0065171F"/>
    <w:rsid w:val="006518F9"/>
    <w:rsid w:val="00651F24"/>
    <w:rsid w:val="006520D4"/>
    <w:rsid w:val="0065247A"/>
    <w:rsid w:val="006525D5"/>
    <w:rsid w:val="006527BD"/>
    <w:rsid w:val="00652D48"/>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698"/>
    <w:rsid w:val="006557ED"/>
    <w:rsid w:val="00655855"/>
    <w:rsid w:val="006559B4"/>
    <w:rsid w:val="00655B7D"/>
    <w:rsid w:val="00655C13"/>
    <w:rsid w:val="00655CA6"/>
    <w:rsid w:val="00655E43"/>
    <w:rsid w:val="0065603F"/>
    <w:rsid w:val="006565A3"/>
    <w:rsid w:val="006565BA"/>
    <w:rsid w:val="0065673C"/>
    <w:rsid w:val="00656920"/>
    <w:rsid w:val="00656A9B"/>
    <w:rsid w:val="00657272"/>
    <w:rsid w:val="006576EF"/>
    <w:rsid w:val="00657C81"/>
    <w:rsid w:val="00657FBF"/>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A17"/>
    <w:rsid w:val="006701FB"/>
    <w:rsid w:val="00670218"/>
    <w:rsid w:val="0067024B"/>
    <w:rsid w:val="00670400"/>
    <w:rsid w:val="00670599"/>
    <w:rsid w:val="00670910"/>
    <w:rsid w:val="00670932"/>
    <w:rsid w:val="00670AAE"/>
    <w:rsid w:val="00670D00"/>
    <w:rsid w:val="00670DD6"/>
    <w:rsid w:val="006719E8"/>
    <w:rsid w:val="00671C50"/>
    <w:rsid w:val="00671EFF"/>
    <w:rsid w:val="0067251D"/>
    <w:rsid w:val="006725F0"/>
    <w:rsid w:val="0067273E"/>
    <w:rsid w:val="006727C3"/>
    <w:rsid w:val="00672945"/>
    <w:rsid w:val="00672A73"/>
    <w:rsid w:val="00672F93"/>
    <w:rsid w:val="0067301E"/>
    <w:rsid w:val="006732B6"/>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F43"/>
    <w:rsid w:val="006971C7"/>
    <w:rsid w:val="006971CE"/>
    <w:rsid w:val="006973A9"/>
    <w:rsid w:val="006973CE"/>
    <w:rsid w:val="00697525"/>
    <w:rsid w:val="006975D2"/>
    <w:rsid w:val="00697657"/>
    <w:rsid w:val="006979F2"/>
    <w:rsid w:val="00697C52"/>
    <w:rsid w:val="00697CCB"/>
    <w:rsid w:val="00697DDB"/>
    <w:rsid w:val="00697FEF"/>
    <w:rsid w:val="006A0607"/>
    <w:rsid w:val="006A0719"/>
    <w:rsid w:val="006A0C3D"/>
    <w:rsid w:val="006A13FB"/>
    <w:rsid w:val="006A16AC"/>
    <w:rsid w:val="006A1BC2"/>
    <w:rsid w:val="006A1F53"/>
    <w:rsid w:val="006A2188"/>
    <w:rsid w:val="006A2629"/>
    <w:rsid w:val="006A2A11"/>
    <w:rsid w:val="006A2D7B"/>
    <w:rsid w:val="006A31DF"/>
    <w:rsid w:val="006A3456"/>
    <w:rsid w:val="006A35C6"/>
    <w:rsid w:val="006A36B8"/>
    <w:rsid w:val="006A37D4"/>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30E"/>
    <w:rsid w:val="006A7496"/>
    <w:rsid w:val="006A7621"/>
    <w:rsid w:val="006A7978"/>
    <w:rsid w:val="006A79D4"/>
    <w:rsid w:val="006A7B9E"/>
    <w:rsid w:val="006A7D33"/>
    <w:rsid w:val="006B074A"/>
    <w:rsid w:val="006B0843"/>
    <w:rsid w:val="006B0BDA"/>
    <w:rsid w:val="006B0E0A"/>
    <w:rsid w:val="006B0E49"/>
    <w:rsid w:val="006B1278"/>
    <w:rsid w:val="006B1357"/>
    <w:rsid w:val="006B14CC"/>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72"/>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BE3"/>
    <w:rsid w:val="006C1DAB"/>
    <w:rsid w:val="006C216A"/>
    <w:rsid w:val="006C22DE"/>
    <w:rsid w:val="006C27DC"/>
    <w:rsid w:val="006C27EF"/>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C7B"/>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8B6"/>
    <w:rsid w:val="006D4C37"/>
    <w:rsid w:val="006D4D47"/>
    <w:rsid w:val="006D4E4D"/>
    <w:rsid w:val="006D50C1"/>
    <w:rsid w:val="006D519D"/>
    <w:rsid w:val="006D53AF"/>
    <w:rsid w:val="006D54EB"/>
    <w:rsid w:val="006D55F6"/>
    <w:rsid w:val="006D56EC"/>
    <w:rsid w:val="006D5A4E"/>
    <w:rsid w:val="006D5D52"/>
    <w:rsid w:val="006D5E95"/>
    <w:rsid w:val="006D629F"/>
    <w:rsid w:val="006D62EC"/>
    <w:rsid w:val="006D6A23"/>
    <w:rsid w:val="006D6BD3"/>
    <w:rsid w:val="006D6C0C"/>
    <w:rsid w:val="006D6EFF"/>
    <w:rsid w:val="006D7443"/>
    <w:rsid w:val="006D74C3"/>
    <w:rsid w:val="006D757B"/>
    <w:rsid w:val="006D762F"/>
    <w:rsid w:val="006D7643"/>
    <w:rsid w:val="006D7888"/>
    <w:rsid w:val="006D7DF0"/>
    <w:rsid w:val="006D7ED5"/>
    <w:rsid w:val="006D7FD6"/>
    <w:rsid w:val="006E0069"/>
    <w:rsid w:val="006E02AC"/>
    <w:rsid w:val="006E0307"/>
    <w:rsid w:val="006E0E7F"/>
    <w:rsid w:val="006E112C"/>
    <w:rsid w:val="006E12C8"/>
    <w:rsid w:val="006E182A"/>
    <w:rsid w:val="006E19CA"/>
    <w:rsid w:val="006E1B43"/>
    <w:rsid w:val="006E1CBF"/>
    <w:rsid w:val="006E1FB9"/>
    <w:rsid w:val="006E2142"/>
    <w:rsid w:val="006E2913"/>
    <w:rsid w:val="006E2C43"/>
    <w:rsid w:val="006E2ECB"/>
    <w:rsid w:val="006E3248"/>
    <w:rsid w:val="006E32BE"/>
    <w:rsid w:val="006E32D5"/>
    <w:rsid w:val="006E34D2"/>
    <w:rsid w:val="006E3BC8"/>
    <w:rsid w:val="006E40BF"/>
    <w:rsid w:val="006E43EF"/>
    <w:rsid w:val="006E46D3"/>
    <w:rsid w:val="006E4B59"/>
    <w:rsid w:val="006E4BD6"/>
    <w:rsid w:val="006E502C"/>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72B"/>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492"/>
    <w:rsid w:val="006F778F"/>
    <w:rsid w:val="006F79EB"/>
    <w:rsid w:val="006F7C2B"/>
    <w:rsid w:val="006F7C35"/>
    <w:rsid w:val="006F7E0A"/>
    <w:rsid w:val="00700452"/>
    <w:rsid w:val="007006C7"/>
    <w:rsid w:val="0070076E"/>
    <w:rsid w:val="007007F5"/>
    <w:rsid w:val="00700AA6"/>
    <w:rsid w:val="00700E12"/>
    <w:rsid w:val="007011B1"/>
    <w:rsid w:val="00701629"/>
    <w:rsid w:val="007016BF"/>
    <w:rsid w:val="00701AD0"/>
    <w:rsid w:val="00701C10"/>
    <w:rsid w:val="00701D38"/>
    <w:rsid w:val="00702071"/>
    <w:rsid w:val="00702DF4"/>
    <w:rsid w:val="00702FB6"/>
    <w:rsid w:val="007037BB"/>
    <w:rsid w:val="00703A3A"/>
    <w:rsid w:val="00703C11"/>
    <w:rsid w:val="00703CB0"/>
    <w:rsid w:val="00703D5D"/>
    <w:rsid w:val="0070404E"/>
    <w:rsid w:val="00704086"/>
    <w:rsid w:val="007042C2"/>
    <w:rsid w:val="0070438F"/>
    <w:rsid w:val="00705276"/>
    <w:rsid w:val="00705505"/>
    <w:rsid w:val="00705E6F"/>
    <w:rsid w:val="0070626D"/>
    <w:rsid w:val="007062AB"/>
    <w:rsid w:val="00706485"/>
    <w:rsid w:val="00706A2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F10"/>
    <w:rsid w:val="0071602B"/>
    <w:rsid w:val="0071618F"/>
    <w:rsid w:val="00716371"/>
    <w:rsid w:val="00716500"/>
    <w:rsid w:val="007166B9"/>
    <w:rsid w:val="007167C0"/>
    <w:rsid w:val="007167CF"/>
    <w:rsid w:val="00716F77"/>
    <w:rsid w:val="00717305"/>
    <w:rsid w:val="007175D9"/>
    <w:rsid w:val="0071772C"/>
    <w:rsid w:val="007177B3"/>
    <w:rsid w:val="007179E6"/>
    <w:rsid w:val="00717D17"/>
    <w:rsid w:val="00717D98"/>
    <w:rsid w:val="00717F58"/>
    <w:rsid w:val="0072024D"/>
    <w:rsid w:val="0072076C"/>
    <w:rsid w:val="0072083F"/>
    <w:rsid w:val="0072086B"/>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254"/>
    <w:rsid w:val="007272B5"/>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7FA"/>
    <w:rsid w:val="00733AD9"/>
    <w:rsid w:val="00733D6E"/>
    <w:rsid w:val="00733EAC"/>
    <w:rsid w:val="007340F8"/>
    <w:rsid w:val="00734100"/>
    <w:rsid w:val="00734191"/>
    <w:rsid w:val="00734212"/>
    <w:rsid w:val="007346B4"/>
    <w:rsid w:val="00734740"/>
    <w:rsid w:val="007348B3"/>
    <w:rsid w:val="00734D13"/>
    <w:rsid w:val="00735014"/>
    <w:rsid w:val="00735B47"/>
    <w:rsid w:val="00735EDE"/>
    <w:rsid w:val="00736462"/>
    <w:rsid w:val="007365A2"/>
    <w:rsid w:val="00736D8F"/>
    <w:rsid w:val="007370A3"/>
    <w:rsid w:val="00737279"/>
    <w:rsid w:val="007373EA"/>
    <w:rsid w:val="0073763C"/>
    <w:rsid w:val="0073765C"/>
    <w:rsid w:val="007376AC"/>
    <w:rsid w:val="0073782D"/>
    <w:rsid w:val="007378EB"/>
    <w:rsid w:val="00737A29"/>
    <w:rsid w:val="00737AEE"/>
    <w:rsid w:val="00737BAE"/>
    <w:rsid w:val="00737D78"/>
    <w:rsid w:val="007407D9"/>
    <w:rsid w:val="00740A99"/>
    <w:rsid w:val="00740C11"/>
    <w:rsid w:val="00740CC8"/>
    <w:rsid w:val="00740DD7"/>
    <w:rsid w:val="00740F7D"/>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CAB"/>
    <w:rsid w:val="00742CB7"/>
    <w:rsid w:val="00742EE6"/>
    <w:rsid w:val="007431DF"/>
    <w:rsid w:val="007433AF"/>
    <w:rsid w:val="0074376E"/>
    <w:rsid w:val="00743828"/>
    <w:rsid w:val="00743A04"/>
    <w:rsid w:val="00743AA9"/>
    <w:rsid w:val="00743B56"/>
    <w:rsid w:val="00743F9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AF5"/>
    <w:rsid w:val="00753B0E"/>
    <w:rsid w:val="00753BAD"/>
    <w:rsid w:val="00753E01"/>
    <w:rsid w:val="0075409A"/>
    <w:rsid w:val="007540B8"/>
    <w:rsid w:val="0075439E"/>
    <w:rsid w:val="00754673"/>
    <w:rsid w:val="00755256"/>
    <w:rsid w:val="0075553D"/>
    <w:rsid w:val="007556E0"/>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19"/>
    <w:rsid w:val="00761392"/>
    <w:rsid w:val="007613C0"/>
    <w:rsid w:val="0076164B"/>
    <w:rsid w:val="0076168F"/>
    <w:rsid w:val="007619AF"/>
    <w:rsid w:val="00761BA8"/>
    <w:rsid w:val="007627F2"/>
    <w:rsid w:val="0076289C"/>
    <w:rsid w:val="00762B89"/>
    <w:rsid w:val="007630B3"/>
    <w:rsid w:val="00763285"/>
    <w:rsid w:val="0076336B"/>
    <w:rsid w:val="00763422"/>
    <w:rsid w:val="0076351A"/>
    <w:rsid w:val="0076353F"/>
    <w:rsid w:val="007635EF"/>
    <w:rsid w:val="00763C2A"/>
    <w:rsid w:val="00763D1B"/>
    <w:rsid w:val="00764096"/>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397"/>
    <w:rsid w:val="0077469C"/>
    <w:rsid w:val="007746E2"/>
    <w:rsid w:val="00774C9F"/>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46"/>
    <w:rsid w:val="0078255C"/>
    <w:rsid w:val="00782752"/>
    <w:rsid w:val="0078290E"/>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9C2"/>
    <w:rsid w:val="00793AF0"/>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49C"/>
    <w:rsid w:val="007967DE"/>
    <w:rsid w:val="00796BC7"/>
    <w:rsid w:val="00797518"/>
    <w:rsid w:val="0079758F"/>
    <w:rsid w:val="007975A0"/>
    <w:rsid w:val="007A025D"/>
    <w:rsid w:val="007A03A1"/>
    <w:rsid w:val="007A0DC1"/>
    <w:rsid w:val="007A0E84"/>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B4C"/>
    <w:rsid w:val="007A7B98"/>
    <w:rsid w:val="007B06C5"/>
    <w:rsid w:val="007B06E2"/>
    <w:rsid w:val="007B08D8"/>
    <w:rsid w:val="007B0A19"/>
    <w:rsid w:val="007B0D7A"/>
    <w:rsid w:val="007B0D93"/>
    <w:rsid w:val="007B0E1F"/>
    <w:rsid w:val="007B180A"/>
    <w:rsid w:val="007B18BC"/>
    <w:rsid w:val="007B1917"/>
    <w:rsid w:val="007B1A0F"/>
    <w:rsid w:val="007B1DA6"/>
    <w:rsid w:val="007B1EB9"/>
    <w:rsid w:val="007B2091"/>
    <w:rsid w:val="007B2398"/>
    <w:rsid w:val="007B255E"/>
    <w:rsid w:val="007B2944"/>
    <w:rsid w:val="007B2BDE"/>
    <w:rsid w:val="007B2E31"/>
    <w:rsid w:val="007B2E40"/>
    <w:rsid w:val="007B2FEE"/>
    <w:rsid w:val="007B3026"/>
    <w:rsid w:val="007B334F"/>
    <w:rsid w:val="007B34B6"/>
    <w:rsid w:val="007B35F5"/>
    <w:rsid w:val="007B36AA"/>
    <w:rsid w:val="007B36F7"/>
    <w:rsid w:val="007B37DF"/>
    <w:rsid w:val="007B3885"/>
    <w:rsid w:val="007B3B22"/>
    <w:rsid w:val="007B3C14"/>
    <w:rsid w:val="007B3E9A"/>
    <w:rsid w:val="007B3EF6"/>
    <w:rsid w:val="007B4210"/>
    <w:rsid w:val="007B47A4"/>
    <w:rsid w:val="007B537F"/>
    <w:rsid w:val="007B5560"/>
    <w:rsid w:val="007B56C2"/>
    <w:rsid w:val="007B56FB"/>
    <w:rsid w:val="007B5818"/>
    <w:rsid w:val="007B5859"/>
    <w:rsid w:val="007B5935"/>
    <w:rsid w:val="007B5A8B"/>
    <w:rsid w:val="007B5AD2"/>
    <w:rsid w:val="007B5B99"/>
    <w:rsid w:val="007B5BFA"/>
    <w:rsid w:val="007B5C9F"/>
    <w:rsid w:val="007B5DAC"/>
    <w:rsid w:val="007B5E60"/>
    <w:rsid w:val="007B5ED7"/>
    <w:rsid w:val="007B5F11"/>
    <w:rsid w:val="007B5F64"/>
    <w:rsid w:val="007B6068"/>
    <w:rsid w:val="007B608B"/>
    <w:rsid w:val="007B621D"/>
    <w:rsid w:val="007B68A6"/>
    <w:rsid w:val="007B6A6C"/>
    <w:rsid w:val="007B6BE0"/>
    <w:rsid w:val="007B6ED0"/>
    <w:rsid w:val="007B6EDC"/>
    <w:rsid w:val="007B7478"/>
    <w:rsid w:val="007B7650"/>
    <w:rsid w:val="007B76B6"/>
    <w:rsid w:val="007B780F"/>
    <w:rsid w:val="007B7A13"/>
    <w:rsid w:val="007B7C7D"/>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5B4"/>
    <w:rsid w:val="007C2691"/>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C90"/>
    <w:rsid w:val="007C4DE2"/>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CB2"/>
    <w:rsid w:val="007C7F9C"/>
    <w:rsid w:val="007D0024"/>
    <w:rsid w:val="007D023E"/>
    <w:rsid w:val="007D0413"/>
    <w:rsid w:val="007D04C1"/>
    <w:rsid w:val="007D0722"/>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6D3"/>
    <w:rsid w:val="007D47EF"/>
    <w:rsid w:val="007D4BE6"/>
    <w:rsid w:val="007D4E53"/>
    <w:rsid w:val="007D5049"/>
    <w:rsid w:val="007D55AD"/>
    <w:rsid w:val="007D5762"/>
    <w:rsid w:val="007D58A7"/>
    <w:rsid w:val="007D596B"/>
    <w:rsid w:val="007D5C61"/>
    <w:rsid w:val="007D5DDB"/>
    <w:rsid w:val="007D5FC3"/>
    <w:rsid w:val="007D6187"/>
    <w:rsid w:val="007D6235"/>
    <w:rsid w:val="007D63A1"/>
    <w:rsid w:val="007D65DA"/>
    <w:rsid w:val="007D6E40"/>
    <w:rsid w:val="007D6F91"/>
    <w:rsid w:val="007D738C"/>
    <w:rsid w:val="007D7A4D"/>
    <w:rsid w:val="007D7D2D"/>
    <w:rsid w:val="007E02A9"/>
    <w:rsid w:val="007E07E9"/>
    <w:rsid w:val="007E082A"/>
    <w:rsid w:val="007E0C80"/>
    <w:rsid w:val="007E1077"/>
    <w:rsid w:val="007E1080"/>
    <w:rsid w:val="007E1573"/>
    <w:rsid w:val="007E167C"/>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F13"/>
    <w:rsid w:val="007E4065"/>
    <w:rsid w:val="007E40FE"/>
    <w:rsid w:val="007E46DB"/>
    <w:rsid w:val="007E48C4"/>
    <w:rsid w:val="007E4B0B"/>
    <w:rsid w:val="007E4B80"/>
    <w:rsid w:val="007E4F5B"/>
    <w:rsid w:val="007E505F"/>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EFB"/>
    <w:rsid w:val="007F3049"/>
    <w:rsid w:val="007F3633"/>
    <w:rsid w:val="007F3E90"/>
    <w:rsid w:val="007F3EC2"/>
    <w:rsid w:val="007F40A7"/>
    <w:rsid w:val="007F412B"/>
    <w:rsid w:val="007F4671"/>
    <w:rsid w:val="007F474B"/>
    <w:rsid w:val="007F4ABE"/>
    <w:rsid w:val="007F4BDA"/>
    <w:rsid w:val="007F4CAB"/>
    <w:rsid w:val="007F4F5C"/>
    <w:rsid w:val="007F5032"/>
    <w:rsid w:val="007F5640"/>
    <w:rsid w:val="007F5795"/>
    <w:rsid w:val="007F5911"/>
    <w:rsid w:val="007F613A"/>
    <w:rsid w:val="007F65F7"/>
    <w:rsid w:val="007F6635"/>
    <w:rsid w:val="007F693B"/>
    <w:rsid w:val="007F6A99"/>
    <w:rsid w:val="007F6CD6"/>
    <w:rsid w:val="007F6EBF"/>
    <w:rsid w:val="007F6F95"/>
    <w:rsid w:val="007F71E0"/>
    <w:rsid w:val="007F7240"/>
    <w:rsid w:val="007F767B"/>
    <w:rsid w:val="007F76C2"/>
    <w:rsid w:val="007F7AF0"/>
    <w:rsid w:val="007F7DFB"/>
    <w:rsid w:val="007F7FAA"/>
    <w:rsid w:val="0080006D"/>
    <w:rsid w:val="00800113"/>
    <w:rsid w:val="00800186"/>
    <w:rsid w:val="008001B1"/>
    <w:rsid w:val="00800328"/>
    <w:rsid w:val="0080062E"/>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000"/>
    <w:rsid w:val="008042ED"/>
    <w:rsid w:val="00804884"/>
    <w:rsid w:val="0080491C"/>
    <w:rsid w:val="00804A8D"/>
    <w:rsid w:val="00804D0F"/>
    <w:rsid w:val="00804F50"/>
    <w:rsid w:val="0080512D"/>
    <w:rsid w:val="008052D5"/>
    <w:rsid w:val="008052FF"/>
    <w:rsid w:val="0080558F"/>
    <w:rsid w:val="00805749"/>
    <w:rsid w:val="00805899"/>
    <w:rsid w:val="00805910"/>
    <w:rsid w:val="00805B78"/>
    <w:rsid w:val="00805EFD"/>
    <w:rsid w:val="00806035"/>
    <w:rsid w:val="00806795"/>
    <w:rsid w:val="00806BE8"/>
    <w:rsid w:val="00806C87"/>
    <w:rsid w:val="00806DE4"/>
    <w:rsid w:val="00806FBD"/>
    <w:rsid w:val="008072C8"/>
    <w:rsid w:val="0080748B"/>
    <w:rsid w:val="00810299"/>
    <w:rsid w:val="00810376"/>
    <w:rsid w:val="008104AD"/>
    <w:rsid w:val="0081068F"/>
    <w:rsid w:val="0081092B"/>
    <w:rsid w:val="00810BCB"/>
    <w:rsid w:val="008110A8"/>
    <w:rsid w:val="0081134D"/>
    <w:rsid w:val="00811372"/>
    <w:rsid w:val="008113A8"/>
    <w:rsid w:val="00811614"/>
    <w:rsid w:val="00811719"/>
    <w:rsid w:val="00811737"/>
    <w:rsid w:val="0081177E"/>
    <w:rsid w:val="0081199B"/>
    <w:rsid w:val="00811E4E"/>
    <w:rsid w:val="008120D7"/>
    <w:rsid w:val="00812732"/>
    <w:rsid w:val="0081276F"/>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430"/>
    <w:rsid w:val="00814508"/>
    <w:rsid w:val="00814514"/>
    <w:rsid w:val="0081462B"/>
    <w:rsid w:val="008146AF"/>
    <w:rsid w:val="00814CD9"/>
    <w:rsid w:val="00814D03"/>
    <w:rsid w:val="00814D7F"/>
    <w:rsid w:val="00814F2E"/>
    <w:rsid w:val="008154C7"/>
    <w:rsid w:val="00815D7B"/>
    <w:rsid w:val="00815E46"/>
    <w:rsid w:val="0081648E"/>
    <w:rsid w:val="00816803"/>
    <w:rsid w:val="00816992"/>
    <w:rsid w:val="00816A07"/>
    <w:rsid w:val="00816C26"/>
    <w:rsid w:val="00816C6B"/>
    <w:rsid w:val="00816F23"/>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CBF"/>
    <w:rsid w:val="0082618B"/>
    <w:rsid w:val="00826306"/>
    <w:rsid w:val="008266FF"/>
    <w:rsid w:val="00826761"/>
    <w:rsid w:val="00826BFE"/>
    <w:rsid w:val="00826D9F"/>
    <w:rsid w:val="00827295"/>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F15"/>
    <w:rsid w:val="00833092"/>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BFB"/>
    <w:rsid w:val="00841C2D"/>
    <w:rsid w:val="008422BC"/>
    <w:rsid w:val="00842338"/>
    <w:rsid w:val="008426DA"/>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DAE"/>
    <w:rsid w:val="00845490"/>
    <w:rsid w:val="00845969"/>
    <w:rsid w:val="00845CEE"/>
    <w:rsid w:val="00845CF6"/>
    <w:rsid w:val="0084607F"/>
    <w:rsid w:val="00846098"/>
    <w:rsid w:val="0084632A"/>
    <w:rsid w:val="008464A9"/>
    <w:rsid w:val="0084652D"/>
    <w:rsid w:val="0084691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93B"/>
    <w:rsid w:val="00867CCF"/>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CE"/>
    <w:rsid w:val="00871D21"/>
    <w:rsid w:val="00872364"/>
    <w:rsid w:val="00872A28"/>
    <w:rsid w:val="008732B4"/>
    <w:rsid w:val="0087340E"/>
    <w:rsid w:val="00873826"/>
    <w:rsid w:val="008738A0"/>
    <w:rsid w:val="008739A0"/>
    <w:rsid w:val="008739F8"/>
    <w:rsid w:val="00873AEA"/>
    <w:rsid w:val="00873D25"/>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43"/>
    <w:rsid w:val="00894F2E"/>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E7E"/>
    <w:rsid w:val="008A7EBB"/>
    <w:rsid w:val="008B008B"/>
    <w:rsid w:val="008B030D"/>
    <w:rsid w:val="008B03E7"/>
    <w:rsid w:val="008B097B"/>
    <w:rsid w:val="008B09E3"/>
    <w:rsid w:val="008B0F59"/>
    <w:rsid w:val="008B0FA0"/>
    <w:rsid w:val="008B1516"/>
    <w:rsid w:val="008B156F"/>
    <w:rsid w:val="008B1607"/>
    <w:rsid w:val="008B1AF3"/>
    <w:rsid w:val="008B1B75"/>
    <w:rsid w:val="008B1C33"/>
    <w:rsid w:val="008B1E37"/>
    <w:rsid w:val="008B1EF5"/>
    <w:rsid w:val="008B20DE"/>
    <w:rsid w:val="008B22D2"/>
    <w:rsid w:val="008B2492"/>
    <w:rsid w:val="008B25E5"/>
    <w:rsid w:val="008B25F7"/>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A00"/>
    <w:rsid w:val="008C1EAB"/>
    <w:rsid w:val="008C2209"/>
    <w:rsid w:val="008C24FE"/>
    <w:rsid w:val="008C2B1C"/>
    <w:rsid w:val="008C2C53"/>
    <w:rsid w:val="008C2CED"/>
    <w:rsid w:val="008C2D55"/>
    <w:rsid w:val="008C2FC7"/>
    <w:rsid w:val="008C2FDF"/>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C5"/>
    <w:rsid w:val="008F2953"/>
    <w:rsid w:val="008F298C"/>
    <w:rsid w:val="008F2CF5"/>
    <w:rsid w:val="008F2D38"/>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46B"/>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D36"/>
    <w:rsid w:val="00902F1E"/>
    <w:rsid w:val="0090313F"/>
    <w:rsid w:val="009032AA"/>
    <w:rsid w:val="0090331B"/>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EC"/>
    <w:rsid w:val="00910530"/>
    <w:rsid w:val="00910D86"/>
    <w:rsid w:val="00910EBC"/>
    <w:rsid w:val="00911C2E"/>
    <w:rsid w:val="0091204F"/>
    <w:rsid w:val="0091228B"/>
    <w:rsid w:val="00912507"/>
    <w:rsid w:val="009129FF"/>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5B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AFD"/>
    <w:rsid w:val="00921B08"/>
    <w:rsid w:val="00921E11"/>
    <w:rsid w:val="0092204C"/>
    <w:rsid w:val="0092211B"/>
    <w:rsid w:val="0092214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15E"/>
    <w:rsid w:val="009362C5"/>
    <w:rsid w:val="009366F4"/>
    <w:rsid w:val="00936BCF"/>
    <w:rsid w:val="00937057"/>
    <w:rsid w:val="009378C9"/>
    <w:rsid w:val="00937B56"/>
    <w:rsid w:val="00937CFA"/>
    <w:rsid w:val="009400BC"/>
    <w:rsid w:val="00940187"/>
    <w:rsid w:val="0094034F"/>
    <w:rsid w:val="00940436"/>
    <w:rsid w:val="0094065A"/>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94"/>
    <w:rsid w:val="0094445B"/>
    <w:rsid w:val="009444C8"/>
    <w:rsid w:val="00944989"/>
    <w:rsid w:val="00944A37"/>
    <w:rsid w:val="00944C2D"/>
    <w:rsid w:val="00945384"/>
    <w:rsid w:val="0094556E"/>
    <w:rsid w:val="0094571B"/>
    <w:rsid w:val="0094596F"/>
    <w:rsid w:val="00945A59"/>
    <w:rsid w:val="00945E77"/>
    <w:rsid w:val="0094617E"/>
    <w:rsid w:val="009464A0"/>
    <w:rsid w:val="009468E9"/>
    <w:rsid w:val="009468F6"/>
    <w:rsid w:val="00946A87"/>
    <w:rsid w:val="00946DC7"/>
    <w:rsid w:val="00946E9C"/>
    <w:rsid w:val="00947267"/>
    <w:rsid w:val="00947807"/>
    <w:rsid w:val="00947A62"/>
    <w:rsid w:val="00947C26"/>
    <w:rsid w:val="00947D51"/>
    <w:rsid w:val="00947E90"/>
    <w:rsid w:val="00947F24"/>
    <w:rsid w:val="0095004B"/>
    <w:rsid w:val="0095041A"/>
    <w:rsid w:val="00950589"/>
    <w:rsid w:val="009505AB"/>
    <w:rsid w:val="00950A33"/>
    <w:rsid w:val="00950CA9"/>
    <w:rsid w:val="00950D00"/>
    <w:rsid w:val="00951098"/>
    <w:rsid w:val="00951280"/>
    <w:rsid w:val="00951750"/>
    <w:rsid w:val="009517F2"/>
    <w:rsid w:val="00951B2F"/>
    <w:rsid w:val="009521F2"/>
    <w:rsid w:val="00952401"/>
    <w:rsid w:val="00952717"/>
    <w:rsid w:val="009527AD"/>
    <w:rsid w:val="0095287E"/>
    <w:rsid w:val="009528BE"/>
    <w:rsid w:val="009528C1"/>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7C9"/>
    <w:rsid w:val="00956AB6"/>
    <w:rsid w:val="00956C18"/>
    <w:rsid w:val="00956F54"/>
    <w:rsid w:val="00957006"/>
    <w:rsid w:val="00957176"/>
    <w:rsid w:val="009574BF"/>
    <w:rsid w:val="0095752C"/>
    <w:rsid w:val="00957550"/>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4C6D"/>
    <w:rsid w:val="00965113"/>
    <w:rsid w:val="00965558"/>
    <w:rsid w:val="00965694"/>
    <w:rsid w:val="009657A3"/>
    <w:rsid w:val="00965D79"/>
    <w:rsid w:val="00965E9F"/>
    <w:rsid w:val="00966110"/>
    <w:rsid w:val="009663C9"/>
    <w:rsid w:val="009669F9"/>
    <w:rsid w:val="00966A37"/>
    <w:rsid w:val="00966ABE"/>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3017"/>
    <w:rsid w:val="00983485"/>
    <w:rsid w:val="009835FC"/>
    <w:rsid w:val="00983E1F"/>
    <w:rsid w:val="00983E25"/>
    <w:rsid w:val="009840CF"/>
    <w:rsid w:val="0098426E"/>
    <w:rsid w:val="0098439A"/>
    <w:rsid w:val="0098440F"/>
    <w:rsid w:val="009844DC"/>
    <w:rsid w:val="009845B3"/>
    <w:rsid w:val="009845E6"/>
    <w:rsid w:val="00984674"/>
    <w:rsid w:val="009846FE"/>
    <w:rsid w:val="00984ADE"/>
    <w:rsid w:val="00984E72"/>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A5"/>
    <w:rsid w:val="00992CE2"/>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F8F"/>
    <w:rsid w:val="009A3075"/>
    <w:rsid w:val="009A308F"/>
    <w:rsid w:val="009A353B"/>
    <w:rsid w:val="009A3614"/>
    <w:rsid w:val="009A3D0A"/>
    <w:rsid w:val="009A4399"/>
    <w:rsid w:val="009A4714"/>
    <w:rsid w:val="009A4978"/>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B2C"/>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510"/>
    <w:rsid w:val="009F4587"/>
    <w:rsid w:val="009F45F4"/>
    <w:rsid w:val="009F4652"/>
    <w:rsid w:val="009F4A1D"/>
    <w:rsid w:val="009F50AC"/>
    <w:rsid w:val="009F526E"/>
    <w:rsid w:val="009F5447"/>
    <w:rsid w:val="009F5C1F"/>
    <w:rsid w:val="009F5DB0"/>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233"/>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ED"/>
    <w:rsid w:val="00A14DBA"/>
    <w:rsid w:val="00A14DC8"/>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A53"/>
    <w:rsid w:val="00A26B3D"/>
    <w:rsid w:val="00A26EB7"/>
    <w:rsid w:val="00A26F49"/>
    <w:rsid w:val="00A26F72"/>
    <w:rsid w:val="00A26FB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2AA"/>
    <w:rsid w:val="00A326D0"/>
    <w:rsid w:val="00A326D2"/>
    <w:rsid w:val="00A32A06"/>
    <w:rsid w:val="00A32AEB"/>
    <w:rsid w:val="00A32DD1"/>
    <w:rsid w:val="00A3338E"/>
    <w:rsid w:val="00A333A9"/>
    <w:rsid w:val="00A334D3"/>
    <w:rsid w:val="00A33823"/>
    <w:rsid w:val="00A338A5"/>
    <w:rsid w:val="00A33A84"/>
    <w:rsid w:val="00A33B80"/>
    <w:rsid w:val="00A33B83"/>
    <w:rsid w:val="00A33D64"/>
    <w:rsid w:val="00A34462"/>
    <w:rsid w:val="00A34A0A"/>
    <w:rsid w:val="00A34AC4"/>
    <w:rsid w:val="00A34B02"/>
    <w:rsid w:val="00A35258"/>
    <w:rsid w:val="00A3530F"/>
    <w:rsid w:val="00A35487"/>
    <w:rsid w:val="00A35707"/>
    <w:rsid w:val="00A35779"/>
    <w:rsid w:val="00A35B8D"/>
    <w:rsid w:val="00A35C17"/>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FEB"/>
    <w:rsid w:val="00A54155"/>
    <w:rsid w:val="00A54487"/>
    <w:rsid w:val="00A546DA"/>
    <w:rsid w:val="00A54C5F"/>
    <w:rsid w:val="00A54CAD"/>
    <w:rsid w:val="00A54CF2"/>
    <w:rsid w:val="00A54D3C"/>
    <w:rsid w:val="00A54DA3"/>
    <w:rsid w:val="00A55247"/>
    <w:rsid w:val="00A55442"/>
    <w:rsid w:val="00A556D1"/>
    <w:rsid w:val="00A5588B"/>
    <w:rsid w:val="00A55B2A"/>
    <w:rsid w:val="00A55CCA"/>
    <w:rsid w:val="00A55DB2"/>
    <w:rsid w:val="00A562A3"/>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6F3"/>
    <w:rsid w:val="00A767EB"/>
    <w:rsid w:val="00A76A09"/>
    <w:rsid w:val="00A76A49"/>
    <w:rsid w:val="00A76AF1"/>
    <w:rsid w:val="00A76CBF"/>
    <w:rsid w:val="00A76D39"/>
    <w:rsid w:val="00A76E2C"/>
    <w:rsid w:val="00A76E7E"/>
    <w:rsid w:val="00A770C6"/>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5C8"/>
    <w:rsid w:val="00A92744"/>
    <w:rsid w:val="00A9304F"/>
    <w:rsid w:val="00A9312C"/>
    <w:rsid w:val="00A93726"/>
    <w:rsid w:val="00A9372A"/>
    <w:rsid w:val="00A93C92"/>
    <w:rsid w:val="00A94191"/>
    <w:rsid w:val="00A945F1"/>
    <w:rsid w:val="00A946FB"/>
    <w:rsid w:val="00A9474F"/>
    <w:rsid w:val="00A94B77"/>
    <w:rsid w:val="00A95198"/>
    <w:rsid w:val="00A954D1"/>
    <w:rsid w:val="00A95671"/>
    <w:rsid w:val="00A956B4"/>
    <w:rsid w:val="00A959D4"/>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5770"/>
    <w:rsid w:val="00AA62BC"/>
    <w:rsid w:val="00AA66BF"/>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87"/>
    <w:rsid w:val="00AB75CE"/>
    <w:rsid w:val="00AB7925"/>
    <w:rsid w:val="00AB7BFD"/>
    <w:rsid w:val="00AB7DF5"/>
    <w:rsid w:val="00AC0461"/>
    <w:rsid w:val="00AC067F"/>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A50"/>
    <w:rsid w:val="00AE1C44"/>
    <w:rsid w:val="00AE1DB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79E"/>
    <w:rsid w:val="00AE5378"/>
    <w:rsid w:val="00AE53B8"/>
    <w:rsid w:val="00AE559B"/>
    <w:rsid w:val="00AE56AC"/>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D3F"/>
    <w:rsid w:val="00B114F9"/>
    <w:rsid w:val="00B11AD9"/>
    <w:rsid w:val="00B11C7C"/>
    <w:rsid w:val="00B11CF2"/>
    <w:rsid w:val="00B11E36"/>
    <w:rsid w:val="00B1218C"/>
    <w:rsid w:val="00B12199"/>
    <w:rsid w:val="00B121B4"/>
    <w:rsid w:val="00B12981"/>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C4F"/>
    <w:rsid w:val="00B25242"/>
    <w:rsid w:val="00B2536E"/>
    <w:rsid w:val="00B25567"/>
    <w:rsid w:val="00B25B79"/>
    <w:rsid w:val="00B25DBF"/>
    <w:rsid w:val="00B25E5B"/>
    <w:rsid w:val="00B26019"/>
    <w:rsid w:val="00B2611A"/>
    <w:rsid w:val="00B26392"/>
    <w:rsid w:val="00B26610"/>
    <w:rsid w:val="00B267A5"/>
    <w:rsid w:val="00B268EE"/>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C38"/>
    <w:rsid w:val="00B32190"/>
    <w:rsid w:val="00B32436"/>
    <w:rsid w:val="00B324EF"/>
    <w:rsid w:val="00B3296E"/>
    <w:rsid w:val="00B32EDD"/>
    <w:rsid w:val="00B32FC6"/>
    <w:rsid w:val="00B33437"/>
    <w:rsid w:val="00B33517"/>
    <w:rsid w:val="00B33829"/>
    <w:rsid w:val="00B338D2"/>
    <w:rsid w:val="00B339B1"/>
    <w:rsid w:val="00B339DC"/>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878"/>
    <w:rsid w:val="00B47D19"/>
    <w:rsid w:val="00B47F94"/>
    <w:rsid w:val="00B50024"/>
    <w:rsid w:val="00B5020A"/>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3C4"/>
    <w:rsid w:val="00B52600"/>
    <w:rsid w:val="00B52668"/>
    <w:rsid w:val="00B5274B"/>
    <w:rsid w:val="00B52C39"/>
    <w:rsid w:val="00B52E0F"/>
    <w:rsid w:val="00B52FB6"/>
    <w:rsid w:val="00B5379F"/>
    <w:rsid w:val="00B53F04"/>
    <w:rsid w:val="00B541AE"/>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977"/>
    <w:rsid w:val="00B56EFB"/>
    <w:rsid w:val="00B56FB2"/>
    <w:rsid w:val="00B5729F"/>
    <w:rsid w:val="00B578C5"/>
    <w:rsid w:val="00B57B92"/>
    <w:rsid w:val="00B57D1B"/>
    <w:rsid w:val="00B57EC7"/>
    <w:rsid w:val="00B57FA8"/>
    <w:rsid w:val="00B60206"/>
    <w:rsid w:val="00B606A1"/>
    <w:rsid w:val="00B6072A"/>
    <w:rsid w:val="00B60A12"/>
    <w:rsid w:val="00B60B4D"/>
    <w:rsid w:val="00B60C9E"/>
    <w:rsid w:val="00B60F10"/>
    <w:rsid w:val="00B61132"/>
    <w:rsid w:val="00B612FD"/>
    <w:rsid w:val="00B613BF"/>
    <w:rsid w:val="00B6153E"/>
    <w:rsid w:val="00B615E5"/>
    <w:rsid w:val="00B616B1"/>
    <w:rsid w:val="00B61A49"/>
    <w:rsid w:val="00B61B21"/>
    <w:rsid w:val="00B62189"/>
    <w:rsid w:val="00B6230D"/>
    <w:rsid w:val="00B62868"/>
    <w:rsid w:val="00B62A7F"/>
    <w:rsid w:val="00B62F8B"/>
    <w:rsid w:val="00B63078"/>
    <w:rsid w:val="00B63092"/>
    <w:rsid w:val="00B633CA"/>
    <w:rsid w:val="00B634C7"/>
    <w:rsid w:val="00B6354B"/>
    <w:rsid w:val="00B63A2B"/>
    <w:rsid w:val="00B63B96"/>
    <w:rsid w:val="00B63BF6"/>
    <w:rsid w:val="00B63D5E"/>
    <w:rsid w:val="00B63ED2"/>
    <w:rsid w:val="00B6446C"/>
    <w:rsid w:val="00B64563"/>
    <w:rsid w:val="00B645E5"/>
    <w:rsid w:val="00B64663"/>
    <w:rsid w:val="00B64D47"/>
    <w:rsid w:val="00B64F63"/>
    <w:rsid w:val="00B65136"/>
    <w:rsid w:val="00B65186"/>
    <w:rsid w:val="00B653CC"/>
    <w:rsid w:val="00B6557E"/>
    <w:rsid w:val="00B6563C"/>
    <w:rsid w:val="00B65949"/>
    <w:rsid w:val="00B65ABC"/>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0A"/>
    <w:rsid w:val="00B732EB"/>
    <w:rsid w:val="00B7351D"/>
    <w:rsid w:val="00B73716"/>
    <w:rsid w:val="00B73AB8"/>
    <w:rsid w:val="00B73D32"/>
    <w:rsid w:val="00B74238"/>
    <w:rsid w:val="00B7459A"/>
    <w:rsid w:val="00B748B9"/>
    <w:rsid w:val="00B750D1"/>
    <w:rsid w:val="00B75555"/>
    <w:rsid w:val="00B7590B"/>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504"/>
    <w:rsid w:val="00B965DF"/>
    <w:rsid w:val="00B9668A"/>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322E"/>
    <w:rsid w:val="00BA3773"/>
    <w:rsid w:val="00BA37DE"/>
    <w:rsid w:val="00BA3E13"/>
    <w:rsid w:val="00BA3F23"/>
    <w:rsid w:val="00BA450C"/>
    <w:rsid w:val="00BA472F"/>
    <w:rsid w:val="00BA47AC"/>
    <w:rsid w:val="00BA4A08"/>
    <w:rsid w:val="00BA4AC2"/>
    <w:rsid w:val="00BA4F31"/>
    <w:rsid w:val="00BA503D"/>
    <w:rsid w:val="00BA5395"/>
    <w:rsid w:val="00BA53A2"/>
    <w:rsid w:val="00BA546D"/>
    <w:rsid w:val="00BA56BE"/>
    <w:rsid w:val="00BA593F"/>
    <w:rsid w:val="00BA5940"/>
    <w:rsid w:val="00BA5FC5"/>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099"/>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8D4"/>
    <w:rsid w:val="00BD2A02"/>
    <w:rsid w:val="00BD2B11"/>
    <w:rsid w:val="00BD3003"/>
    <w:rsid w:val="00BD307F"/>
    <w:rsid w:val="00BD323B"/>
    <w:rsid w:val="00BD36A3"/>
    <w:rsid w:val="00BD3850"/>
    <w:rsid w:val="00BD38B6"/>
    <w:rsid w:val="00BD3954"/>
    <w:rsid w:val="00BD3B71"/>
    <w:rsid w:val="00BD3F52"/>
    <w:rsid w:val="00BD4112"/>
    <w:rsid w:val="00BD41EA"/>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6101"/>
    <w:rsid w:val="00BE64C1"/>
    <w:rsid w:val="00BE6632"/>
    <w:rsid w:val="00BE673A"/>
    <w:rsid w:val="00BE69B1"/>
    <w:rsid w:val="00BE6C6C"/>
    <w:rsid w:val="00BE6CF9"/>
    <w:rsid w:val="00BE6E33"/>
    <w:rsid w:val="00BE6F5D"/>
    <w:rsid w:val="00BE733D"/>
    <w:rsid w:val="00BE73B3"/>
    <w:rsid w:val="00BE75AF"/>
    <w:rsid w:val="00BE77BF"/>
    <w:rsid w:val="00BE7EAD"/>
    <w:rsid w:val="00BE7F58"/>
    <w:rsid w:val="00BF0311"/>
    <w:rsid w:val="00BF036C"/>
    <w:rsid w:val="00BF052F"/>
    <w:rsid w:val="00BF0685"/>
    <w:rsid w:val="00BF0697"/>
    <w:rsid w:val="00BF0A63"/>
    <w:rsid w:val="00BF0FA5"/>
    <w:rsid w:val="00BF136C"/>
    <w:rsid w:val="00BF13FB"/>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29C"/>
    <w:rsid w:val="00C25549"/>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697"/>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9C9"/>
    <w:rsid w:val="00C43A07"/>
    <w:rsid w:val="00C43F58"/>
    <w:rsid w:val="00C4438C"/>
    <w:rsid w:val="00C444E2"/>
    <w:rsid w:val="00C446B8"/>
    <w:rsid w:val="00C446C4"/>
    <w:rsid w:val="00C44A54"/>
    <w:rsid w:val="00C44B72"/>
    <w:rsid w:val="00C44C2B"/>
    <w:rsid w:val="00C44EB3"/>
    <w:rsid w:val="00C45031"/>
    <w:rsid w:val="00C450E6"/>
    <w:rsid w:val="00C453C6"/>
    <w:rsid w:val="00C455ED"/>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BF8"/>
    <w:rsid w:val="00C47DA9"/>
    <w:rsid w:val="00C50311"/>
    <w:rsid w:val="00C505DE"/>
    <w:rsid w:val="00C505E6"/>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B67"/>
    <w:rsid w:val="00C54E05"/>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D2"/>
    <w:rsid w:val="00C57B25"/>
    <w:rsid w:val="00C57CBD"/>
    <w:rsid w:val="00C57F15"/>
    <w:rsid w:val="00C602C6"/>
    <w:rsid w:val="00C603E5"/>
    <w:rsid w:val="00C607D4"/>
    <w:rsid w:val="00C60859"/>
    <w:rsid w:val="00C608C6"/>
    <w:rsid w:val="00C60D81"/>
    <w:rsid w:val="00C60FDF"/>
    <w:rsid w:val="00C61101"/>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ED3"/>
    <w:rsid w:val="00C63F4B"/>
    <w:rsid w:val="00C64273"/>
    <w:rsid w:val="00C643E5"/>
    <w:rsid w:val="00C6461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05B"/>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1106"/>
    <w:rsid w:val="00C91892"/>
    <w:rsid w:val="00C91AFC"/>
    <w:rsid w:val="00C91B7A"/>
    <w:rsid w:val="00C91C59"/>
    <w:rsid w:val="00C91C5B"/>
    <w:rsid w:val="00C91EC2"/>
    <w:rsid w:val="00C9208B"/>
    <w:rsid w:val="00C92576"/>
    <w:rsid w:val="00C92754"/>
    <w:rsid w:val="00C92EA6"/>
    <w:rsid w:val="00C930D6"/>
    <w:rsid w:val="00C93366"/>
    <w:rsid w:val="00C933C4"/>
    <w:rsid w:val="00C939AB"/>
    <w:rsid w:val="00C93AB9"/>
    <w:rsid w:val="00C93B5A"/>
    <w:rsid w:val="00C93BF8"/>
    <w:rsid w:val="00C93CEA"/>
    <w:rsid w:val="00C93FDB"/>
    <w:rsid w:val="00C94206"/>
    <w:rsid w:val="00C94223"/>
    <w:rsid w:val="00C94A7D"/>
    <w:rsid w:val="00C94ADA"/>
    <w:rsid w:val="00C951BB"/>
    <w:rsid w:val="00C951FB"/>
    <w:rsid w:val="00C953A1"/>
    <w:rsid w:val="00C95591"/>
    <w:rsid w:val="00C95871"/>
    <w:rsid w:val="00C95948"/>
    <w:rsid w:val="00C95C36"/>
    <w:rsid w:val="00C95F06"/>
    <w:rsid w:val="00C963F2"/>
    <w:rsid w:val="00C965E3"/>
    <w:rsid w:val="00C96B06"/>
    <w:rsid w:val="00C96DD8"/>
    <w:rsid w:val="00C97215"/>
    <w:rsid w:val="00C9733E"/>
    <w:rsid w:val="00C9762B"/>
    <w:rsid w:val="00C9774F"/>
    <w:rsid w:val="00C97806"/>
    <w:rsid w:val="00C97943"/>
    <w:rsid w:val="00C97FCC"/>
    <w:rsid w:val="00CA0000"/>
    <w:rsid w:val="00CA0117"/>
    <w:rsid w:val="00CA0424"/>
    <w:rsid w:val="00CA0449"/>
    <w:rsid w:val="00CA06C1"/>
    <w:rsid w:val="00CA07DE"/>
    <w:rsid w:val="00CA09D4"/>
    <w:rsid w:val="00CA0D51"/>
    <w:rsid w:val="00CA0D69"/>
    <w:rsid w:val="00CA10AC"/>
    <w:rsid w:val="00CA1177"/>
    <w:rsid w:val="00CA1912"/>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45D"/>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6FE"/>
    <w:rsid w:val="00CA7700"/>
    <w:rsid w:val="00CA7750"/>
    <w:rsid w:val="00CA78AD"/>
    <w:rsid w:val="00CA78D8"/>
    <w:rsid w:val="00CA79AF"/>
    <w:rsid w:val="00CB0148"/>
    <w:rsid w:val="00CB0566"/>
    <w:rsid w:val="00CB0AB9"/>
    <w:rsid w:val="00CB0CBA"/>
    <w:rsid w:val="00CB0E8C"/>
    <w:rsid w:val="00CB17C6"/>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E91"/>
    <w:rsid w:val="00CC412E"/>
    <w:rsid w:val="00CC4389"/>
    <w:rsid w:val="00CC47F2"/>
    <w:rsid w:val="00CC48C6"/>
    <w:rsid w:val="00CC4B19"/>
    <w:rsid w:val="00CC4D71"/>
    <w:rsid w:val="00CC4E52"/>
    <w:rsid w:val="00CC5323"/>
    <w:rsid w:val="00CC5407"/>
    <w:rsid w:val="00CC5549"/>
    <w:rsid w:val="00CC562F"/>
    <w:rsid w:val="00CC565D"/>
    <w:rsid w:val="00CC5890"/>
    <w:rsid w:val="00CC5986"/>
    <w:rsid w:val="00CC5C5D"/>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5A3"/>
    <w:rsid w:val="00CE2940"/>
    <w:rsid w:val="00CE299A"/>
    <w:rsid w:val="00CE2EA8"/>
    <w:rsid w:val="00CE3045"/>
    <w:rsid w:val="00CE3082"/>
    <w:rsid w:val="00CE317C"/>
    <w:rsid w:val="00CE3538"/>
    <w:rsid w:val="00CE4297"/>
    <w:rsid w:val="00CE47E0"/>
    <w:rsid w:val="00CE4947"/>
    <w:rsid w:val="00CE4B5B"/>
    <w:rsid w:val="00CE4EBF"/>
    <w:rsid w:val="00CE5113"/>
    <w:rsid w:val="00CE5482"/>
    <w:rsid w:val="00CE5717"/>
    <w:rsid w:val="00CE57B4"/>
    <w:rsid w:val="00CE5843"/>
    <w:rsid w:val="00CE59F4"/>
    <w:rsid w:val="00CE5A3E"/>
    <w:rsid w:val="00CE5B73"/>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A1B"/>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BF4"/>
    <w:rsid w:val="00CF6E52"/>
    <w:rsid w:val="00CF6F12"/>
    <w:rsid w:val="00CF70E1"/>
    <w:rsid w:val="00CF71F2"/>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5DB"/>
    <w:rsid w:val="00D20868"/>
    <w:rsid w:val="00D20C5F"/>
    <w:rsid w:val="00D20E2C"/>
    <w:rsid w:val="00D20FBB"/>
    <w:rsid w:val="00D2116A"/>
    <w:rsid w:val="00D2141E"/>
    <w:rsid w:val="00D2146B"/>
    <w:rsid w:val="00D215CA"/>
    <w:rsid w:val="00D21678"/>
    <w:rsid w:val="00D216EE"/>
    <w:rsid w:val="00D219EC"/>
    <w:rsid w:val="00D21DFD"/>
    <w:rsid w:val="00D21F2B"/>
    <w:rsid w:val="00D21F76"/>
    <w:rsid w:val="00D220E9"/>
    <w:rsid w:val="00D22251"/>
    <w:rsid w:val="00D227B1"/>
    <w:rsid w:val="00D22966"/>
    <w:rsid w:val="00D22AD4"/>
    <w:rsid w:val="00D22C51"/>
    <w:rsid w:val="00D22C7A"/>
    <w:rsid w:val="00D231A8"/>
    <w:rsid w:val="00D23278"/>
    <w:rsid w:val="00D232DF"/>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932"/>
    <w:rsid w:val="00D359FC"/>
    <w:rsid w:val="00D35C7F"/>
    <w:rsid w:val="00D35D02"/>
    <w:rsid w:val="00D35E46"/>
    <w:rsid w:val="00D365F9"/>
    <w:rsid w:val="00D3666C"/>
    <w:rsid w:val="00D3678B"/>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A14"/>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7DC"/>
    <w:rsid w:val="00D54CEB"/>
    <w:rsid w:val="00D54F8E"/>
    <w:rsid w:val="00D5503D"/>
    <w:rsid w:val="00D555B6"/>
    <w:rsid w:val="00D55C6E"/>
    <w:rsid w:val="00D55C7E"/>
    <w:rsid w:val="00D55FF1"/>
    <w:rsid w:val="00D5611B"/>
    <w:rsid w:val="00D56179"/>
    <w:rsid w:val="00D56183"/>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02F"/>
    <w:rsid w:val="00D6433F"/>
    <w:rsid w:val="00D645F6"/>
    <w:rsid w:val="00D648C2"/>
    <w:rsid w:val="00D64AC1"/>
    <w:rsid w:val="00D64B4F"/>
    <w:rsid w:val="00D64F22"/>
    <w:rsid w:val="00D651B9"/>
    <w:rsid w:val="00D65223"/>
    <w:rsid w:val="00D654DF"/>
    <w:rsid w:val="00D65682"/>
    <w:rsid w:val="00D65900"/>
    <w:rsid w:val="00D65976"/>
    <w:rsid w:val="00D667F1"/>
    <w:rsid w:val="00D66BE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1068"/>
    <w:rsid w:val="00D710DF"/>
    <w:rsid w:val="00D712F3"/>
    <w:rsid w:val="00D7174C"/>
    <w:rsid w:val="00D71D2D"/>
    <w:rsid w:val="00D720CF"/>
    <w:rsid w:val="00D723E4"/>
    <w:rsid w:val="00D72BE0"/>
    <w:rsid w:val="00D72ED6"/>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580"/>
    <w:rsid w:val="00D81489"/>
    <w:rsid w:val="00D81560"/>
    <w:rsid w:val="00D81BE7"/>
    <w:rsid w:val="00D81CCA"/>
    <w:rsid w:val="00D822AE"/>
    <w:rsid w:val="00D82885"/>
    <w:rsid w:val="00D828DD"/>
    <w:rsid w:val="00D829F9"/>
    <w:rsid w:val="00D82AD0"/>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797"/>
    <w:rsid w:val="00DA0F9D"/>
    <w:rsid w:val="00DA10C7"/>
    <w:rsid w:val="00DA10CA"/>
    <w:rsid w:val="00DA1159"/>
    <w:rsid w:val="00DA1199"/>
    <w:rsid w:val="00DA122F"/>
    <w:rsid w:val="00DA14BB"/>
    <w:rsid w:val="00DA162F"/>
    <w:rsid w:val="00DA1694"/>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DED"/>
    <w:rsid w:val="00DB2451"/>
    <w:rsid w:val="00DB2680"/>
    <w:rsid w:val="00DB26E6"/>
    <w:rsid w:val="00DB29D5"/>
    <w:rsid w:val="00DB2FB0"/>
    <w:rsid w:val="00DB31B8"/>
    <w:rsid w:val="00DB31C7"/>
    <w:rsid w:val="00DB3388"/>
    <w:rsid w:val="00DB350C"/>
    <w:rsid w:val="00DB3B82"/>
    <w:rsid w:val="00DB3F83"/>
    <w:rsid w:val="00DB40E4"/>
    <w:rsid w:val="00DB458B"/>
    <w:rsid w:val="00DB45AE"/>
    <w:rsid w:val="00DB46A1"/>
    <w:rsid w:val="00DB4A71"/>
    <w:rsid w:val="00DB4FFB"/>
    <w:rsid w:val="00DB52D6"/>
    <w:rsid w:val="00DB59BE"/>
    <w:rsid w:val="00DB64AA"/>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A9A"/>
    <w:rsid w:val="00DC1E70"/>
    <w:rsid w:val="00DC214A"/>
    <w:rsid w:val="00DC227A"/>
    <w:rsid w:val="00DC2435"/>
    <w:rsid w:val="00DC25E6"/>
    <w:rsid w:val="00DC29A9"/>
    <w:rsid w:val="00DC29EA"/>
    <w:rsid w:val="00DC2AF5"/>
    <w:rsid w:val="00DC336D"/>
    <w:rsid w:val="00DC35A9"/>
    <w:rsid w:val="00DC3BD8"/>
    <w:rsid w:val="00DC3E22"/>
    <w:rsid w:val="00DC3E5E"/>
    <w:rsid w:val="00DC41EF"/>
    <w:rsid w:val="00DC42C6"/>
    <w:rsid w:val="00DC453E"/>
    <w:rsid w:val="00DC4748"/>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73"/>
    <w:rsid w:val="00DD322D"/>
    <w:rsid w:val="00DD3619"/>
    <w:rsid w:val="00DD3721"/>
    <w:rsid w:val="00DD3E21"/>
    <w:rsid w:val="00DD4C98"/>
    <w:rsid w:val="00DD4D0D"/>
    <w:rsid w:val="00DD4E09"/>
    <w:rsid w:val="00DD505A"/>
    <w:rsid w:val="00DD5679"/>
    <w:rsid w:val="00DD5C74"/>
    <w:rsid w:val="00DD5C82"/>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29C"/>
    <w:rsid w:val="00DF44AC"/>
    <w:rsid w:val="00DF46F1"/>
    <w:rsid w:val="00DF482C"/>
    <w:rsid w:val="00DF4B7B"/>
    <w:rsid w:val="00DF4D71"/>
    <w:rsid w:val="00DF4DD7"/>
    <w:rsid w:val="00DF4F1C"/>
    <w:rsid w:val="00DF5061"/>
    <w:rsid w:val="00DF525F"/>
    <w:rsid w:val="00DF55CE"/>
    <w:rsid w:val="00DF5615"/>
    <w:rsid w:val="00DF5F99"/>
    <w:rsid w:val="00DF604F"/>
    <w:rsid w:val="00DF6137"/>
    <w:rsid w:val="00DF6174"/>
    <w:rsid w:val="00DF6A2B"/>
    <w:rsid w:val="00DF6A91"/>
    <w:rsid w:val="00DF6C5E"/>
    <w:rsid w:val="00DF6E98"/>
    <w:rsid w:val="00DF6F3A"/>
    <w:rsid w:val="00DF7028"/>
    <w:rsid w:val="00DF7220"/>
    <w:rsid w:val="00DF770E"/>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308D"/>
    <w:rsid w:val="00E13316"/>
    <w:rsid w:val="00E1355C"/>
    <w:rsid w:val="00E1387E"/>
    <w:rsid w:val="00E13EB9"/>
    <w:rsid w:val="00E14164"/>
    <w:rsid w:val="00E148F7"/>
    <w:rsid w:val="00E14AED"/>
    <w:rsid w:val="00E14D38"/>
    <w:rsid w:val="00E14F35"/>
    <w:rsid w:val="00E14FE9"/>
    <w:rsid w:val="00E1506A"/>
    <w:rsid w:val="00E1579E"/>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17F5D"/>
    <w:rsid w:val="00E200C0"/>
    <w:rsid w:val="00E20208"/>
    <w:rsid w:val="00E2061C"/>
    <w:rsid w:val="00E20A48"/>
    <w:rsid w:val="00E20A4C"/>
    <w:rsid w:val="00E2129D"/>
    <w:rsid w:val="00E21764"/>
    <w:rsid w:val="00E21B0D"/>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DDF"/>
    <w:rsid w:val="00E2539F"/>
    <w:rsid w:val="00E25550"/>
    <w:rsid w:val="00E2578E"/>
    <w:rsid w:val="00E258EB"/>
    <w:rsid w:val="00E25AF4"/>
    <w:rsid w:val="00E25C6D"/>
    <w:rsid w:val="00E25F5B"/>
    <w:rsid w:val="00E26144"/>
    <w:rsid w:val="00E26192"/>
    <w:rsid w:val="00E26497"/>
    <w:rsid w:val="00E2655A"/>
    <w:rsid w:val="00E27008"/>
    <w:rsid w:val="00E2709A"/>
    <w:rsid w:val="00E27350"/>
    <w:rsid w:val="00E2750C"/>
    <w:rsid w:val="00E275D6"/>
    <w:rsid w:val="00E27604"/>
    <w:rsid w:val="00E27930"/>
    <w:rsid w:val="00E27D22"/>
    <w:rsid w:val="00E27E94"/>
    <w:rsid w:val="00E30148"/>
    <w:rsid w:val="00E30318"/>
    <w:rsid w:val="00E30458"/>
    <w:rsid w:val="00E30569"/>
    <w:rsid w:val="00E30727"/>
    <w:rsid w:val="00E308E5"/>
    <w:rsid w:val="00E30AC4"/>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A0A"/>
    <w:rsid w:val="00E35A61"/>
    <w:rsid w:val="00E3608C"/>
    <w:rsid w:val="00E364E3"/>
    <w:rsid w:val="00E369C4"/>
    <w:rsid w:val="00E36FED"/>
    <w:rsid w:val="00E3787A"/>
    <w:rsid w:val="00E37AFC"/>
    <w:rsid w:val="00E37C0B"/>
    <w:rsid w:val="00E37C59"/>
    <w:rsid w:val="00E37C9D"/>
    <w:rsid w:val="00E37D14"/>
    <w:rsid w:val="00E37FF7"/>
    <w:rsid w:val="00E37FFA"/>
    <w:rsid w:val="00E402F9"/>
    <w:rsid w:val="00E408AC"/>
    <w:rsid w:val="00E40B78"/>
    <w:rsid w:val="00E40C3E"/>
    <w:rsid w:val="00E40CF0"/>
    <w:rsid w:val="00E40E83"/>
    <w:rsid w:val="00E40EED"/>
    <w:rsid w:val="00E41464"/>
    <w:rsid w:val="00E41524"/>
    <w:rsid w:val="00E415FB"/>
    <w:rsid w:val="00E4163E"/>
    <w:rsid w:val="00E419F4"/>
    <w:rsid w:val="00E41CC8"/>
    <w:rsid w:val="00E41CCF"/>
    <w:rsid w:val="00E41CFA"/>
    <w:rsid w:val="00E41D2B"/>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8D"/>
    <w:rsid w:val="00E440AD"/>
    <w:rsid w:val="00E440D4"/>
    <w:rsid w:val="00E444C3"/>
    <w:rsid w:val="00E444D6"/>
    <w:rsid w:val="00E44578"/>
    <w:rsid w:val="00E445CA"/>
    <w:rsid w:val="00E44691"/>
    <w:rsid w:val="00E449AA"/>
    <w:rsid w:val="00E44E32"/>
    <w:rsid w:val="00E44E65"/>
    <w:rsid w:val="00E44FB5"/>
    <w:rsid w:val="00E4503B"/>
    <w:rsid w:val="00E45152"/>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954"/>
    <w:rsid w:val="00E60285"/>
    <w:rsid w:val="00E6065C"/>
    <w:rsid w:val="00E60C50"/>
    <w:rsid w:val="00E61300"/>
    <w:rsid w:val="00E61645"/>
    <w:rsid w:val="00E61774"/>
    <w:rsid w:val="00E617A3"/>
    <w:rsid w:val="00E617D1"/>
    <w:rsid w:val="00E619A5"/>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04A"/>
    <w:rsid w:val="00E771CE"/>
    <w:rsid w:val="00E77893"/>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165"/>
    <w:rsid w:val="00E91283"/>
    <w:rsid w:val="00E912AE"/>
    <w:rsid w:val="00E914E9"/>
    <w:rsid w:val="00E91529"/>
    <w:rsid w:val="00E91806"/>
    <w:rsid w:val="00E91895"/>
    <w:rsid w:val="00E91DB4"/>
    <w:rsid w:val="00E91FAB"/>
    <w:rsid w:val="00E920BB"/>
    <w:rsid w:val="00E9212B"/>
    <w:rsid w:val="00E92336"/>
    <w:rsid w:val="00E924A3"/>
    <w:rsid w:val="00E92687"/>
    <w:rsid w:val="00E92966"/>
    <w:rsid w:val="00E92E31"/>
    <w:rsid w:val="00E93095"/>
    <w:rsid w:val="00E9336D"/>
    <w:rsid w:val="00E93370"/>
    <w:rsid w:val="00E934DA"/>
    <w:rsid w:val="00E9358C"/>
    <w:rsid w:val="00E93A09"/>
    <w:rsid w:val="00E93BF3"/>
    <w:rsid w:val="00E93E57"/>
    <w:rsid w:val="00E94004"/>
    <w:rsid w:val="00E94258"/>
    <w:rsid w:val="00E943FB"/>
    <w:rsid w:val="00E9445A"/>
    <w:rsid w:val="00E945EF"/>
    <w:rsid w:val="00E94698"/>
    <w:rsid w:val="00E947D3"/>
    <w:rsid w:val="00E947F9"/>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D8"/>
    <w:rsid w:val="00EA72C9"/>
    <w:rsid w:val="00EA734C"/>
    <w:rsid w:val="00EA7380"/>
    <w:rsid w:val="00EA74C3"/>
    <w:rsid w:val="00EA761A"/>
    <w:rsid w:val="00EA779C"/>
    <w:rsid w:val="00EA77A9"/>
    <w:rsid w:val="00EA78A6"/>
    <w:rsid w:val="00EA7D5C"/>
    <w:rsid w:val="00EA7F93"/>
    <w:rsid w:val="00EB069E"/>
    <w:rsid w:val="00EB0D1C"/>
    <w:rsid w:val="00EB0FD7"/>
    <w:rsid w:val="00EB100E"/>
    <w:rsid w:val="00EB11DF"/>
    <w:rsid w:val="00EB13FD"/>
    <w:rsid w:val="00EB14A5"/>
    <w:rsid w:val="00EB15B9"/>
    <w:rsid w:val="00EB181E"/>
    <w:rsid w:val="00EB1856"/>
    <w:rsid w:val="00EB1991"/>
    <w:rsid w:val="00EB1B29"/>
    <w:rsid w:val="00EB1C23"/>
    <w:rsid w:val="00EB1DA7"/>
    <w:rsid w:val="00EB22BC"/>
    <w:rsid w:val="00EB24BB"/>
    <w:rsid w:val="00EB24E1"/>
    <w:rsid w:val="00EB26AC"/>
    <w:rsid w:val="00EB2898"/>
    <w:rsid w:val="00EB2C40"/>
    <w:rsid w:val="00EB3045"/>
    <w:rsid w:val="00EB317A"/>
    <w:rsid w:val="00EB33B3"/>
    <w:rsid w:val="00EB35B8"/>
    <w:rsid w:val="00EB37CC"/>
    <w:rsid w:val="00EB3998"/>
    <w:rsid w:val="00EB40FE"/>
    <w:rsid w:val="00EB44BC"/>
    <w:rsid w:val="00EB4548"/>
    <w:rsid w:val="00EB4730"/>
    <w:rsid w:val="00EB484C"/>
    <w:rsid w:val="00EB4AB2"/>
    <w:rsid w:val="00EB4BEC"/>
    <w:rsid w:val="00EB4DEE"/>
    <w:rsid w:val="00EB4FD7"/>
    <w:rsid w:val="00EB50EE"/>
    <w:rsid w:val="00EB5392"/>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2897"/>
    <w:rsid w:val="00EC2A12"/>
    <w:rsid w:val="00EC2BD4"/>
    <w:rsid w:val="00EC2CD0"/>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DE"/>
    <w:rsid w:val="00EC7C7C"/>
    <w:rsid w:val="00ED005B"/>
    <w:rsid w:val="00ED0099"/>
    <w:rsid w:val="00ED00DF"/>
    <w:rsid w:val="00ED055F"/>
    <w:rsid w:val="00ED07D1"/>
    <w:rsid w:val="00ED0CCC"/>
    <w:rsid w:val="00ED0D2D"/>
    <w:rsid w:val="00ED0D30"/>
    <w:rsid w:val="00ED0F79"/>
    <w:rsid w:val="00ED1645"/>
    <w:rsid w:val="00ED168B"/>
    <w:rsid w:val="00ED1783"/>
    <w:rsid w:val="00ED1810"/>
    <w:rsid w:val="00ED189A"/>
    <w:rsid w:val="00ED1B30"/>
    <w:rsid w:val="00ED1BFC"/>
    <w:rsid w:val="00ED1F0F"/>
    <w:rsid w:val="00ED1FCE"/>
    <w:rsid w:val="00ED21EB"/>
    <w:rsid w:val="00ED240D"/>
    <w:rsid w:val="00ED25CA"/>
    <w:rsid w:val="00ED2710"/>
    <w:rsid w:val="00ED28ED"/>
    <w:rsid w:val="00ED29BA"/>
    <w:rsid w:val="00ED2AE8"/>
    <w:rsid w:val="00ED2CAC"/>
    <w:rsid w:val="00ED2E7C"/>
    <w:rsid w:val="00ED302B"/>
    <w:rsid w:val="00ED3FCD"/>
    <w:rsid w:val="00ED3FCE"/>
    <w:rsid w:val="00ED3FFC"/>
    <w:rsid w:val="00ED479C"/>
    <w:rsid w:val="00ED49D7"/>
    <w:rsid w:val="00ED4B43"/>
    <w:rsid w:val="00ED4E18"/>
    <w:rsid w:val="00ED4F28"/>
    <w:rsid w:val="00ED52B2"/>
    <w:rsid w:val="00ED54A5"/>
    <w:rsid w:val="00ED550A"/>
    <w:rsid w:val="00ED57CB"/>
    <w:rsid w:val="00ED5856"/>
    <w:rsid w:val="00ED5E93"/>
    <w:rsid w:val="00ED67E4"/>
    <w:rsid w:val="00ED6F16"/>
    <w:rsid w:val="00ED70D9"/>
    <w:rsid w:val="00ED72CD"/>
    <w:rsid w:val="00ED7A66"/>
    <w:rsid w:val="00ED7AEB"/>
    <w:rsid w:val="00ED7E9E"/>
    <w:rsid w:val="00ED7EF2"/>
    <w:rsid w:val="00EE078C"/>
    <w:rsid w:val="00EE1188"/>
    <w:rsid w:val="00EE197F"/>
    <w:rsid w:val="00EE1A48"/>
    <w:rsid w:val="00EE1DCA"/>
    <w:rsid w:val="00EE1F48"/>
    <w:rsid w:val="00EE1FEF"/>
    <w:rsid w:val="00EE209C"/>
    <w:rsid w:val="00EE220E"/>
    <w:rsid w:val="00EE2BF2"/>
    <w:rsid w:val="00EE2D29"/>
    <w:rsid w:val="00EE321C"/>
    <w:rsid w:val="00EE3929"/>
    <w:rsid w:val="00EE3DB8"/>
    <w:rsid w:val="00EE492B"/>
    <w:rsid w:val="00EE4C5F"/>
    <w:rsid w:val="00EE4EC9"/>
    <w:rsid w:val="00EE517F"/>
    <w:rsid w:val="00EE549C"/>
    <w:rsid w:val="00EE55D9"/>
    <w:rsid w:val="00EE568C"/>
    <w:rsid w:val="00EE5D0C"/>
    <w:rsid w:val="00EE5D6D"/>
    <w:rsid w:val="00EE5E28"/>
    <w:rsid w:val="00EE603C"/>
    <w:rsid w:val="00EE63B9"/>
    <w:rsid w:val="00EE65F7"/>
    <w:rsid w:val="00EE663F"/>
    <w:rsid w:val="00EE6AF6"/>
    <w:rsid w:val="00EE6F42"/>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9D"/>
    <w:rsid w:val="00EF4E55"/>
    <w:rsid w:val="00EF500A"/>
    <w:rsid w:val="00EF502C"/>
    <w:rsid w:val="00EF5076"/>
    <w:rsid w:val="00EF53A8"/>
    <w:rsid w:val="00EF53C8"/>
    <w:rsid w:val="00EF54A4"/>
    <w:rsid w:val="00EF5925"/>
    <w:rsid w:val="00EF5A6C"/>
    <w:rsid w:val="00EF5B54"/>
    <w:rsid w:val="00EF5C6A"/>
    <w:rsid w:val="00EF5D33"/>
    <w:rsid w:val="00EF5E34"/>
    <w:rsid w:val="00EF6288"/>
    <w:rsid w:val="00EF62D9"/>
    <w:rsid w:val="00EF6383"/>
    <w:rsid w:val="00EF63CF"/>
    <w:rsid w:val="00EF6542"/>
    <w:rsid w:val="00EF6577"/>
    <w:rsid w:val="00EF68C0"/>
    <w:rsid w:val="00EF6930"/>
    <w:rsid w:val="00EF6938"/>
    <w:rsid w:val="00EF6967"/>
    <w:rsid w:val="00EF6973"/>
    <w:rsid w:val="00EF6EC1"/>
    <w:rsid w:val="00EF6F65"/>
    <w:rsid w:val="00EF71BE"/>
    <w:rsid w:val="00EF71F0"/>
    <w:rsid w:val="00EF735D"/>
    <w:rsid w:val="00EF74E4"/>
    <w:rsid w:val="00EF756F"/>
    <w:rsid w:val="00EF7778"/>
    <w:rsid w:val="00EF7820"/>
    <w:rsid w:val="00EF7AF1"/>
    <w:rsid w:val="00EF7C2C"/>
    <w:rsid w:val="00EF7EDB"/>
    <w:rsid w:val="00EF7F21"/>
    <w:rsid w:val="00F0026A"/>
    <w:rsid w:val="00F003C7"/>
    <w:rsid w:val="00F00D07"/>
    <w:rsid w:val="00F00DE2"/>
    <w:rsid w:val="00F00E1A"/>
    <w:rsid w:val="00F0119B"/>
    <w:rsid w:val="00F012A4"/>
    <w:rsid w:val="00F01329"/>
    <w:rsid w:val="00F0146C"/>
    <w:rsid w:val="00F01798"/>
    <w:rsid w:val="00F0181F"/>
    <w:rsid w:val="00F01CD2"/>
    <w:rsid w:val="00F01DD4"/>
    <w:rsid w:val="00F01E7E"/>
    <w:rsid w:val="00F01EED"/>
    <w:rsid w:val="00F02135"/>
    <w:rsid w:val="00F0216C"/>
    <w:rsid w:val="00F021DE"/>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DFD"/>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02D"/>
    <w:rsid w:val="00F17202"/>
    <w:rsid w:val="00F17719"/>
    <w:rsid w:val="00F1783F"/>
    <w:rsid w:val="00F17D53"/>
    <w:rsid w:val="00F17D99"/>
    <w:rsid w:val="00F2035D"/>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A21"/>
    <w:rsid w:val="00F32DBC"/>
    <w:rsid w:val="00F33118"/>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61A3"/>
    <w:rsid w:val="00F466D5"/>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F1E"/>
    <w:rsid w:val="00F540A1"/>
    <w:rsid w:val="00F54792"/>
    <w:rsid w:val="00F54971"/>
    <w:rsid w:val="00F552E2"/>
    <w:rsid w:val="00F5536D"/>
    <w:rsid w:val="00F5564F"/>
    <w:rsid w:val="00F5581F"/>
    <w:rsid w:val="00F55865"/>
    <w:rsid w:val="00F55A33"/>
    <w:rsid w:val="00F55BD2"/>
    <w:rsid w:val="00F55D95"/>
    <w:rsid w:val="00F56156"/>
    <w:rsid w:val="00F562E6"/>
    <w:rsid w:val="00F564CD"/>
    <w:rsid w:val="00F56C08"/>
    <w:rsid w:val="00F56C93"/>
    <w:rsid w:val="00F56EA0"/>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229"/>
    <w:rsid w:val="00F6237D"/>
    <w:rsid w:val="00F62DC5"/>
    <w:rsid w:val="00F63161"/>
    <w:rsid w:val="00F631F0"/>
    <w:rsid w:val="00F63440"/>
    <w:rsid w:val="00F6355A"/>
    <w:rsid w:val="00F63DBE"/>
    <w:rsid w:val="00F63E4A"/>
    <w:rsid w:val="00F63E9B"/>
    <w:rsid w:val="00F6417F"/>
    <w:rsid w:val="00F64AB1"/>
    <w:rsid w:val="00F64C8D"/>
    <w:rsid w:val="00F64E9C"/>
    <w:rsid w:val="00F650C4"/>
    <w:rsid w:val="00F650DD"/>
    <w:rsid w:val="00F65204"/>
    <w:rsid w:val="00F65771"/>
    <w:rsid w:val="00F65C77"/>
    <w:rsid w:val="00F65CC0"/>
    <w:rsid w:val="00F66125"/>
    <w:rsid w:val="00F66472"/>
    <w:rsid w:val="00F665B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1786"/>
    <w:rsid w:val="00F71851"/>
    <w:rsid w:val="00F71EBA"/>
    <w:rsid w:val="00F72222"/>
    <w:rsid w:val="00F72370"/>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EFC"/>
    <w:rsid w:val="00F86FD6"/>
    <w:rsid w:val="00F87154"/>
    <w:rsid w:val="00F87915"/>
    <w:rsid w:val="00F879B3"/>
    <w:rsid w:val="00F87C07"/>
    <w:rsid w:val="00F87C3E"/>
    <w:rsid w:val="00F87E3B"/>
    <w:rsid w:val="00F87E86"/>
    <w:rsid w:val="00F9006C"/>
    <w:rsid w:val="00F90089"/>
    <w:rsid w:val="00F9018C"/>
    <w:rsid w:val="00F903D0"/>
    <w:rsid w:val="00F90529"/>
    <w:rsid w:val="00F909F8"/>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68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41F"/>
    <w:rsid w:val="00FA565C"/>
    <w:rsid w:val="00FA5691"/>
    <w:rsid w:val="00FA5A07"/>
    <w:rsid w:val="00FA613E"/>
    <w:rsid w:val="00FA6240"/>
    <w:rsid w:val="00FA6418"/>
    <w:rsid w:val="00FA65B6"/>
    <w:rsid w:val="00FA66A9"/>
    <w:rsid w:val="00FA69E8"/>
    <w:rsid w:val="00FA6AAD"/>
    <w:rsid w:val="00FA6F54"/>
    <w:rsid w:val="00FA6F9E"/>
    <w:rsid w:val="00FA7040"/>
    <w:rsid w:val="00FA74AE"/>
    <w:rsid w:val="00FA7831"/>
    <w:rsid w:val="00FB026E"/>
    <w:rsid w:val="00FB08CA"/>
    <w:rsid w:val="00FB0A98"/>
    <w:rsid w:val="00FB0CAC"/>
    <w:rsid w:val="00FB0E68"/>
    <w:rsid w:val="00FB0ECE"/>
    <w:rsid w:val="00FB1583"/>
    <w:rsid w:val="00FB1C41"/>
    <w:rsid w:val="00FB2281"/>
    <w:rsid w:val="00FB25DC"/>
    <w:rsid w:val="00FB28EE"/>
    <w:rsid w:val="00FB2C1A"/>
    <w:rsid w:val="00FB3192"/>
    <w:rsid w:val="00FB3339"/>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219C"/>
    <w:rsid w:val="00FC2365"/>
    <w:rsid w:val="00FC2AC1"/>
    <w:rsid w:val="00FC2F8C"/>
    <w:rsid w:val="00FC3600"/>
    <w:rsid w:val="00FC387A"/>
    <w:rsid w:val="00FC3F9F"/>
    <w:rsid w:val="00FC4434"/>
    <w:rsid w:val="00FC44ED"/>
    <w:rsid w:val="00FC4ECC"/>
    <w:rsid w:val="00FC4FC7"/>
    <w:rsid w:val="00FC4FFE"/>
    <w:rsid w:val="00FC52DE"/>
    <w:rsid w:val="00FC52FA"/>
    <w:rsid w:val="00FC57D1"/>
    <w:rsid w:val="00FC5834"/>
    <w:rsid w:val="00FC5873"/>
    <w:rsid w:val="00FC5CBB"/>
    <w:rsid w:val="00FC5EB0"/>
    <w:rsid w:val="00FC5FFE"/>
    <w:rsid w:val="00FC6054"/>
    <w:rsid w:val="00FC62A3"/>
    <w:rsid w:val="00FC6625"/>
    <w:rsid w:val="00FC66D5"/>
    <w:rsid w:val="00FC67D3"/>
    <w:rsid w:val="00FC6876"/>
    <w:rsid w:val="00FC68D0"/>
    <w:rsid w:val="00FC7107"/>
    <w:rsid w:val="00FC7B9E"/>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535B"/>
    <w:rsid w:val="00FD53DC"/>
    <w:rsid w:val="00FD54C4"/>
    <w:rsid w:val="00FD57EA"/>
    <w:rsid w:val="00FD5814"/>
    <w:rsid w:val="00FD598B"/>
    <w:rsid w:val="00FD5ADA"/>
    <w:rsid w:val="00FD5BC2"/>
    <w:rsid w:val="00FD5BCA"/>
    <w:rsid w:val="00FD5F3F"/>
    <w:rsid w:val="00FD5FC1"/>
    <w:rsid w:val="00FD6094"/>
    <w:rsid w:val="00FD61C4"/>
    <w:rsid w:val="00FD63AD"/>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9B1"/>
    <w:rsid w:val="00FE49E1"/>
    <w:rsid w:val="00FE4D24"/>
    <w:rsid w:val="00FE4E0C"/>
    <w:rsid w:val="00FE517F"/>
    <w:rsid w:val="00FE574F"/>
    <w:rsid w:val="00FE5893"/>
    <w:rsid w:val="00FE5B4B"/>
    <w:rsid w:val="00FE5C1F"/>
    <w:rsid w:val="00FE627C"/>
    <w:rsid w:val="00FE6477"/>
    <w:rsid w:val="00FE65F0"/>
    <w:rsid w:val="00FE6AFB"/>
    <w:rsid w:val="00FE6BB6"/>
    <w:rsid w:val="00FE6C63"/>
    <w:rsid w:val="00FE6FE8"/>
    <w:rsid w:val="00FE718D"/>
    <w:rsid w:val="00FE73F9"/>
    <w:rsid w:val="00FE73FD"/>
    <w:rsid w:val="00FE745E"/>
    <w:rsid w:val="00FE74EC"/>
    <w:rsid w:val="00FE78F0"/>
    <w:rsid w:val="00FE7F6D"/>
    <w:rsid w:val="00FE7FBA"/>
    <w:rsid w:val="00FF0094"/>
    <w:rsid w:val="00FF0105"/>
    <w:rsid w:val="00FF04F1"/>
    <w:rsid w:val="00FF05E1"/>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40FB"/>
    <w:rsid w:val="00FF41F2"/>
    <w:rsid w:val="00FF4510"/>
    <w:rsid w:val="00FF465B"/>
    <w:rsid w:val="00FF473A"/>
    <w:rsid w:val="00FF4A26"/>
    <w:rsid w:val="00FF4C36"/>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C0A"/>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5973</TotalTime>
  <Pages>472</Pages>
  <Words>144239</Words>
  <Characters>764470</Characters>
  <Application>Microsoft Office Word</Application>
  <DocSecurity>0</DocSecurity>
  <Lines>6370</Lines>
  <Paragraphs>1813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906896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454</cp:revision>
  <cp:lastPrinted>2017-05-07T13:41:00Z</cp:lastPrinted>
  <dcterms:created xsi:type="dcterms:W3CDTF">2020-09-25T11:56:00Z</dcterms:created>
  <dcterms:modified xsi:type="dcterms:W3CDTF">2020-10-15T20:30:00Z</dcterms:modified>
</cp:coreProperties>
</file>